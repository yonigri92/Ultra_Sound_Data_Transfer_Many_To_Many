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31174D19" w:rsidR="00BD16DC" w:rsidRPr="00AD6BE6" w:rsidRDefault="00BD16DC" w:rsidP="00EC5678">
      <w:pPr>
        <w:shd w:val="clear" w:color="auto" w:fill="FFFFFF"/>
        <w:ind w:right="8300"/>
        <w:jc w:val="left"/>
        <w:rPr>
          <w:rFonts w:ascii="David" w:hAnsi="David" w:cs="David"/>
          <w:sz w:val="24"/>
          <w:szCs w:val="24"/>
          <w:rtl/>
          <w:lang w:val="en-US"/>
        </w:rPr>
      </w:pPr>
    </w:p>
    <w:p w14:paraId="5A9C1F29" w14:textId="2FCED1BF" w:rsidR="00BD16DC" w:rsidRPr="00AD6BE6" w:rsidRDefault="00736797" w:rsidP="000E4857">
      <w:pPr>
        <w:shd w:val="clear" w:color="auto" w:fill="FFFFFF"/>
        <w:spacing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rsidP="00EC5678">
      <w:pPr>
        <w:shd w:val="clear" w:color="auto" w:fill="FFFFFF"/>
        <w:spacing w:after="28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E4857">
      <w:pPr>
        <w:shd w:val="clear" w:color="auto" w:fill="FFFFFF"/>
        <w:spacing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5449B46E" w:rsidR="00BD16DC" w:rsidRPr="00AD6BE6" w:rsidRDefault="00C7700C" w:rsidP="00EC5678">
      <w:pPr>
        <w:shd w:val="clear" w:color="auto" w:fill="FFFFFF"/>
        <w:spacing w:after="240"/>
        <w:ind w:right="20" w:firstLine="2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Yoni Grinberg </w:t>
      </w:r>
      <w:r w:rsidRPr="00AD6BE6">
        <w:rPr>
          <w:rFonts w:ascii="David" w:hAnsi="David" w:cs="David"/>
          <w:sz w:val="24"/>
          <w:szCs w:val="24"/>
          <w:lang w:val="en-US"/>
        </w:rPr>
        <w:t xml:space="preserve">  </w:t>
      </w:r>
      <w:r w:rsidRPr="00AD6BE6">
        <w:rPr>
          <w:rFonts w:ascii="David" w:hAnsi="David" w:cs="David"/>
          <w:sz w:val="24"/>
          <w:szCs w:val="24"/>
          <w:lang w:val="en-US"/>
        </w:rPr>
        <w:tab/>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ID:</w:t>
      </w:r>
      <w:r w:rsidRPr="00AD6BE6">
        <w:rPr>
          <w:rFonts w:ascii="David" w:hAnsi="David" w:cs="David"/>
          <w:sz w:val="24"/>
          <w:szCs w:val="24"/>
          <w:lang w:val="en-US"/>
        </w:rPr>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rsidR="00C62297">
        <w:fldChar w:fldCharType="begin"/>
      </w:r>
      <w:r w:rsidR="00C62297" w:rsidRPr="0003545A">
        <w:rPr>
          <w:lang w:val="en-US"/>
          <w:rPrChange w:id="0" w:author="Yoni Grinberg" w:date="2026-07-02T15:47:00Z" w16du:dateUtc="2026-07-02T12:47:00Z">
            <w:rPr/>
          </w:rPrChange>
        </w:rPr>
        <w:instrText>HYPERLINK "mailto:Yoni.Grinberg@e.braude.ac.il"</w:instrText>
      </w:r>
      <w:r w:rsidR="00C62297">
        <w:fldChar w:fldCharType="separate"/>
      </w:r>
      <w:r w:rsidR="00C62297" w:rsidRPr="00AD6BE6">
        <w:rPr>
          <w:rStyle w:val="Hyperlink"/>
          <w:rFonts w:ascii="David" w:eastAsia="Times New Roman" w:hAnsi="David" w:cs="David"/>
          <w:color w:val="auto"/>
          <w:sz w:val="24"/>
          <w:szCs w:val="24"/>
          <w:u w:val="none"/>
          <w:lang w:val="en-US"/>
        </w:rPr>
        <w:t>Yoni.Grinberg@e.braude.ac.il</w:t>
      </w:r>
      <w:r w:rsidR="00C62297">
        <w:fldChar w:fldCharType="end"/>
      </w:r>
    </w:p>
    <w:p w14:paraId="2C954C13" w14:textId="56422DF3" w:rsidR="00BD16DC" w:rsidRPr="00AD6BE6" w:rsidRDefault="000E4857" w:rsidP="00EC5678">
      <w:pPr>
        <w:shd w:val="clear" w:color="auto" w:fill="FFFFFF"/>
        <w:spacing w:after="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Bar Harush</w:t>
      </w:r>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rsidP="00EC5678">
      <w:pPr>
        <w:shd w:val="clear" w:color="auto" w:fill="FFFFFF"/>
        <w:spacing w:after="240"/>
        <w:ind w:left="40" w:right="580"/>
        <w:jc w:val="left"/>
        <w:rPr>
          <w:rFonts w:ascii="David" w:eastAsia="Times New Roman" w:hAnsi="David" w:cs="David"/>
          <w:sz w:val="24"/>
          <w:szCs w:val="24"/>
          <w:lang w:val="en-US"/>
        </w:rPr>
      </w:pPr>
    </w:p>
    <w:p w14:paraId="6600FAEB" w14:textId="77777777" w:rsidR="00D03C4F" w:rsidRPr="00AD6BE6" w:rsidRDefault="00D03C4F" w:rsidP="00D03C4F">
      <w:pPr>
        <w:shd w:val="clear" w:color="auto" w:fill="FFFFFF"/>
        <w:spacing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EC5678">
      <w:pPr>
        <w:shd w:val="clear" w:color="auto" w:fill="FFFFFF"/>
        <w:spacing w:after="240"/>
        <w:ind w:left="40" w:right="580"/>
        <w:jc w:val="center"/>
        <w:rPr>
          <w:rFonts w:ascii="David" w:eastAsia="Times New Roman" w:hAnsi="David" w:cs="David"/>
          <w:sz w:val="24"/>
          <w:szCs w:val="24"/>
          <w:lang w:val="en-US"/>
        </w:rPr>
      </w:pPr>
    </w:p>
    <w:p w14:paraId="2433E430" w14:textId="7BA5C7B1" w:rsidR="00BD16DC" w:rsidRPr="00AD6BE6" w:rsidRDefault="00C7700C" w:rsidP="000E4857">
      <w:pPr>
        <w:shd w:val="clear" w:color="auto" w:fill="FFFFFF"/>
        <w:spacing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0E4857">
      <w:pPr>
        <w:shd w:val="clear" w:color="auto" w:fill="FFFFFF"/>
        <w:spacing w:after="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Dr. Elena Ravve</w:t>
      </w:r>
    </w:p>
    <w:p w14:paraId="2BFF554A"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rtl/>
          <w:lang w:val="en-US"/>
        </w:rPr>
      </w:pPr>
    </w:p>
    <w:p w14:paraId="75A79B0D"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lang w:val="en-US"/>
        </w:rPr>
      </w:pPr>
    </w:p>
    <w:p w14:paraId="12019819" w14:textId="03FD9DEE" w:rsidR="00D439C9" w:rsidRPr="00AD6BE6" w:rsidRDefault="00D439C9" w:rsidP="00D439C9">
      <w:pPr>
        <w:shd w:val="clear" w:color="auto" w:fill="FFFFFF"/>
        <w:spacing w:after="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rsidR="00977206">
        <w:fldChar w:fldCharType="begin"/>
      </w:r>
      <w:r w:rsidR="00977206" w:rsidRPr="0003545A">
        <w:rPr>
          <w:lang w:val="en-US"/>
          <w:rPrChange w:id="1" w:author="Yoni Grinberg" w:date="2026-07-02T15:47:00Z" w16du:dateUtc="2026-07-02T12:47:00Z">
            <w:rPr/>
          </w:rPrChange>
        </w:rPr>
        <w:instrText>HYPERLINK "https://github.com/yonigri92/Ultra_Sound_Data_Transfer_Many_To_Many"</w:instrText>
      </w:r>
      <w:r w:rsidR="00977206">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sidR="00977206">
        <w:fldChar w:fldCharType="end"/>
      </w:r>
    </w:p>
    <w:p w14:paraId="411C6F19" w14:textId="1C4574F4" w:rsidR="00BD16DC" w:rsidRPr="00AD6BE6" w:rsidRDefault="00BD16DC" w:rsidP="00EC5678">
      <w:pPr>
        <w:shd w:val="clear" w:color="auto" w:fill="FFFFFF"/>
        <w:spacing w:after="240"/>
        <w:ind w:right="20"/>
        <w:jc w:val="left"/>
        <w:rPr>
          <w:rFonts w:ascii="David" w:eastAsia="Times New Roman" w:hAnsi="David" w:cs="David"/>
          <w:sz w:val="24"/>
          <w:szCs w:val="24"/>
          <w:lang w:val="en-US"/>
        </w:rPr>
      </w:pPr>
    </w:p>
    <w:p w14:paraId="7ADEE3D3" w14:textId="77777777" w:rsidR="00BD16DC" w:rsidRPr="00AD6BE6" w:rsidRDefault="00C7700C" w:rsidP="00EC5678">
      <w:pPr>
        <w:shd w:val="clear" w:color="auto" w:fill="FFFFFF"/>
        <w:spacing w:after="12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EC5678">
      <w:pPr>
        <w:shd w:val="clear" w:color="auto" w:fill="FFFFFF"/>
        <w:ind w:left="12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EC5678">
      <w:pPr>
        <w:spacing w:after="120"/>
        <w:ind w:left="560"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6B407DA6"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 xml:space="preserve"> Primary Keywords: Ultrasonic Communication, Data-over-Sound, Many-to-Many Networking</w:t>
      </w:r>
    </w:p>
    <w:p w14:paraId="3A674857" w14:textId="4C9BA2B4"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1AD68CCD" w14:textId="77777777" w:rsidR="00DC701C" w:rsidRPr="00494454" w:rsidRDefault="00DC701C" w:rsidP="00DC701C">
      <w:pPr>
        <w:rPr>
          <w:rFonts w:ascii="David" w:hAnsi="David" w:cs="David"/>
          <w:lang w:val="en-US"/>
        </w:rPr>
      </w:pPr>
      <w:bookmarkStart w:id="2" w:name="_kw0zw56p4at8" w:colFirst="0" w:colLast="0"/>
      <w:bookmarkEnd w:id="2"/>
    </w:p>
    <w:p w14:paraId="78763700" w14:textId="77777777" w:rsidR="00EF170A" w:rsidRPr="00494454" w:rsidRDefault="00EF170A" w:rsidP="00DC701C">
      <w:pPr>
        <w:rPr>
          <w:rFonts w:ascii="David" w:hAnsi="David" w:cs="David"/>
          <w:lang w:val="en-US"/>
        </w:rPr>
      </w:pPr>
    </w:p>
    <w:p w14:paraId="7C2052E5" w14:textId="77777777" w:rsidR="00EF170A" w:rsidRPr="00494454" w:rsidRDefault="00EF170A" w:rsidP="00DC701C">
      <w:pPr>
        <w:rPr>
          <w:rFonts w:ascii="David" w:hAnsi="David" w:cs="David"/>
          <w:lang w:val="en-US"/>
        </w:rPr>
      </w:pPr>
    </w:p>
    <w:p w14:paraId="2AC8663F" w14:textId="77777777" w:rsidR="00EF170A" w:rsidRPr="00AD6BE6" w:rsidRDefault="00EF170A" w:rsidP="00DC701C">
      <w:pPr>
        <w:rPr>
          <w:rFonts w:ascii="David" w:hAnsi="David" w:cs="David"/>
          <w:lang w:val="en-US"/>
        </w:rPr>
      </w:pPr>
    </w:p>
    <w:p w14:paraId="2F61433A" w14:textId="73E2B411" w:rsidR="00BD16DC" w:rsidRPr="00AD6BE6" w:rsidRDefault="00DA341C" w:rsidP="00EC5678">
      <w:pPr>
        <w:pStyle w:val="Heading1"/>
        <w:keepNext w:val="0"/>
        <w:keepLines w:val="0"/>
        <w:spacing w:before="0" w:after="240"/>
        <w:jc w:val="left"/>
        <w:rPr>
          <w:rFonts w:ascii="David" w:hAnsi="David" w:cs="David"/>
          <w:sz w:val="32"/>
          <w:szCs w:val="32"/>
          <w:lang w:val="en-US"/>
        </w:rPr>
      </w:pPr>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rsidP="00EC5678">
      <w:pPr>
        <w:spacing w:after="40"/>
        <w:ind w:left="1083"/>
        <w:jc w:val="left"/>
        <w:rPr>
          <w:rFonts w:ascii="David" w:hAnsi="David" w:cs="David"/>
          <w:sz w:val="24"/>
          <w:szCs w:val="24"/>
          <w:lang w:val="en-US"/>
        </w:rPr>
      </w:pPr>
    </w:p>
    <w:p w14:paraId="65DADA4E" w14:textId="77777777"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rsidP="00EC5678">
      <w:pPr>
        <w:spacing w:after="40"/>
        <w:ind w:left="1083"/>
        <w:jc w:val="left"/>
        <w:rPr>
          <w:rFonts w:ascii="David" w:hAnsi="David" w:cs="David"/>
          <w:sz w:val="24"/>
          <w:szCs w:val="24"/>
          <w:lang w:val="en-US"/>
        </w:rPr>
      </w:pPr>
    </w:p>
    <w:p w14:paraId="173C2588" w14:textId="2BA642AE" w:rsidR="00F02425" w:rsidRDefault="00F02425" w:rsidP="00EC5678">
      <w:pPr>
        <w:spacing w:after="40"/>
        <w:ind w:left="1083"/>
        <w:jc w:val="left"/>
        <w:rPr>
          <w:rFonts w:ascii="David" w:hAnsi="David" w:cs="David"/>
          <w:sz w:val="24"/>
          <w:szCs w:val="24"/>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rsidP="00EC5678">
      <w:pPr>
        <w:spacing w:after="40"/>
        <w:ind w:left="1083"/>
        <w:jc w:val="left"/>
        <w:rPr>
          <w:rFonts w:ascii="David" w:hAnsi="David" w:cs="David"/>
          <w:sz w:val="24"/>
          <w:szCs w:val="24"/>
          <w:rtl/>
          <w:lang w:val="en-US"/>
        </w:rPr>
      </w:pPr>
    </w:p>
    <w:p w14:paraId="5FBEB1B6" w14:textId="4308BDFA" w:rsidR="00EF170A" w:rsidRDefault="00556CBE" w:rsidP="003F1C8E">
      <w:pPr>
        <w:spacing w:after="120"/>
        <w:ind w:left="1083" w:right="580"/>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3" w:name="_4v7xaal01i0j" w:colFirst="0" w:colLast="0"/>
      <w:bookmarkEnd w:id="3"/>
    </w:p>
    <w:p w14:paraId="0D20DDCB" w14:textId="77777777" w:rsidR="00C55441" w:rsidRPr="00494454" w:rsidRDefault="00C55441" w:rsidP="00D51A3C">
      <w:pPr>
        <w:spacing w:after="120"/>
        <w:ind w:right="580"/>
        <w:jc w:val="left"/>
        <w:rPr>
          <w:rFonts w:ascii="David" w:hAnsi="David" w:cs="David"/>
          <w:b/>
          <w:bCs/>
          <w:sz w:val="24"/>
          <w:szCs w:val="24"/>
          <w:lang w:val="en-US"/>
        </w:rPr>
      </w:pPr>
    </w:p>
    <w:p w14:paraId="70A224EC" w14:textId="113504A7" w:rsidR="00D51A3C" w:rsidRPr="00AD6BE6" w:rsidRDefault="00D51A3C" w:rsidP="00D51A3C">
      <w:pPr>
        <w:spacing w:after="120"/>
        <w:ind w:right="580"/>
        <w:jc w:val="left"/>
        <w:rPr>
          <w:rFonts w:ascii="David" w:hAnsi="David" w:cs="David"/>
          <w:b/>
          <w:bCs/>
          <w:sz w:val="24"/>
          <w:szCs w:val="24"/>
          <w:lang w:val="en-US"/>
        </w:rPr>
      </w:pPr>
      <w:r w:rsidRPr="00AD6BE6">
        <w:rPr>
          <w:rFonts w:ascii="David" w:hAnsi="David" w:cs="David"/>
          <w:b/>
          <w:bCs/>
          <w:sz w:val="24"/>
          <w:szCs w:val="24"/>
          <w:lang w:val="en-US"/>
        </w:rPr>
        <w:t>1.1. Organization Of The Book</w:t>
      </w:r>
    </w:p>
    <w:p w14:paraId="0B221761" w14:textId="08B20110" w:rsidR="007C56B1" w:rsidRPr="00D24F39" w:rsidRDefault="007C56B1" w:rsidP="002928E9">
      <w:pPr>
        <w:spacing w:after="100"/>
        <w:ind w:left="720" w:right="580" w:firstLine="720"/>
        <w:jc w:val="left"/>
        <w:rPr>
          <w:rFonts w:ascii="David" w:hAnsi="David" w:cs="David"/>
          <w:sz w:val="24"/>
          <w:szCs w:val="24"/>
          <w:lang w:val="en-US"/>
        </w:rPr>
      </w:pPr>
      <w:r w:rsidRPr="00D24F39">
        <w:rPr>
          <w:rFonts w:ascii="David" w:hAnsi="David" w:cs="David"/>
          <w:sz w:val="24"/>
          <w:szCs w:val="24"/>
          <w:lang w:val="en-US"/>
        </w:rPr>
        <w:t xml:space="preserve">Chapter 1: </w:t>
      </w:r>
      <w:r w:rsidR="00671C85" w:rsidRPr="00D24F39">
        <w:rPr>
          <w:rFonts w:ascii="David" w:hAnsi="David" w:cs="David"/>
          <w:sz w:val="24"/>
          <w:szCs w:val="24"/>
          <w:lang w:val="en-US"/>
        </w:rPr>
        <w:t>INTRODUCTION</w:t>
      </w:r>
    </w:p>
    <w:p w14:paraId="35FA391F" w14:textId="48EBF015" w:rsidR="007C56B1" w:rsidRPr="00D24F39" w:rsidRDefault="007C56B1"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1.1</w:t>
      </w:r>
      <w:r w:rsidR="00DA341C" w:rsidRPr="00D24F39">
        <w:rPr>
          <w:rFonts w:ascii="David" w:hAnsi="David" w:cs="David"/>
          <w:sz w:val="24"/>
          <w:szCs w:val="24"/>
          <w:lang w:val="en-US"/>
        </w:rPr>
        <w:t>.</w:t>
      </w:r>
      <w:r w:rsidRPr="00D24F39">
        <w:rPr>
          <w:rFonts w:ascii="David" w:hAnsi="David" w:cs="David"/>
          <w:sz w:val="24"/>
          <w:szCs w:val="24"/>
          <w:lang w:val="en-US"/>
        </w:rPr>
        <w:t xml:space="preserve"> Organization </w:t>
      </w:r>
      <w:r w:rsidR="00E24B12" w:rsidRPr="00D24F39">
        <w:rPr>
          <w:rFonts w:ascii="David" w:hAnsi="David" w:cs="David"/>
          <w:sz w:val="24"/>
          <w:szCs w:val="24"/>
          <w:lang w:val="en-US"/>
        </w:rPr>
        <w:t xml:space="preserve">Of The </w:t>
      </w:r>
      <w:r w:rsidRPr="00D24F39">
        <w:rPr>
          <w:rFonts w:ascii="David" w:hAnsi="David" w:cs="David"/>
          <w:sz w:val="24"/>
          <w:szCs w:val="24"/>
          <w:lang w:val="en-US"/>
        </w:rPr>
        <w:t>Book</w:t>
      </w:r>
    </w:p>
    <w:p w14:paraId="5B6E2EDB" w14:textId="383418DB" w:rsidR="007C56B1" w:rsidRPr="00D24F39" w:rsidRDefault="007C56B1"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1.2</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007254BB" w:rsidRPr="00D24F39">
        <w:rPr>
          <w:rFonts w:ascii="David" w:hAnsi="David" w:cs="David"/>
          <w:sz w:val="24"/>
          <w:szCs w:val="24"/>
          <w:lang w:val="en-US"/>
        </w:rPr>
        <w:t>Project Scope and Objectives</w:t>
      </w:r>
      <w:r w:rsidRPr="00D24F39">
        <w:rPr>
          <w:rFonts w:ascii="David" w:hAnsi="David" w:cs="David"/>
          <w:sz w:val="24"/>
          <w:szCs w:val="24"/>
          <w:lang w:val="en-US"/>
        </w:rPr>
        <w:t xml:space="preserve">? </w:t>
      </w:r>
    </w:p>
    <w:p w14:paraId="2D08642C" w14:textId="1FB44415" w:rsidR="007C56B1" w:rsidRPr="00D24F39" w:rsidRDefault="007C56B1"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1.3</w:t>
      </w:r>
      <w:r w:rsidR="00DA341C" w:rsidRPr="00D24F39">
        <w:rPr>
          <w:rFonts w:ascii="David" w:hAnsi="David" w:cs="David"/>
          <w:sz w:val="24"/>
          <w:szCs w:val="24"/>
          <w:lang w:val="en-US"/>
        </w:rPr>
        <w:t>.</w:t>
      </w:r>
      <w:r w:rsidRPr="00D24F39">
        <w:rPr>
          <w:rFonts w:ascii="David" w:hAnsi="David" w:cs="David"/>
          <w:sz w:val="24"/>
          <w:szCs w:val="24"/>
          <w:lang w:val="en-US"/>
        </w:rPr>
        <w:t xml:space="preserve"> Why Is </w:t>
      </w:r>
      <w:r w:rsidR="00E24B12" w:rsidRPr="00D24F39">
        <w:rPr>
          <w:rFonts w:ascii="David" w:hAnsi="David" w:cs="David"/>
          <w:sz w:val="24"/>
          <w:szCs w:val="24"/>
          <w:lang w:val="en-US"/>
        </w:rPr>
        <w:t xml:space="preserve">The </w:t>
      </w:r>
      <w:r w:rsidRPr="00D24F39">
        <w:rPr>
          <w:rFonts w:ascii="David" w:hAnsi="David" w:cs="David"/>
          <w:sz w:val="24"/>
          <w:szCs w:val="24"/>
          <w:lang w:val="en-US"/>
        </w:rPr>
        <w:t xml:space="preserve">Project Not Trivial? </w:t>
      </w:r>
    </w:p>
    <w:p w14:paraId="1956AE2A" w14:textId="5EC00385" w:rsidR="00DA341C" w:rsidRPr="00D24F39" w:rsidRDefault="00DA341C"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 xml:space="preserve">1.4. </w:t>
      </w:r>
      <w:r w:rsidR="00E24B12" w:rsidRPr="00D24F39">
        <w:rPr>
          <w:rFonts w:ascii="David" w:hAnsi="David" w:cs="David"/>
          <w:sz w:val="24"/>
          <w:szCs w:val="24"/>
          <w:lang w:val="en-US"/>
        </w:rPr>
        <w:t>What Has Been Done Until Now</w:t>
      </w:r>
      <w:r w:rsidRPr="00D24F39">
        <w:rPr>
          <w:rFonts w:ascii="David" w:hAnsi="David" w:cs="David"/>
          <w:sz w:val="24"/>
          <w:szCs w:val="24"/>
          <w:lang w:val="en-US"/>
        </w:rPr>
        <w:t>?</w:t>
      </w:r>
    </w:p>
    <w:p w14:paraId="09372CD8" w14:textId="091BC827" w:rsidR="00DA341C" w:rsidRPr="00D24F39" w:rsidRDefault="00DA341C"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1.4.</w:t>
      </w:r>
      <w:r w:rsidRPr="00D24F39">
        <w:rPr>
          <w:rFonts w:ascii="David" w:hAnsi="David" w:cs="David"/>
          <w:sz w:val="24"/>
          <w:szCs w:val="24"/>
          <w:rtl/>
          <w:lang w:val="en-US"/>
        </w:rPr>
        <w:t>1</w:t>
      </w:r>
      <w:r w:rsidRPr="00D24F39">
        <w:rPr>
          <w:rFonts w:ascii="David" w:hAnsi="David" w:cs="David"/>
          <w:sz w:val="24"/>
          <w:szCs w:val="24"/>
          <w:lang w:val="en-US"/>
        </w:rPr>
        <w:t xml:space="preserve">. What </w:t>
      </w:r>
      <w:r w:rsidR="00E24B12" w:rsidRPr="00D24F39">
        <w:rPr>
          <w:rFonts w:ascii="David" w:hAnsi="David" w:cs="David"/>
          <w:sz w:val="24"/>
          <w:szCs w:val="24"/>
          <w:lang w:val="en-US"/>
        </w:rPr>
        <w:t>Is Wrong With What Is Done Till Now</w:t>
      </w:r>
      <w:r w:rsidRPr="00D24F39">
        <w:rPr>
          <w:rFonts w:ascii="David" w:hAnsi="David" w:cs="David"/>
          <w:sz w:val="24"/>
          <w:szCs w:val="24"/>
          <w:lang w:val="en-US"/>
        </w:rPr>
        <w:t>?</w:t>
      </w:r>
    </w:p>
    <w:p w14:paraId="345AD7BC" w14:textId="77777777" w:rsidR="009208E0" w:rsidRPr="00D24F39" w:rsidRDefault="00DA341C" w:rsidP="006A42E1">
      <w:pPr>
        <w:spacing w:after="100"/>
        <w:ind w:left="1440" w:right="580"/>
        <w:jc w:val="left"/>
        <w:rPr>
          <w:rFonts w:ascii="David" w:hAnsi="David" w:cs="David"/>
          <w:sz w:val="24"/>
          <w:szCs w:val="24"/>
          <w:rtl/>
          <w:lang w:val="en-US"/>
        </w:rPr>
      </w:pPr>
      <w:r w:rsidRPr="00D24F39">
        <w:rPr>
          <w:rFonts w:ascii="David" w:hAnsi="David" w:cs="David"/>
          <w:sz w:val="24"/>
          <w:szCs w:val="24"/>
          <w:lang w:val="en-US"/>
        </w:rPr>
        <w:t>1.4.</w:t>
      </w:r>
      <w:r w:rsidRPr="00D24F39">
        <w:rPr>
          <w:rFonts w:ascii="David" w:hAnsi="David" w:cs="David"/>
          <w:sz w:val="24"/>
          <w:szCs w:val="24"/>
          <w:rtl/>
          <w:lang w:val="en-US"/>
        </w:rPr>
        <w:t>2</w:t>
      </w:r>
      <w:r w:rsidRPr="00D24F39">
        <w:rPr>
          <w:rFonts w:ascii="David" w:hAnsi="David" w:cs="David"/>
          <w:sz w:val="24"/>
          <w:szCs w:val="24"/>
          <w:lang w:val="en-US"/>
        </w:rPr>
        <w:t xml:space="preserve">. </w:t>
      </w:r>
      <w:r w:rsidR="006A42E1" w:rsidRPr="00D24F39">
        <w:rPr>
          <w:rFonts w:ascii="David" w:hAnsi="David" w:cs="David"/>
          <w:sz w:val="24"/>
          <w:szCs w:val="24"/>
          <w:lang w:val="en-US"/>
        </w:rPr>
        <w:t>Proposed Solution and Implementation</w:t>
      </w:r>
      <w:r w:rsidR="006A42E1" w:rsidRPr="00D24F39" w:rsidDel="006A42E1">
        <w:rPr>
          <w:rFonts w:ascii="David" w:hAnsi="David" w:cs="David"/>
          <w:sz w:val="24"/>
          <w:szCs w:val="24"/>
          <w:lang w:val="en-US"/>
        </w:rPr>
        <w:t xml:space="preserve"> </w:t>
      </w:r>
    </w:p>
    <w:p w14:paraId="0AFF7F2E" w14:textId="64588E60" w:rsidR="00DA341C" w:rsidRPr="00D24F39" w:rsidRDefault="00DA341C" w:rsidP="006A42E1">
      <w:pPr>
        <w:spacing w:after="100"/>
        <w:ind w:left="1440" w:right="580"/>
        <w:jc w:val="left"/>
        <w:rPr>
          <w:rFonts w:ascii="David" w:hAnsi="David" w:cs="David"/>
          <w:sz w:val="24"/>
          <w:szCs w:val="24"/>
          <w:lang w:val="en-US"/>
        </w:rPr>
      </w:pPr>
      <w:r w:rsidRPr="00D24F39">
        <w:rPr>
          <w:rFonts w:ascii="David" w:hAnsi="David" w:cs="David"/>
          <w:sz w:val="24"/>
          <w:szCs w:val="24"/>
          <w:lang w:val="en-US"/>
        </w:rPr>
        <w:t xml:space="preserve">1.4.3. </w:t>
      </w:r>
      <w:r w:rsidR="006A42E1" w:rsidRPr="00D24F39">
        <w:rPr>
          <w:rFonts w:ascii="David" w:hAnsi="David" w:cs="David"/>
          <w:sz w:val="24"/>
          <w:szCs w:val="24"/>
          <w:lang w:val="en-US"/>
        </w:rPr>
        <w:t>System Implementation and Functional Improvements</w:t>
      </w:r>
    </w:p>
    <w:p w14:paraId="7B0B9ACF" w14:textId="367AA259" w:rsidR="007C56B1" w:rsidRPr="00D24F39" w:rsidRDefault="007C56B1"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1.5</w:t>
      </w:r>
      <w:r w:rsidR="00DA341C" w:rsidRPr="00D24F39">
        <w:rPr>
          <w:rFonts w:ascii="David" w:hAnsi="David" w:cs="David"/>
          <w:sz w:val="24"/>
          <w:szCs w:val="24"/>
          <w:lang w:val="en-US"/>
        </w:rPr>
        <w:t>.</w:t>
      </w:r>
      <w:r w:rsidRPr="00D24F39">
        <w:rPr>
          <w:rFonts w:ascii="David" w:hAnsi="David" w:cs="David"/>
          <w:sz w:val="24"/>
          <w:szCs w:val="24"/>
          <w:lang w:val="en-US"/>
        </w:rPr>
        <w:t xml:space="preserve"> Difficulties </w:t>
      </w:r>
      <w:r w:rsidR="00E24B12" w:rsidRPr="00D24F39">
        <w:rPr>
          <w:rFonts w:ascii="David" w:hAnsi="David" w:cs="David"/>
          <w:sz w:val="24"/>
          <w:szCs w:val="24"/>
          <w:lang w:val="en-US"/>
        </w:rPr>
        <w:t xml:space="preserve">In Setting This Project </w:t>
      </w:r>
    </w:p>
    <w:p w14:paraId="073EF322" w14:textId="70CB3062" w:rsidR="007C56B1" w:rsidRPr="00D24F39" w:rsidRDefault="007C56B1"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1.5.1</w:t>
      </w:r>
      <w:r w:rsidR="00DA341C" w:rsidRPr="00D24F39">
        <w:rPr>
          <w:rFonts w:ascii="David" w:hAnsi="David" w:cs="David"/>
          <w:sz w:val="24"/>
          <w:szCs w:val="24"/>
          <w:lang w:val="en-US"/>
        </w:rPr>
        <w:t>.</w:t>
      </w:r>
      <w:r w:rsidRPr="00D24F39">
        <w:rPr>
          <w:rFonts w:ascii="David" w:hAnsi="David" w:cs="David"/>
          <w:sz w:val="24"/>
          <w:szCs w:val="24"/>
          <w:lang w:val="en-US"/>
        </w:rPr>
        <w:t xml:space="preserve"> Algorithmic Challenges </w:t>
      </w:r>
    </w:p>
    <w:p w14:paraId="5E3CBD06" w14:textId="23B852A8" w:rsidR="00DA341C" w:rsidRPr="00D24F39" w:rsidRDefault="00DA341C" w:rsidP="002928E9">
      <w:pPr>
        <w:spacing w:after="100"/>
        <w:ind w:left="1440" w:right="580"/>
        <w:jc w:val="left"/>
        <w:rPr>
          <w:rFonts w:ascii="David" w:hAnsi="David" w:cs="David"/>
          <w:sz w:val="24"/>
          <w:szCs w:val="24"/>
          <w:lang w:val="en-US"/>
        </w:rPr>
      </w:pPr>
      <w:r w:rsidRPr="00D24F39">
        <w:rPr>
          <w:rFonts w:ascii="David" w:hAnsi="David" w:cs="David"/>
          <w:sz w:val="24"/>
          <w:szCs w:val="24"/>
          <w:lang w:val="en-US"/>
        </w:rPr>
        <w:t>1.5.</w:t>
      </w:r>
      <w:r w:rsidR="006A42E1" w:rsidRPr="00D24F39">
        <w:rPr>
          <w:rFonts w:ascii="David" w:hAnsi="David" w:cs="David"/>
          <w:sz w:val="24"/>
          <w:szCs w:val="24"/>
          <w:lang w:val="en-US"/>
        </w:rPr>
        <w:t>2</w:t>
      </w:r>
      <w:r w:rsidRPr="00D24F39">
        <w:rPr>
          <w:rFonts w:ascii="David" w:hAnsi="David" w:cs="David"/>
          <w:sz w:val="24"/>
          <w:szCs w:val="24"/>
          <w:lang w:val="en-US"/>
        </w:rPr>
        <w:t xml:space="preserve">. </w:t>
      </w:r>
      <w:r w:rsidR="006A42E1" w:rsidRPr="00414D30">
        <w:rPr>
          <w:rFonts w:ascii="David" w:hAnsi="David" w:cs="David"/>
          <w:sz w:val="24"/>
          <w:szCs w:val="24"/>
          <w:lang w:val="en-US"/>
        </w:rPr>
        <w:t>Physical Layer Challenge</w:t>
      </w:r>
    </w:p>
    <w:p w14:paraId="05784C4D" w14:textId="0837E3A9" w:rsidR="00D24F39" w:rsidRPr="00D24F39" w:rsidRDefault="00DA341C" w:rsidP="00E24B12">
      <w:pPr>
        <w:spacing w:after="100"/>
        <w:ind w:left="1440" w:right="580"/>
        <w:jc w:val="left"/>
        <w:rPr>
          <w:rFonts w:ascii="David" w:hAnsi="David" w:cs="David"/>
          <w:sz w:val="24"/>
          <w:szCs w:val="24"/>
          <w:rtl/>
          <w:lang w:val="en-US"/>
        </w:rPr>
      </w:pPr>
      <w:r w:rsidRPr="00D24F39">
        <w:rPr>
          <w:rFonts w:ascii="David" w:hAnsi="David" w:cs="David"/>
          <w:sz w:val="24"/>
          <w:szCs w:val="24"/>
          <w:lang w:val="en-US"/>
        </w:rPr>
        <w:t>1.5.</w:t>
      </w:r>
      <w:r w:rsidR="006A42E1" w:rsidRPr="00D24F39">
        <w:rPr>
          <w:rFonts w:ascii="David" w:hAnsi="David" w:cs="David"/>
          <w:sz w:val="24"/>
          <w:szCs w:val="24"/>
          <w:lang w:val="en-US"/>
        </w:rPr>
        <w:t>3</w:t>
      </w:r>
      <w:r w:rsidRPr="00D24F39">
        <w:rPr>
          <w:rFonts w:ascii="David" w:hAnsi="David" w:cs="David"/>
          <w:sz w:val="24"/>
          <w:szCs w:val="24"/>
          <w:lang w:val="en-US"/>
        </w:rPr>
        <w:t xml:space="preserve">. </w:t>
      </w:r>
      <w:r w:rsidR="006A42E1" w:rsidRPr="00414D30">
        <w:rPr>
          <w:rFonts w:ascii="David" w:hAnsi="David" w:cs="David"/>
          <w:sz w:val="24"/>
          <w:szCs w:val="24"/>
          <w:lang w:val="en-US"/>
        </w:rPr>
        <w:t>Implementation Challenge</w:t>
      </w:r>
      <w:r w:rsidR="006A42E1" w:rsidRPr="00D24F39">
        <w:rPr>
          <w:rFonts w:ascii="David" w:hAnsi="David" w:cs="David"/>
          <w:sz w:val="24"/>
          <w:szCs w:val="24"/>
          <w:lang w:val="en-US"/>
        </w:rPr>
        <w:t xml:space="preserve"> </w:t>
      </w:r>
    </w:p>
    <w:p w14:paraId="0A2480D7" w14:textId="6A3EC77F" w:rsidR="007C56B1" w:rsidRPr="00AB6797" w:rsidRDefault="007C56B1" w:rsidP="00E24B12">
      <w:pPr>
        <w:spacing w:after="100"/>
        <w:ind w:left="1440" w:right="580"/>
        <w:jc w:val="left"/>
        <w:rPr>
          <w:rFonts w:ascii="David" w:hAnsi="David" w:cs="David"/>
          <w:sz w:val="24"/>
          <w:szCs w:val="24"/>
          <w:lang w:val="en-US"/>
        </w:rPr>
      </w:pPr>
      <w:r w:rsidRPr="00AB6797">
        <w:rPr>
          <w:rFonts w:ascii="David" w:hAnsi="David" w:cs="David"/>
          <w:sz w:val="24"/>
          <w:szCs w:val="24"/>
          <w:lang w:val="en-US"/>
        </w:rPr>
        <w:t xml:space="preserve">Chapter 2: Background </w:t>
      </w:r>
      <w:r w:rsidR="00E24B12" w:rsidRPr="00AB6797">
        <w:rPr>
          <w:rFonts w:ascii="David" w:hAnsi="David" w:cs="David"/>
          <w:sz w:val="24"/>
          <w:szCs w:val="24"/>
          <w:lang w:val="en-US"/>
        </w:rPr>
        <w:t xml:space="preserve">And </w:t>
      </w:r>
      <w:r w:rsidRPr="00AB6797">
        <w:rPr>
          <w:rFonts w:ascii="David" w:hAnsi="David" w:cs="David"/>
          <w:sz w:val="24"/>
          <w:szCs w:val="24"/>
          <w:lang w:val="en-US"/>
        </w:rPr>
        <w:t>Related Work</w:t>
      </w:r>
    </w:p>
    <w:p w14:paraId="356F6729" w14:textId="3B949938" w:rsidR="007C56B1" w:rsidRPr="002E5190" w:rsidRDefault="007C56B1" w:rsidP="000A53C2">
      <w:pPr>
        <w:spacing w:after="100"/>
        <w:ind w:left="1440" w:right="580"/>
        <w:jc w:val="left"/>
        <w:rPr>
          <w:rFonts w:ascii="David" w:hAnsi="David" w:cs="David"/>
          <w:sz w:val="24"/>
          <w:szCs w:val="24"/>
          <w:lang w:val="en-US"/>
        </w:rPr>
      </w:pPr>
      <w:r w:rsidRPr="00D24F39">
        <w:rPr>
          <w:rFonts w:ascii="David" w:hAnsi="David" w:cs="David"/>
          <w:sz w:val="24"/>
          <w:szCs w:val="24"/>
          <w:lang w:val="en-US"/>
        </w:rPr>
        <w:t>2.1</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Pr="002E5190">
        <w:rPr>
          <w:rFonts w:ascii="David" w:hAnsi="David" w:cs="David"/>
          <w:sz w:val="24"/>
          <w:szCs w:val="24"/>
          <w:lang w:val="en-US"/>
        </w:rPr>
        <w:t xml:space="preserve">Reasons </w:t>
      </w:r>
      <w:r w:rsidR="00E24B12" w:rsidRPr="002E5190">
        <w:rPr>
          <w:rFonts w:ascii="David" w:hAnsi="David" w:cs="David"/>
          <w:sz w:val="24"/>
          <w:szCs w:val="24"/>
          <w:lang w:val="en-US"/>
        </w:rPr>
        <w:t xml:space="preserve">To </w:t>
      </w:r>
      <w:r w:rsidRPr="002E5190">
        <w:rPr>
          <w:rFonts w:ascii="David" w:hAnsi="David" w:cs="David"/>
          <w:sz w:val="24"/>
          <w:szCs w:val="24"/>
          <w:lang w:val="en-US"/>
        </w:rPr>
        <w:t>Use Ultrasound</w:t>
      </w:r>
    </w:p>
    <w:p w14:paraId="529F418C" w14:textId="10826E26" w:rsidR="007C56B1" w:rsidRPr="002E5190" w:rsidRDefault="007C56B1" w:rsidP="000A53C2">
      <w:pPr>
        <w:spacing w:after="100"/>
        <w:ind w:left="1440" w:right="580"/>
        <w:jc w:val="left"/>
        <w:rPr>
          <w:rFonts w:ascii="David" w:hAnsi="David" w:cs="David"/>
          <w:sz w:val="24"/>
          <w:szCs w:val="24"/>
          <w:lang w:val="en-US"/>
        </w:rPr>
      </w:pPr>
      <w:r w:rsidRPr="002E5190">
        <w:rPr>
          <w:rFonts w:ascii="David" w:hAnsi="David" w:cs="David"/>
          <w:sz w:val="24"/>
          <w:szCs w:val="24"/>
          <w:lang w:val="en-US"/>
        </w:rPr>
        <w:t>2.2</w:t>
      </w:r>
      <w:r w:rsidR="00DA341C" w:rsidRPr="002E5190">
        <w:rPr>
          <w:rFonts w:ascii="David" w:hAnsi="David" w:cs="David"/>
          <w:sz w:val="24"/>
          <w:szCs w:val="24"/>
          <w:lang w:val="en-US"/>
        </w:rPr>
        <w:t>.</w:t>
      </w:r>
      <w:r w:rsidRPr="002E5190">
        <w:rPr>
          <w:rFonts w:ascii="David" w:hAnsi="David" w:cs="David"/>
          <w:sz w:val="24"/>
          <w:szCs w:val="24"/>
          <w:lang w:val="en-US"/>
        </w:rPr>
        <w:t xml:space="preserve"> Specific Environmental Struggles </w:t>
      </w:r>
    </w:p>
    <w:p w14:paraId="47B4014D" w14:textId="423E5204" w:rsidR="006A42E1" w:rsidRPr="002E5190" w:rsidRDefault="007C56B1" w:rsidP="00AB6797">
      <w:pPr>
        <w:shd w:val="clear" w:color="auto" w:fill="FFFFFF"/>
        <w:spacing w:after="100"/>
        <w:ind w:left="1440" w:right="580"/>
        <w:jc w:val="left"/>
        <w:rPr>
          <w:rFonts w:ascii="David" w:eastAsia="Times New Roman" w:hAnsi="David" w:cs="David"/>
          <w:sz w:val="24"/>
          <w:szCs w:val="24"/>
          <w:lang w:val="en-US"/>
        </w:rPr>
      </w:pPr>
      <w:r w:rsidRPr="002E5190">
        <w:rPr>
          <w:rFonts w:ascii="David" w:hAnsi="David" w:cs="David"/>
          <w:sz w:val="24"/>
          <w:szCs w:val="24"/>
          <w:lang w:val="en-US"/>
        </w:rPr>
        <w:t>2.3</w:t>
      </w:r>
      <w:r w:rsidR="00DA341C" w:rsidRPr="002E5190">
        <w:rPr>
          <w:rFonts w:ascii="David" w:hAnsi="David" w:cs="David"/>
          <w:sz w:val="24"/>
          <w:szCs w:val="24"/>
          <w:lang w:val="en-US"/>
        </w:rPr>
        <w:t>.</w:t>
      </w:r>
      <w:r w:rsidRPr="002E5190">
        <w:rPr>
          <w:rFonts w:ascii="David" w:hAnsi="David" w:cs="David"/>
          <w:sz w:val="24"/>
          <w:szCs w:val="24"/>
          <w:lang w:val="en-US"/>
        </w:rPr>
        <w:t xml:space="preserve"> </w:t>
      </w:r>
      <w:r w:rsidR="006A42E1" w:rsidRPr="002E5190">
        <w:rPr>
          <w:rFonts w:ascii="David" w:eastAsia="Times New Roman" w:hAnsi="David" w:cs="David"/>
          <w:sz w:val="24"/>
          <w:szCs w:val="24"/>
          <w:lang w:val="en-US"/>
        </w:rPr>
        <w:t>What Is Ultrasound Communication (Data Transmission Using Sound Waves Above The Human Hearing Range)?</w:t>
      </w:r>
    </w:p>
    <w:p w14:paraId="03A59E2A" w14:textId="77777777" w:rsidR="00D24F39" w:rsidRPr="002E5190" w:rsidRDefault="00D24F39" w:rsidP="00E24B12">
      <w:pPr>
        <w:spacing w:after="100"/>
        <w:ind w:left="1440" w:right="580"/>
        <w:jc w:val="left"/>
        <w:rPr>
          <w:rFonts w:ascii="David" w:eastAsia="Times New Roman" w:hAnsi="David" w:cs="David"/>
          <w:sz w:val="24"/>
          <w:szCs w:val="24"/>
          <w:rtl/>
          <w:lang w:val="en-US"/>
        </w:rPr>
      </w:pPr>
    </w:p>
    <w:p w14:paraId="42A27392" w14:textId="07780142" w:rsidR="007C56B1" w:rsidRPr="002E5190" w:rsidRDefault="007C56B1" w:rsidP="00E24B12">
      <w:pPr>
        <w:spacing w:after="100"/>
        <w:ind w:left="1440" w:right="580"/>
        <w:jc w:val="left"/>
        <w:rPr>
          <w:rFonts w:ascii="David" w:hAnsi="David" w:cs="David"/>
          <w:sz w:val="24"/>
          <w:szCs w:val="24"/>
          <w:lang w:val="en-US"/>
        </w:rPr>
      </w:pPr>
    </w:p>
    <w:p w14:paraId="6D388E77" w14:textId="4F1A6C36" w:rsidR="007C56B1" w:rsidRPr="002E5190" w:rsidRDefault="007C56B1" w:rsidP="000A53C2">
      <w:pPr>
        <w:spacing w:after="100"/>
        <w:ind w:left="1440" w:right="580"/>
        <w:jc w:val="left"/>
        <w:rPr>
          <w:rFonts w:ascii="David" w:hAnsi="David" w:cs="David"/>
          <w:sz w:val="24"/>
          <w:szCs w:val="24"/>
          <w:lang w:val="en-US"/>
        </w:rPr>
      </w:pPr>
      <w:r w:rsidRPr="002E5190">
        <w:rPr>
          <w:rFonts w:ascii="David" w:hAnsi="David" w:cs="David"/>
          <w:sz w:val="24"/>
          <w:szCs w:val="24"/>
          <w:lang w:val="en-US"/>
        </w:rPr>
        <w:lastRenderedPageBreak/>
        <w:t>2.4</w:t>
      </w:r>
      <w:r w:rsidR="00DA341C" w:rsidRPr="002E5190">
        <w:rPr>
          <w:rFonts w:ascii="David" w:hAnsi="David" w:cs="David"/>
          <w:sz w:val="24"/>
          <w:szCs w:val="24"/>
          <w:lang w:val="en-US"/>
        </w:rPr>
        <w:t>.</w:t>
      </w:r>
      <w:r w:rsidRPr="002E5190">
        <w:rPr>
          <w:rFonts w:ascii="David" w:hAnsi="David" w:cs="David"/>
          <w:sz w:val="24"/>
          <w:szCs w:val="24"/>
          <w:lang w:val="en-US"/>
        </w:rPr>
        <w:t xml:space="preserve"> Benefits </w:t>
      </w:r>
      <w:r w:rsidR="00E24B12" w:rsidRPr="002E5190">
        <w:rPr>
          <w:rFonts w:ascii="David" w:hAnsi="David" w:cs="David"/>
          <w:sz w:val="24"/>
          <w:szCs w:val="24"/>
          <w:lang w:val="en-US"/>
        </w:rPr>
        <w:t xml:space="preserve">Of </w:t>
      </w:r>
      <w:r w:rsidRPr="002E5190">
        <w:rPr>
          <w:rFonts w:ascii="David" w:hAnsi="David" w:cs="David"/>
          <w:sz w:val="24"/>
          <w:szCs w:val="24"/>
          <w:lang w:val="en-US"/>
        </w:rPr>
        <w:t xml:space="preserve">Sending Data </w:t>
      </w:r>
      <w:r w:rsidR="00E24B12" w:rsidRPr="002E5190">
        <w:rPr>
          <w:rFonts w:ascii="David" w:hAnsi="David" w:cs="David"/>
          <w:sz w:val="24"/>
          <w:szCs w:val="24"/>
          <w:lang w:val="en-US"/>
        </w:rPr>
        <w:t xml:space="preserve">Over </w:t>
      </w:r>
      <w:r w:rsidRPr="002E5190">
        <w:rPr>
          <w:rFonts w:ascii="David" w:hAnsi="David" w:cs="David"/>
          <w:sz w:val="24"/>
          <w:szCs w:val="24"/>
          <w:lang w:val="en-US"/>
        </w:rPr>
        <w:t>Sound: Summary</w:t>
      </w:r>
    </w:p>
    <w:p w14:paraId="6E4B5DB6" w14:textId="432238E2" w:rsidR="000C2DCD" w:rsidRPr="00414D30" w:rsidRDefault="000C2DCD" w:rsidP="002E5190">
      <w:pPr>
        <w:spacing w:after="0"/>
        <w:ind w:left="1440"/>
        <w:jc w:val="left"/>
        <w:rPr>
          <w:rFonts w:ascii="David" w:hAnsi="David" w:cs="David"/>
          <w:sz w:val="24"/>
          <w:szCs w:val="24"/>
          <w:lang w:val="en-US"/>
        </w:rPr>
      </w:pPr>
      <w:r w:rsidRPr="00414D30">
        <w:rPr>
          <w:rFonts w:ascii="David" w:hAnsi="David" w:cs="David"/>
          <w:sz w:val="24"/>
          <w:szCs w:val="24"/>
          <w:lang w:val="en-US"/>
        </w:rPr>
        <w:t>Chapter 3. Challenges and Solutions</w:t>
      </w:r>
    </w:p>
    <w:p w14:paraId="2DBE50AF" w14:textId="7F4752BB" w:rsidR="007C56B1" w:rsidRPr="00414D30" w:rsidRDefault="007C56B1" w:rsidP="00E24B12">
      <w:pPr>
        <w:spacing w:after="100"/>
        <w:ind w:left="1440" w:right="580"/>
        <w:jc w:val="left"/>
        <w:rPr>
          <w:rFonts w:ascii="David" w:hAnsi="David" w:cs="David"/>
          <w:sz w:val="24"/>
          <w:szCs w:val="24"/>
          <w:lang w:val="en-US"/>
        </w:rPr>
      </w:pPr>
      <w:r w:rsidRPr="00414D30">
        <w:rPr>
          <w:rFonts w:ascii="David" w:hAnsi="David" w:cs="David"/>
          <w:sz w:val="24"/>
          <w:szCs w:val="24"/>
          <w:lang w:val="en-US"/>
        </w:rPr>
        <w:t xml:space="preserve">Chapter </w:t>
      </w:r>
      <w:r w:rsidR="000C2DCD" w:rsidRPr="00414D30">
        <w:rPr>
          <w:rFonts w:ascii="David" w:hAnsi="David" w:cs="David"/>
          <w:sz w:val="24"/>
          <w:szCs w:val="24"/>
          <w:lang w:val="en-US"/>
        </w:rPr>
        <w:t>4</w:t>
      </w:r>
      <w:r w:rsidRPr="00414D30">
        <w:rPr>
          <w:rFonts w:ascii="David" w:hAnsi="David" w:cs="David"/>
          <w:sz w:val="24"/>
          <w:szCs w:val="24"/>
          <w:lang w:val="en-US"/>
        </w:rPr>
        <w:t xml:space="preserve">: General Steps </w:t>
      </w:r>
      <w:r w:rsidR="00E24B12" w:rsidRPr="00414D30">
        <w:rPr>
          <w:rFonts w:ascii="David" w:hAnsi="David" w:cs="David"/>
          <w:sz w:val="24"/>
          <w:szCs w:val="24"/>
          <w:lang w:val="en-US"/>
        </w:rPr>
        <w:t xml:space="preserve">Of </w:t>
      </w:r>
      <w:r w:rsidRPr="00414D30">
        <w:rPr>
          <w:rFonts w:ascii="David" w:hAnsi="David" w:cs="David"/>
          <w:sz w:val="24"/>
          <w:szCs w:val="24"/>
          <w:lang w:val="en-US"/>
        </w:rPr>
        <w:t>Implementation</w:t>
      </w:r>
    </w:p>
    <w:p w14:paraId="792A2150" w14:textId="55E3AAB0"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Data Encoding: Frequency-Shift Keying (FSK)</w:t>
      </w:r>
    </w:p>
    <w:p w14:paraId="604CEECD" w14:textId="07C6ADF0"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Frequency Selection </w:t>
      </w:r>
    </w:p>
    <w:p w14:paraId="02720851" w14:textId="64C0D1CE"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Bit Duration </w:t>
      </w:r>
    </w:p>
    <w:p w14:paraId="6BB5B6BB" w14:textId="3857C4B3"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007C56B1" w:rsidRPr="00BB2D63">
        <w:rPr>
          <w:rFonts w:ascii="David" w:hAnsi="David" w:cs="David"/>
          <w:sz w:val="24"/>
          <w:szCs w:val="24"/>
          <w:lang w:val="en-US"/>
        </w:rPr>
        <w:t xml:space="preserve">RTS/CTS </w:t>
      </w:r>
    </w:p>
    <w:p w14:paraId="1B9E6B91" w14:textId="39EDCB23" w:rsidR="006D7294"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007C56B1" w:rsidRPr="00BB2D63">
        <w:rPr>
          <w:rFonts w:ascii="David" w:hAnsi="David" w:cs="David"/>
          <w:sz w:val="24"/>
          <w:szCs w:val="24"/>
          <w:lang w:val="en-US"/>
        </w:rPr>
        <w:t xml:space="preserve">Frame Structure </w:t>
      </w:r>
    </w:p>
    <w:p w14:paraId="353023B1" w14:textId="2068D064"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 xml:space="preserve">.2.2 Transmitter Implementation </w:t>
      </w:r>
    </w:p>
    <w:p w14:paraId="12D5FC2B" w14:textId="1842578C" w:rsidR="007C56B1" w:rsidRPr="00BB2D63"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.2.3</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Receiver Implementation </w:t>
      </w:r>
    </w:p>
    <w:p w14:paraId="33AD4642" w14:textId="40897EFC" w:rsidR="006D7294" w:rsidRPr="000C2DCD" w:rsidRDefault="000C2DCD" w:rsidP="000A53C2">
      <w:pPr>
        <w:spacing w:after="100"/>
        <w:ind w:left="1440" w:right="580"/>
        <w:jc w:val="left"/>
        <w:rPr>
          <w:rFonts w:ascii="David" w:hAnsi="David" w:cs="David"/>
          <w:sz w:val="24"/>
          <w:szCs w:val="24"/>
          <w:lang w:val="en-US"/>
        </w:rPr>
      </w:pPr>
      <w:r>
        <w:rPr>
          <w:rFonts w:ascii="David" w:hAnsi="David" w:cs="David"/>
          <w:sz w:val="24"/>
          <w:szCs w:val="24"/>
          <w:lang w:val="en-US"/>
        </w:rPr>
        <w:t>4</w:t>
      </w:r>
      <w:r w:rsidR="006D7294" w:rsidRPr="00BB2D63">
        <w:rPr>
          <w:rFonts w:ascii="David" w:hAnsi="David" w:cs="David"/>
          <w:sz w:val="24"/>
          <w:szCs w:val="24"/>
          <w:lang w:val="en-US"/>
        </w:rPr>
        <w:t xml:space="preserve">.2.4 </w:t>
      </w:r>
      <w:r w:rsidR="006D7294"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 xml:space="preserve">Code </w:t>
      </w:r>
      <w:r w:rsidR="00E24B12" w:rsidRPr="000C2DCD">
        <w:rPr>
          <w:rFonts w:ascii="David" w:eastAsia="Times New Roman" w:hAnsi="David" w:cs="David"/>
          <w:sz w:val="24"/>
          <w:szCs w:val="24"/>
          <w:lang w:val="en-US"/>
        </w:rPr>
        <w:t>And Algorithms</w:t>
      </w:r>
    </w:p>
    <w:p w14:paraId="3637C04F" w14:textId="67670163" w:rsidR="007C56B1" w:rsidRPr="000C2DCD" w:rsidRDefault="000C2DCD" w:rsidP="000C2DCD">
      <w:pPr>
        <w:spacing w:after="100"/>
        <w:ind w:left="1440" w:right="580"/>
        <w:jc w:val="left"/>
        <w:rPr>
          <w:rFonts w:ascii="David" w:hAnsi="David" w:cs="David"/>
          <w:sz w:val="24"/>
          <w:szCs w:val="24"/>
          <w:lang w:val="en-US"/>
        </w:rPr>
      </w:pPr>
      <w:r w:rsidRPr="000C2DCD">
        <w:rPr>
          <w:rFonts w:ascii="David" w:hAnsi="David" w:cs="David"/>
          <w:sz w:val="24"/>
          <w:szCs w:val="24"/>
          <w:lang w:val="en-US"/>
        </w:rPr>
        <w:t>4</w:t>
      </w:r>
      <w:r w:rsidR="007C56B1" w:rsidRPr="000C2DCD">
        <w:rPr>
          <w:rFonts w:ascii="David" w:hAnsi="David" w:cs="David"/>
          <w:sz w:val="24"/>
          <w:szCs w:val="24"/>
          <w:lang w:val="en-US"/>
        </w:rPr>
        <w:t>.2.</w:t>
      </w:r>
      <w:r w:rsidR="006D7294" w:rsidRPr="000C2DCD">
        <w:rPr>
          <w:rFonts w:ascii="David" w:hAnsi="David" w:cs="David"/>
          <w:sz w:val="24"/>
          <w:szCs w:val="24"/>
          <w:lang w:val="en-US"/>
        </w:rPr>
        <w:t>5</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Collision Avoidance Algorithm (CSMA/CA) &amp; Flow </w:t>
      </w:r>
    </w:p>
    <w:p w14:paraId="7180BD51" w14:textId="4AA69598" w:rsidR="000C2DCD" w:rsidRPr="000C2DCD" w:rsidRDefault="000C2DCD" w:rsidP="000C2DCD">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3.2.6 Cross-Platform Implementation (Android vs. iOS)</w:t>
      </w:r>
    </w:p>
    <w:p w14:paraId="67DA23E4" w14:textId="553C6886" w:rsidR="000C2DCD" w:rsidRPr="0075158D" w:rsidRDefault="000C2DCD" w:rsidP="00414D30">
      <w:pPr>
        <w:shd w:val="clear" w:color="auto" w:fill="FFFFFF"/>
        <w:spacing w:after="120"/>
        <w:ind w:left="1440" w:right="578"/>
        <w:jc w:val="left"/>
        <w:rPr>
          <w:rFonts w:ascii="David" w:hAnsi="David" w:cs="David"/>
          <w:sz w:val="24"/>
          <w:szCs w:val="24"/>
          <w:lang w:val="en-US"/>
        </w:rPr>
      </w:pPr>
      <w:r w:rsidRPr="00414D30">
        <w:rPr>
          <w:rFonts w:ascii="David" w:eastAsia="Times New Roman" w:hAnsi="David" w:cs="David"/>
          <w:sz w:val="24"/>
          <w:szCs w:val="24"/>
          <w:lang w:val="en-US"/>
        </w:rPr>
        <w:t xml:space="preserve">3.2.7 </w:t>
      </w:r>
      <w:r w:rsidRPr="00414D30">
        <w:rPr>
          <w:rFonts w:ascii="David" w:hAnsi="David" w:cs="David"/>
          <w:sz w:val="24"/>
          <w:szCs w:val="24"/>
          <w:lang w:val="en-US"/>
        </w:rPr>
        <w:t>ACK Generation and Transmission</w:t>
      </w:r>
    </w:p>
    <w:p w14:paraId="13D96381" w14:textId="06885981" w:rsidR="007C56B1" w:rsidRPr="000C2DCD" w:rsidRDefault="000C2DCD" w:rsidP="000C2DCD">
      <w:pPr>
        <w:spacing w:after="100"/>
        <w:ind w:left="1440" w:right="580"/>
        <w:jc w:val="left"/>
        <w:rPr>
          <w:rFonts w:ascii="David" w:hAnsi="David" w:cs="David"/>
          <w:sz w:val="24"/>
          <w:szCs w:val="24"/>
          <w:lang w:val="en-US"/>
        </w:rPr>
      </w:pPr>
      <w:r w:rsidRPr="000C2DCD">
        <w:rPr>
          <w:rFonts w:ascii="David" w:hAnsi="David" w:cs="David"/>
          <w:sz w:val="24"/>
          <w:szCs w:val="24"/>
          <w:lang w:val="en-US"/>
        </w:rPr>
        <w:t>4</w:t>
      </w:r>
      <w:r w:rsidR="007C56B1" w:rsidRPr="000C2DCD">
        <w:rPr>
          <w:rFonts w:ascii="David" w:hAnsi="David" w:cs="David"/>
          <w:sz w:val="24"/>
          <w:szCs w:val="24"/>
          <w:lang w:val="en-US"/>
        </w:rPr>
        <w:t>.3</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w:t>
      </w:r>
      <w:r w:rsidRPr="003560FD">
        <w:rPr>
          <w:rFonts w:ascii="David" w:eastAsia="Times New Roman" w:hAnsi="David" w:cs="David"/>
          <w:sz w:val="24"/>
          <w:szCs w:val="24"/>
          <w:lang w:val="en-US"/>
        </w:rPr>
        <w:t>Many-to-Many Topology Discovery and Control Channel Protocol</w:t>
      </w:r>
    </w:p>
    <w:p w14:paraId="0894E502" w14:textId="77777777" w:rsidR="000C2DCD" w:rsidRPr="00414D30" w:rsidRDefault="000C2DCD" w:rsidP="00414D30">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3.3.1 Architectural Foundations and Channel Separation</w:t>
      </w:r>
    </w:p>
    <w:p w14:paraId="0C1C596A" w14:textId="77777777" w:rsidR="000C2DCD" w:rsidRPr="00414D30" w:rsidRDefault="000C2DCD" w:rsidP="00414D30">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3.3.2 The Four-Stage Topology Discovery Algorithm</w:t>
      </w:r>
    </w:p>
    <w:p w14:paraId="06C7A6EC" w14:textId="77777777" w:rsidR="000C2DCD" w:rsidRPr="00414D30" w:rsidRDefault="000C2DCD" w:rsidP="00414D30">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3.3.3 Fault Tolerance: Dynamic Disconnection Detection</w:t>
      </w:r>
    </w:p>
    <w:p w14:paraId="5E1B9B72" w14:textId="686AEF16" w:rsidR="000C2DCD" w:rsidRPr="00A62A31" w:rsidRDefault="000C2DCD" w:rsidP="00414D30">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3</w:t>
      </w:r>
      <w:r w:rsidRPr="00A62A31">
        <w:rPr>
          <w:rFonts w:ascii="David" w:eastAsia="Times New Roman" w:hAnsi="David" w:cs="David"/>
          <w:sz w:val="24"/>
          <w:szCs w:val="24"/>
          <w:lang w:val="en-US"/>
        </w:rPr>
        <w:t>.3.4 Mathematical Timing Analysis and Network Convergence Budget</w:t>
      </w:r>
    </w:p>
    <w:p w14:paraId="15CB064F" w14:textId="02891CB4" w:rsidR="007C56B1" w:rsidRPr="00A62A31" w:rsidRDefault="007C56B1" w:rsidP="000A53C2">
      <w:pPr>
        <w:spacing w:after="100"/>
        <w:ind w:left="1440" w:right="580"/>
        <w:jc w:val="left"/>
        <w:rPr>
          <w:rFonts w:ascii="David" w:hAnsi="David" w:cs="David"/>
          <w:sz w:val="24"/>
          <w:szCs w:val="24"/>
          <w:lang w:val="en-US"/>
        </w:rPr>
      </w:pPr>
      <w:r w:rsidRPr="00A62A31">
        <w:rPr>
          <w:rFonts w:ascii="David" w:hAnsi="David" w:cs="David"/>
          <w:sz w:val="24"/>
          <w:szCs w:val="24"/>
          <w:lang w:val="en-US"/>
        </w:rPr>
        <w:t xml:space="preserve">Chapter </w:t>
      </w:r>
      <w:r w:rsidR="000C2DCD" w:rsidRPr="00A62A31">
        <w:rPr>
          <w:rFonts w:ascii="David" w:hAnsi="David" w:cs="David"/>
          <w:sz w:val="24"/>
          <w:szCs w:val="24"/>
          <w:lang w:val="en-US"/>
        </w:rPr>
        <w:t>5</w:t>
      </w:r>
      <w:r w:rsidRPr="00A62A31">
        <w:rPr>
          <w:rFonts w:ascii="David" w:hAnsi="David" w:cs="David"/>
          <w:sz w:val="24"/>
          <w:szCs w:val="24"/>
          <w:lang w:val="en-US"/>
        </w:rPr>
        <w:t xml:space="preserve">: </w:t>
      </w:r>
      <w:commentRangeStart w:id="4"/>
      <w:commentRangeEnd w:id="4"/>
      <w:r w:rsidR="00B256E0" w:rsidRPr="00A62A31">
        <w:rPr>
          <w:rStyle w:val="CommentReference"/>
          <w:rFonts w:ascii="David" w:eastAsia="Times New Roman" w:hAnsi="David" w:cs="David"/>
          <w:sz w:val="24"/>
          <w:szCs w:val="24"/>
          <w:lang w:val="en-US"/>
        </w:rPr>
        <w:commentReference w:id="4"/>
      </w:r>
      <w:r w:rsidR="00B256E0" w:rsidRPr="00A62A31">
        <w:rPr>
          <w:rFonts w:ascii="David" w:eastAsia="Times New Roman" w:hAnsi="David" w:cs="David"/>
          <w:sz w:val="24"/>
          <w:szCs w:val="24"/>
          <w:lang w:val="en-US"/>
        </w:rPr>
        <w:t>EXPECTED RESULTS and REALITY</w:t>
      </w:r>
    </w:p>
    <w:p w14:paraId="28BDD240" w14:textId="09A600F1" w:rsidR="007C56B1" w:rsidRPr="00A62A31" w:rsidRDefault="007C56B1" w:rsidP="000A53C2">
      <w:pPr>
        <w:spacing w:after="100"/>
        <w:ind w:left="1440" w:right="580"/>
        <w:jc w:val="left"/>
        <w:rPr>
          <w:rFonts w:ascii="David" w:hAnsi="David" w:cs="David"/>
          <w:sz w:val="24"/>
          <w:szCs w:val="24"/>
          <w:lang w:val="en-US"/>
        </w:rPr>
      </w:pPr>
      <w:r w:rsidRPr="00A62A31">
        <w:rPr>
          <w:rFonts w:ascii="David" w:hAnsi="David" w:cs="David"/>
          <w:sz w:val="24"/>
          <w:szCs w:val="24"/>
          <w:lang w:val="en-US"/>
        </w:rPr>
        <w:t xml:space="preserve">Chapter </w:t>
      </w:r>
      <w:r w:rsidR="000C2DCD" w:rsidRPr="00A62A31">
        <w:rPr>
          <w:rFonts w:ascii="David" w:hAnsi="David" w:cs="David"/>
          <w:sz w:val="24"/>
          <w:szCs w:val="24"/>
          <w:lang w:val="en-US"/>
        </w:rPr>
        <w:t>6</w:t>
      </w:r>
      <w:r w:rsidRPr="00A62A31">
        <w:rPr>
          <w:rFonts w:ascii="David" w:hAnsi="David" w:cs="David"/>
          <w:sz w:val="24"/>
          <w:szCs w:val="24"/>
          <w:lang w:val="en-US"/>
        </w:rPr>
        <w:t xml:space="preserve">: </w:t>
      </w:r>
      <w:r w:rsidR="006D7294" w:rsidRPr="00A62A31">
        <w:rPr>
          <w:rFonts w:ascii="David" w:hAnsi="David" w:cs="David"/>
          <w:sz w:val="24"/>
          <w:szCs w:val="24"/>
          <w:lang w:val="en-US"/>
        </w:rPr>
        <w:t>UML</w:t>
      </w:r>
    </w:p>
    <w:p w14:paraId="02DB0CD1" w14:textId="65AD702B" w:rsidR="00542174" w:rsidRPr="0029366B" w:rsidRDefault="00542174" w:rsidP="000A53C2">
      <w:pPr>
        <w:tabs>
          <w:tab w:val="left" w:pos="3982"/>
        </w:tabs>
        <w:spacing w:after="100"/>
        <w:ind w:left="1440" w:right="580"/>
        <w:jc w:val="left"/>
        <w:rPr>
          <w:rFonts w:ascii="David" w:hAnsi="David" w:cs="David"/>
          <w:sz w:val="24"/>
          <w:szCs w:val="24"/>
          <w:lang w:val="en-US"/>
        </w:rPr>
      </w:pPr>
      <w:r w:rsidRPr="00A62A31">
        <w:rPr>
          <w:rFonts w:ascii="David" w:hAnsi="David" w:cs="David"/>
          <w:sz w:val="24"/>
          <w:szCs w:val="24"/>
          <w:lang w:val="en-US"/>
        </w:rPr>
        <w:t xml:space="preserve">Chapter </w:t>
      </w:r>
      <w:r w:rsidR="000C2DCD" w:rsidRPr="00A62A31">
        <w:rPr>
          <w:rFonts w:ascii="David" w:hAnsi="David" w:cs="David"/>
          <w:sz w:val="24"/>
          <w:szCs w:val="24"/>
          <w:lang w:val="en-US"/>
        </w:rPr>
        <w:t>7</w:t>
      </w:r>
      <w:r w:rsidR="00F20F7F" w:rsidRPr="00A62A31">
        <w:rPr>
          <w:rFonts w:ascii="David" w:hAnsi="David" w:cs="David"/>
          <w:sz w:val="24"/>
          <w:szCs w:val="24"/>
          <w:lang w:val="en-US"/>
        </w:rPr>
        <w:t xml:space="preserve">: </w:t>
      </w:r>
      <w:r w:rsidR="0029366B" w:rsidRPr="00A62A31">
        <w:rPr>
          <w:rFonts w:ascii="David" w:eastAsia="Times New Roman" w:hAnsi="David" w:cs="David"/>
          <w:sz w:val="24"/>
          <w:szCs w:val="24"/>
          <w:lang w:val="en-US"/>
        </w:rPr>
        <w:t>. Testing and Reality</w:t>
      </w:r>
      <w:r w:rsidRPr="0029366B">
        <w:rPr>
          <w:rFonts w:ascii="David" w:hAnsi="David" w:cs="David"/>
          <w:sz w:val="24"/>
          <w:szCs w:val="24"/>
          <w:lang w:val="en-US"/>
        </w:rPr>
        <w:t xml:space="preserve"> </w:t>
      </w:r>
      <w:r w:rsidR="006D7294" w:rsidRPr="0029366B">
        <w:rPr>
          <w:rFonts w:ascii="David" w:hAnsi="David" w:cs="David"/>
          <w:sz w:val="24"/>
          <w:szCs w:val="24"/>
          <w:lang w:val="en-US"/>
        </w:rPr>
        <w:tab/>
      </w:r>
    </w:p>
    <w:p w14:paraId="482515A1" w14:textId="25EDD21A"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 xml:space="preserve">.1. Bit Packing </w:t>
      </w:r>
      <w:r w:rsidR="00E24B12" w:rsidRPr="00BB2D63">
        <w:rPr>
          <w:rFonts w:ascii="David" w:eastAsia="Times New Roman" w:hAnsi="David" w:cs="David"/>
          <w:sz w:val="24"/>
          <w:szCs w:val="24"/>
          <w:lang w:val="en-US"/>
        </w:rPr>
        <w:t xml:space="preserve">And </w:t>
      </w:r>
      <w:r w:rsidR="006D7294" w:rsidRPr="00BB2D63">
        <w:rPr>
          <w:rFonts w:ascii="David" w:eastAsia="Times New Roman" w:hAnsi="David" w:cs="David"/>
          <w:sz w:val="24"/>
          <w:szCs w:val="24"/>
          <w:lang w:val="en-US"/>
        </w:rPr>
        <w:t>Fragmentation Logic</w:t>
      </w:r>
    </w:p>
    <w:p w14:paraId="014885A0" w14:textId="5F99E0FF"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.1.1. Checksum Calculation Accuracy</w:t>
      </w:r>
    </w:p>
    <w:p w14:paraId="6B05B7F6" w14:textId="7FAEBDC9"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.1.2 Packet Serialization</w:t>
      </w:r>
    </w:p>
    <w:p w14:paraId="7E608595" w14:textId="0CC12F38"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.1.3 Frequency Analysis Algorithm</w:t>
      </w:r>
    </w:p>
    <w:p w14:paraId="41B687D6" w14:textId="7D44DA7A"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 xml:space="preserve">.2 Physical Layer Testing </w:t>
      </w:r>
    </w:p>
    <w:p w14:paraId="1285F60F" w14:textId="152EFA96"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.2.1. Bit Duration and Timing</w:t>
      </w:r>
    </w:p>
    <w:p w14:paraId="793300DB" w14:textId="453E3BCC"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 Integration Testing</w:t>
      </w:r>
    </w:p>
    <w:p w14:paraId="34B4C5EC" w14:textId="5227B606"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.3.1. Single Packet Transmission</w:t>
      </w:r>
    </w:p>
    <w:p w14:paraId="2673AE7D" w14:textId="4A47A041"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.3.2. RTS/CTS Handshake Verification</w:t>
      </w:r>
    </w:p>
    <w:p w14:paraId="33C12B60" w14:textId="4B9D277E" w:rsidR="006D7294" w:rsidRPr="00BB2D63" w:rsidRDefault="0029366B" w:rsidP="000A53C2">
      <w:pPr>
        <w:shd w:val="clear" w:color="auto" w:fill="FFFFFF"/>
        <w:spacing w:after="12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.4. Field Testing</w:t>
      </w:r>
    </w:p>
    <w:p w14:paraId="14A9C9A9" w14:textId="3283F599" w:rsidR="006D7294" w:rsidRPr="00414D30" w:rsidRDefault="0029366B" w:rsidP="000A53C2">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.4.1 Maximum Effective Range</w:t>
      </w:r>
    </w:p>
    <w:p w14:paraId="48E1CA76" w14:textId="5F29E768" w:rsidR="006D7294" w:rsidRPr="00414D30" w:rsidRDefault="0029366B" w:rsidP="000A53C2">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.4.2 Noise Immunity</w:t>
      </w:r>
    </w:p>
    <w:p w14:paraId="33F93E27" w14:textId="4BBD8133" w:rsidR="006D7294" w:rsidRPr="00414D30" w:rsidRDefault="0029366B" w:rsidP="00E24B12">
      <w:pPr>
        <w:shd w:val="clear" w:color="auto" w:fill="FFFFFF"/>
        <w:spacing w:after="12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.4.3 Wall/Barrier Penetration Test</w:t>
      </w:r>
    </w:p>
    <w:p w14:paraId="08CE29A2" w14:textId="332BA358" w:rsidR="003C4350" w:rsidRPr="003560FD" w:rsidRDefault="003C4350" w:rsidP="000A53C2">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 xml:space="preserve">Chapter </w:t>
      </w:r>
      <w:r w:rsidR="0029366B" w:rsidRPr="003560FD">
        <w:rPr>
          <w:rFonts w:ascii="David" w:eastAsia="Times New Roman" w:hAnsi="David" w:cs="David"/>
          <w:sz w:val="24"/>
          <w:szCs w:val="24"/>
          <w:lang w:val="en-US"/>
        </w:rPr>
        <w:t>8</w:t>
      </w:r>
      <w:r w:rsidRPr="003560FD">
        <w:rPr>
          <w:rFonts w:ascii="David" w:eastAsia="Times New Roman" w:hAnsi="David" w:cs="David"/>
          <w:sz w:val="24"/>
          <w:szCs w:val="24"/>
          <w:lang w:val="en-US"/>
        </w:rPr>
        <w:t>: FR\NFR Requirements</w:t>
      </w:r>
    </w:p>
    <w:p w14:paraId="1D887CDA" w14:textId="521D71A5" w:rsidR="0029366B" w:rsidRPr="003560FD" w:rsidRDefault="0029366B" w:rsidP="00414D30">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Chapter 9. Future Work and Scalability Horizons</w:t>
      </w:r>
    </w:p>
    <w:p w14:paraId="173D0469" w14:textId="13385C99" w:rsidR="0029366B" w:rsidRPr="003560FD" w:rsidRDefault="0029366B" w:rsidP="00414D30">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9.1 Introduction and Physical Layer Bottlenecks</w:t>
      </w:r>
    </w:p>
    <w:p w14:paraId="5F6A5C22" w14:textId="58CF5696" w:rsidR="0029366B" w:rsidRPr="003560FD" w:rsidRDefault="0029366B" w:rsidP="00414D30">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lastRenderedPageBreak/>
        <w:t>9.2 Distributed Multi-Initiator Discovery Framework (Starvation Mitigation)</w:t>
      </w:r>
    </w:p>
    <w:p w14:paraId="394A3D9A" w14:textId="60E35A73" w:rsidR="0029366B" w:rsidRPr="003560FD" w:rsidRDefault="0029366B" w:rsidP="00414D30">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9.3 Multi-Hop Mesh Relay Architecture (Range Extension)</w:t>
      </w:r>
    </w:p>
    <w:p w14:paraId="4BD5E324" w14:textId="67FF0501" w:rsidR="0029366B" w:rsidRPr="003560FD" w:rsidRDefault="0029366B" w:rsidP="0029366B">
      <w:pPr>
        <w:shd w:val="clear" w:color="auto" w:fill="FFFFFF"/>
        <w:spacing w:after="12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9.4 Dynamic Framing and Expanded Addressing Space</w:t>
      </w:r>
    </w:p>
    <w:p w14:paraId="1537BB04" w14:textId="5C10E3EA" w:rsidR="007C56B1" w:rsidRDefault="007C56B1" w:rsidP="000A53C2">
      <w:pPr>
        <w:spacing w:after="100"/>
        <w:ind w:left="1440" w:right="580"/>
        <w:jc w:val="left"/>
        <w:rPr>
          <w:rFonts w:ascii="David" w:hAnsi="David" w:cs="David"/>
          <w:sz w:val="24"/>
          <w:szCs w:val="24"/>
          <w:rtl/>
          <w:lang w:val="en-US"/>
        </w:rPr>
      </w:pPr>
      <w:r w:rsidRPr="003560FD">
        <w:rPr>
          <w:rFonts w:ascii="David" w:hAnsi="David" w:cs="David"/>
          <w:sz w:val="24"/>
          <w:szCs w:val="24"/>
          <w:lang w:val="en-US"/>
        </w:rPr>
        <w:t xml:space="preserve">Chapter </w:t>
      </w:r>
      <w:r w:rsidR="0029366B" w:rsidRPr="003560FD">
        <w:rPr>
          <w:rFonts w:ascii="David" w:hAnsi="David" w:cs="David"/>
          <w:sz w:val="24"/>
          <w:szCs w:val="24"/>
          <w:lang w:val="en-US"/>
        </w:rPr>
        <w:t>10</w:t>
      </w:r>
      <w:r w:rsidRPr="003560FD">
        <w:rPr>
          <w:rFonts w:ascii="David" w:hAnsi="David" w:cs="David"/>
          <w:sz w:val="24"/>
          <w:szCs w:val="24"/>
          <w:lang w:val="en-US"/>
        </w:rPr>
        <w:t>: References</w:t>
      </w:r>
    </w:p>
    <w:p w14:paraId="2129827E" w14:textId="77777777" w:rsidR="003560FD" w:rsidRPr="003560FD" w:rsidRDefault="003560FD" w:rsidP="000A53C2">
      <w:pPr>
        <w:spacing w:after="100"/>
        <w:ind w:left="1440" w:right="580"/>
        <w:jc w:val="left"/>
        <w:rPr>
          <w:rFonts w:ascii="David" w:hAnsi="David" w:cs="David"/>
          <w:sz w:val="24"/>
          <w:szCs w:val="24"/>
          <w:lang w:val="en-US"/>
        </w:rPr>
      </w:pPr>
    </w:p>
    <w:p w14:paraId="5157BB21" w14:textId="5070805E" w:rsidR="00BD16DC" w:rsidRPr="00BB2D63" w:rsidRDefault="00C7700C" w:rsidP="000A53C2">
      <w:pPr>
        <w:spacing w:after="120" w:line="264" w:lineRule="auto"/>
        <w:ind w:left="440" w:right="580" w:hanging="440"/>
        <w:jc w:val="left"/>
        <w:rPr>
          <w:rFonts w:ascii="David" w:hAnsi="David" w:cs="David"/>
          <w:b/>
          <w:bCs/>
          <w:sz w:val="24"/>
          <w:szCs w:val="24"/>
          <w:lang w:val="en-US"/>
        </w:rPr>
      </w:pPr>
      <w:r w:rsidRPr="00BB2D63">
        <w:rPr>
          <w:rFonts w:ascii="David" w:hAnsi="David" w:cs="David"/>
          <w:b/>
          <w:bCs/>
          <w:sz w:val="24"/>
          <w:szCs w:val="24"/>
          <w:lang w:val="en-US"/>
        </w:rPr>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commentRangeStart w:id="5"/>
      <w:r w:rsidRPr="00BB2D63">
        <w:rPr>
          <w:rFonts w:ascii="David" w:hAnsi="David" w:cs="David"/>
          <w:b/>
          <w:bCs/>
          <w:sz w:val="24"/>
          <w:szCs w:val="24"/>
          <w:lang w:val="en-US"/>
        </w:rPr>
        <w:t>?</w:t>
      </w:r>
      <w:commentRangeEnd w:id="5"/>
      <w:r w:rsidR="003560FD" w:rsidRPr="00BB2D63">
        <w:rPr>
          <w:rStyle w:val="CommentReference"/>
          <w:rFonts w:ascii="David" w:hAnsi="David" w:cs="David"/>
          <w:b/>
          <w:bCs/>
          <w:sz w:val="24"/>
          <w:szCs w:val="24"/>
          <w:lang w:val="en-US"/>
        </w:rPr>
        <w:commentReference w:id="5"/>
      </w:r>
    </w:p>
    <w:p w14:paraId="56455F6D" w14:textId="480CEF61"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0A53C2">
      <w:pPr>
        <w:spacing w:after="140"/>
        <w:ind w:left="720"/>
        <w:jc w:val="left"/>
        <w:rPr>
          <w:rFonts w:ascii="David" w:hAnsi="David" w:cs="David"/>
          <w:b/>
          <w:bCs/>
          <w:sz w:val="24"/>
          <w:szCs w:val="24"/>
          <w:lang w:val="en-US"/>
        </w:rPr>
      </w:pPr>
    </w:p>
    <w:p w14:paraId="595DC0B3" w14:textId="7973DAB0" w:rsidR="00993BB7" w:rsidRPr="00BB2D63" w:rsidRDefault="00C7700C" w:rsidP="00BB2D63">
      <w:pPr>
        <w:spacing w:line="264" w:lineRule="auto"/>
        <w:ind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BB2D63">
      <w:pPr>
        <w:spacing w:line="264" w:lineRule="auto"/>
        <w:ind w:left="440" w:right="580" w:hanging="440"/>
        <w:jc w:val="left"/>
        <w:rPr>
          <w:rFonts w:ascii="David" w:hAnsi="David" w:cs="David"/>
          <w:sz w:val="24"/>
          <w:szCs w:val="24"/>
          <w:lang w:val="en-US"/>
        </w:rPr>
      </w:pPr>
    </w:p>
    <w:p w14:paraId="3A19EB8B" w14:textId="36BEEBFB" w:rsidR="0097440E" w:rsidRPr="00BB2D63" w:rsidRDefault="00C7700C" w:rsidP="000A53C2">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BB2D63">
      <w:pPr>
        <w:shd w:val="clear" w:color="auto" w:fill="FFFFFF"/>
        <w:spacing w:after="120" w:line="276" w:lineRule="auto"/>
        <w:ind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Braude College. Specifically, we acknowledge the work of </w:t>
      </w:r>
      <w:r w:rsidR="00101872" w:rsidRPr="00BB2D63">
        <w:rPr>
          <w:rFonts w:ascii="David" w:eastAsia="Times New Roman" w:hAnsi="David" w:cs="David"/>
          <w:sz w:val="24"/>
          <w:szCs w:val="24"/>
          <w:lang w:val="en-US"/>
        </w:rPr>
        <w:t xml:space="preserve">Miras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Ariela Havkin</w:t>
      </w:r>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Taimor Fares   and Fares Jaraisy</w:t>
      </w:r>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BB2D63">
      <w:pPr>
        <w:shd w:val="clear" w:color="auto" w:fill="FFFFFF"/>
        <w:spacing w:before="240" w:after="120" w:line="264" w:lineRule="auto"/>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BB2D63">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8658E0">
      <w:pPr>
        <w:spacing w:before="240" w:after="240"/>
        <w:jc w:val="left"/>
        <w:rPr>
          <w:rFonts w:ascii="David" w:hAnsi="David" w:cs="David"/>
          <w:sz w:val="24"/>
          <w:szCs w:val="24"/>
          <w:lang w:val="en-US"/>
        </w:rPr>
      </w:pPr>
      <w:r w:rsidRPr="00BB2D63">
        <w:rPr>
          <w:rFonts w:ascii="David" w:hAnsi="David" w:cs="David"/>
          <w:b/>
          <w:bCs/>
          <w:sz w:val="24"/>
          <w:szCs w:val="24"/>
          <w:lang w:val="en-US"/>
        </w:rPr>
        <w:lastRenderedPageBreak/>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rsidP="00BB2D63">
      <w:pPr>
        <w:spacing w:before="240" w:after="240"/>
        <w:jc w:val="left"/>
        <w:rPr>
          <w:rFonts w:ascii="David" w:hAnsi="David" w:cs="David"/>
          <w:sz w:val="24"/>
          <w:szCs w:val="24"/>
          <w:lang w:val="en-US"/>
        </w:rPr>
      </w:pPr>
      <w:commentRangeStart w:id="6"/>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800"/>
        <w:jc w:val="left"/>
        <w:rPr>
          <w:rFonts w:ascii="David" w:hAnsi="David" w:cs="David"/>
          <w:sz w:val="24"/>
          <w:szCs w:val="24"/>
          <w:lang w:val="en-US"/>
        </w:rPr>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A078B1">
      <w:pPr>
        <w:numPr>
          <w:ilvl w:val="0"/>
          <w:numId w:val="11"/>
        </w:numPr>
        <w:tabs>
          <w:tab w:val="num" w:pos="720"/>
        </w:tabs>
        <w:spacing w:before="240" w:after="240"/>
        <w:ind w:left="180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A066BB">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7D0704">
      <w:pPr>
        <w:shd w:val="clear" w:color="auto" w:fill="FFFFFF"/>
        <w:spacing w:before="240" w:after="120" w:line="264" w:lineRule="auto"/>
        <w:ind w:left="1080"/>
        <w:jc w:val="left"/>
        <w:rPr>
          <w:rFonts w:ascii="David" w:hAnsi="David" w:cs="David"/>
          <w:sz w:val="24"/>
          <w:szCs w:val="24"/>
          <w:lang w:val="en-US"/>
        </w:rPr>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 xml:space="preserve">demonstration and a robust network by ensuring seamless cross-platform compatibility between Android </w:t>
      </w:r>
      <w:commentRangeEnd w:id="6"/>
      <w:r w:rsidR="00463CC8" w:rsidRPr="00A078B1">
        <w:rPr>
          <w:rStyle w:val="CommentReference"/>
          <w:rFonts w:ascii="David" w:hAnsi="David" w:cs="David"/>
          <w:sz w:val="24"/>
          <w:szCs w:val="24"/>
          <w:lang w:val="en-US"/>
        </w:rPr>
        <w:commentReference w:id="6"/>
      </w:r>
      <w:r w:rsidR="007B5591" w:rsidRPr="00A078B1">
        <w:rPr>
          <w:rFonts w:ascii="David" w:hAnsi="David" w:cs="David"/>
          <w:sz w:val="24"/>
          <w:szCs w:val="24"/>
          <w:lang w:val="en-US"/>
        </w:rPr>
        <w:t>and iOS</w:t>
      </w:r>
      <w:r w:rsidR="007409DA" w:rsidRPr="00A078B1">
        <w:rPr>
          <w:rFonts w:ascii="David" w:hAnsi="David" w:cs="David"/>
          <w:sz w:val="24"/>
          <w:szCs w:val="24"/>
          <w:lang w:val="en-US"/>
        </w:rPr>
        <w:t>.</w:t>
      </w:r>
    </w:p>
    <w:p w14:paraId="776CC484" w14:textId="3783BBE2" w:rsidR="00C677A9" w:rsidRPr="007D0704" w:rsidRDefault="00C7700C" w:rsidP="002E7548">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EA5B55">
      <w:pPr>
        <w:spacing w:after="0" w:line="240" w:lineRule="auto"/>
        <w:ind w:left="1134"/>
        <w:jc w:val="left"/>
        <w:rPr>
          <w:rFonts w:ascii="David" w:hAnsi="David" w:cs="David"/>
          <w:sz w:val="24"/>
          <w:szCs w:val="24"/>
          <w:lang w:val="en-US"/>
        </w:rPr>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7D0704">
      <w:pPr>
        <w:spacing w:before="240" w:after="240"/>
        <w:ind w:left="1083"/>
        <w:jc w:val="left"/>
        <w:rPr>
          <w:rFonts w:ascii="David" w:hAnsi="David" w:cs="David"/>
          <w:sz w:val="24"/>
          <w:szCs w:val="24"/>
          <w:lang w:val="en-US"/>
        </w:rPr>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rsidP="009A42B0">
      <w:pPr>
        <w:spacing w:before="240" w:after="240"/>
        <w:ind w:left="1083"/>
        <w:jc w:val="left"/>
        <w:rPr>
          <w:rFonts w:ascii="David" w:hAnsi="David" w:cs="David"/>
          <w:b/>
          <w:bCs/>
          <w:sz w:val="24"/>
          <w:szCs w:val="24"/>
          <w:lang w:val="en-US"/>
        </w:rPr>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E24B12">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C35875">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C35875">
      <w:pPr>
        <w:spacing w:before="240" w:after="240"/>
        <w:ind w:left="1080"/>
        <w:jc w:val="left"/>
        <w:rPr>
          <w:rFonts w:ascii="David" w:hAnsi="David" w:cs="David"/>
          <w:sz w:val="24"/>
          <w:szCs w:val="24"/>
          <w:lang w:val="en-US"/>
        </w:rPr>
      </w:pPr>
      <w:r w:rsidRPr="00EA5B55">
        <w:rPr>
          <w:rFonts w:ascii="David" w:hAnsi="David" w:cs="David"/>
          <w:sz w:val="24"/>
          <w:szCs w:val="24"/>
          <w:lang w:val="en-US"/>
        </w:rPr>
        <w:lastRenderedPageBreak/>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C35875">
      <w:pPr>
        <w:pStyle w:val="ListParagraph"/>
        <w:numPr>
          <w:ilvl w:val="0"/>
          <w:numId w:val="6"/>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C35875">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6B3E9BE9" w14:textId="037CA77E" w:rsidR="001B7A10" w:rsidRPr="00257741" w:rsidRDefault="00C972D2" w:rsidP="00FB2816">
      <w:pPr>
        <w:shd w:val="clear" w:color="auto" w:fill="FFFFFF"/>
        <w:spacing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rsidP="00FB2816">
      <w:pPr>
        <w:shd w:val="clear" w:color="auto" w:fill="FFFFFF"/>
        <w:spacing w:after="240"/>
        <w:ind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t xml:space="preserve">2.1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180E7EFC" w:rsid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AirDrop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rsidP="00CA00CE">
      <w:pPr>
        <w:shd w:val="clear" w:color="auto" w:fill="FFFFFF"/>
        <w:spacing w:after="100"/>
        <w:ind w:left="1080" w:right="580"/>
        <w:jc w:val="left"/>
        <w:rPr>
          <w:rFonts w:ascii="David" w:eastAsia="Times New Roman" w:hAnsi="David" w:cs="David"/>
          <w:sz w:val="24"/>
          <w:szCs w:val="24"/>
          <w:rtl/>
          <w:lang w:val="en-US"/>
        </w:rPr>
      </w:pPr>
      <w:r w:rsidRPr="00257741">
        <w:rPr>
          <w:rFonts w:ascii="David" w:eastAsia="Times New Roman" w:hAnsi="David" w:cs="David"/>
          <w:sz w:val="24"/>
          <w:szCs w:val="24"/>
          <w:lang w:val="en-US"/>
        </w:rPr>
        <w:lastRenderedPageBreak/>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rsidP="00CA00CE">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C57DDB">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7" w:name="_h1kucinrt7h6" w:colFirst="0" w:colLast="0"/>
      <w:bookmarkEnd w:id="7"/>
    </w:p>
    <w:p w14:paraId="175AD3AD" w14:textId="6239148C" w:rsidR="00BD16DC" w:rsidRPr="000C3F8E" w:rsidRDefault="00E532EF" w:rsidP="00C57DDB">
      <w:pPr>
        <w:pStyle w:val="ListParagraph"/>
        <w:numPr>
          <w:ilvl w:val="0"/>
          <w:numId w:val="3"/>
        </w:numPr>
        <w:shd w:val="clear" w:color="auto" w:fill="FFFFFF"/>
        <w:spacing w:after="100"/>
        <w:ind w:left="180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C57DDB">
      <w:pPr>
        <w:pStyle w:val="Heading3"/>
        <w:keepNext w:val="0"/>
        <w:keepLines w:val="0"/>
        <w:shd w:val="clear" w:color="auto" w:fill="FFFFFF"/>
        <w:spacing w:before="280"/>
        <w:ind w:left="1584" w:right="580"/>
        <w:jc w:val="left"/>
        <w:rPr>
          <w:rFonts w:ascii="David" w:eastAsia="Times New Roman" w:hAnsi="David" w:cs="David"/>
          <w:color w:val="000000"/>
          <w:lang w:val="en-US"/>
        </w:rPr>
      </w:pPr>
      <w:bookmarkStart w:id="8" w:name="_3xbmdmq3b1sz" w:colFirst="0" w:colLast="0"/>
      <w:bookmarkEnd w:id="8"/>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rsidP="00C57DDB">
      <w:pPr>
        <w:jc w:val="left"/>
        <w:rPr>
          <w:rFonts w:ascii="David" w:hAnsi="David" w:cs="David"/>
          <w:lang w:val="en-US"/>
        </w:rPr>
      </w:pPr>
    </w:p>
    <w:p w14:paraId="612BCC4B" w14:textId="29521726" w:rsidR="00BD16DC" w:rsidRPr="000C3F8E" w:rsidRDefault="00C7700C" w:rsidP="00C57DDB">
      <w:pPr>
        <w:pStyle w:val="Heading2"/>
        <w:keepNext w:val="0"/>
        <w:keepLines w:val="0"/>
        <w:numPr>
          <w:ilvl w:val="0"/>
          <w:numId w:val="3"/>
        </w:numPr>
        <w:shd w:val="clear" w:color="auto" w:fill="FFFFFF"/>
        <w:spacing w:before="0"/>
        <w:ind w:left="1440" w:right="580"/>
        <w:jc w:val="left"/>
        <w:rPr>
          <w:rFonts w:ascii="David" w:eastAsia="Times New Roman" w:hAnsi="David" w:cs="David"/>
          <w:sz w:val="24"/>
          <w:szCs w:val="24"/>
          <w:lang w:val="en-US"/>
        </w:rPr>
      </w:pPr>
      <w:bookmarkStart w:id="9" w:name="_ca3m0vudhujb" w:colFirst="0" w:colLast="0"/>
      <w:bookmarkStart w:id="10" w:name="_28lsnp3dannf" w:colFirst="0" w:colLast="0"/>
      <w:bookmarkEnd w:id="9"/>
      <w:bookmarkEnd w:id="10"/>
      <w:r w:rsidRPr="000C3F8E">
        <w:rPr>
          <w:rFonts w:ascii="David" w:eastAsia="Times New Roman" w:hAnsi="David" w:cs="David"/>
          <w:sz w:val="24"/>
          <w:szCs w:val="24"/>
          <w:lang w:val="en-US"/>
        </w:rPr>
        <w:t>Security and Signal Containment</w:t>
      </w:r>
    </w:p>
    <w:p w14:paraId="5CEBB122" w14:textId="37134D51" w:rsidR="00BD16DC" w:rsidRPr="000C3F8E" w:rsidRDefault="00C7700C" w:rsidP="00C57DDB">
      <w:pPr>
        <w:spacing w:after="240"/>
        <w:ind w:left="1584"/>
        <w:jc w:val="left"/>
        <w:rPr>
          <w:rFonts w:ascii="David" w:hAnsi="David" w:cs="David"/>
          <w:sz w:val="24"/>
          <w:szCs w:val="24"/>
          <w:lang w:val="en-US"/>
        </w:rPr>
      </w:pPr>
      <w:bookmarkStart w:id="11" w:name="_duw1rbutnhct" w:colFirst="0" w:colLast="0"/>
      <w:bookmarkEnd w:id="11"/>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0C3F8E" w:rsidRDefault="00B70562" w:rsidP="00C57DDB">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2" w:name="_ju5790un9c30" w:colFirst="0" w:colLast="0"/>
      <w:bookmarkEnd w:id="12"/>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3" w:name="_qia6uip3qjht" w:colFirst="0" w:colLast="0"/>
      <w:bookmarkEnd w:id="13"/>
      <w:r w:rsidRPr="000C3F8E">
        <w:rPr>
          <w:rFonts w:ascii="David" w:eastAsia="Times New Roman" w:hAnsi="David" w:cs="David"/>
          <w:b/>
          <w:bCs/>
          <w:color w:val="000000"/>
          <w:lang w:val="en-US"/>
        </w:rPr>
        <w:t>RF Limitation</w:t>
      </w:r>
    </w:p>
    <w:p w14:paraId="00263CB9" w14:textId="41EFB3C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E24B12">
      <w:pPr>
        <w:shd w:val="clear" w:color="auto" w:fill="FFFFFF"/>
        <w:spacing w:before="240" w:after="240"/>
        <w:ind w:left="1584"/>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4" w:name="_s3qhae5f1rk0" w:colFirst="0" w:colLast="0"/>
      <w:bookmarkEnd w:id="14"/>
      <w:r w:rsidRPr="000C3F8E">
        <w:rPr>
          <w:rFonts w:ascii="David" w:eastAsia="Times New Roman" w:hAnsi="David" w:cs="David"/>
          <w:b/>
          <w:bCs/>
          <w:color w:val="000000"/>
          <w:lang w:val="en-US"/>
        </w:rPr>
        <w:lastRenderedPageBreak/>
        <w:t>How Ultrasound Overcomes It</w:t>
      </w:r>
    </w:p>
    <w:p w14:paraId="1F490098" w14:textId="7F09BB0C" w:rsidR="00BD16DC" w:rsidRPr="000C3F8E" w:rsidRDefault="00C7700C" w:rsidP="00C57DDB">
      <w:pPr>
        <w:shd w:val="clear" w:color="auto" w:fill="FFFFFF"/>
        <w:spacing w:before="240" w:after="240"/>
        <w:ind w:left="144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618F9437" w:rsidR="00BD16DC" w:rsidRPr="000C3F8E" w:rsidRDefault="00C7700C" w:rsidP="00C57DDB">
      <w:pPr>
        <w:shd w:val="clear" w:color="auto" w:fill="FFFFFF"/>
        <w:spacing w:before="240"/>
        <w:ind w:left="1944" w:hanging="36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t>Excellent Propagation in Liquids: 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11DD15D9" w:rsidR="00452404" w:rsidRPr="000C3F8E" w:rsidRDefault="00C7700C" w:rsidP="00075B85">
      <w:pPr>
        <w:shd w:val="clear" w:color="auto" w:fill="FFFFFF"/>
        <w:spacing w:after="240"/>
        <w:ind w:left="144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5B86AEA2" w:rsidR="00D053A6" w:rsidRPr="000C3F8E" w:rsidRDefault="0033340A" w:rsidP="00075B85">
      <w:pPr>
        <w:shd w:val="clear" w:color="auto" w:fill="FFFFFF"/>
        <w:spacing w:after="100"/>
        <w:ind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 xml:space="preserve">Is Ultrasound Communication </w:t>
      </w:r>
      <w:r w:rsidRPr="000C3F8E">
        <w:rPr>
          <w:rFonts w:ascii="David" w:eastAsia="Times New Roman" w:hAnsi="David" w:cs="David"/>
          <w:b/>
          <w:bCs/>
          <w:sz w:val="24"/>
          <w:szCs w:val="24"/>
          <w:lang w:val="en-US"/>
        </w:rPr>
        <w:t>(</w:t>
      </w:r>
      <w:r w:rsidR="00E24B12" w:rsidRPr="000C3F8E">
        <w:rPr>
          <w:rFonts w:ascii="David" w:eastAsia="Times New Roman" w:hAnsi="David" w:cs="David"/>
          <w:b/>
          <w:bCs/>
          <w:sz w:val="24"/>
          <w:szCs w:val="24"/>
          <w:lang w:val="en-US"/>
        </w:rPr>
        <w:t>Data Transmission Using Sound W</w:t>
      </w:r>
      <w:r w:rsidRPr="000C3F8E">
        <w:rPr>
          <w:rFonts w:ascii="David" w:eastAsia="Times New Roman" w:hAnsi="David" w:cs="David"/>
          <w:b/>
          <w:bCs/>
          <w:sz w:val="24"/>
          <w:szCs w:val="24"/>
          <w:lang w:val="en-US"/>
        </w:rPr>
        <w:t xml:space="preserve">aves </w:t>
      </w:r>
      <w:r w:rsidR="00E24B12" w:rsidRPr="000C3F8E">
        <w:rPr>
          <w:rFonts w:ascii="David" w:eastAsia="Times New Roman" w:hAnsi="David" w:cs="David"/>
          <w:b/>
          <w:bCs/>
          <w:sz w:val="24"/>
          <w:szCs w:val="24"/>
          <w:lang w:val="en-US"/>
        </w:rPr>
        <w:t>Above The Human Hearing Range</w:t>
      </w:r>
      <w:r w:rsidRPr="000C3F8E">
        <w:rPr>
          <w:rFonts w:ascii="David" w:eastAsia="Times New Roman" w:hAnsi="David" w:cs="David"/>
          <w:b/>
          <w:bCs/>
          <w:sz w:val="24"/>
          <w:szCs w:val="24"/>
          <w:lang w:val="en-US"/>
        </w:rPr>
        <w:t>)?</w:t>
      </w:r>
    </w:p>
    <w:p w14:paraId="6DCA7EF7" w14:textId="559A885C" w:rsidR="00BD16DC" w:rsidRPr="000C3F8E" w:rsidRDefault="0033340A" w:rsidP="00075B85">
      <w:pPr>
        <w:shd w:val="clear" w:color="auto" w:fill="FFFFFF"/>
        <w:spacing w:after="100"/>
        <w:ind w:left="1083" w:right="580"/>
        <w:jc w:val="left"/>
        <w:rPr>
          <w:rFonts w:ascii="David" w:eastAsia="Times New Roman" w:hAnsi="David" w:cs="David"/>
          <w:sz w:val="24"/>
          <w:szCs w:val="24"/>
          <w:lang w:val="en-US"/>
        </w:rPr>
      </w:pPr>
      <w:commentRangeStart w:id="15"/>
      <w:r w:rsidRPr="000C3F8E">
        <w:rPr>
          <w:rFonts w:ascii="David" w:eastAsia="Times New Roman" w:hAnsi="David" w:cs="David"/>
          <w:sz w:val="24"/>
          <w:szCs w:val="24"/>
          <w:lang w:val="en-US"/>
        </w:rPr>
        <w:t xml:space="preserve">Ultrasound communication is a method of transmitting digital data using sound waves at frequencies higher than what humans can hear — typically above 20 kHz </w:t>
      </w:r>
      <w:r w:rsidR="008C455E" w:rsidRPr="000C3F8E">
        <w:rPr>
          <w:rFonts w:ascii="David" w:eastAsia="Times New Roman" w:hAnsi="David" w:cs="David"/>
          <w:sz w:val="24"/>
          <w:szCs w:val="24"/>
          <w:lang w:val="en-US"/>
        </w:rPr>
        <w:t>[</w:t>
      </w:r>
      <w:r w:rsidR="0065415E" w:rsidRPr="000C3F8E">
        <w:rPr>
          <w:rFonts w:ascii="David" w:eastAsia="Times New Roman" w:hAnsi="David" w:cs="David"/>
          <w:sz w:val="24"/>
          <w:szCs w:val="24"/>
          <w:lang w:val="en-US"/>
        </w:rPr>
        <w:t>11] (</w:t>
      </w:r>
      <w:r w:rsidRPr="000C3F8E">
        <w:rPr>
          <w:rFonts w:ascii="David" w:eastAsia="Times New Roman" w:hAnsi="David" w:cs="David"/>
          <w:sz w:val="24"/>
          <w:szCs w:val="24"/>
          <w:lang w:val="en-US"/>
        </w:rPr>
        <w:t>the upper limit of human hearing</w:t>
      </w:r>
      <w:r w:rsidR="004631B2" w:rsidRPr="000C3F8E">
        <w:rPr>
          <w:rFonts w:ascii="David" w:eastAsia="Times New Roman" w:hAnsi="David" w:cs="David"/>
          <w:sz w:val="24"/>
          <w:szCs w:val="24"/>
          <w:lang w:val="en-US"/>
        </w:rPr>
        <w:t>). Instead</w:t>
      </w:r>
      <w:r w:rsidRPr="000C3F8E">
        <w:rPr>
          <w:rFonts w:ascii="David" w:eastAsia="Times New Roman" w:hAnsi="David" w:cs="David"/>
          <w:sz w:val="24"/>
          <w:szCs w:val="24"/>
          <w:lang w:val="en-US"/>
        </w:rPr>
        <w:t xml:space="preserve"> of using radio waves, ultrasound communication encodes information into high-frequency </w:t>
      </w:r>
      <w:commentRangeStart w:id="16"/>
      <w:r w:rsidRPr="000C3F8E">
        <w:rPr>
          <w:rFonts w:ascii="David" w:eastAsia="Times New Roman" w:hAnsi="David" w:cs="David"/>
          <w:sz w:val="24"/>
          <w:szCs w:val="24"/>
          <w:lang w:val="en-US"/>
        </w:rPr>
        <w:t>audio signals that can be played by a speaker and detected by a microphone.</w:t>
      </w:r>
    </w:p>
    <w:p w14:paraId="01C4A3D6" w14:textId="26A1B504" w:rsidR="00837A26" w:rsidRPr="000C3F8E" w:rsidRDefault="00C7700C" w:rsidP="00075B85">
      <w:pPr>
        <w:shd w:val="clear" w:color="auto" w:fill="FFFFFF"/>
        <w:spacing w:after="100"/>
        <w:ind w:left="1083"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How it compares to traditional wireless methods (</w:t>
      </w:r>
      <w:r w:rsidR="00AA65F4" w:rsidRPr="000C3F8E">
        <w:rPr>
          <w:rFonts w:ascii="David" w:eastAsia="Times New Roman" w:hAnsi="David" w:cs="David"/>
          <w:sz w:val="24"/>
          <w:szCs w:val="24"/>
          <w:lang w:val="en-US"/>
        </w:rPr>
        <w:t xml:space="preserve">Ultrasound </w:t>
      </w:r>
      <w:r w:rsidR="00EB4C11" w:rsidRPr="000C3F8E">
        <w:rPr>
          <w:rFonts w:ascii="David" w:eastAsia="Times New Roman" w:hAnsi="David" w:cs="David"/>
          <w:sz w:val="24"/>
          <w:szCs w:val="24"/>
          <w:lang w:val="en-US"/>
        </w:rPr>
        <w:t>Communication, Wi</w:t>
      </w:r>
      <w:r w:rsidRPr="000C3F8E">
        <w:rPr>
          <w:rFonts w:ascii="David" w:eastAsia="Times New Roman" w:hAnsi="David" w:cs="David"/>
          <w:sz w:val="24"/>
          <w:szCs w:val="24"/>
          <w:lang w:val="en-US"/>
        </w:rPr>
        <w:t xml:space="preserve">-Fi, Bluetooth, </w:t>
      </w:r>
      <w:r w:rsidR="00EB4C11" w:rsidRPr="000C3F8E">
        <w:rPr>
          <w:rFonts w:ascii="David" w:eastAsia="Times New Roman" w:hAnsi="David" w:cs="David"/>
          <w:sz w:val="24"/>
          <w:szCs w:val="24"/>
          <w:lang w:val="en-US"/>
        </w:rPr>
        <w:t>NFC (</w:t>
      </w:r>
      <w:r w:rsidR="00AA65F4" w:rsidRPr="000C3F8E">
        <w:rPr>
          <w:rFonts w:ascii="David" w:eastAsia="Times New Roman" w:hAnsi="David" w:cs="David"/>
          <w:sz w:val="24"/>
          <w:szCs w:val="24"/>
          <w:lang w:val="en-US"/>
        </w:rPr>
        <w:t>Near-Field Communication)</w:t>
      </w:r>
      <w:r w:rsidRPr="000C3F8E">
        <w:rPr>
          <w:rFonts w:ascii="David" w:eastAsia="Times New Roman" w:hAnsi="David" w:cs="David"/>
          <w:sz w:val="24"/>
          <w:szCs w:val="24"/>
          <w:lang w:val="en-US"/>
        </w:rPr>
        <w:t>).</w:t>
      </w:r>
      <w:r w:rsidR="008C455E" w:rsidRPr="000C3F8E">
        <w:rPr>
          <w:rFonts w:ascii="David" w:eastAsia="Times New Roman" w:hAnsi="David" w:cs="David"/>
          <w:sz w:val="24"/>
          <w:szCs w:val="24"/>
          <w:lang w:val="en-US"/>
        </w:rPr>
        <w:t>[5]</w:t>
      </w:r>
      <w:commentRangeEnd w:id="15"/>
      <w:r w:rsidR="000C3F8E" w:rsidRPr="000C3F8E">
        <w:rPr>
          <w:rStyle w:val="CommentReference"/>
          <w:rFonts w:ascii="David" w:eastAsia="Times New Roman" w:hAnsi="David" w:cs="David"/>
          <w:sz w:val="24"/>
          <w:szCs w:val="24"/>
          <w:lang w:val="en-US"/>
        </w:rPr>
        <w:commentReference w:id="15"/>
      </w:r>
      <w:commentRangeEnd w:id="16"/>
      <w:r w:rsidR="008B3CBE" w:rsidRPr="000C3F8E">
        <w:rPr>
          <w:rStyle w:val="CommentReference"/>
          <w:rFonts w:ascii="David" w:eastAsia="Times New Roman" w:hAnsi="David" w:cs="David"/>
          <w:sz w:val="24"/>
          <w:szCs w:val="24"/>
          <w:lang w:val="en-US"/>
        </w:rPr>
        <w:commentReference w:id="16"/>
      </w:r>
    </w:p>
    <w:p w14:paraId="0C75BB66" w14:textId="4A438E1C" w:rsidR="00BD16DC" w:rsidRPr="000C3F8E" w:rsidRDefault="00BD16DC" w:rsidP="00075B85">
      <w:pPr>
        <w:shd w:val="clear" w:color="auto" w:fill="FFFFFF"/>
        <w:spacing w:after="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03545A"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075B85">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03545A"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03545A"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lastRenderedPageBreak/>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CF35E1">
      <w:pPr>
        <w:pStyle w:val="Heading2"/>
        <w:keepNext w:val="0"/>
        <w:keepLines w:val="0"/>
        <w:shd w:val="clear" w:color="auto" w:fill="FFFFFF"/>
        <w:spacing w:after="80"/>
        <w:ind w:right="580"/>
        <w:jc w:val="left"/>
        <w:rPr>
          <w:rFonts w:ascii="David" w:eastAsia="Times New Roman" w:hAnsi="David" w:cs="David"/>
          <w:b w:val="0"/>
          <w:bCs w:val="0"/>
          <w:sz w:val="24"/>
          <w:szCs w:val="24"/>
          <w:lang w:val="en-US"/>
        </w:rPr>
      </w:pPr>
      <w:bookmarkStart w:id="17" w:name="_kwt3q5wqfdd9" w:colFirst="0" w:colLast="0"/>
      <w:bookmarkStart w:id="18" w:name="_moh7h6mwm3b8" w:colFirst="0" w:colLast="0"/>
      <w:bookmarkEnd w:id="17"/>
      <w:bookmarkEnd w:id="18"/>
    </w:p>
    <w:p w14:paraId="2D3E62B4" w14:textId="3FA9DC00" w:rsidR="00904544" w:rsidRPr="00242084" w:rsidRDefault="005B7E88" w:rsidP="00075B85">
      <w:pPr>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E24B12">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9" w:name="_6j4lwtykl2ua" w:colFirst="0" w:colLast="0"/>
      <w:bookmarkStart w:id="20" w:name="_on5ztnycai0k" w:colFirst="0" w:colLast="0"/>
      <w:bookmarkEnd w:id="19"/>
      <w:bookmarkEnd w:id="20"/>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597BACD1" w14:textId="09416BD3" w:rsidR="00165AB6" w:rsidRPr="0035738B" w:rsidRDefault="0033393A" w:rsidP="00AC41F8">
      <w:pPr>
        <w:pStyle w:val="ListParagraph"/>
        <w:shd w:val="clear" w:color="auto" w:fill="FFFFFF"/>
        <w:ind w:left="1800" w:right="580"/>
        <w:jc w:val="left"/>
        <w:rPr>
          <w:rFonts w:ascii="David" w:eastAsia="Times New Roman" w:hAnsi="David" w:cs="David"/>
          <w:sz w:val="24"/>
          <w:szCs w:val="24"/>
          <w:lang w:val="en-US"/>
        </w:rPr>
      </w:pPr>
      <w:commentRangeStart w:id="21"/>
      <w:r w:rsidRPr="0035738B">
        <w:rPr>
          <w:rFonts w:ascii="David" w:eastAsia="Times New Roman" w:hAnsi="David" w:cs="David"/>
          <w:sz w:val="24"/>
          <w:szCs w:val="24"/>
          <w:lang w:val="en-US"/>
        </w:rPr>
        <w:t xml:space="preserve"> </w:t>
      </w:r>
      <w:r w:rsidR="005B1BB6" w:rsidRPr="0035738B">
        <w:rPr>
          <w:rFonts w:ascii="David" w:eastAsia="Times New Roman" w:hAnsi="David" w:cs="David"/>
          <w:sz w:val="24"/>
          <w:szCs w:val="24"/>
          <w:lang w:val="en-US"/>
        </w:rPr>
        <w:t xml:space="preserve">Operational </w:t>
      </w:r>
      <w:r w:rsidR="00EB4C11" w:rsidRPr="0035738B">
        <w:rPr>
          <w:rFonts w:ascii="David" w:eastAsia="Times New Roman" w:hAnsi="David" w:cs="David"/>
          <w:sz w:val="24"/>
          <w:szCs w:val="24"/>
          <w:lang w:val="en-US"/>
        </w:rPr>
        <w:t>Independence (</w:t>
      </w:r>
      <w:r w:rsidR="005B1BB6" w:rsidRPr="0035738B">
        <w:rPr>
          <w:rFonts w:ascii="David" w:eastAsia="Times New Roman" w:hAnsi="David" w:cs="David"/>
          <w:sz w:val="24"/>
          <w:szCs w:val="24"/>
          <w:lang w:val="en-US"/>
        </w:rPr>
        <w:t>Off-Grid Capability</w:t>
      </w:r>
      <w:r w:rsidR="00AC1461" w:rsidRPr="0035738B">
        <w:rPr>
          <w:rFonts w:ascii="David" w:eastAsia="Times New Roman" w:hAnsi="David" w:cs="David"/>
          <w:sz w:val="24"/>
          <w:szCs w:val="24"/>
          <w:lang w:val="en-US"/>
        </w:rPr>
        <w:t>):</w:t>
      </w:r>
      <w:r w:rsidR="00C7700C" w:rsidRPr="0035738B">
        <w:rPr>
          <w:rFonts w:ascii="David" w:eastAsia="Times New Roman" w:hAnsi="David" w:cs="David"/>
          <w:sz w:val="24"/>
          <w:szCs w:val="24"/>
          <w:lang w:val="en-US"/>
        </w:rPr>
        <w:t xml:space="preserve"> as sound can operate on a </w:t>
      </w:r>
      <w:r w:rsidR="00F5405A" w:rsidRPr="0035738B">
        <w:rPr>
          <w:rFonts w:ascii="David" w:eastAsia="Times New Roman" w:hAnsi="David" w:cs="David"/>
          <w:sz w:val="24"/>
          <w:szCs w:val="24"/>
          <w:lang w:val="en-US"/>
        </w:rPr>
        <w:t>peer-to-peer</w:t>
      </w:r>
      <w:r w:rsidR="00C7700C" w:rsidRPr="0035738B">
        <w:rPr>
          <w:rFonts w:ascii="David" w:eastAsia="Times New Roman" w:hAnsi="David" w:cs="David"/>
          <w:sz w:val="24"/>
          <w:szCs w:val="24"/>
          <w:lang w:val="en-US"/>
        </w:rPr>
        <w:t xml:space="preserve"> basis it does not require Sim card, any infrastructure and can work in areas where RF coverage does not exist.</w:t>
      </w:r>
    </w:p>
    <w:p w14:paraId="6C141522" w14:textId="22222E9E" w:rsidR="00165AB6" w:rsidRPr="0035738B" w:rsidRDefault="00165AB6" w:rsidP="0035738B">
      <w:pPr>
        <w:pStyle w:val="ListParagraph"/>
        <w:numPr>
          <w:ilvl w:val="0"/>
          <w:numId w:val="62"/>
        </w:numPr>
        <w:shd w:val="clear" w:color="auto" w:fill="FFFFFF"/>
        <w:ind w:right="580"/>
        <w:jc w:val="left"/>
        <w:rPr>
          <w:rFonts w:ascii="David" w:eastAsia="Times New Roman" w:hAnsi="David" w:cs="David"/>
          <w:sz w:val="24"/>
          <w:szCs w:val="24"/>
          <w:lang w:val="en-US"/>
        </w:rPr>
      </w:pPr>
      <w:r w:rsidRPr="00FF5A08">
        <w:rPr>
          <w:rFonts w:ascii="David" w:eastAsia="Times New Roman" w:hAnsi="David" w:cs="David"/>
          <w:sz w:val="24"/>
          <w:szCs w:val="24"/>
          <w:lang w:val="en-US"/>
        </w:rPr>
        <w:t>Cost effectiveness: since we use sound to transfer data all that is required is a receiver, output device and the capability to compute the application, which means it can run on devices that do not have RF access (antenna).</w:t>
      </w:r>
    </w:p>
    <w:p w14:paraId="2A7149C1" w14:textId="6C265A7F" w:rsidR="00BD16DC" w:rsidRDefault="005B1BB6" w:rsidP="00165AB6">
      <w:pPr>
        <w:pStyle w:val="ListParagraph"/>
        <w:numPr>
          <w:ilvl w:val="0"/>
          <w:numId w:val="62"/>
        </w:numPr>
        <w:shd w:val="clear" w:color="auto" w:fill="FFFFFF"/>
        <w:ind w:right="580"/>
        <w:jc w:val="left"/>
        <w:rPr>
          <w:rFonts w:ascii="David" w:eastAsia="Times New Roman" w:hAnsi="David" w:cs="David"/>
          <w:sz w:val="24"/>
          <w:szCs w:val="24"/>
          <w:lang w:val="en-US"/>
        </w:rPr>
      </w:pPr>
      <w:r w:rsidRPr="0035738B">
        <w:rPr>
          <w:rFonts w:ascii="David" w:eastAsia="Times New Roman" w:hAnsi="David" w:cs="David"/>
          <w:sz w:val="24"/>
          <w:szCs w:val="24"/>
          <w:lang w:val="en-US"/>
        </w:rPr>
        <w:t xml:space="preserve">Enhanced </w:t>
      </w:r>
      <w:r w:rsidR="00ED17CC" w:rsidRPr="0035738B">
        <w:rPr>
          <w:rFonts w:ascii="David" w:eastAsia="Times New Roman" w:hAnsi="David" w:cs="David"/>
          <w:sz w:val="24"/>
          <w:szCs w:val="24"/>
          <w:lang w:val="en-US"/>
        </w:rPr>
        <w:t>Security</w:t>
      </w:r>
      <w:r w:rsidR="00C7700C" w:rsidRPr="0035738B">
        <w:rPr>
          <w:rFonts w:ascii="David" w:eastAsia="Times New Roman" w:hAnsi="David" w:cs="David"/>
          <w:sz w:val="24"/>
          <w:szCs w:val="24"/>
          <w:lang w:val="en-US"/>
        </w:rPr>
        <w:t xml:space="preserve"> as seen in </w:t>
      </w:r>
      <w:r w:rsidR="00ED17CC" w:rsidRPr="0035738B">
        <w:rPr>
          <w:rFonts w:ascii="David" w:eastAsia="Times New Roman" w:hAnsi="David" w:cs="David"/>
          <w:sz w:val="24"/>
          <w:szCs w:val="24"/>
          <w:lang w:val="en-US"/>
        </w:rPr>
        <w:t>S</w:t>
      </w:r>
      <w:r w:rsidRPr="0035738B">
        <w:rPr>
          <w:rFonts w:ascii="David" w:eastAsia="Times New Roman" w:hAnsi="David" w:cs="David"/>
          <w:sz w:val="24"/>
          <w:szCs w:val="24"/>
          <w:lang w:val="en-US"/>
        </w:rPr>
        <w:t>ection 2.1.2</w:t>
      </w:r>
      <w:r w:rsidR="00C7700C" w:rsidRPr="0035738B">
        <w:rPr>
          <w:rFonts w:ascii="David" w:eastAsia="Times New Roman" w:hAnsi="David" w:cs="David"/>
          <w:sz w:val="24"/>
          <w:szCs w:val="24"/>
          <w:lang w:val="en-US"/>
        </w:rPr>
        <w:t xml:space="preserve"> since </w:t>
      </w:r>
      <w:r w:rsidR="009342DB"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waves </w:t>
      </w:r>
      <w:r w:rsidR="005018ED" w:rsidRPr="0035738B">
        <w:rPr>
          <w:rFonts w:ascii="David" w:eastAsia="Times New Roman" w:hAnsi="David" w:cs="David"/>
          <w:sz w:val="24"/>
          <w:szCs w:val="24"/>
          <w:lang w:val="en-US"/>
        </w:rPr>
        <w:t>have</w:t>
      </w:r>
      <w:r w:rsidR="00C7700C" w:rsidRPr="0035738B">
        <w:rPr>
          <w:rFonts w:ascii="David" w:eastAsia="Times New Roman" w:hAnsi="David" w:cs="David"/>
          <w:sz w:val="24"/>
          <w:szCs w:val="24"/>
          <w:lang w:val="en-US"/>
        </w:rPr>
        <w:t xml:space="preserve"> a short distance life, they offer privacy that RF cannot.</w:t>
      </w:r>
    </w:p>
    <w:p w14:paraId="574691EA" w14:textId="4F18C368" w:rsidR="00165AB6" w:rsidRPr="0035738B" w:rsidRDefault="00D5341B" w:rsidP="00165AB6">
      <w:pPr>
        <w:pStyle w:val="ListParagraph"/>
        <w:numPr>
          <w:ilvl w:val="0"/>
          <w:numId w:val="62"/>
        </w:numPr>
        <w:shd w:val="clear" w:color="auto" w:fill="FFFFFF"/>
        <w:ind w:right="580"/>
        <w:jc w:val="left"/>
        <w:rPr>
          <w:rFonts w:ascii="David" w:eastAsia="Times New Roman" w:hAnsi="David" w:cs="David"/>
          <w:sz w:val="24"/>
          <w:szCs w:val="24"/>
          <w:lang w:val="en-US"/>
        </w:rPr>
      </w:pPr>
      <w:r w:rsidRPr="0035738B">
        <w:rPr>
          <w:rFonts w:ascii="David" w:eastAsia="Times New Roman" w:hAnsi="David" w:cs="David"/>
          <w:sz w:val="24"/>
          <w:szCs w:val="24"/>
          <w:lang w:val="en-US"/>
        </w:rPr>
        <w:t>Environmental</w:t>
      </w:r>
      <w:r w:rsidR="005B1BB6" w:rsidRPr="0035738B">
        <w:rPr>
          <w:rFonts w:ascii="David" w:eastAsia="Times New Roman" w:hAnsi="David" w:cs="David"/>
          <w:sz w:val="24"/>
          <w:szCs w:val="24"/>
          <w:lang w:val="en-US"/>
        </w:rPr>
        <w:t xml:space="preserve"> Resilience</w:t>
      </w:r>
      <w:r w:rsidR="00C7700C" w:rsidRPr="0035738B">
        <w:rPr>
          <w:rFonts w:ascii="David" w:eastAsia="Times New Roman" w:hAnsi="David" w:cs="David"/>
          <w:sz w:val="24"/>
          <w:szCs w:val="24"/>
          <w:lang w:val="en-US"/>
        </w:rPr>
        <w:t xml:space="preserve">: as seen in </w:t>
      </w:r>
      <w:r w:rsidR="005B7E88" w:rsidRPr="0035738B">
        <w:rPr>
          <w:rFonts w:ascii="David" w:eastAsia="Times New Roman" w:hAnsi="David" w:cs="David"/>
          <w:sz w:val="24"/>
          <w:szCs w:val="24"/>
          <w:lang w:val="en-US"/>
        </w:rPr>
        <w:t xml:space="preserve">Section </w:t>
      </w:r>
      <w:r w:rsidR="00C7700C" w:rsidRPr="0035738B">
        <w:rPr>
          <w:rFonts w:ascii="David" w:eastAsia="Times New Roman" w:hAnsi="David" w:cs="David"/>
          <w:sz w:val="24"/>
          <w:szCs w:val="24"/>
          <w:lang w:val="en-US"/>
        </w:rPr>
        <w:t>1.1.3</w:t>
      </w:r>
      <w:r w:rsidR="00C7700C" w:rsidRPr="0035738B">
        <w:rPr>
          <w:rFonts w:ascii="David" w:eastAsia="Times New Roman" w:hAnsi="David" w:cs="David"/>
          <w:sz w:val="24"/>
          <w:szCs w:val="24"/>
          <w:lang w:val="en-US"/>
        </w:rPr>
        <w:br/>
      </w:r>
      <w:r w:rsidR="00EA3A58"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allows access through materials that </w:t>
      </w:r>
      <w:r w:rsidR="00EA3A58" w:rsidRPr="0035738B">
        <w:rPr>
          <w:rFonts w:ascii="David" w:eastAsia="Times New Roman" w:hAnsi="David" w:cs="David"/>
          <w:sz w:val="24"/>
          <w:szCs w:val="24"/>
          <w:lang w:val="en-US"/>
        </w:rPr>
        <w:t>therefore</w:t>
      </w:r>
      <w:r w:rsidRPr="0035738B">
        <w:rPr>
          <w:rFonts w:ascii="David" w:eastAsia="Times New Roman" w:hAnsi="David" w:cs="David"/>
          <w:sz w:val="24"/>
          <w:szCs w:val="24"/>
          <w:lang w:val="en-US"/>
        </w:rPr>
        <w:t xml:space="preserve"> thereby</w:t>
      </w:r>
      <w:r w:rsidR="00C7700C" w:rsidRPr="0035738B">
        <w:rPr>
          <w:rFonts w:ascii="David" w:eastAsia="Times New Roman" w:hAnsi="David" w:cs="David"/>
          <w:sz w:val="24"/>
          <w:szCs w:val="24"/>
          <w:lang w:val="en-US"/>
        </w:rPr>
        <w:t xml:space="preserve"> be applied to transfer information where RF is lacking.</w:t>
      </w:r>
    </w:p>
    <w:p w14:paraId="63CA494D" w14:textId="5752FD36" w:rsidR="00880B66" w:rsidRPr="0035738B" w:rsidRDefault="005B1BB6" w:rsidP="0035738B">
      <w:pPr>
        <w:pStyle w:val="ListParagraph"/>
        <w:numPr>
          <w:ilvl w:val="0"/>
          <w:numId w:val="62"/>
        </w:numPr>
        <w:shd w:val="clear" w:color="auto" w:fill="FFFFFF"/>
        <w:ind w:right="580"/>
        <w:jc w:val="left"/>
        <w:rPr>
          <w:rFonts w:ascii="David" w:eastAsia="Times New Roman" w:hAnsi="David" w:cs="David"/>
          <w:sz w:val="24"/>
          <w:szCs w:val="24"/>
          <w:lang w:val="en-US"/>
        </w:rPr>
      </w:pPr>
      <w:r w:rsidRPr="0035738B">
        <w:rPr>
          <w:rFonts w:ascii="David" w:eastAsia="Times New Roman" w:hAnsi="David" w:cs="David"/>
          <w:sz w:val="24"/>
          <w:szCs w:val="24"/>
          <w:lang w:val="en-US"/>
        </w:rPr>
        <w:t>Ease of Integration</w:t>
      </w:r>
      <w:r w:rsidR="00C7700C" w:rsidRPr="0035738B">
        <w:rPr>
          <w:rFonts w:ascii="David" w:eastAsia="Times New Roman" w:hAnsi="David" w:cs="David"/>
          <w:sz w:val="24"/>
          <w:szCs w:val="24"/>
          <w:lang w:val="en-US"/>
        </w:rPr>
        <w:t xml:space="preserve">: since the </w:t>
      </w:r>
      <w:r w:rsidR="00F41071" w:rsidRPr="0035738B">
        <w:rPr>
          <w:rFonts w:ascii="David" w:eastAsia="Times New Roman" w:hAnsi="David" w:cs="David"/>
          <w:sz w:val="24"/>
          <w:szCs w:val="24"/>
          <w:lang w:val="en-US"/>
        </w:rPr>
        <w:t>requirements</w:t>
      </w:r>
      <w:r w:rsidR="00C7700C" w:rsidRPr="0035738B">
        <w:rPr>
          <w:rFonts w:ascii="David" w:eastAsia="Times New Roman" w:hAnsi="David" w:cs="David"/>
          <w:sz w:val="24"/>
          <w:szCs w:val="24"/>
          <w:lang w:val="en-US"/>
        </w:rPr>
        <w:t xml:space="preserve"> for operations are so </w:t>
      </w:r>
      <w:r w:rsidR="00A62A31" w:rsidRPr="0035738B">
        <w:rPr>
          <w:rFonts w:ascii="David" w:eastAsia="Times New Roman" w:hAnsi="David" w:cs="David"/>
          <w:sz w:val="24"/>
          <w:szCs w:val="24"/>
          <w:lang w:val="en-US"/>
        </w:rPr>
        <w:t>minimal,</w:t>
      </w:r>
      <w:r w:rsidR="00C7700C" w:rsidRPr="0035738B">
        <w:rPr>
          <w:rFonts w:ascii="David" w:eastAsia="Times New Roman" w:hAnsi="David" w:cs="David"/>
          <w:sz w:val="24"/>
          <w:szCs w:val="24"/>
          <w:lang w:val="en-US"/>
        </w:rPr>
        <w:t xml:space="preserve"> </w:t>
      </w:r>
      <w:r w:rsidR="00880B66" w:rsidRPr="0035738B">
        <w:rPr>
          <w:rFonts w:ascii="David" w:eastAsia="Times New Roman" w:hAnsi="David" w:cs="David"/>
          <w:sz w:val="24"/>
          <w:szCs w:val="24"/>
          <w:lang w:val="en-US"/>
        </w:rPr>
        <w:t>technology</w:t>
      </w:r>
      <w:r w:rsidR="00C7700C" w:rsidRPr="0035738B">
        <w:rPr>
          <w:rFonts w:ascii="David" w:eastAsia="Times New Roman" w:hAnsi="David" w:cs="David"/>
          <w:sz w:val="24"/>
          <w:szCs w:val="24"/>
          <w:lang w:val="en-US"/>
        </w:rPr>
        <w:t xml:space="preserve"> can be implemented on different platforms much more easily than other technologies.</w:t>
      </w:r>
      <w:commentRangeEnd w:id="21"/>
      <w:r w:rsidR="00AC41F8" w:rsidRPr="0035738B">
        <w:rPr>
          <w:rStyle w:val="CommentReference"/>
          <w:rFonts w:ascii="David" w:eastAsia="Times New Roman" w:hAnsi="David" w:cs="David"/>
          <w:sz w:val="24"/>
          <w:szCs w:val="24"/>
          <w:lang w:val="en-US"/>
        </w:rPr>
        <w:commentReference w:id="21"/>
      </w:r>
    </w:p>
    <w:p w14:paraId="7720B1DF" w14:textId="6DFAC61E" w:rsidR="00C1643B" w:rsidRPr="00165AB6" w:rsidRDefault="00044F15" w:rsidP="00AC41F8">
      <w:pPr>
        <w:spacing w:after="0"/>
        <w:jc w:val="left"/>
        <w:rPr>
          <w:rFonts w:ascii="David" w:hAnsi="David" w:cs="David"/>
          <w:b/>
          <w:bCs/>
          <w:sz w:val="32"/>
          <w:szCs w:val="32"/>
          <w:lang w:val="en-US"/>
        </w:rPr>
      </w:pPr>
      <w:r w:rsidRPr="00242084">
        <w:rPr>
          <w:rFonts w:ascii="David" w:eastAsia="Times New Roman" w:hAnsi="David" w:cs="David"/>
          <w:sz w:val="24"/>
          <w:szCs w:val="24"/>
          <w:lang w:val="en-US"/>
        </w:rPr>
        <w:br/>
      </w:r>
      <w:r w:rsidR="00165AB6" w:rsidRPr="00AC41F8">
        <w:rPr>
          <w:rFonts w:ascii="David" w:hAnsi="David" w:cs="David"/>
          <w:b/>
          <w:bCs/>
          <w:sz w:val="32"/>
          <w:szCs w:val="32"/>
          <w:lang w:val="en-US"/>
        </w:rPr>
        <w:t xml:space="preserve">Chapter 3.  </w:t>
      </w:r>
      <w:r w:rsidR="00B84951" w:rsidRPr="00165AB6">
        <w:rPr>
          <w:rFonts w:ascii="David" w:hAnsi="David" w:cs="David"/>
          <w:b/>
          <w:bCs/>
          <w:sz w:val="32"/>
          <w:szCs w:val="32"/>
          <w:lang w:val="en-US"/>
        </w:rPr>
        <w:t>Challenges</w:t>
      </w:r>
      <w:r w:rsidR="008F2F5D" w:rsidRPr="00165AB6">
        <w:rPr>
          <w:rFonts w:ascii="David" w:hAnsi="David" w:cs="David"/>
          <w:b/>
          <w:bCs/>
          <w:sz w:val="32"/>
          <w:szCs w:val="32"/>
        </w:rPr>
        <w:t xml:space="preserve"> </w:t>
      </w:r>
      <w:r w:rsidRPr="00165AB6">
        <w:rPr>
          <w:rFonts w:ascii="David" w:hAnsi="David" w:cs="David"/>
          <w:b/>
          <w:bCs/>
          <w:sz w:val="32"/>
          <w:szCs w:val="32"/>
          <w:lang w:val="en-US"/>
        </w:rPr>
        <w:t>and Solutions</w:t>
      </w:r>
    </w:p>
    <w:p w14:paraId="70EE7AF1" w14:textId="77777777" w:rsidR="00C51896" w:rsidRPr="00B84951" w:rsidRDefault="00C51896" w:rsidP="00C51896">
      <w:pPr>
        <w:spacing w:after="0"/>
        <w:ind w:left="1080"/>
        <w:jc w:val="left"/>
        <w:rPr>
          <w:rFonts w:ascii="David" w:hAnsi="David" w:cs="David"/>
          <w:b/>
          <w:bCs/>
          <w:sz w:val="32"/>
          <w:szCs w:val="32"/>
          <w:lang w:val="en-US"/>
        </w:rPr>
      </w:pPr>
    </w:p>
    <w:p w14:paraId="05970F7A" w14:textId="77777777" w:rsidR="00044F15" w:rsidRPr="00242084"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044F15">
      <w:pPr>
        <w:pStyle w:val="ListParagraph"/>
        <w:shd w:val="clear" w:color="auto" w:fill="FFFFFF"/>
        <w:spacing w:after="120"/>
        <w:ind w:left="1494" w:right="5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242084">
        <w:rPr>
          <w:rFonts w:ascii="David" w:hAnsi="David" w:cs="David"/>
          <w:sz w:val="24"/>
          <w:szCs w:val="24"/>
          <w:lang w:val="en-US"/>
        </w:rPr>
        <w:t>Like any new language and new development environment, we had to adapt to it in a relatively short time to start the project, this was the first practical task.</w:t>
      </w:r>
    </w:p>
    <w:p w14:paraId="72484E94" w14:textId="77777777" w:rsidR="00044F15" w:rsidRPr="00B84951" w:rsidRDefault="00044F15" w:rsidP="00044F15">
      <w:pPr>
        <w:pStyle w:val="ListParagraph"/>
        <w:shd w:val="clear" w:color="auto" w:fill="FFFFFF"/>
        <w:spacing w:after="120"/>
        <w:ind w:left="1494" w:right="580"/>
        <w:jc w:val="left"/>
        <w:rPr>
          <w:rFonts w:ascii="David" w:hAnsi="David" w:cs="David"/>
          <w:b/>
          <w:bCs/>
          <w:sz w:val="24"/>
          <w:szCs w:val="24"/>
          <w:lang w:val="en-US"/>
        </w:rPr>
      </w:pPr>
    </w:p>
    <w:p w14:paraId="5AFB7CB3"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lastRenderedPageBreak/>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r w:rsidRPr="00B84951">
        <w:rPr>
          <w:rFonts w:ascii="David" w:hAnsi="David" w:cs="David"/>
          <w:sz w:val="24"/>
          <w:szCs w:val="24"/>
          <w:lang w:val="en-US"/>
        </w:rPr>
        <w:t xml:space="preserve">audioplayers" and </w:t>
      </w:r>
      <w:r w:rsidRPr="00B84951">
        <w:rPr>
          <w:rFonts w:ascii="David" w:hAnsi="David" w:cs="David"/>
          <w:b/>
          <w:bCs/>
          <w:sz w:val="24"/>
          <w:szCs w:val="24"/>
          <w:lang w:val="en-US"/>
        </w:rPr>
        <w:t>"</w:t>
      </w:r>
      <w:r w:rsidRPr="00B84951">
        <w:rPr>
          <w:rFonts w:ascii="David" w:hAnsi="David" w:cs="David"/>
          <w:sz w:val="24"/>
          <w:szCs w:val="24"/>
          <w:lang w:val="en-US"/>
        </w:rPr>
        <w:t>just_audio</w:t>
      </w:r>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7C432C96" w14:textId="469D9DEE"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163B633B" w14:textId="77777777" w:rsidR="00044F15" w:rsidRPr="00B84951" w:rsidRDefault="00044F15" w:rsidP="00044F15">
      <w:pPr>
        <w:pStyle w:val="ListParagraph"/>
        <w:shd w:val="clear" w:color="auto" w:fill="FFFFFF"/>
        <w:spacing w:after="120"/>
        <w:ind w:left="1494" w:right="5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4EFA1086" w14:textId="3E899E1C"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BB302D">
      <w:pPr>
        <w:shd w:val="clear" w:color="auto" w:fill="FFFFFF"/>
        <w:spacing w:after="120"/>
        <w:ind w:left="1352" w:right="580"/>
        <w:jc w:val="left"/>
        <w:rPr>
          <w:rFonts w:ascii="David" w:hAnsi="David" w:cs="David"/>
          <w:sz w:val="24"/>
          <w:szCs w:val="24"/>
          <w:rtl/>
          <w:lang w:val="en-US"/>
        </w:rPr>
      </w:pPr>
      <w:r w:rsidRPr="00B84951">
        <w:rPr>
          <w:rFonts w:ascii="David" w:hAnsi="David" w:cs="David"/>
          <w:b/>
          <w:bCs/>
          <w:sz w:val="24"/>
          <w:szCs w:val="24"/>
          <w:lang w:val="en-US"/>
        </w:rPr>
        <w:lastRenderedPageBreak/>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rsidP="00BB302D">
      <w:pPr>
        <w:pStyle w:val="ListParagraph"/>
        <w:shd w:val="clear" w:color="auto" w:fill="FFFFFF"/>
        <w:spacing w:after="120"/>
        <w:ind w:left="1352" w:right="5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04CD29E2" w:rsidR="0063023D" w:rsidRPr="00B84951" w:rsidRDefault="00044F15" w:rsidP="0063023D">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p>
    <w:p w14:paraId="6D3CBC57" w14:textId="0156C9FF" w:rsidR="00806025" w:rsidRPr="0013549C" w:rsidRDefault="00505246" w:rsidP="0024736B">
      <w:pPr>
        <w:pStyle w:val="ListParagraph"/>
        <w:numPr>
          <w:ilvl w:val="3"/>
          <w:numId w:val="27"/>
        </w:numPr>
        <w:shd w:val="clear" w:color="auto" w:fill="FFFFFF"/>
        <w:spacing w:after="0"/>
        <w:ind w:left="1354" w:right="580"/>
        <w:jc w:val="left"/>
        <w:rPr>
          <w:rFonts w:ascii="David" w:eastAsia="Times New Roman" w:hAnsi="David" w:cs="David"/>
          <w:sz w:val="24"/>
          <w:szCs w:val="24"/>
          <w:rtl/>
          <w:lang w:val="en-US"/>
        </w:rPr>
      </w:pPr>
      <w:r w:rsidRPr="00505246">
        <w:rPr>
          <w:rFonts w:ascii="David" w:hAnsi="David" w:cs="David"/>
          <w:b/>
          <w:bCs/>
          <w:sz w:val="24"/>
          <w:szCs w:val="24"/>
          <w:lang w:val="en-US"/>
        </w:rPr>
        <w:t>Bandwidth</w:t>
      </w:r>
      <w:r w:rsidRPr="00B84951">
        <w:rPr>
          <w:rFonts w:ascii="David" w:hAnsi="David" w:cs="David"/>
          <w:sz w:val="24"/>
          <w:szCs w:val="24"/>
          <w:lang w:val="en-US"/>
        </w:rPr>
        <w:t xml:space="preserve"> </w:t>
      </w:r>
      <w:r>
        <w:rPr>
          <w:rFonts w:ascii="David" w:hAnsi="David" w:cs="David"/>
          <w:b/>
          <w:bCs/>
          <w:sz w:val="24"/>
          <w:szCs w:val="24"/>
          <w:lang w:val="en-US"/>
        </w:rPr>
        <w:t>Optimization</w:t>
      </w:r>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8F2F5D">
      <w:pPr>
        <w:pStyle w:val="ListParagraph"/>
        <w:numPr>
          <w:ilvl w:val="3"/>
          <w:numId w:val="27"/>
        </w:numPr>
        <w:shd w:val="clear" w:color="auto" w:fill="FFFFFF"/>
        <w:spacing w:after="0"/>
        <w:ind w:left="1354" w:right="58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BC1556">
      <w:pPr>
        <w:pStyle w:val="ListParagraph"/>
        <w:shd w:val="clear" w:color="auto" w:fill="FFFFFF"/>
        <w:spacing w:after="0"/>
        <w:ind w:left="1354" w:right="5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rsidP="00114C71">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The receiver experienced a consistent "one-packet lag," 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rsidP="00114C71">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lastRenderedPageBreak/>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7B15BC2D"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18A09F9" w14:textId="5F0D0DFF"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1670874E"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2BABCB" w14:textId="2A23ABB6" w:rsidR="009B3FCB" w:rsidRPr="00114C71" w:rsidRDefault="00E047E0"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62F5361"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71E534" w14:textId="77777777" w:rsidR="009B3FCB" w:rsidRDefault="009B3FCB" w:rsidP="009B3FCB">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01883E85" w14:textId="77777777" w:rsidR="00DC7DAF" w:rsidRPr="00114C71" w:rsidRDefault="00DC7DAF" w:rsidP="009B3FCB">
      <w:pPr>
        <w:pStyle w:val="ListParagraph"/>
        <w:shd w:val="clear" w:color="auto" w:fill="FFFFFF"/>
        <w:spacing w:after="0"/>
        <w:ind w:left="1352" w:right="580"/>
        <w:jc w:val="left"/>
        <w:rPr>
          <w:rFonts w:ascii="David" w:eastAsia="Times New Roman" w:hAnsi="David" w:cs="David"/>
          <w:sz w:val="24"/>
          <w:szCs w:val="24"/>
          <w:lang w:val="en-US"/>
        </w:rPr>
      </w:pPr>
    </w:p>
    <w:p w14:paraId="71C00317" w14:textId="77777777" w:rsidR="009B3FCB" w:rsidRPr="00DF140B" w:rsidRDefault="009B3FCB" w:rsidP="0037027B">
      <w:pPr>
        <w:pStyle w:val="ListParagraph"/>
        <w:numPr>
          <w:ilvl w:val="3"/>
          <w:numId w:val="27"/>
        </w:numPr>
        <w:shd w:val="clear" w:color="auto" w:fill="FFFFFF"/>
        <w:spacing w:after="0"/>
        <w:ind w:left="994" w:right="580"/>
        <w:jc w:val="left"/>
        <w:rPr>
          <w:rFonts w:ascii="David" w:eastAsia="Times New Roman" w:hAnsi="David" w:cs="David"/>
          <w:b/>
          <w:bCs/>
          <w:sz w:val="24"/>
          <w:szCs w:val="24"/>
          <w:lang w:val="en-US"/>
        </w:rPr>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rsidP="0037027B">
      <w:pPr>
        <w:pStyle w:val="ListParagraph"/>
        <w:shd w:val="clear" w:color="auto" w:fill="FFFFFF"/>
        <w:spacing w:after="0"/>
        <w:ind w:left="994"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37027B">
      <w:pPr>
        <w:pStyle w:val="ListParagraph"/>
        <w:shd w:val="clear" w:color="auto" w:fill="FFFFFF"/>
        <w:spacing w:after="0"/>
        <w:ind w:left="994" w:right="580"/>
        <w:jc w:val="left"/>
        <w:rPr>
          <w:rFonts w:ascii="David" w:eastAsia="Times New Roman" w:hAnsi="David" w:cs="David"/>
          <w:sz w:val="24"/>
          <w:szCs w:val="24"/>
          <w:lang w:val="en-US"/>
        </w:rPr>
      </w:pPr>
    </w:p>
    <w:p w14:paraId="22D96E16" w14:textId="07608F3C" w:rsidR="00445DAF" w:rsidRDefault="009B3FCB" w:rsidP="0037027B">
      <w:pPr>
        <w:shd w:val="clear" w:color="auto" w:fill="FFFFFF"/>
        <w:spacing w:after="0"/>
        <w:ind w:left="994" w:right="580"/>
        <w:jc w:val="left"/>
        <w:rPr>
          <w:rFonts w:ascii="David" w:eastAsia="Times New Roman" w:hAnsi="David" w:cs="David"/>
          <w:sz w:val="24"/>
          <w:szCs w:val="24"/>
          <w:lang w:val="en-US"/>
        </w:rPr>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rsidP="009B3FCB">
      <w:pPr>
        <w:shd w:val="clear" w:color="auto" w:fill="FFFFFF"/>
        <w:spacing w:after="0"/>
        <w:ind w:left="992" w:right="580"/>
        <w:jc w:val="left"/>
        <w:rPr>
          <w:rFonts w:ascii="David" w:eastAsia="Times New Roman" w:hAnsi="David" w:cs="David"/>
          <w:sz w:val="24"/>
          <w:szCs w:val="24"/>
          <w:lang w:val="en-US"/>
        </w:rPr>
      </w:pPr>
    </w:p>
    <w:p w14:paraId="4B67A55D" w14:textId="77777777" w:rsidR="00445DAF" w:rsidRPr="00132065" w:rsidRDefault="00445DAF" w:rsidP="00482F03">
      <w:pPr>
        <w:pStyle w:val="ListParagraph"/>
        <w:numPr>
          <w:ilvl w:val="3"/>
          <w:numId w:val="27"/>
        </w:numPr>
        <w:shd w:val="clear" w:color="auto" w:fill="FFFFFF"/>
        <w:spacing w:after="0"/>
        <w:ind w:left="994" w:right="580"/>
        <w:jc w:val="left"/>
        <w:rPr>
          <w:rFonts w:ascii="David" w:eastAsia="Times New Roman" w:hAnsi="David" w:cs="David"/>
          <w:b/>
          <w:bCs/>
          <w:sz w:val="24"/>
          <w:szCs w:val="24"/>
          <w:lang w:val="en-US"/>
        </w:rPr>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rsidP="004471D9">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ignorePackets (Map&lt;String, DateTime&gt;)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 xml:space="preserve">Outgoing packets are converted into string keys using .join(',') to ensure </w:t>
      </w:r>
      <w:r w:rsidRPr="006E5F88">
        <w:rPr>
          <w:rFonts w:ascii="David" w:eastAsia="Times New Roman" w:hAnsi="David" w:cs="David"/>
          <w:sz w:val="24"/>
          <w:szCs w:val="24"/>
          <w:lang w:val="en-US"/>
        </w:rPr>
        <w:lastRenderedPageBreak/>
        <w:t>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637E12">
      <w:pPr>
        <w:pStyle w:val="ListParagraph"/>
        <w:numPr>
          <w:ilvl w:val="3"/>
          <w:numId w:val="27"/>
        </w:numPr>
        <w:shd w:val="clear" w:color="auto" w:fill="FFFFFF"/>
        <w:spacing w:after="0"/>
        <w:ind w:left="994" w:right="580"/>
        <w:jc w:val="left"/>
        <w:rPr>
          <w:rFonts w:ascii="David" w:eastAsia="Times New Roman" w:hAnsi="David" w:cs="David"/>
          <w:sz w:val="24"/>
          <w:szCs w:val="24"/>
          <w:lang w:val="en-US"/>
        </w:rPr>
      </w:pPr>
      <w:r w:rsidRPr="00300DEF">
        <w:rPr>
          <w:rFonts w:ascii="David" w:eastAsia="Times New Roman" w:hAnsi="David" w:cs="David"/>
          <w:sz w:val="24"/>
          <w:szCs w:val="24"/>
          <w:lang w:val="en-US"/>
        </w:rPr>
        <w:t>Architectural Extension Without Code Regression – Wrapper Pattern for Asynchronous Control Tones</w:t>
      </w:r>
    </w:p>
    <w:p w14:paraId="24DE5999" w14:textId="77777777" w:rsidR="00300DEF" w:rsidRPr="002F1F34" w:rsidRDefault="00300DEF" w:rsidP="00537CF3">
      <w:pPr>
        <w:shd w:val="clear" w:color="auto" w:fill="FFFFFF"/>
        <w:spacing w:after="0"/>
        <w:ind w:right="580"/>
        <w:jc w:val="left"/>
        <w:rPr>
          <w:rFonts w:ascii="David" w:eastAsia="Times New Roman" w:hAnsi="David" w:cs="David"/>
          <w:sz w:val="24"/>
          <w:szCs w:val="24"/>
          <w:lang w:val="en-US"/>
        </w:rPr>
      </w:pPr>
    </w:p>
    <w:p w14:paraId="011FF6E3"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6DCD5E72" w14:textId="3F71D488" w:rsidR="00300DEF" w:rsidRPr="002F1F34" w:rsidRDefault="00300DEF" w:rsidP="00435AAE">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(DSP) capabilities. However, the existing FskModulationLogic class was already fully optimized, tested, and validated for structural 16-FSK frame packet data. Modifying this core logic directly posed a severe architectural risk, as tampering with the verified mathematical loop inside generateNextBuffer could introduce regression bugs, destabilize time-critical guard interval calculations, and break features that had already passed quality assurance.</w:t>
      </w:r>
    </w:p>
    <w:p w14:paraId="7AAD3F96"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61FD4121" w14:textId="2B1AD4D9" w:rsidR="005F1E7C" w:rsidRDefault="00300DEF" w:rsidP="00300DEF">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r w:rsidRPr="002F1F34">
        <w:rPr>
          <w:rFonts w:ascii="David" w:eastAsia="Times New Roman" w:hAnsi="David" w:cs="David"/>
          <w:sz w:val="24"/>
          <w:szCs w:val="24"/>
          <w:lang w:val="en-US"/>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0EB60B7B" w14:textId="77777777" w:rsidR="00663417" w:rsidRDefault="00663417" w:rsidP="00300DEF">
      <w:pPr>
        <w:shd w:val="clear" w:color="auto" w:fill="FFFFFF"/>
        <w:spacing w:after="0"/>
        <w:ind w:left="992" w:right="580"/>
        <w:jc w:val="left"/>
        <w:rPr>
          <w:rFonts w:ascii="David" w:eastAsia="Times New Roman" w:hAnsi="David" w:cs="David"/>
          <w:sz w:val="24"/>
          <w:szCs w:val="24"/>
          <w:lang w:val="en-US"/>
        </w:rPr>
      </w:pPr>
    </w:p>
    <w:p w14:paraId="4A9D9509" w14:textId="0E16734C" w:rsidR="005F1E7C" w:rsidRPr="003F1C8E" w:rsidRDefault="005F1E7C" w:rsidP="00637E12">
      <w:pPr>
        <w:shd w:val="clear" w:color="auto" w:fill="FFFFFF"/>
        <w:spacing w:after="0"/>
        <w:ind w:left="634"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 xml:space="preserve">14. Network Latency Optimization via Opportunistic Overhearing and </w:t>
      </w:r>
      <w:r w:rsidR="00F152E3">
        <w:rPr>
          <w:rFonts w:ascii="David" w:eastAsia="Times New Roman" w:hAnsi="David" w:cs="David"/>
          <w:b/>
          <w:bCs/>
          <w:sz w:val="24"/>
          <w:szCs w:val="24"/>
          <w:lang w:val="en-US"/>
        </w:rPr>
        <w:t xml:space="preserve">   </w:t>
      </w:r>
      <w:r w:rsidRPr="003F1C8E">
        <w:rPr>
          <w:rFonts w:ascii="David" w:eastAsia="Times New Roman" w:hAnsi="David" w:cs="David"/>
          <w:b/>
          <w:bCs/>
          <w:sz w:val="24"/>
          <w:szCs w:val="24"/>
          <w:lang w:val="en-US"/>
        </w:rPr>
        <w:t>Root-Proximity Priority</w:t>
      </w:r>
    </w:p>
    <w:p w14:paraId="1A6B4FEA"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21E58F17"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rsidP="0012707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1F1C20E5"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26C02B"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p>
    <w:p w14:paraId="5A585CBC" w14:textId="63033175" w:rsidR="009B3FCB" w:rsidRPr="00CB5C28"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 xml:space="preserve">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completely eliminates redundant packet transmissions, </w:t>
      </w:r>
      <w:r w:rsidRPr="005F1E7C">
        <w:rPr>
          <w:rFonts w:ascii="David" w:eastAsia="Times New Roman" w:hAnsi="David" w:cs="David"/>
          <w:sz w:val="24"/>
          <w:szCs w:val="24"/>
          <w:lang w:val="en-US"/>
        </w:rPr>
        <w:lastRenderedPageBreak/>
        <w:t>saving a clean 1.6 seconds per bypassed link while safely preventing acoustic collisions.</w:t>
      </w:r>
      <w:r w:rsidR="009B3FCB" w:rsidRPr="00CB5C28">
        <w:rPr>
          <w:rFonts w:ascii="David" w:eastAsia="Times New Roman" w:hAnsi="David" w:cs="David"/>
          <w:sz w:val="24"/>
          <w:szCs w:val="24"/>
          <w:lang w:val="en-US"/>
        </w:rPr>
        <w:br/>
      </w:r>
    </w:p>
    <w:p w14:paraId="15C69DA2" w14:textId="77777777" w:rsidR="00F41071" w:rsidRPr="008A45AC" w:rsidRDefault="00F41071" w:rsidP="00B30885">
      <w:pPr>
        <w:spacing w:after="0"/>
        <w:jc w:val="left"/>
        <w:rPr>
          <w:rFonts w:ascii="David" w:hAnsi="David" w:cs="David"/>
          <w:b/>
          <w:bCs/>
          <w:sz w:val="24"/>
          <w:szCs w:val="24"/>
          <w:lang w:val="en-US"/>
        </w:rPr>
      </w:pPr>
    </w:p>
    <w:p w14:paraId="3D3E29EF" w14:textId="220A5176" w:rsidR="00BD16DC" w:rsidRPr="008A45AC" w:rsidRDefault="00050ED6" w:rsidP="00B30885">
      <w:pPr>
        <w:spacing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00EA71C1">
        <w:rPr>
          <w:rFonts w:ascii="David" w:hAnsi="David" w:cs="David"/>
          <w:b/>
          <w:bCs/>
          <w:sz w:val="32"/>
          <w:szCs w:val="32"/>
          <w:lang w:val="en-US"/>
        </w:rPr>
        <w:t>4</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2152200A" w14:textId="4C7FCB38" w:rsidR="000562F9" w:rsidRPr="008A45AC" w:rsidRDefault="00EA71C1" w:rsidP="00261D48">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rPr>
      </w:pPr>
      <w:r w:rsidRPr="008A45AC">
        <w:rPr>
          <w:rFonts w:ascii="David" w:eastAsia="Times New Roman" w:hAnsi="David" w:cs="David"/>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54A30911" w14:textId="5ECFBDB6" w:rsidR="00217392" w:rsidRPr="008A45AC" w:rsidRDefault="00EA71C1" w:rsidP="00261D48">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261D48">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0B1ECC58" w:rsidR="00217392" w:rsidRPr="008A45AC" w:rsidRDefault="00EA71C1" w:rsidP="00261D48">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336E6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w:t>
      </w:r>
      <w:r w:rsidRPr="008A45AC">
        <w:rPr>
          <w:rFonts w:ascii="David" w:eastAsia="Times New Roman" w:hAnsi="David" w:cs="David"/>
          <w:sz w:val="24"/>
          <w:szCs w:val="24"/>
          <w:lang w:val="en-US"/>
        </w:rPr>
        <w:lastRenderedPageBreak/>
        <w:t xml:space="preserve">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rsidP="00336E65">
      <w:pPr>
        <w:shd w:val="clear" w:color="auto" w:fill="FFFFFF"/>
        <w:spacing w:after="120"/>
        <w:ind w:left="1083" w:right="580"/>
        <w:jc w:val="left"/>
        <w:rPr>
          <w:rFonts w:ascii="David" w:eastAsia="Times New Roman" w:hAnsi="David" w:cs="David"/>
          <w:sz w:val="24"/>
          <w:szCs w:val="24"/>
          <w:lang w:val="en-US"/>
        </w:rPr>
      </w:pPr>
    </w:p>
    <w:p w14:paraId="5EAAE514" w14:textId="67906F62" w:rsidR="00217392" w:rsidRPr="008A45AC" w:rsidRDefault="00EA71C1" w:rsidP="00224D10">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 xml:space="preserve">.2 </w:t>
      </w:r>
      <w:r w:rsidR="00E24B12" w:rsidRPr="008A45AC">
        <w:rPr>
          <w:rFonts w:ascii="David" w:eastAsia="Times New Roman" w:hAnsi="David" w:cs="David"/>
          <w:b/>
          <w:bCs/>
          <w:sz w:val="24"/>
          <w:szCs w:val="24"/>
          <w:lang w:val="en-US"/>
        </w:rPr>
        <w:t>Connection Establishment</w:t>
      </w:r>
      <w:r w:rsidR="000562F9" w:rsidRPr="008A45AC">
        <w:rPr>
          <w:rFonts w:ascii="David" w:eastAsia="Times New Roman" w:hAnsi="David" w:cs="David"/>
          <w:b/>
          <w:bCs/>
          <w:sz w:val="24"/>
          <w:szCs w:val="24"/>
          <w:lang w:val="en-US"/>
        </w:rPr>
        <w:t>:</w:t>
      </w:r>
      <w:r w:rsidR="000562F9" w:rsidRPr="008A45AC">
        <w:rPr>
          <w:rFonts w:ascii="David" w:eastAsia="Times New Roman" w:hAnsi="David" w:cs="David"/>
          <w:sz w:val="24"/>
          <w:szCs w:val="24"/>
          <w:lang w:val="en-US"/>
        </w:rPr>
        <w:t xml:space="preserve"> </w:t>
      </w:r>
    </w:p>
    <w:p w14:paraId="40302A15" w14:textId="6DA7EFE4"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CSMA/CA with RTS/CTS:</w:t>
      </w:r>
    </w:p>
    <w:p w14:paraId="12CB3A5A" w14:textId="7CF4BB22"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261D48">
      <w:pPr>
        <w:shd w:val="clear" w:color="auto" w:fill="FFFFFF"/>
        <w:ind w:left="1083" w:right="580"/>
        <w:jc w:val="left"/>
        <w:rPr>
          <w:rFonts w:ascii="David" w:eastAsia="Times New Roman" w:hAnsi="David" w:cs="David"/>
          <w:sz w:val="24"/>
          <w:szCs w:val="24"/>
          <w:lang w:val="en-US"/>
        </w:rPr>
      </w:pPr>
    </w:p>
    <w:p w14:paraId="3A67FDC5" w14:textId="0FCC8262" w:rsidR="00CF4142" w:rsidRPr="00CB5C28" w:rsidRDefault="00CF4142" w:rsidP="002A049E">
      <w:pPr>
        <w:shd w:val="clear" w:color="auto" w:fill="FFFFFF"/>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 xml:space="preserve">RTS/CTS </w:t>
      </w:r>
      <w:bookmarkStart w:id="22"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22"/>
    <w:p w14:paraId="724D89AB" w14:textId="5484FD39" w:rsidR="00B41A02" w:rsidRPr="008A45AC" w:rsidRDefault="00B41A02" w:rsidP="00000700">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261D48">
      <w:pPr>
        <w:shd w:val="clear" w:color="auto" w:fill="FFFFFF"/>
        <w:spacing w:after="120"/>
        <w:ind w:left="1083" w:right="580"/>
        <w:jc w:val="left"/>
        <w:rPr>
          <w:rFonts w:ascii="David" w:eastAsia="Times New Roman" w:hAnsi="David" w:cs="David"/>
          <w:sz w:val="24"/>
          <w:szCs w:val="24"/>
          <w:lang w:val="en-US"/>
        </w:rPr>
      </w:pPr>
    </w:p>
    <w:p w14:paraId="50B14C52" w14:textId="62979C4F" w:rsidR="00B41A02" w:rsidRPr="008A45AC"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261D48">
      <w:pPr>
        <w:shd w:val="clear" w:color="auto" w:fill="FFFFFF"/>
        <w:spacing w:after="120"/>
        <w:ind w:left="1083" w:right="580"/>
        <w:jc w:val="left"/>
        <w:rPr>
          <w:rFonts w:ascii="David" w:eastAsia="Times New Roman" w:hAnsi="David" w:cs="David"/>
          <w:sz w:val="24"/>
          <w:szCs w:val="24"/>
          <w:lang w:val="en-US"/>
        </w:rPr>
      </w:pPr>
    </w:p>
    <w:p w14:paraId="284B338D" w14:textId="0381CD78" w:rsidR="00217392" w:rsidRPr="008A45AC" w:rsidRDefault="00EA71C1" w:rsidP="00261D48">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xml:space="preserve">.2.1 </w:t>
      </w:r>
      <w:r w:rsidR="00CF4142" w:rsidRPr="008A45AC">
        <w:rPr>
          <w:rFonts w:ascii="David" w:eastAsia="Times New Roman" w:hAnsi="David" w:cs="David"/>
          <w:b/>
          <w:bCs/>
          <w:sz w:val="24"/>
          <w:szCs w:val="24"/>
          <w:lang w:val="en-US"/>
        </w:rPr>
        <w:t xml:space="preserve">RTS/CTS </w:t>
      </w:r>
      <w:r w:rsidR="00EA459D"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rsidP="00055C08">
      <w:pPr>
        <w:shd w:val="clear" w:color="auto" w:fill="FFFFFF"/>
        <w:spacing w:after="120"/>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rsidP="00261D48">
      <w:pPr>
        <w:shd w:val="clear" w:color="auto" w:fill="FFFFFF"/>
        <w:spacing w:after="120"/>
        <w:ind w:left="1083" w:right="580"/>
        <w:jc w:val="left"/>
        <w:rPr>
          <w:rFonts w:ascii="David" w:eastAsia="Times New Roman" w:hAnsi="David" w:cs="David"/>
          <w:sz w:val="24"/>
          <w:szCs w:val="24"/>
          <w:lang w:val="en-US"/>
        </w:rPr>
      </w:pPr>
    </w:p>
    <w:p w14:paraId="0C7C418D" w14:textId="5B5B4728" w:rsidR="000562F9" w:rsidRPr="008A45AC" w:rsidRDefault="00F05DE0" w:rsidP="00000700">
      <w:pPr>
        <w:shd w:val="clear" w:color="auto" w:fill="FFFFFF"/>
        <w:spacing w:after="120"/>
        <w:ind w:left="1083" w:right="580" w:hanging="360"/>
        <w:jc w:val="center"/>
        <w:rPr>
          <w:rFonts w:ascii="David" w:eastAsia="Times New Roman" w:hAnsi="David" w:cs="David"/>
          <w:sz w:val="24"/>
          <w:szCs w:val="24"/>
          <w:rtl/>
          <w:lang w:val="en-US"/>
        </w:rPr>
      </w:pPr>
      <w:r w:rsidRPr="008A45AC">
        <w:rPr>
          <w:rFonts w:ascii="David" w:hAnsi="David" w:cs="David"/>
          <w:noProof/>
        </w:rPr>
        <w:drawing>
          <wp:inline distT="0" distB="0" distL="0" distR="0" wp14:anchorId="73D4C5A8" wp14:editId="4F6CAF08">
            <wp:extent cx="4871862" cy="2093364"/>
            <wp:effectExtent l="0" t="0" r="5080" b="254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907" cy="2103266"/>
                    </a:xfrm>
                    <a:prstGeom prst="rect">
                      <a:avLst/>
                    </a:prstGeom>
                    <a:noFill/>
                    <a:ln>
                      <a:noFill/>
                    </a:ln>
                  </pic:spPr>
                </pic:pic>
              </a:graphicData>
            </a:graphic>
          </wp:inline>
        </w:drawing>
      </w:r>
    </w:p>
    <w:p w14:paraId="3A7FD0CA" w14:textId="69FCAFF1" w:rsidR="00B41A02" w:rsidRPr="008A45AC" w:rsidRDefault="007C56B1" w:rsidP="00261D48">
      <w:pPr>
        <w:shd w:val="clear" w:color="auto" w:fill="FFFFFF"/>
        <w:spacing w:after="120"/>
        <w:ind w:left="1083" w:right="580" w:firstLine="36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61D48">
      <w:pPr>
        <w:shd w:val="clear" w:color="auto" w:fill="FFFFFF"/>
        <w:spacing w:after="120"/>
        <w:ind w:right="580"/>
        <w:jc w:val="left"/>
        <w:rPr>
          <w:rFonts w:ascii="David" w:eastAsia="Times New Roman" w:hAnsi="David" w:cs="David"/>
          <w:sz w:val="24"/>
          <w:szCs w:val="24"/>
          <w:lang w:val="en-US"/>
        </w:rPr>
      </w:pPr>
    </w:p>
    <w:p w14:paraId="06589BFA" w14:textId="03064F91" w:rsidR="000562F9" w:rsidRPr="008A45AC" w:rsidRDefault="00EA71C1" w:rsidP="00261D48">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‘AudioTrack’ or IOS API's ‘AVAudioEngine’.</w:t>
      </w:r>
    </w:p>
    <w:p w14:paraId="52F929BC" w14:textId="26EA2388" w:rsidR="00CF4142" w:rsidRPr="008A45AC" w:rsidRDefault="00CF4142" w:rsidP="00261D48">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E24B12">
            <w:pPr>
              <w:spacing w:line="240" w:lineRule="auto"/>
              <w:jc w:val="left"/>
              <w:rPr>
                <w:rFonts w:ascii="David" w:eastAsia="Times New Roman" w:hAnsi="David" w:cs="David"/>
                <w:lang w:val="en-US"/>
              </w:rPr>
            </w:pPr>
            <w:r w:rsidRPr="008A45AC">
              <w:rPr>
                <w:rFonts w:ascii="David" w:eastAsia="Times New Roman" w:hAnsi="David" w:cs="David"/>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03545A"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03545A"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03545A"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03545A"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03545A"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03545A"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rsidP="000E783B">
      <w:pPr>
        <w:ind w:left="1083"/>
        <w:jc w:val="left"/>
        <w:rPr>
          <w:rFonts w:ascii="David" w:hAnsi="David" w:cs="David"/>
          <w:b/>
          <w:bCs/>
          <w:sz w:val="24"/>
          <w:szCs w:val="24"/>
          <w:lang w:val="en-US"/>
        </w:rPr>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4183A709" w14:textId="439D2B89" w:rsidR="00CF4142" w:rsidRPr="008A45AC" w:rsidRDefault="00F05DE0" w:rsidP="008A45AC">
      <w:pPr>
        <w:shd w:val="clear" w:color="auto" w:fill="FFFFFF"/>
        <w:spacing w:after="120"/>
        <w:ind w:right="580"/>
        <w:rPr>
          <w:rFonts w:ascii="David" w:eastAsia="Times New Roman" w:hAnsi="David" w:cs="David"/>
          <w:sz w:val="24"/>
          <w:szCs w:val="24"/>
          <w:lang w:val="en-US"/>
        </w:rPr>
      </w:pPr>
      <w:r w:rsidRPr="008A45AC">
        <w:rPr>
          <w:rFonts w:ascii="David" w:hAnsi="David" w:cs="David"/>
          <w:noProof/>
        </w:rPr>
        <w:lastRenderedPageBreak/>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0E783B">
      <w:pPr>
        <w:shd w:val="clear" w:color="auto" w:fill="FFFFFF"/>
        <w:spacing w:after="120"/>
        <w:ind w:left="1083" w:right="580"/>
        <w:jc w:val="left"/>
        <w:rPr>
          <w:rFonts w:ascii="David" w:eastAsia="Times New Roman" w:hAnsi="David" w:cs="David"/>
          <w:sz w:val="24"/>
          <w:szCs w:val="24"/>
          <w:lang w:val="en-US"/>
        </w:rPr>
      </w:pPr>
    </w:p>
    <w:p w14:paraId="7937EE28" w14:textId="5532B52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BIT_DURATION    = 0.0005     // 0.5 ms</w:t>
      </w:r>
    </w:p>
    <w:p w14:paraId="4C874B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SAMPLES_PER_BIT = 22         //</w:t>
      </w:r>
    </w:p>
    <w:p w14:paraId="7D59F74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3053963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11B66126"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FUNCTION ConstructPacket(userMessageString, packetIndex, totalPackets):</w:t>
      </w:r>
    </w:p>
    <w:p w14:paraId="191D6FA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frameBuffer = new List()</w:t>
      </w:r>
    </w:p>
    <w:p w14:paraId="2C3CB0B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frameBuffer.addByte(SYNC_BYTE)</w:t>
      </w:r>
    </w:p>
    <w:p w14:paraId="3D2F21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fragInfo = (totalPackets &lt;&lt; 4) | (packetIndex &amp; 0x0F)</w:t>
      </w:r>
    </w:p>
    <w:p w14:paraId="097E32D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frameBuffer.addByte(fragInfo)</w:t>
      </w:r>
    </w:p>
    <w:p w14:paraId="4972365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userMessageString.length()</w:t>
      </w:r>
    </w:p>
    <w:p w14:paraId="27C6A67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frameBuffer.addByte(length)</w:t>
      </w:r>
    </w:p>
    <w:p w14:paraId="0AED7CFA"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Byte crc = 0x00 </w:t>
      </w:r>
    </w:p>
    <w:p w14:paraId="14E251D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FOR each char IN userMessageString:</w:t>
      </w:r>
    </w:p>
    <w:p w14:paraId="4969DDB3"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frameBuffer.addByte(char)</w:t>
      </w:r>
    </w:p>
    <w:p w14:paraId="7D6AF1E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crc = ComputeCRC8(crc, char)</w:t>
      </w:r>
    </w:p>
    <w:p w14:paraId="3862920D"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p>
    <w:p w14:paraId="174D2E47"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frameBuffer.addByte(crc)</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bits = ConvertBytesToBits(frameBuffer)</w:t>
      </w:r>
    </w:p>
    <w:p w14:paraId="7F04D86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ComputeCRC8(currentCrc, newByte):</w:t>
      </w:r>
    </w:p>
    <w:p w14:paraId="4E64F86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currentCrc XOR newByte</w:t>
      </w:r>
    </w:p>
    <w:p w14:paraId="129B2B44"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7:</w:t>
      </w:r>
    </w:p>
    <w:p w14:paraId="65D795F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ELSE</w:t>
      </w:r>
    </w:p>
    <w:p w14:paraId="478112DF"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4377ADE1"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0E783B">
      <w:pPr>
        <w:shd w:val="clear" w:color="auto" w:fill="FFFFFF"/>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TransmitSignal(bitStream):</w:t>
      </w:r>
    </w:p>
    <w:p w14:paraId="073C8F5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AudioTrack track = InitAudioTrack(SAMPLE_RATE, MODE_STREAM)</w:t>
      </w:r>
    </w:p>
    <w:p w14:paraId="70D826F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track.play()</w:t>
      </w:r>
    </w:p>
    <w:p w14:paraId="2F5C21A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rampSamples = SAMPLES_PER_BIT * RAMP_PERCENT</w:t>
      </w:r>
    </w:p>
    <w:p w14:paraId="6FE5D00F"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bitStream:</w:t>
      </w:r>
    </w:p>
    <w:p w14:paraId="68F30C7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FREQ_LOGIC_0  // 18 kHz</w:t>
      </w:r>
    </w:p>
    <w:p w14:paraId="558A9C4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FREQ_LOGIC_1  // 20 kHz</w:t>
      </w:r>
    </w:p>
    <w:p w14:paraId="6295413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Calculate angle based on previous phase</w:t>
      </w:r>
    </w:p>
    <w:p w14:paraId="14E399F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targetFreq * (j / SAMPLE_RATE)</w:t>
      </w:r>
    </w:p>
    <w:p w14:paraId="7A9615B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rampSamples):</w:t>
      </w:r>
    </w:p>
    <w:p w14:paraId="14A03D2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rampSamples)</w:t>
      </w:r>
    </w:p>
    <w:p w14:paraId="6257857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rampSamples):</w:t>
      </w:r>
    </w:p>
    <w:p w14:paraId="52A8272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reversedIndex = SAMPLES_PER_BIT - j</w:t>
      </w:r>
    </w:p>
    <w:p w14:paraId="17F400B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(reversedIndex / rampSamples)</w:t>
      </w:r>
    </w:p>
    <w:p w14:paraId="06CBCFF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END IF</w:t>
      </w:r>
    </w:p>
    <w:p w14:paraId="53F4D5C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targetFreq * BIT_DURATION)</w:t>
      </w:r>
    </w:p>
    <w:p w14:paraId="72B456B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track.write(buffer, SAMPLES_PER_BIT)  </w:t>
      </w:r>
    </w:p>
    <w:p w14:paraId="7C1875E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track.stop()</w:t>
      </w:r>
    </w:p>
    <w:p w14:paraId="6DDAA8C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track.release()</w:t>
      </w:r>
    </w:p>
    <w:p w14:paraId="788A22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64C103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0F182D03"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MainTransmit(textInput):</w:t>
      </w:r>
    </w:p>
    <w:p w14:paraId="295FC83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readyBits = ConstructPacket(textInput, 0, 1)</w:t>
      </w:r>
    </w:p>
    <w:p w14:paraId="1B503C9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TransmitSignal(readyBits)</w:t>
      </w:r>
    </w:p>
    <w:p w14:paraId="254DEA1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p>
    <w:p w14:paraId="036982F0" w14:textId="6A19CEE1" w:rsidR="000562F9" w:rsidRPr="008A45AC" w:rsidRDefault="00EA71C1" w:rsidP="000E783B">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‘AudioRecord’ or IOS API's ‘AVAudioRecorder’.</w:t>
      </w:r>
    </w:p>
    <w:p w14:paraId="43B37885" w14:textId="176D4D58"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3DAC08F2" w:rsidR="00CF4142" w:rsidRPr="008A45AC" w:rsidRDefault="00EA71C1" w:rsidP="000E783B">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00CF4142" w:rsidRPr="008A45AC">
        <w:rPr>
          <w:rFonts w:ascii="David" w:eastAsia="Times New Roman" w:hAnsi="David" w:cs="David"/>
          <w:b/>
          <w:bCs/>
          <w:sz w:val="24"/>
          <w:szCs w:val="24"/>
          <w:lang w:val="en-US"/>
        </w:rPr>
        <w:t>:</w:t>
      </w:r>
    </w:p>
    <w:p w14:paraId="56E21C8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The Goertzel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C2147A">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However, the system architecture retains the flexibility to switch to Goertzel,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AudioSampleRate     = 48000</w:t>
      </w:r>
    </w:p>
    <w:p w14:paraId="49E624D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BitDurationSeconds  = 0.0005        // 0.5 ms</w:t>
      </w:r>
    </w:p>
    <w:p w14:paraId="1D1F653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SamplesPerBit       = 24            // 48000 * 0.0005</w:t>
      </w:r>
    </w:p>
    <w:p w14:paraId="587B533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FFT_WindowSize  = 128           </w:t>
      </w:r>
    </w:p>
    <w:p w14:paraId="0E34231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NoiseThreshold  = 500.0</w:t>
      </w:r>
    </w:p>
    <w:p w14:paraId="2623DE37" w14:textId="77777777" w:rsidR="00EA10D1" w:rsidRPr="008A45AC" w:rsidRDefault="00EA10D1" w:rsidP="00CF35E1">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Calculated Frequency Indices for FFT [Index = (Freq * FFT_Size) / Rate]</w:t>
      </w:r>
    </w:p>
    <w:p w14:paraId="49109AA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384DFFC2" w14:textId="77777777"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FUNCTION StartReceiver():</w:t>
      </w:r>
    </w:p>
    <w:p w14:paraId="2359812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AudioRecord as AudioInput</w:t>
      </w:r>
    </w:p>
    <w:p w14:paraId="4E67B32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RawSampleBuffer[SamplesPerBit]      // Size: 24</w:t>
      </w:r>
    </w:p>
    <w:p w14:paraId="7B5019D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ComplexFFTBuffer[FFT_WindowSize]  // Size: 128</w:t>
      </w:r>
    </w:p>
    <w:p w14:paraId="4AFCE61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ReceivedBitStream = ""</w:t>
      </w:r>
    </w:p>
    <w:p w14:paraId="6313B9D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IsListening = TRUE</w:t>
      </w:r>
    </w:p>
    <w:p w14:paraId="06CCB9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AudioInput.startRecording()</w:t>
      </w:r>
    </w:p>
    <w:p w14:paraId="667636F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(IsListening):</w:t>
      </w:r>
    </w:p>
    <w:p w14:paraId="7E64C5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SamplesReadCount = AudioInput.read(RawSampleBuffer, 0, SamplesPerBit)</w:t>
      </w:r>
    </w:p>
    <w:p w14:paraId="0B72B2C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Zero Padding Prepare for FFT</w:t>
      </w:r>
    </w:p>
    <w:p w14:paraId="4A42452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FFT_WindowSize - 1:</w:t>
      </w:r>
    </w:p>
    <w:p w14:paraId="6E81C6C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(i &lt; SamplesPerBit):</w:t>
      </w:r>
    </w:p>
    <w:p w14:paraId="03B3E12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RawSampleBuffer[i]</w:t>
      </w:r>
    </w:p>
    <w:p w14:paraId="26D1E18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0</w:t>
      </w:r>
    </w:p>
    <w:p w14:paraId="7FFF386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ComplexFFTBuffer[i].Imaginary = 0</w:t>
      </w:r>
    </w:p>
    <w:p w14:paraId="32808AF9" w14:textId="017694AA" w:rsidR="00EA10D1" w:rsidRPr="008A45AC" w:rsidRDefault="00EA10D1"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SpectrumOutput = FastFourierTransform(ComplexFFTBuffer)</w:t>
      </w:r>
    </w:p>
    <w:p w14:paraId="50E52FF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Magnitude(SpectrumOutput[TargetIndex_18k])</w:t>
      </w:r>
    </w:p>
    <w:p w14:paraId="2EFA3CF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Magnitude(SpectrumOutput[TargetIndex_20k])</w:t>
      </w:r>
    </w:p>
    <w:p w14:paraId="5101019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  // Default state (Idle)</w:t>
      </w:r>
    </w:p>
    <w:p w14:paraId="43961BA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NoiseThreshold OR Amplitude_20k &gt; NoiseThreshold):   </w:t>
      </w:r>
    </w:p>
    <w:p w14:paraId="0C8B539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w:t>
      </w:r>
    </w:p>
    <w:p w14:paraId="3C6520A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0</w:t>
      </w:r>
    </w:p>
    <w:p w14:paraId="2D11C65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(DetectedLogicBit != -1):</w:t>
      </w:r>
    </w:p>
    <w:p w14:paraId="2760353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ReceivedBitStream.append(DetectedLogicBit)</w:t>
      </w:r>
    </w:p>
    <w:p w14:paraId="30E5AEE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(PacketComplete(ReceivedBitStream)):</w:t>
      </w:r>
    </w:p>
    <w:p w14:paraId="7672E74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IsListening = FALSE</w:t>
      </w:r>
    </w:p>
    <w:p w14:paraId="311F33B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AudioInput.stop()</w:t>
      </w:r>
    </w:p>
    <w:p w14:paraId="04FF1E6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AudioInput.release()</w:t>
      </w:r>
    </w:p>
    <w:p w14:paraId="06202423" w14:textId="0AE4AABC" w:rsidR="000562F9" w:rsidRPr="008A45AC" w:rsidRDefault="00EA10D1"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END FUNCTION</w:t>
      </w:r>
    </w:p>
    <w:p w14:paraId="02414178" w14:textId="77777777" w:rsidR="00C61896" w:rsidRPr="008A45AC" w:rsidRDefault="00C61896" w:rsidP="00D51A3C">
      <w:pPr>
        <w:shd w:val="clear" w:color="auto" w:fill="FFFFFF"/>
        <w:spacing w:after="120"/>
        <w:ind w:left="1440" w:right="580"/>
        <w:jc w:val="left"/>
        <w:rPr>
          <w:rFonts w:ascii="David" w:eastAsia="Times New Roman" w:hAnsi="David" w:cs="David"/>
          <w:sz w:val="24"/>
          <w:szCs w:val="24"/>
          <w:lang w:val="en-US"/>
        </w:rPr>
      </w:pPr>
    </w:p>
    <w:p w14:paraId="1A1718DA" w14:textId="60851193" w:rsidR="000562F9" w:rsidRPr="008A45AC" w:rsidRDefault="00EA71C1" w:rsidP="000E783B">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 xml:space="preserve">5 </w:t>
      </w:r>
      <w:r w:rsidR="000562F9"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BC617A">
      <w:pPr>
        <w:shd w:val="clear" w:color="auto" w:fill="FFFFFF"/>
        <w:spacing w:after="120"/>
        <w:ind w:left="1083" w:right="5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rsidP="00D51A3C">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35BAD05A" w14:textId="77777777" w:rsidR="000949F3" w:rsidRPr="008A45AC" w:rsidRDefault="000949F3" w:rsidP="00D51A3C">
      <w:pPr>
        <w:shd w:val="clear" w:color="auto" w:fill="FFFFFF"/>
        <w:spacing w:after="120"/>
        <w:ind w:left="1083" w:right="580"/>
        <w:jc w:val="left"/>
        <w:rPr>
          <w:rFonts w:ascii="David" w:eastAsia="Times New Roman" w:hAnsi="David" w:cs="David"/>
          <w:sz w:val="24"/>
          <w:szCs w:val="24"/>
          <w:lang w:val="en-US"/>
        </w:rPr>
      </w:pPr>
    </w:p>
    <w:p w14:paraId="2DDAB233" w14:textId="7FDCEAD6" w:rsidR="000562F9" w:rsidRPr="008A45AC" w:rsidRDefault="00EA71C1" w:rsidP="00E16CCB">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000562F9"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01608F">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Key Components: The core functions utilize Android-specific APIs (`AudioTrack` for playing sound and `AudioRecord` for recording sound). The application is designed to run as a Service in the background (24/7).</w:t>
      </w:r>
    </w:p>
    <w:p w14:paraId="13ABBCBD" w14:textId="77777777" w:rsidR="000562F9" w:rsidRPr="008A45AC" w:rsidRDefault="000562F9" w:rsidP="0001608F">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3E745EB9" w14:textId="0729C63D" w:rsidR="000562F9" w:rsidRPr="008A45AC" w:rsidRDefault="000562F9" w:rsidP="0001608F">
      <w:pPr>
        <w:shd w:val="clear" w:color="auto" w:fill="FFFFFF"/>
        <w:tabs>
          <w:tab w:val="left" w:pos="3990"/>
        </w:tabs>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Low-Level AudioRecord/AudioTrack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rsidP="001E2D7A">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AVFoundation (AVAudioEngine):</w:t>
      </w:r>
      <w:r w:rsidRPr="008A45AC">
        <w:rPr>
          <w:rFonts w:ascii="David" w:eastAsia="Times New Roman" w:hAnsi="David" w:cs="David"/>
          <w:sz w:val="24"/>
          <w:szCs w:val="24"/>
          <w:lang w:val="en-US"/>
        </w:rPr>
        <w:t xml:space="preserve"> A modern, simpler API for managing input (inputNode) and output (outputNode).</w:t>
      </w:r>
    </w:p>
    <w:p w14:paraId="6F8BD059" w14:textId="77777777" w:rsidR="000562F9" w:rsidRPr="008A45AC"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rsidP="001E2D7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67C89799" w:rsidR="00210377" w:rsidRPr="00127074" w:rsidRDefault="00EA71C1" w:rsidP="00D02173">
      <w:pPr>
        <w:shd w:val="clear" w:color="auto" w:fill="FFFFFF"/>
        <w:spacing w:after="120"/>
        <w:ind w:right="578"/>
        <w:jc w:val="left"/>
        <w:rPr>
          <w:rFonts w:ascii="David" w:hAnsi="David" w:cs="David"/>
          <w:b/>
          <w:bCs/>
          <w:sz w:val="24"/>
          <w:szCs w:val="24"/>
          <w:lang w:val="en-US"/>
        </w:rPr>
      </w:pPr>
      <w:r>
        <w:rPr>
          <w:rFonts w:ascii="David" w:eastAsia="Times New Roman" w:hAnsi="David" w:cs="David"/>
          <w:b/>
          <w:bCs/>
          <w:sz w:val="24"/>
          <w:szCs w:val="24"/>
          <w:lang w:val="en-US"/>
        </w:rPr>
        <w:t>4</w:t>
      </w:r>
      <w:r w:rsidR="00210377" w:rsidRPr="00127074">
        <w:rPr>
          <w:rFonts w:ascii="David" w:eastAsia="Times New Roman" w:hAnsi="David" w:cs="David"/>
          <w:b/>
          <w:bCs/>
          <w:sz w:val="24"/>
          <w:szCs w:val="24"/>
          <w:lang w:val="en-US"/>
        </w:rPr>
        <w:t xml:space="preserve">.2.7 </w:t>
      </w:r>
      <w:r w:rsidR="00210377" w:rsidRPr="00127074">
        <w:rPr>
          <w:rFonts w:ascii="David" w:hAnsi="David" w:cs="David"/>
          <w:b/>
          <w:bCs/>
          <w:sz w:val="24"/>
          <w:szCs w:val="24"/>
          <w:lang w:val="en-US"/>
        </w:rPr>
        <w:t>ACK Generation and Transmission:</w:t>
      </w:r>
    </w:p>
    <w:p w14:paraId="5947D90C" w14:textId="7442F81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The acknowledgment (ACK) transmission process is responsible for closing the feedback loop and ensuring reliable, bi-directional communication over the ultrasonic channel</w:t>
      </w:r>
    </w:p>
    <w:p w14:paraId="345E76EE"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27054C93"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Frame Structure: To minimize channel occupancy and ensure rapid feedback before transmitter timeouts occur, the protocol utilizes an ultra-lightweight, bit-aligned ACK frame structure. The design transmits only the 20 bits required for packet identification and validation</w:t>
      </w:r>
      <w:r w:rsidRPr="007F0BDD">
        <w:rPr>
          <w:rFonts w:ascii="David" w:hAnsi="David" w:cs="David"/>
          <w:sz w:val="24"/>
          <w:szCs w:val="24"/>
          <w:rtl/>
          <w:lang w:val="en-US"/>
        </w:rPr>
        <w:t>.</w:t>
      </w:r>
    </w:p>
    <w:p w14:paraId="11575B27"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5F50A009" w14:textId="1B9291B6" w:rsidR="00210377" w:rsidRPr="007F0BDD" w:rsidRDefault="00210377" w:rsidP="00383603">
      <w:pPr>
        <w:shd w:val="clear" w:color="auto" w:fill="FFFFFF"/>
        <w:bidi/>
        <w:spacing w:after="120"/>
        <w:ind w:left="1083" w:right="580"/>
        <w:jc w:val="right"/>
        <w:rPr>
          <w:rFonts w:ascii="David" w:hAnsi="David" w:cs="David"/>
          <w:sz w:val="24"/>
          <w:szCs w:val="24"/>
          <w:rtl/>
          <w:lang w:val="en-US"/>
        </w:rPr>
      </w:pPr>
      <w:r w:rsidRPr="007F0BDD">
        <w:rPr>
          <w:rFonts w:ascii="David" w:hAnsi="David" w:cs="David"/>
          <w:sz w:val="24"/>
          <w:szCs w:val="24"/>
          <w:lang w:val="en-US"/>
        </w:rPr>
        <w:t>The total frame size is exactly 20 bits (2.5 Bytes), which translates to a minimal transmission time of just 10ms (at 0.5ms per bit), drastically reducing the probability of acoustic collisions on the channel</w:t>
      </w:r>
    </w:p>
    <w:p w14:paraId="4B06B76C" w14:textId="77777777" w:rsidR="00210377" w:rsidRPr="007F0BDD" w:rsidRDefault="00210377" w:rsidP="00210377">
      <w:pPr>
        <w:shd w:val="clear" w:color="auto" w:fill="FFFFFF"/>
        <w:bidi/>
        <w:spacing w:after="120"/>
        <w:ind w:left="1083" w:right="580"/>
        <w:jc w:val="left"/>
        <w:rPr>
          <w:rFonts w:ascii="David" w:hAnsi="David" w:cs="David"/>
          <w:sz w:val="24"/>
          <w:szCs w:val="24"/>
          <w:lang w:val="en-US"/>
        </w:rPr>
      </w:pPr>
      <w:r w:rsidRPr="007F16FD">
        <w:rPr>
          <w:rFonts w:ascii="David" w:hAnsi="David" w:cs="David"/>
          <w:noProof/>
          <w:sz w:val="24"/>
          <w:szCs w:val="24"/>
          <w:rtl/>
          <w:lang w:val="en-US"/>
        </w:rPr>
        <w:drawing>
          <wp:inline distT="0" distB="0" distL="0" distR="0" wp14:anchorId="4140778D" wp14:editId="61372DD1">
            <wp:extent cx="4903682" cy="2809475"/>
            <wp:effectExtent l="0" t="0" r="0" b="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4715" cy="2810067"/>
                    </a:xfrm>
                    <a:prstGeom prst="rect">
                      <a:avLst/>
                    </a:prstGeom>
                  </pic:spPr>
                </pic:pic>
              </a:graphicData>
            </a:graphic>
          </wp:inline>
        </w:drawing>
      </w:r>
    </w:p>
    <w:p w14:paraId="5BB784F9" w14:textId="77777777" w:rsidR="00210377" w:rsidRPr="007F0BDD" w:rsidRDefault="00210377" w:rsidP="00210377">
      <w:pPr>
        <w:shd w:val="clear" w:color="auto" w:fill="FFFFFF"/>
        <w:spacing w:after="120"/>
        <w:ind w:left="1083" w:right="580"/>
        <w:rPr>
          <w:rFonts w:ascii="David" w:hAnsi="David" w:cs="David"/>
          <w:rtl/>
          <w:lang w:val="en-US"/>
        </w:rPr>
      </w:pPr>
    </w:p>
    <w:p w14:paraId="134C70A2" w14:textId="2E264D60" w:rsidR="007F6CC7" w:rsidRPr="008A45AC" w:rsidRDefault="007F6CC7">
      <w:pPr>
        <w:shd w:val="clear" w:color="auto" w:fill="FFFFFF"/>
        <w:spacing w:after="120"/>
        <w:ind w:right="580"/>
        <w:jc w:val="center"/>
        <w:rPr>
          <w:rFonts w:ascii="David" w:eastAsia="Times New Roman" w:hAnsi="David" w:cs="David"/>
          <w:sz w:val="24"/>
          <w:szCs w:val="24"/>
          <w:lang w:val="en-US"/>
        </w:rPr>
        <w:pPrChange w:id="23" w:author="אלנה רווה" w:date="2026-06-22T16:34:00Z" w16du:dateUtc="2026-06-22T13: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Figure </w:t>
      </w:r>
      <w:r w:rsidR="004427FF">
        <w:rPr>
          <w:rFonts w:ascii="David" w:eastAsia="Times New Roman" w:hAnsi="David" w:cs="David"/>
          <w:b/>
          <w:bCs/>
          <w:sz w:val="24"/>
          <w:szCs w:val="24"/>
          <w:lang w:val="en-US"/>
        </w:rPr>
        <w:t>5</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Schematic breakdown of the </w:t>
      </w:r>
      <w:r w:rsidR="00A92802">
        <w:rPr>
          <w:rFonts w:ascii="David" w:eastAsia="Times New Roman" w:hAnsi="David" w:cs="David"/>
          <w:sz w:val="24"/>
          <w:szCs w:val="24"/>
          <w:lang w:val="en-US"/>
        </w:rPr>
        <w:t>Ack</w:t>
      </w:r>
      <w:r w:rsidRPr="008A45AC">
        <w:rPr>
          <w:rFonts w:ascii="David" w:eastAsia="Times New Roman" w:hAnsi="David" w:cs="David"/>
          <w:sz w:val="24"/>
          <w:szCs w:val="24"/>
          <w:lang w:val="en-US"/>
        </w:rPr>
        <w:t xml:space="preserve"> Frame.</w:t>
      </w:r>
    </w:p>
    <w:p w14:paraId="268A0ED0" w14:textId="77777777" w:rsidR="007F6CC7" w:rsidRDefault="007F6CC7" w:rsidP="00210377">
      <w:pPr>
        <w:shd w:val="clear" w:color="auto" w:fill="FFFFFF"/>
        <w:spacing w:after="120"/>
        <w:ind w:left="1083" w:right="580"/>
        <w:jc w:val="left"/>
        <w:rPr>
          <w:rFonts w:ascii="David" w:eastAsia="Times New Roman" w:hAnsi="David" w:cs="David"/>
          <w:sz w:val="24"/>
          <w:szCs w:val="24"/>
          <w:lang w:val="en-US"/>
        </w:rPr>
      </w:pPr>
    </w:p>
    <w:p w14:paraId="2C6775BB" w14:textId="25BB892B"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Why 16? Because a group of 4 bits can create exactly 16 different combinations (2^4 = 16), ranging from 0000 to 1111.</w:t>
      </w:r>
    </w:p>
    <w:p w14:paraId="260DF241"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0232AC2D"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210377">
      <w:pPr>
        <w:shd w:val="clear" w:color="auto" w:fill="FFFFFF"/>
        <w:tabs>
          <w:tab w:val="num" w:pos="2160"/>
        </w:tabs>
        <w:spacing w:after="120"/>
        <w:ind w:left="180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feq values from the code:  </w:t>
      </w:r>
    </w:p>
    <w:p w14:paraId="4C79A374"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this.freq = const [</w:t>
      </w:r>
    </w:p>
    <w:p w14:paraId="71806497"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659FF1AF" w14:textId="77777777" w:rsidR="00210377" w:rsidRPr="007F0BDD" w:rsidRDefault="00210377" w:rsidP="00210377">
      <w:pPr>
        <w:shd w:val="clear" w:color="auto" w:fill="FFFFFF"/>
        <w:spacing w:after="0"/>
        <w:ind w:left="1797" w:right="578"/>
        <w:rPr>
          <w:rFonts w:ascii="David" w:eastAsia="Times New Roman" w:hAnsi="David" w:cs="David"/>
          <w:sz w:val="24"/>
          <w:szCs w:val="24"/>
          <w:rtl/>
          <w:lang w:val="en-US"/>
        </w:rPr>
      </w:pPr>
    </w:p>
    <w:p w14:paraId="4407B817"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33271312" w14:textId="772E2B4F" w:rsidR="00210377" w:rsidRPr="00C22780" w:rsidRDefault="00210377" w:rsidP="00E56533">
      <w:pPr>
        <w:shd w:val="clear" w:color="auto" w:fill="FFFFFF"/>
        <w:spacing w:after="120"/>
        <w:ind w:right="580"/>
        <w:jc w:val="left"/>
        <w:rPr>
          <w:rFonts w:ascii="David" w:eastAsia="Times New Roman" w:hAnsi="David" w:cs="David"/>
          <w:sz w:val="24"/>
          <w:szCs w:val="24"/>
          <w:lang w:val="en-US"/>
        </w:rPr>
      </w:pPr>
    </w:p>
    <w:p w14:paraId="5046585A" w14:textId="6924A68A" w:rsidR="00A03FAA" w:rsidRPr="00E56533" w:rsidRDefault="00EA71C1" w:rsidP="00996914">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 Many-to-Many Topology Discovery and Control Channel Protocol</w:t>
      </w:r>
      <w:r w:rsidR="009510B0">
        <w:rPr>
          <w:rFonts w:ascii="David" w:eastAsia="Times New Roman" w:hAnsi="David" w:cs="David"/>
          <w:b/>
          <w:bCs/>
          <w:sz w:val="24"/>
          <w:szCs w:val="24"/>
          <w:lang w:val="en-US"/>
        </w:rPr>
        <w:t>:</w:t>
      </w:r>
    </w:p>
    <w:p w14:paraId="2F9A6932" w14:textId="34089D5C" w:rsidR="00A03FAA" w:rsidRPr="00E56533" w:rsidRDefault="00EA71C1" w:rsidP="00996914">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.3.1 Architectural Foundations and Channel Separation</w:t>
      </w:r>
    </w:p>
    <w:p w14:paraId="51C25F1B" w14:textId="77777777" w:rsidR="00A03FAA" w:rsidRPr="00C22780" w:rsidRDefault="00A03FAA" w:rsidP="001E2D7A">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rsidP="001E2D7A">
      <w:pPr>
        <w:numPr>
          <w:ilvl w:val="0"/>
          <w:numId w:val="53"/>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1F76428A" w:rsidR="00A03FAA" w:rsidRPr="00C22780" w:rsidRDefault="00A03FAA" w:rsidP="001E2D7A">
      <w:pPr>
        <w:numPr>
          <w:ilvl w:val="0"/>
          <w:numId w:val="53"/>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r w:rsidR="0093056F">
        <w:rPr>
          <w:rFonts w:ascii="David" w:eastAsia="Times New Roman" w:hAnsi="David" w:cs="David"/>
          <w:sz w:val="24"/>
          <w:szCs w:val="24"/>
          <w:lang w:val="en-US"/>
        </w:rPr>
        <w:t>are transmitted</w:t>
      </w:r>
      <w:r w:rsidR="00856DCC">
        <w:rPr>
          <w:rFonts w:ascii="David" w:eastAsia="Times New Roman" w:hAnsi="David" w:cs="David"/>
          <w:sz w:val="24"/>
          <w:szCs w:val="24"/>
          <w:lang w:val="en-US"/>
        </w:rPr>
        <w:t xml:space="preserve"> on a higher frequency and hence</w:t>
      </w:r>
      <w:r w:rsidR="00856DCC" w:rsidRPr="00C22780">
        <w:rPr>
          <w:rFonts w:ascii="David" w:eastAsia="Times New Roman" w:hAnsi="David" w:cs="David"/>
          <w:sz w:val="24"/>
          <w:szCs w:val="24"/>
          <w:lang w:val="en-US"/>
        </w:rPr>
        <w:t xml:space="preserve"> </w:t>
      </w:r>
      <w:r w:rsidRPr="00C22780">
        <w:rPr>
          <w:rFonts w:ascii="David" w:eastAsia="Times New Roman" w:hAnsi="David" w:cs="David"/>
          <w:sz w:val="24"/>
          <w:szCs w:val="24"/>
          <w:lang w:val="en-US"/>
        </w:rPr>
        <w:t xml:space="preserve">bypass the standard frame parsing loops and are detected directly </w:t>
      </w:r>
      <w:r w:rsidR="00856DCC">
        <w:rPr>
          <w:rFonts w:ascii="David" w:eastAsia="Times New Roman" w:hAnsi="David" w:cs="David"/>
          <w:sz w:val="24"/>
          <w:szCs w:val="24"/>
          <w:lang w:val="en-US"/>
        </w:rPr>
        <w:t>since they are transmitted on a stronger amplitude</w:t>
      </w:r>
      <w:r w:rsidR="001E2CFA">
        <w:rPr>
          <w:rFonts w:ascii="David" w:eastAsia="Times New Roman" w:hAnsi="David" w:cs="David"/>
          <w:sz w:val="24"/>
          <w:szCs w:val="24"/>
          <w:lang w:val="en-US"/>
        </w:rPr>
        <w:t>.</w:t>
      </w:r>
      <w:r w:rsidR="00856DCC">
        <w:rPr>
          <w:rFonts w:ascii="David" w:eastAsia="Times New Roman" w:hAnsi="David" w:cs="David"/>
          <w:sz w:val="24"/>
          <w:szCs w:val="24"/>
          <w:lang w:val="en-US"/>
        </w:rPr>
        <w:t xml:space="preserve"> </w:t>
      </w:r>
      <w:r w:rsidR="00E94F73">
        <w:rPr>
          <w:rFonts w:ascii="David" w:eastAsia="Times New Roman" w:hAnsi="David" w:cs="David"/>
          <w:sz w:val="24"/>
          <w:szCs w:val="24"/>
          <w:lang w:val="en-US"/>
        </w:rPr>
        <w:t>Then</w:t>
      </w:r>
      <w:r w:rsidR="00F04F5F">
        <w:rPr>
          <w:rFonts w:ascii="David" w:eastAsia="Times New Roman" w:hAnsi="David" w:cs="David"/>
          <w:sz w:val="24"/>
          <w:szCs w:val="24"/>
          <w:lang w:val="en-US"/>
        </w:rPr>
        <w:t xml:space="preserve"> </w:t>
      </w:r>
      <w:r w:rsidR="00856DCC">
        <w:rPr>
          <w:rFonts w:ascii="David" w:eastAsia="Times New Roman" w:hAnsi="David" w:cs="David"/>
          <w:sz w:val="24"/>
          <w:szCs w:val="24"/>
          <w:lang w:val="en-US"/>
        </w:rPr>
        <w:t xml:space="preserve">the average amplitude of the surrounding sound </w:t>
      </w:r>
      <w:r w:rsidRPr="00C22780">
        <w:rPr>
          <w:rFonts w:ascii="David" w:eastAsia="Times New Roman" w:hAnsi="David" w:cs="David"/>
          <w:sz w:val="24"/>
          <w:szCs w:val="24"/>
          <w:lang w:val="en-US"/>
        </w:rPr>
        <w:t xml:space="preserve">at the physical layer. </w:t>
      </w:r>
    </w:p>
    <w:p w14:paraId="508473B7" w14:textId="7E7CCEE0" w:rsidR="00A03FAA" w:rsidRPr="00C22780" w:rsidRDefault="00EA71C1" w:rsidP="00996914">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lastRenderedPageBreak/>
        <w:t>4</w:t>
      </w:r>
      <w:r w:rsidR="00A03FAA" w:rsidRPr="00C22780">
        <w:rPr>
          <w:rFonts w:ascii="David" w:eastAsia="Times New Roman" w:hAnsi="David" w:cs="David"/>
          <w:b/>
          <w:bCs/>
          <w:sz w:val="24"/>
          <w:szCs w:val="24"/>
          <w:lang w:val="en-US"/>
        </w:rPr>
        <w:t>.</w:t>
      </w:r>
      <w:r w:rsidR="00750CCA"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.2 The Four-Stage Topology Discovery Algorithm</w:t>
      </w:r>
    </w:p>
    <w:p w14:paraId="0458174A" w14:textId="69F43701" w:rsidR="00A03FAA" w:rsidRPr="00C22780" w:rsidRDefault="00A03FAA" w:rsidP="00E94F73">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When a node initiates a network discovery </w:t>
      </w:r>
      <w:r w:rsidR="00E94F73" w:rsidRPr="00C22780">
        <w:rPr>
          <w:rFonts w:ascii="David" w:eastAsia="Times New Roman" w:hAnsi="David" w:cs="David"/>
          <w:sz w:val="24"/>
          <w:szCs w:val="24"/>
          <w:lang w:val="en-US"/>
        </w:rPr>
        <w:t>workflow the</w:t>
      </w:r>
      <w:r w:rsidRPr="00C22780">
        <w:rPr>
          <w:rFonts w:ascii="David" w:eastAsia="Times New Roman" w:hAnsi="David" w:cs="David"/>
          <w:sz w:val="24"/>
          <w:szCs w:val="24"/>
          <w:lang w:val="en-US"/>
        </w:rPr>
        <w:t xml:space="preserve"> network executes a coordinated 4-stage synchronization sequence: </w:t>
      </w:r>
    </w:p>
    <w:p w14:paraId="42822343" w14:textId="77777777" w:rsidR="00A03FAA" w:rsidRPr="00C22780" w:rsidRDefault="00A03FAA" w:rsidP="00E94F73">
      <w:pPr>
        <w:shd w:val="clear" w:color="auto" w:fill="FFFFFF"/>
        <w:spacing w:after="120"/>
        <w:ind w:left="1083"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1: Channel Quieting and Dynamic Acoustic Sensing (Pre-Algorithm)</w:t>
      </w:r>
    </w:p>
    <w:p w14:paraId="158F8FB8" w14:textId="656C5943" w:rsidR="00A03FAA" w:rsidRPr="00C22780" w:rsidRDefault="00A03FAA" w:rsidP="009A55C2">
      <w:pPr>
        <w:numPr>
          <w:ilvl w:val="0"/>
          <w:numId w:val="54"/>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p>
    <w:p w14:paraId="3F89392C" w14:textId="77777777" w:rsidR="00A03FAA" w:rsidRPr="00C22780" w:rsidRDefault="00A03FAA" w:rsidP="009A55C2">
      <w:pPr>
        <w:numPr>
          <w:ilvl w:val="0"/>
          <w:numId w:val="54"/>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 kHz frequency bin for three consecutive window intervals, a Discovery event is recognized, bypassing any preamble or CRC requirements. </w:t>
      </w:r>
    </w:p>
    <w:p w14:paraId="0E6310B9" w14:textId="77777777" w:rsidR="00A03FAA" w:rsidRPr="00C22780" w:rsidRDefault="00A03FAA" w:rsidP="009A55C2">
      <w:pPr>
        <w:numPr>
          <w:ilvl w:val="0"/>
          <w:numId w:val="54"/>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ms transmission, the initiator silences its speaker and opens a strict 500 ms listening window to receive feedback without acoustic self-interference. </w:t>
      </w:r>
    </w:p>
    <w:p w14:paraId="0985447B" w14:textId="3CC3A0DF" w:rsidR="00A03FAA" w:rsidRDefault="00A03FAA" w:rsidP="009A55C2">
      <w:pPr>
        <w:numPr>
          <w:ilvl w:val="0"/>
          <w:numId w:val="54"/>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r w:rsidR="00AF2379" w:rsidRPr="00C22780">
        <w:rPr>
          <w:rFonts w:ascii="David" w:eastAsia="Times New Roman" w:hAnsi="David" w:cs="David"/>
          <w:sz w:val="24"/>
          <w:szCs w:val="24"/>
          <w:lang w:val="en-US"/>
        </w:rPr>
        <w:t>applies to</w:t>
      </w:r>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423DD3B5" w14:textId="77777777" w:rsidR="00806AA5" w:rsidRDefault="00806AA5" w:rsidP="009A55C2">
      <w:pPr>
        <w:shd w:val="clear" w:color="auto" w:fill="FFFFFF"/>
        <w:spacing w:after="120"/>
        <w:ind w:left="1083" w:right="580"/>
        <w:jc w:val="left"/>
        <w:rPr>
          <w:rFonts w:ascii="David" w:eastAsia="Times New Roman" w:hAnsi="David" w:cs="David"/>
          <w:sz w:val="24"/>
          <w:szCs w:val="24"/>
          <w:lang w:val="en-US"/>
        </w:rPr>
      </w:pPr>
    </w:p>
    <w:p w14:paraId="71CE6CA3" w14:textId="002C3642" w:rsidR="00806AA5" w:rsidRDefault="00556CB4" w:rsidP="009A55C2">
      <w:pPr>
        <w:shd w:val="clear" w:color="auto" w:fill="FFFFFF"/>
        <w:spacing w:after="120"/>
        <w:ind w:left="1083" w:right="580"/>
        <w:jc w:val="left"/>
        <w:rPr>
          <w:rFonts w:ascii="David" w:eastAsia="Times New Roman" w:hAnsi="David" w:cs="David"/>
          <w:sz w:val="24"/>
          <w:szCs w:val="24"/>
          <w:lang w:val="en-US"/>
        </w:rPr>
      </w:pPr>
      <w:r w:rsidRPr="00556CB4">
        <w:rPr>
          <w:rFonts w:ascii="David" w:eastAsia="Times New Roman" w:hAnsi="David" w:cs="David"/>
          <w:noProof/>
          <w:sz w:val="24"/>
          <w:szCs w:val="24"/>
          <w:lang w:val="en-US"/>
        </w:rPr>
        <w:drawing>
          <wp:inline distT="0" distB="0" distL="0" distR="0" wp14:anchorId="3B2A38E6" wp14:editId="656A681D">
            <wp:extent cx="4724400" cy="1456197"/>
            <wp:effectExtent l="0" t="0" r="0" b="0"/>
            <wp:docPr id="8201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8748" name=""/>
                    <pic:cNvPicPr/>
                  </pic:nvPicPr>
                  <pic:blipFill>
                    <a:blip r:embed="rId20"/>
                    <a:stretch>
                      <a:fillRect/>
                    </a:stretch>
                  </pic:blipFill>
                  <pic:spPr>
                    <a:xfrm>
                      <a:off x="0" y="0"/>
                      <a:ext cx="4766684" cy="1469230"/>
                    </a:xfrm>
                    <a:prstGeom prst="rect">
                      <a:avLst/>
                    </a:prstGeom>
                  </pic:spPr>
                </pic:pic>
              </a:graphicData>
            </a:graphic>
          </wp:inline>
        </w:drawing>
      </w:r>
    </w:p>
    <w:p w14:paraId="3ED5E223" w14:textId="6806A39A" w:rsidR="00556CB4" w:rsidRPr="00C22780" w:rsidRDefault="00556CB4" w:rsidP="009E2DE3">
      <w:pPr>
        <w:shd w:val="clear" w:color="auto" w:fill="FFFFFF"/>
        <w:spacing w:after="120"/>
        <w:ind w:left="1083" w:right="580"/>
        <w:jc w:val="center"/>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6</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r w:rsidRPr="00C22780">
        <w:rPr>
          <w:rFonts w:ascii="David" w:eastAsia="Times New Roman" w:hAnsi="David" w:cs="David"/>
          <w:b/>
          <w:bCs/>
          <w:sz w:val="24"/>
          <w:szCs w:val="24"/>
          <w:lang w:val="en-US"/>
        </w:rPr>
        <w:t>Forward Chain Path and Explicit ID Accumulation</w:t>
      </w:r>
      <w:r w:rsidR="009A55C2">
        <w:rPr>
          <w:rFonts w:ascii="David" w:eastAsia="Times New Roman" w:hAnsi="David" w:cs="David"/>
          <w:b/>
          <w:bCs/>
          <w:sz w:val="24"/>
          <w:szCs w:val="24"/>
          <w:lang w:val="en-US"/>
        </w:rPr>
        <w:t>.</w:t>
      </w:r>
    </w:p>
    <w:p w14:paraId="0B3E6A83" w14:textId="01FCFCD2" w:rsidR="00556CB4" w:rsidRPr="008A45AC" w:rsidRDefault="00556CB4" w:rsidP="009E2DE3">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Created by </w:t>
      </w:r>
      <w:r>
        <w:rPr>
          <w:rFonts w:ascii="David" w:eastAsia="Times New Roman" w:hAnsi="David" w:cs="David"/>
          <w:sz w:val="24"/>
          <w:szCs w:val="24"/>
          <w:lang w:val="en-US"/>
        </w:rPr>
        <w:t>PowerPoint</w:t>
      </w:r>
      <w:r w:rsidRPr="008A45AC">
        <w:rPr>
          <w:rFonts w:ascii="David" w:eastAsia="Times New Roman" w:hAnsi="David" w:cs="David"/>
          <w:sz w:val="24"/>
          <w:szCs w:val="24"/>
          <w:lang w:val="en-US"/>
        </w:rPr>
        <w:t>).</w:t>
      </w:r>
    </w:p>
    <w:p w14:paraId="1E8AF357" w14:textId="77777777" w:rsidR="00806AA5" w:rsidRDefault="00806AA5" w:rsidP="00AC4312">
      <w:pPr>
        <w:shd w:val="clear" w:color="auto" w:fill="FFFFFF"/>
        <w:spacing w:after="120"/>
        <w:ind w:left="1083" w:right="580"/>
        <w:jc w:val="left"/>
        <w:rPr>
          <w:rFonts w:ascii="David" w:eastAsia="Times New Roman" w:hAnsi="David" w:cs="David"/>
          <w:sz w:val="24"/>
          <w:szCs w:val="24"/>
          <w:lang w:val="en-US"/>
        </w:rPr>
      </w:pPr>
    </w:p>
    <w:p w14:paraId="58A0C9CC" w14:textId="63E33591" w:rsidR="00A03FAA" w:rsidRPr="00C22780" w:rsidRDefault="00A03FAA" w:rsidP="00AC4312">
      <w:pPr>
        <w:shd w:val="clear" w:color="auto" w:fill="FFFFFF"/>
        <w:spacing w:after="120"/>
        <w:ind w:left="1083"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rsidP="00AC4312">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rsidP="00AC4312">
      <w:pPr>
        <w:numPr>
          <w:ilvl w:val="0"/>
          <w:numId w:val="55"/>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rsidP="00AC4312">
      <w:pPr>
        <w:numPr>
          <w:ilvl w:val="0"/>
          <w:numId w:val="55"/>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lastRenderedPageBreak/>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ID to the next empty slot in the frame and rebroadcasts it. When the previous transmitting node hears this updated frame containing its own ID in the chain, it interprets it as an implicit ACK, shuts down its transmission worker, and remains silent. </w:t>
      </w:r>
    </w:p>
    <w:p w14:paraId="1DC2D54A" w14:textId="5A7BC05B" w:rsidR="00A03FAA" w:rsidRPr="00C22780" w:rsidRDefault="00A03FAA" w:rsidP="00AC4312">
      <w:pPr>
        <w:numPr>
          <w:ilvl w:val="0"/>
          <w:numId w:val="55"/>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4ECEB0B3" w14:textId="6C0FEA7A" w:rsidR="00556CB4" w:rsidRPr="008C18FE" w:rsidRDefault="00A03FAA" w:rsidP="00A62A31">
      <w:pPr>
        <w:pStyle w:val="ListParagraph"/>
        <w:numPr>
          <w:ilvl w:val="0"/>
          <w:numId w:val="55"/>
        </w:num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medium, its random backoff interval is mathematically compressed, giving it higher transmission priority.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730C5009" wp14:editId="26B7307C">
            <wp:extent cx="4756670" cy="1715330"/>
            <wp:effectExtent l="0" t="0" r="6350" b="0"/>
            <wp:docPr id="12970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1044" name=""/>
                    <pic:cNvPicPr/>
                  </pic:nvPicPr>
                  <pic:blipFill>
                    <a:blip r:embed="rId21"/>
                    <a:stretch>
                      <a:fillRect/>
                    </a:stretch>
                  </pic:blipFill>
                  <pic:spPr>
                    <a:xfrm>
                      <a:off x="0" y="0"/>
                      <a:ext cx="4783009" cy="1724828"/>
                    </a:xfrm>
                    <a:prstGeom prst="rect">
                      <a:avLst/>
                    </a:prstGeom>
                  </pic:spPr>
                </pic:pic>
              </a:graphicData>
            </a:graphic>
          </wp:inline>
        </w:drawing>
      </w:r>
      <w:r w:rsidR="00556CB4" w:rsidRPr="008C18FE">
        <w:rPr>
          <w:rFonts w:ascii="David" w:eastAsia="Times New Roman" w:hAnsi="David" w:cs="David"/>
          <w:b/>
          <w:bCs/>
          <w:sz w:val="24"/>
          <w:szCs w:val="24"/>
          <w:lang w:val="en-US"/>
        </w:rPr>
        <w:t>Figure 7:</w:t>
      </w:r>
      <w:r w:rsidR="00556CB4" w:rsidRPr="008C18FE">
        <w:rPr>
          <w:rFonts w:ascii="David" w:eastAsia="Times New Roman" w:hAnsi="David" w:cs="David"/>
          <w:sz w:val="24"/>
          <w:szCs w:val="24"/>
          <w:lang w:val="en-US"/>
        </w:rPr>
        <w:t xml:space="preserve"> </w:t>
      </w:r>
      <w:r w:rsidR="00556CB4" w:rsidRPr="008C18FE">
        <w:rPr>
          <w:rFonts w:ascii="David" w:eastAsia="Times New Roman" w:hAnsi="David" w:cs="David"/>
          <w:b/>
          <w:bCs/>
          <w:sz w:val="24"/>
          <w:szCs w:val="24"/>
          <w:lang w:val="en-US"/>
        </w:rPr>
        <w:t>Forward Chain Path and Explicit ID Accumulation</w:t>
      </w:r>
      <w:r w:rsidR="008C18FE" w:rsidRPr="008C18FE">
        <w:rPr>
          <w:rFonts w:ascii="David" w:eastAsia="Times New Roman" w:hAnsi="David" w:cs="David"/>
          <w:b/>
          <w:bCs/>
          <w:sz w:val="24"/>
          <w:szCs w:val="24"/>
          <w:lang w:val="en-US"/>
        </w:rPr>
        <w:t>.</w:t>
      </w:r>
    </w:p>
    <w:p w14:paraId="6A5D9B5E" w14:textId="31BC9A2A" w:rsidR="00556CB4" w:rsidRPr="00556CB4" w:rsidRDefault="00556CB4" w:rsidP="008C18FE">
      <w:pPr>
        <w:pStyle w:val="ListParagraph"/>
        <w:shd w:val="clear" w:color="auto" w:fill="FFFFFF"/>
        <w:spacing w:after="120"/>
        <w:ind w:right="5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394CEA52" w14:textId="77777777" w:rsidR="00556CB4" w:rsidRDefault="00556CB4">
      <w:pPr>
        <w:shd w:val="clear" w:color="auto" w:fill="FFFFFF"/>
        <w:spacing w:after="120"/>
        <w:ind w:left="1083" w:right="580"/>
        <w:jc w:val="left"/>
        <w:rPr>
          <w:rFonts w:ascii="David" w:eastAsia="Times New Roman" w:hAnsi="David" w:cs="David"/>
          <w:b/>
          <w:bCs/>
          <w:sz w:val="24"/>
          <w:szCs w:val="24"/>
          <w:lang w:val="en-US"/>
        </w:rPr>
      </w:pPr>
    </w:p>
    <w:p w14:paraId="1C7668C4" w14:textId="4D1BA9C6" w:rsidR="00A03FAA" w:rsidRPr="00C22780" w:rsidRDefault="00A03FAA" w:rsidP="008C18FE">
      <w:pPr>
        <w:shd w:val="clear" w:color="auto" w:fill="FFFFFF"/>
        <w:spacing w:after="120"/>
        <w:ind w:left="1083"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3: Reverse Path and Tree Graph Synthesis</w:t>
      </w:r>
    </w:p>
    <w:p w14:paraId="059DF176" w14:textId="2CABBB83" w:rsidR="00A03FAA" w:rsidRPr="00C22780" w:rsidRDefault="00A03FAA" w:rsidP="008C18FE">
      <w:pPr>
        <w:numPr>
          <w:ilvl w:val="0"/>
          <w:numId w:val="56"/>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to its </w:t>
      </w:r>
      <w:r w:rsidR="005835BB" w:rsidRPr="00C22780">
        <w:rPr>
          <w:rFonts w:ascii="David" w:eastAsia="Times New Roman" w:hAnsi="David" w:cs="David"/>
          <w:sz w:val="24"/>
          <w:szCs w:val="24"/>
          <w:lang w:val="en-US"/>
        </w:rPr>
        <w:t>left</w:t>
      </w:r>
      <w:r w:rsidR="005835BB">
        <w:rPr>
          <w:rFonts w:ascii="David" w:eastAsia="Times New Roman" w:hAnsi="David" w:cs="David"/>
          <w:sz w:val="24"/>
          <w:szCs w:val="24"/>
          <w:lang w:val="en-US"/>
        </w:rPr>
        <w:t xml:space="preserve"> (</w:t>
      </w:r>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r w:rsidR="00BA7D30">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to identify its direct physical Parent node. </w:t>
      </w:r>
    </w:p>
    <w:p w14:paraId="1744EF92" w14:textId="77777777" w:rsidR="00A03FAA" w:rsidRPr="00C22780" w:rsidRDefault="00A03FAA" w:rsidP="008C18FE">
      <w:pPr>
        <w:numPr>
          <w:ilvl w:val="0"/>
          <w:numId w:val="56"/>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45F6EBF1" w:rsidR="00A03FAA" w:rsidRPr="00C22780" w:rsidRDefault="00A03FAA" w:rsidP="008C18FE">
      <w:pPr>
        <w:numPr>
          <w:ilvl w:val="0"/>
          <w:numId w:val="56"/>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topological </w:t>
      </w:r>
      <w:r w:rsidR="00D617A5" w:rsidRPr="00C22780">
        <w:rPr>
          <w:rFonts w:ascii="David" w:eastAsia="Times New Roman" w:hAnsi="David" w:cs="David"/>
          <w:sz w:val="24"/>
          <w:szCs w:val="24"/>
          <w:lang w:val="en-US"/>
        </w:rPr>
        <w:t>branches</w:t>
      </w:r>
      <w:r w:rsidR="00D617A5">
        <w:rPr>
          <w:rFonts w:ascii="David" w:eastAsia="Times New Roman" w:hAnsi="David" w:cs="David"/>
          <w:sz w:val="24"/>
          <w:szCs w:val="24"/>
          <w:lang w:val="en-US"/>
        </w:rPr>
        <w:t xml:space="preserve"> (</w:t>
      </w:r>
      <w:r w:rsidR="00901882">
        <w:rPr>
          <w:rFonts w:ascii="David" w:eastAsia="Times New Roman" w:hAnsi="David" w:cs="David"/>
          <w:sz w:val="24"/>
          <w:szCs w:val="24"/>
          <w:lang w:val="en-US"/>
        </w:rPr>
        <w:t xml:space="preserve">branches of topological tree from the same </w:t>
      </w:r>
      <w:r w:rsidR="00EC1822">
        <w:rPr>
          <w:rFonts w:ascii="David" w:eastAsia="Times New Roman" w:hAnsi="David" w:cs="David"/>
          <w:sz w:val="24"/>
          <w:szCs w:val="24"/>
          <w:lang w:val="en-US"/>
        </w:rPr>
        <w:t>direct ancestor</w:t>
      </w:r>
      <w:r w:rsidR="000744F0" w:rsidRPr="00C22780">
        <w:rPr>
          <w:rFonts w:ascii="David" w:eastAsia="Times New Roman" w:hAnsi="David" w:cs="David"/>
          <w:sz w:val="24"/>
          <w:szCs w:val="24"/>
          <w:lang w:val="en-US"/>
        </w:rPr>
        <w:t xml:space="preserve"> </w:t>
      </w:r>
      <w:r w:rsidR="00901882">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into a unified tree array and </w:t>
      </w:r>
      <w:r w:rsidRPr="00C22780">
        <w:rPr>
          <w:rFonts w:ascii="David" w:eastAsia="Times New Roman" w:hAnsi="David" w:cs="David"/>
          <w:sz w:val="24"/>
          <w:szCs w:val="24"/>
          <w:lang w:val="en-US"/>
        </w:rPr>
        <w:lastRenderedPageBreak/>
        <w:t xml:space="preserve">forwards it upstream toward the Root.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31CD9FE5" wp14:editId="37A41622">
            <wp:extent cx="4715106" cy="1680497"/>
            <wp:effectExtent l="0" t="0" r="0" b="0"/>
            <wp:docPr id="2358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4084" name=""/>
                    <pic:cNvPicPr/>
                  </pic:nvPicPr>
                  <pic:blipFill>
                    <a:blip r:embed="rId22"/>
                    <a:stretch>
                      <a:fillRect/>
                    </a:stretch>
                  </pic:blipFill>
                  <pic:spPr>
                    <a:xfrm>
                      <a:off x="0" y="0"/>
                      <a:ext cx="4737405" cy="1688444"/>
                    </a:xfrm>
                    <a:prstGeom prst="rect">
                      <a:avLst/>
                    </a:prstGeom>
                  </pic:spPr>
                </pic:pic>
              </a:graphicData>
            </a:graphic>
          </wp:inline>
        </w:drawing>
      </w:r>
    </w:p>
    <w:p w14:paraId="3FC7418D" w14:textId="518119EA" w:rsidR="00556CB4" w:rsidRPr="00556CB4" w:rsidRDefault="00556CB4" w:rsidP="0003182D">
      <w:pPr>
        <w:pStyle w:val="ListParagraph"/>
        <w:shd w:val="clear" w:color="auto" w:fill="FFFFFF"/>
        <w:spacing w:after="120"/>
        <w:ind w:right="580"/>
        <w:jc w:val="center"/>
        <w:rPr>
          <w:rFonts w:ascii="David" w:eastAsia="Times New Roman" w:hAnsi="David" w:cs="David"/>
          <w:b/>
          <w:bCs/>
          <w:sz w:val="24"/>
          <w:szCs w:val="24"/>
          <w:lang w:val="en-US"/>
        </w:rPr>
      </w:pPr>
      <w:r w:rsidRPr="00556CB4">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8</w:t>
      </w:r>
      <w:r w:rsidRPr="00556CB4">
        <w:rPr>
          <w:rFonts w:ascii="David" w:eastAsia="Times New Roman" w:hAnsi="David" w:cs="David"/>
          <w:b/>
          <w:bCs/>
          <w:sz w:val="24"/>
          <w:szCs w:val="24"/>
          <w:lang w:val="en-US"/>
        </w:rPr>
        <w:t>:</w:t>
      </w:r>
      <w:r w:rsidRPr="00556CB4">
        <w:rPr>
          <w:rFonts w:ascii="David" w:eastAsia="Times New Roman" w:hAnsi="David" w:cs="David"/>
          <w:sz w:val="24"/>
          <w:szCs w:val="24"/>
          <w:lang w:val="en-US"/>
        </w:rPr>
        <w:t xml:space="preserve"> </w:t>
      </w:r>
      <w:r w:rsidRPr="00556CB4">
        <w:rPr>
          <w:rFonts w:ascii="David" w:eastAsia="Times New Roman" w:hAnsi="David" w:cs="David"/>
          <w:b/>
          <w:bCs/>
          <w:sz w:val="24"/>
          <w:szCs w:val="24"/>
          <w:lang w:val="en-US"/>
        </w:rPr>
        <w:t>Forward Chain Path and Explicit ID Accumulation</w:t>
      </w:r>
      <w:r w:rsidR="00DE65E2">
        <w:rPr>
          <w:rFonts w:ascii="David" w:eastAsia="Times New Roman" w:hAnsi="David" w:cs="David"/>
          <w:b/>
          <w:bCs/>
          <w:sz w:val="24"/>
          <w:szCs w:val="24"/>
          <w:lang w:val="en-US"/>
        </w:rPr>
        <w:t>.</w:t>
      </w:r>
    </w:p>
    <w:p w14:paraId="5A2A81CF" w14:textId="6F7C43F4" w:rsidR="00556CB4" w:rsidRPr="00556CB4" w:rsidRDefault="00556CB4" w:rsidP="0003182D">
      <w:pPr>
        <w:pStyle w:val="ListParagraph"/>
        <w:shd w:val="clear" w:color="auto" w:fill="FFFFFF"/>
        <w:spacing w:after="120"/>
        <w:ind w:right="5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6D1E3C94" w14:textId="77777777" w:rsidR="00556CB4" w:rsidRDefault="00556CB4">
      <w:pPr>
        <w:shd w:val="clear" w:color="auto" w:fill="FFFFFF"/>
        <w:spacing w:after="120"/>
        <w:ind w:left="1083" w:right="580"/>
        <w:jc w:val="left"/>
        <w:rPr>
          <w:rFonts w:ascii="David" w:eastAsia="Times New Roman" w:hAnsi="David" w:cs="David"/>
          <w:b/>
          <w:bCs/>
          <w:sz w:val="24"/>
          <w:szCs w:val="24"/>
          <w:lang w:val="en-US"/>
        </w:rPr>
      </w:pPr>
    </w:p>
    <w:p w14:paraId="1523AEA4" w14:textId="7E285A54" w:rsidR="00A03FAA" w:rsidRPr="00C22780" w:rsidRDefault="00A03FAA" w:rsidP="0003182D">
      <w:pPr>
        <w:shd w:val="clear" w:color="auto" w:fill="FFFFFF"/>
        <w:spacing w:after="120"/>
        <w:ind w:left="1083"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rsidP="0003182D">
      <w:pPr>
        <w:numPr>
          <w:ilvl w:val="0"/>
          <w:numId w:val="57"/>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rsidP="0003182D">
      <w:pPr>
        <w:numPr>
          <w:ilvl w:val="0"/>
          <w:numId w:val="57"/>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rsidP="0003182D">
      <w:pPr>
        <w:numPr>
          <w:ilvl w:val="0"/>
          <w:numId w:val="57"/>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ms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rsidP="0003182D">
      <w:pPr>
        <w:numPr>
          <w:ilvl w:val="0"/>
          <w:numId w:val="57"/>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5DFC284D" w14:textId="3ECEF919" w:rsidR="00A03FAA" w:rsidRPr="00C22780" w:rsidRDefault="00A03FAA" w:rsidP="005018B5">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 </w:t>
      </w:r>
    </w:p>
    <w:p w14:paraId="2DA2FE65" w14:textId="50CFFC29" w:rsidR="00A03FAA" w:rsidRPr="00C22780" w:rsidRDefault="00EA71C1" w:rsidP="00996914">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.3 Fault Tolerance: Dynamic Disconnection Detection</w:t>
      </w:r>
    </w:p>
    <w:p w14:paraId="61063C29" w14:textId="77777777" w:rsidR="00A03FAA" w:rsidRPr="00C22780" w:rsidRDefault="00A03FAA" w:rsidP="005018B5">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During standard network runtime, a node might leave the room or experience sudden hardware failure. To distinguish between a temporary link dropped due to localized multi-path interference and an actual node disconnection, the protocol implements a </w:t>
      </w:r>
      <w:r w:rsidRPr="00C22780">
        <w:rPr>
          <w:rFonts w:ascii="David" w:eastAsia="Times New Roman" w:hAnsi="David" w:cs="David"/>
          <w:b/>
          <w:bCs/>
          <w:sz w:val="24"/>
          <w:szCs w:val="24"/>
          <w:lang w:val="en-US"/>
        </w:rPr>
        <w:t>Passive Overhearing Mode</w:t>
      </w:r>
      <w:r w:rsidRPr="00C22780">
        <w:rPr>
          <w:rFonts w:ascii="David" w:eastAsia="Times New Roman" w:hAnsi="David" w:cs="David"/>
          <w:sz w:val="24"/>
          <w:szCs w:val="24"/>
          <w:lang w:val="en-US"/>
        </w:rPr>
        <w:t xml:space="preserve">: </w:t>
      </w:r>
    </w:p>
    <w:p w14:paraId="473ED812" w14:textId="77777777" w:rsidR="00A03FAA" w:rsidRPr="00C22780" w:rsidRDefault="00A03FAA" w:rsidP="005018B5">
      <w:pPr>
        <w:numPr>
          <w:ilvl w:val="0"/>
          <w:numId w:val="58"/>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If a node fails to receive an expected ACK from a neighboring peer after its retry threshold, it refrains from triggering an immediate network reset. </w:t>
      </w:r>
    </w:p>
    <w:p w14:paraId="50F408F3" w14:textId="77777777" w:rsidR="00A03FAA" w:rsidRPr="00C22780" w:rsidRDefault="00A03FAA" w:rsidP="005018B5">
      <w:pPr>
        <w:numPr>
          <w:ilvl w:val="0"/>
          <w:numId w:val="58"/>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node suspends its active worker and opens an unguided listening window, capturing all raw 16-FSK data frames floating across the shared acoustic medium. </w:t>
      </w:r>
    </w:p>
    <w:p w14:paraId="3D082706" w14:textId="77777777" w:rsidR="00A03FAA" w:rsidRPr="00C22780" w:rsidRDefault="00A03FAA" w:rsidP="005018B5">
      <w:pPr>
        <w:numPr>
          <w:ilvl w:val="0"/>
          <w:numId w:val="58"/>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Since every standard data frame explicitly includes the Short IDs of the active routing path in Bytes 1–5, the listening node scans these overheard headers. </w:t>
      </w:r>
    </w:p>
    <w:p w14:paraId="7CCDD55C" w14:textId="77777777" w:rsidR="00A03FAA" w:rsidRPr="00C22780" w:rsidRDefault="00A03FAA" w:rsidP="005018B5">
      <w:pPr>
        <w:numPr>
          <w:ilvl w:val="0"/>
          <w:numId w:val="58"/>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lastRenderedPageBreak/>
        <w:t xml:space="preserve">If the silent node's ID is detected within any frame (even those addressed to third-party nodes), it proves the device is alive and transmitting; the issue is marked as a localized link degradation. </w:t>
      </w:r>
    </w:p>
    <w:p w14:paraId="7F7F35DC" w14:textId="77777777" w:rsidR="00A03FAA" w:rsidRPr="00C22780" w:rsidRDefault="00A03FAA" w:rsidP="005018B5">
      <w:pPr>
        <w:numPr>
          <w:ilvl w:val="0"/>
          <w:numId w:val="58"/>
        </w:numPr>
        <w:shd w:val="clear" w:color="auto" w:fill="FFFFFF"/>
        <w:spacing w:after="120"/>
        <w:ind w:left="144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If the passive listening timer expires and the target ID has completely vanished from the air, a definitive Disconnection is declared. The detecting node instantly fires a 20 kHz Discovery tone on the Control Channel, wiping the stale topology tables and forcing an automatic network rebuild. </w:t>
      </w:r>
    </w:p>
    <w:p w14:paraId="4E423A79" w14:textId="028512AD" w:rsidR="00A03FAA" w:rsidRPr="00C22780" w:rsidRDefault="00EA71C1" w:rsidP="00996914">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.4 Mathematical Timing Analysis and Network Convergence Budget</w:t>
      </w:r>
    </w:p>
    <w:p w14:paraId="5DCA100B" w14:textId="77777777" w:rsidR="00A03FAA" w:rsidRPr="00C22780" w:rsidRDefault="00A03FAA" w:rsidP="005018B5">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ms duration window), a complete 8-byte (64-bit) data packet requires exactly 1.6 seconds of physical airtime. </w:t>
      </w:r>
    </w:p>
    <w:p w14:paraId="2BD658E7" w14:textId="77777777" w:rsidR="00A03FAA" w:rsidRPr="00C22780" w:rsidRDefault="00A03FAA" w:rsidP="005018B5">
      <w:pPr>
        <w:shd w:val="clear" w:color="auto" w:fill="FFFFFF"/>
        <w:spacing w:after="120"/>
        <w:ind w:left="1083" w:right="580"/>
        <w:jc w:val="left"/>
        <w:rPr>
          <w:rFonts w:ascii="David" w:eastAsia="Times New Roman" w:hAnsi="David" w:cs="David"/>
          <w:sz w:val="24"/>
          <w:szCs w:val="24"/>
          <w:lang w:val="en-US"/>
        </w:rPr>
      </w:pPr>
      <w:r w:rsidRPr="00C22780">
        <w:rPr>
          <w:rFonts w:ascii="David" w:eastAsia="Times New Roman" w:hAnsi="David" w:cs="David"/>
          <w:sz w:val="24"/>
          <w:szCs w:val="24"/>
          <w:lang w:val="en-US"/>
        </w:rPr>
        <w:t>Conversely, a continuous control tone (DISCOVERY/BUSY/ACK) requires only 300 ms to establish high-confidence energy integration inside the receiver's FFT bins.</w:t>
      </w:r>
    </w:p>
    <w:p w14:paraId="103D7A1B" w14:textId="77777777" w:rsidR="000949F3" w:rsidRPr="008A45AC" w:rsidRDefault="000949F3" w:rsidP="005018B5">
      <w:pPr>
        <w:shd w:val="clear" w:color="auto" w:fill="FFFFFF"/>
        <w:spacing w:after="120"/>
        <w:ind w:right="580"/>
        <w:jc w:val="left"/>
        <w:rPr>
          <w:rFonts w:ascii="David" w:eastAsia="Times New Roman" w:hAnsi="David" w:cs="David"/>
          <w:sz w:val="24"/>
          <w:szCs w:val="24"/>
          <w:lang w:val="en-US"/>
        </w:rPr>
      </w:pPr>
    </w:p>
    <w:p w14:paraId="1DBB777C" w14:textId="090E46A4" w:rsidR="000562F9" w:rsidRPr="008A45AC" w:rsidRDefault="00E63755" w:rsidP="001874D9">
      <w:pPr>
        <w:shd w:val="clear" w:color="auto" w:fill="FFFFFF"/>
        <w:spacing w:after="120"/>
        <w:ind w:right="580"/>
        <w:jc w:val="left"/>
        <w:rPr>
          <w:rFonts w:ascii="David" w:eastAsia="Times New Roman" w:hAnsi="David" w:cs="David"/>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00EA71C1">
        <w:rPr>
          <w:rFonts w:ascii="David" w:hAnsi="David" w:cs="David"/>
          <w:b/>
          <w:bCs/>
          <w:sz w:val="32"/>
          <w:szCs w:val="32"/>
          <w:lang w:val="en-US"/>
        </w:rPr>
        <w:t>5</w:t>
      </w:r>
      <w:r w:rsidR="00DA341C" w:rsidRPr="008A45AC">
        <w:rPr>
          <w:rFonts w:ascii="David" w:eastAsia="Times New Roman" w:hAnsi="David" w:cs="David"/>
          <w:sz w:val="32"/>
          <w:szCs w:val="32"/>
          <w:lang w:val="en-US"/>
        </w:rPr>
        <w:t xml:space="preserve">. </w:t>
      </w:r>
      <w:commentRangeStart w:id="24"/>
      <w:commentRangeEnd w:id="24"/>
      <w:r w:rsidR="00CF2B94" w:rsidRPr="00385ED3">
        <w:rPr>
          <w:rStyle w:val="CommentReference"/>
          <w:rFonts w:ascii="David" w:eastAsia="Times New Roman" w:hAnsi="David" w:cs="David"/>
          <w:b/>
          <w:bCs/>
          <w:sz w:val="32"/>
          <w:szCs w:val="32"/>
          <w:lang w:val="en-US"/>
        </w:rPr>
        <w:commentReference w:id="24"/>
      </w:r>
      <w:r w:rsidR="00E24B12" w:rsidRPr="00385ED3">
        <w:rPr>
          <w:rFonts w:ascii="David" w:eastAsia="Times New Roman" w:hAnsi="David" w:cs="David"/>
          <w:b/>
          <w:bCs/>
          <w:sz w:val="32"/>
          <w:szCs w:val="32"/>
          <w:lang w:val="en-US"/>
        </w:rPr>
        <w:t>EXPECTED RESULTS</w:t>
      </w:r>
      <w:r w:rsidR="00E92C01" w:rsidRPr="00385ED3">
        <w:rPr>
          <w:rFonts w:ascii="David" w:eastAsia="Times New Roman" w:hAnsi="David" w:cs="David"/>
          <w:b/>
          <w:bCs/>
          <w:sz w:val="32"/>
          <w:szCs w:val="32"/>
          <w:lang w:val="en-US"/>
        </w:rPr>
        <w:t xml:space="preserve"> and REALITY</w:t>
      </w:r>
    </w:p>
    <w:p w14:paraId="3BE39C40" w14:textId="66B4ABE5" w:rsidR="000562F9" w:rsidRPr="008A45AC" w:rsidRDefault="000562F9" w:rsidP="005018B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primary objective of this project </w:t>
      </w:r>
      <w:r w:rsidR="00FC5373">
        <w:rPr>
          <w:rFonts w:ascii="David" w:eastAsia="Times New Roman" w:hAnsi="David" w:cs="David"/>
          <w:sz w:val="24"/>
          <w:szCs w:val="24"/>
          <w:lang w:val="en-US"/>
        </w:rPr>
        <w:t>was</w:t>
      </w:r>
      <w:r w:rsidR="00FC5373" w:rsidRPr="008A45AC">
        <w:rPr>
          <w:rFonts w:ascii="David" w:eastAsia="Times New Roman" w:hAnsi="David" w:cs="David"/>
          <w:sz w:val="24"/>
          <w:szCs w:val="24"/>
          <w:lang w:val="en-US"/>
        </w:rPr>
        <w:t xml:space="preserve"> </w:t>
      </w:r>
      <w:r w:rsidRPr="008A45AC">
        <w:rPr>
          <w:rFonts w:ascii="David" w:eastAsia="Times New Roman" w:hAnsi="David" w:cs="David"/>
          <w:sz w:val="24"/>
          <w:szCs w:val="24"/>
          <w:lang w:val="en-US"/>
        </w:rPr>
        <w:t>to design and implement a fully functional acoustic communication network, utilizing ultrasonic waves as the physical transmission medium.</w:t>
      </w:r>
    </w:p>
    <w:p w14:paraId="25EE12AD" w14:textId="7F340ED9" w:rsidR="000562F9" w:rsidRPr="008A45AC" w:rsidRDefault="00FC5373" w:rsidP="005018B5">
      <w:pPr>
        <w:shd w:val="clear" w:color="auto" w:fill="FFFFFF"/>
        <w:spacing w:after="120"/>
        <w:ind w:left="1083" w:right="580"/>
        <w:jc w:val="left"/>
        <w:rPr>
          <w:rFonts w:ascii="David" w:eastAsia="Times New Roman" w:hAnsi="David" w:cs="David"/>
          <w:sz w:val="24"/>
          <w:szCs w:val="24"/>
          <w:lang w:val="en-US"/>
        </w:rPr>
      </w:pPr>
      <w:r>
        <w:rPr>
          <w:rFonts w:ascii="David" w:eastAsia="Times New Roman" w:hAnsi="David" w:cs="David"/>
          <w:sz w:val="24"/>
          <w:szCs w:val="24"/>
          <w:lang w:val="en-US"/>
        </w:rPr>
        <w:t>In fact, t</w:t>
      </w:r>
      <w:r w:rsidRPr="008A45AC">
        <w:rPr>
          <w:rFonts w:ascii="David" w:eastAsia="Times New Roman" w:hAnsi="David" w:cs="David"/>
          <w:sz w:val="24"/>
          <w:szCs w:val="24"/>
          <w:lang w:val="en-US"/>
        </w:rPr>
        <w:t xml:space="preserve">he </w:t>
      </w:r>
      <w:r w:rsidR="000562F9" w:rsidRPr="008A45AC">
        <w:rPr>
          <w:rFonts w:ascii="David" w:eastAsia="Times New Roman" w:hAnsi="David" w:cs="David"/>
          <w:sz w:val="24"/>
          <w:szCs w:val="24"/>
          <w:lang w:val="en-US"/>
        </w:rPr>
        <w:t xml:space="preserve">system is </w:t>
      </w:r>
      <w:r w:rsidR="00C9535E" w:rsidRPr="008A45AC">
        <w:rPr>
          <w:rFonts w:ascii="David" w:eastAsia="Times New Roman" w:hAnsi="David" w:cs="David"/>
          <w:sz w:val="24"/>
          <w:szCs w:val="24"/>
          <w:lang w:val="en-US"/>
        </w:rPr>
        <w:t>created</w:t>
      </w:r>
      <w:r w:rsidR="000562F9"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p>
    <w:p w14:paraId="394F3F01" w14:textId="77777777" w:rsidR="000562F9" w:rsidRPr="00FA5892" w:rsidRDefault="000562F9" w:rsidP="005018B5">
      <w:pPr>
        <w:shd w:val="clear" w:color="auto" w:fill="FFFFFF"/>
        <w:spacing w:after="120"/>
        <w:ind w:left="1083" w:right="580"/>
        <w:jc w:val="left"/>
        <w:rPr>
          <w:rFonts w:ascii="David" w:eastAsia="Times New Roman" w:hAnsi="David" w:cs="David"/>
          <w:b/>
          <w:bCs/>
          <w:sz w:val="24"/>
          <w:szCs w:val="24"/>
          <w:u w:val="single"/>
          <w:lang w:val="en-US"/>
        </w:rPr>
      </w:pPr>
      <w:r w:rsidRPr="00FA5892">
        <w:rPr>
          <w:rFonts w:ascii="David" w:eastAsia="Times New Roman" w:hAnsi="David" w:cs="David"/>
          <w:b/>
          <w:bCs/>
          <w:sz w:val="24"/>
          <w:szCs w:val="24"/>
          <w:u w:val="single"/>
          <w:lang w:val="en-US"/>
        </w:rPr>
        <w:t>Key Technical Specifications:</w:t>
      </w:r>
    </w:p>
    <w:p w14:paraId="3030E022" w14:textId="6537B748" w:rsidR="000562F9" w:rsidRPr="00FA5892" w:rsidRDefault="000562F9" w:rsidP="005018B5">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Protocol</w:t>
      </w:r>
      <w:r w:rsidRPr="00FA5892">
        <w:rPr>
          <w:rFonts w:ascii="David" w:eastAsia="Times New Roman" w:hAnsi="David" w:cs="David"/>
          <w:sz w:val="24"/>
          <w:szCs w:val="24"/>
          <w:lang w:val="en-US"/>
        </w:rPr>
        <w:t>: The Data Link Layer implements a collision avoidance mechanism based on the RTS/CTS (Request to Send / Clear to Send) handshake protocol to ensure reliable data delivery.</w:t>
      </w:r>
    </w:p>
    <w:p w14:paraId="5E1338DD" w14:textId="77777777" w:rsidR="000562F9" w:rsidRPr="00FA5892" w:rsidRDefault="000562F9" w:rsidP="005018B5">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Capacity &amp; Range</w:t>
      </w:r>
      <w:r w:rsidRPr="00FA5892">
        <w:rPr>
          <w:rFonts w:ascii="David" w:eastAsia="Times New Roman" w:hAnsi="David" w:cs="David"/>
          <w:sz w:val="24"/>
          <w:szCs w:val="24"/>
          <w:lang w:val="en-US"/>
        </w:rPr>
        <w:t>: The network is designed to support a cluster of at least 3 concurrent nodes within an optimal effective radius of 2 meters.</w:t>
      </w:r>
    </w:p>
    <w:p w14:paraId="22795F30" w14:textId="77777777" w:rsidR="000562F9" w:rsidRDefault="000562F9" w:rsidP="005018B5">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Topology</w:t>
      </w:r>
      <w:r w:rsidRPr="00FA5892">
        <w:rPr>
          <w:rFonts w:ascii="David" w:eastAsia="Times New Roman" w:hAnsi="David" w:cs="David"/>
          <w:sz w:val="24"/>
          <w:szCs w:val="24"/>
          <w:lang w:val="en-US"/>
        </w:rPr>
        <w:t>: The system supports a many-to-many communication architecture, managing data transfer from multiple emitters to multiple recipients simultaneously.</w:t>
      </w:r>
    </w:p>
    <w:p w14:paraId="221BC731" w14:textId="77777777" w:rsidR="005018B5" w:rsidRPr="006B4AED" w:rsidRDefault="005018B5" w:rsidP="00A62A31">
      <w:pPr>
        <w:shd w:val="clear" w:color="auto" w:fill="FFFFFF"/>
        <w:spacing w:after="120"/>
        <w:ind w:left="1083" w:right="580"/>
        <w:jc w:val="left"/>
        <w:rPr>
          <w:rFonts w:ascii="David" w:eastAsia="Times New Roman" w:hAnsi="David" w:cs="David"/>
          <w:sz w:val="24"/>
          <w:szCs w:val="24"/>
          <w:lang w:val="en-US"/>
        </w:rPr>
      </w:pPr>
    </w:p>
    <w:p w14:paraId="59BA78AD" w14:textId="74D3BFA7" w:rsidR="0003545A" w:rsidRPr="0003545A" w:rsidRDefault="00E63755" w:rsidP="0003545A">
      <w:pPr>
        <w:shd w:val="clear" w:color="auto" w:fill="FFFFFF"/>
        <w:spacing w:after="120"/>
        <w:ind w:right="580"/>
        <w:jc w:val="left"/>
        <w:rPr>
          <w:ins w:id="25" w:author="Yoni Grinberg" w:date="2026-07-02T15:49:00Z"/>
          <w:rFonts w:ascii="David" w:eastAsia="Times New Roman" w:hAnsi="David" w:cs="David"/>
          <w:sz w:val="32"/>
          <w:szCs w:val="32"/>
          <w:lang w:val="en-US"/>
        </w:rPr>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6</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ins w:id="26" w:author="Yoni Grinberg" w:date="2026-07-02T15:49:00Z">
        <w:r w:rsidR="0003545A" w:rsidRPr="0003545A">
          <w:rPr>
            <w:rFonts w:ascii="David" w:eastAsia="Times New Roman" w:hAnsi="David" w:cs="David"/>
            <w:sz w:val="32"/>
            <w:szCs w:val="32"/>
            <w:lang w:val="en-US"/>
          </w:rPr>
          <w:drawing>
            <wp:inline distT="0" distB="0" distL="0" distR="0" wp14:anchorId="68608425" wp14:editId="2111798A">
              <wp:extent cx="7507189" cy="6634163"/>
              <wp:effectExtent l="0" t="1588" r="0" b="0"/>
              <wp:docPr id="147103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7516337" cy="6642247"/>
                      </a:xfrm>
                      <a:prstGeom prst="rect">
                        <a:avLst/>
                      </a:prstGeom>
                      <a:noFill/>
                      <a:ln>
                        <a:noFill/>
                      </a:ln>
                    </pic:spPr>
                  </pic:pic>
                </a:graphicData>
              </a:graphic>
            </wp:inline>
          </w:drawing>
        </w:r>
      </w:ins>
    </w:p>
    <w:p w14:paraId="73D2CCEF" w14:textId="61B45AA4" w:rsidR="00EF0143" w:rsidRPr="008A45AC" w:rsidRDefault="00FD3173" w:rsidP="00EE7D46">
      <w:pPr>
        <w:shd w:val="clear" w:color="auto" w:fill="FFFFFF"/>
        <w:spacing w:after="120"/>
        <w:ind w:right="580"/>
        <w:jc w:val="left"/>
        <w:rPr>
          <w:rFonts w:ascii="David" w:eastAsia="Times New Roman" w:hAnsi="David" w:cs="David"/>
          <w:sz w:val="24"/>
          <w:szCs w:val="24"/>
          <w:lang w:val="en-US"/>
        </w:rPr>
      </w:pPr>
      <w:del w:id="27" w:author="Yoni Grinberg" w:date="2026-07-02T15:49:00Z" w16du:dateUtc="2026-07-02T12:49:00Z">
        <w:r w:rsidRPr="008A45AC" w:rsidDel="0003545A">
          <w:rPr>
            <w:rFonts w:ascii="David" w:eastAsia="Times New Roman" w:hAnsi="David" w:cs="David"/>
            <w:noProof/>
            <w:sz w:val="24"/>
            <w:szCs w:val="24"/>
            <w:lang w:val="en-US"/>
          </w:rPr>
          <w:lastRenderedPageBreak/>
          <w:drawing>
            <wp:inline distT="0" distB="0" distL="0" distR="0" wp14:anchorId="5034855E" wp14:editId="22182B7B">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del>
    </w:p>
    <w:p w14:paraId="7C9EBB4C" w14:textId="7F0CD486" w:rsidR="00E24B12" w:rsidRPr="008A45AC" w:rsidRDefault="001E5EC8" w:rsidP="00547F9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9</w:t>
      </w:r>
      <w:r w:rsidRPr="008A45AC">
        <w:rPr>
          <w:rFonts w:ascii="David" w:eastAsia="Times New Roman" w:hAnsi="David" w:cs="David"/>
          <w:sz w:val="24"/>
          <w:szCs w:val="24"/>
          <w:lang w:val="en-US"/>
        </w:rPr>
        <w:t xml:space="preserve">: </w:t>
      </w:r>
      <w:r w:rsidR="00EF0143" w:rsidRPr="008A45AC">
        <w:rPr>
          <w:rFonts w:ascii="David" w:eastAsia="Times New Roman" w:hAnsi="David" w:cs="David"/>
          <w:sz w:val="24"/>
          <w:szCs w:val="24"/>
          <w:lang w:val="en-US"/>
        </w:rPr>
        <w:t>Use Case: Many-to-Many Interaction and Messaging Protocol</w:t>
      </w:r>
    </w:p>
    <w:p w14:paraId="37F70636" w14:textId="42A55473" w:rsidR="00FB6008" w:rsidRPr="008A45AC" w:rsidRDefault="00777F04" w:rsidP="00777F04">
      <w:pPr>
        <w:shd w:val="clear" w:color="auto" w:fill="FFFFFF"/>
        <w:spacing w:after="120"/>
        <w:ind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43F73FD0" w:rsidR="00FB6008" w:rsidRPr="008A45AC" w:rsidRDefault="001E5EC8" w:rsidP="005316F9">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10</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Class Diagram: Structural Design of the CSMA/CA and Signal Processing Layers</w:t>
      </w:r>
    </w:p>
    <w:p w14:paraId="02578800" w14:textId="66C58829" w:rsidR="005316F9" w:rsidRPr="008A45AC" w:rsidRDefault="00777F04" w:rsidP="005316F9">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20D2771" w:rsidR="005B7E88" w:rsidRPr="008A45AC" w:rsidRDefault="001E5EC8" w:rsidP="005316F9">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11</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02732D">
      <w:pPr>
        <w:shd w:val="clear" w:color="auto" w:fill="FFFFFF"/>
        <w:spacing w:after="12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2FE5A4DF">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E57E9D8" w:rsidR="005B7E88" w:rsidRPr="008A45AC" w:rsidRDefault="001E5EC8" w:rsidP="00E24B1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12</w:t>
      </w:r>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506FE2E4" w:rsidR="0002732D" w:rsidRPr="008A45AC" w:rsidRDefault="0002732D" w:rsidP="0002732D">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13</w:t>
      </w:r>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5316F9">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5FB7F959">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105DC7D2" w:rsidR="0002732D" w:rsidRPr="008A45AC" w:rsidRDefault="0002732D" w:rsidP="005316F9">
      <w:pPr>
        <w:shd w:val="clear" w:color="auto" w:fill="FFFFFF"/>
        <w:spacing w:after="120"/>
        <w:ind w:left="1080" w:right="580"/>
        <w:rPr>
          <w:rFonts w:ascii="David" w:eastAsia="Times New Roman" w:hAnsi="David" w:cs="David"/>
          <w:i/>
          <w:iCs/>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14</w:t>
      </w:r>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6118A201" w14:textId="7CCDF78A" w:rsidR="00EA10D1" w:rsidRPr="008304F4" w:rsidRDefault="001E3C0E" w:rsidP="00F96F2C">
      <w:pPr>
        <w:shd w:val="clear" w:color="auto" w:fill="FFFFFF"/>
        <w:spacing w:after="120"/>
        <w:ind w:right="580"/>
        <w:jc w:val="left"/>
        <w:rPr>
          <w:rFonts w:ascii="David" w:eastAsia="Times New Roman" w:hAnsi="David" w:cs="David"/>
          <w:b/>
          <w:bCs/>
          <w:sz w:val="32"/>
          <w:szCs w:val="32"/>
          <w:lang w:val="en-US"/>
        </w:rPr>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7</w:t>
      </w:r>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13B81370" w:rsidR="00EA10D1" w:rsidRPr="008A45AC"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 Bit Packing </w:t>
      </w:r>
      <w:r w:rsidR="00E24B12" w:rsidRPr="008A45AC">
        <w:rPr>
          <w:rFonts w:ascii="David" w:eastAsia="Times New Roman" w:hAnsi="David" w:cs="David"/>
          <w:b/>
          <w:bCs/>
          <w:sz w:val="24"/>
          <w:szCs w:val="24"/>
          <w:lang w:val="en-US"/>
        </w:rPr>
        <w:t xml:space="preserve">And </w:t>
      </w:r>
      <w:r w:rsidR="00EA10D1" w:rsidRPr="008A45AC">
        <w:rPr>
          <w:rFonts w:ascii="David" w:eastAsia="Times New Roman" w:hAnsi="David" w:cs="David"/>
          <w:b/>
          <w:bCs/>
          <w:sz w:val="24"/>
          <w:szCs w:val="24"/>
          <w:lang w:val="en-US"/>
        </w:rPr>
        <w:t>Fragmentation Logic</w:t>
      </w:r>
    </w:p>
    <w:p w14:paraId="51A4558C"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ConstructPacket function correctly packs the "Total Packets" and "Current Index" integers into a single byte.</w:t>
      </w:r>
    </w:p>
    <w:p w14:paraId="2872C0CA"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4A8FE8A3" w:rsidR="00EA10D1" w:rsidRPr="008A45AC" w:rsidRDefault="00EA71C1" w:rsidP="00E30A60">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.1.1. </w:t>
      </w:r>
      <w:r w:rsidR="00E30A60" w:rsidRPr="008A45AC">
        <w:rPr>
          <w:rFonts w:ascii="David" w:eastAsia="Times New Roman" w:hAnsi="David" w:cs="David"/>
          <w:b/>
          <w:bCs/>
          <w:sz w:val="24"/>
          <w:szCs w:val="24"/>
          <w:lang w:val="en-US"/>
        </w:rPr>
        <w:t>CRC Calculation Accuracy</w:t>
      </w:r>
    </w:p>
    <w:p w14:paraId="4D05FE1B" w14:textId="35542FE2"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E30A60">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2C7623AA" w:rsidR="00EA10D1" w:rsidRPr="008A45AC"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.1.2 Packet Serialization</w:t>
      </w:r>
    </w:p>
    <w:p w14:paraId="7B010A72" w14:textId="77777777" w:rsidR="00EA10D1" w:rsidRPr="008A45AC"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41BFB238"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.1.3 Frequency Analysis Algorithm</w:t>
      </w:r>
    </w:p>
    <w:p w14:paraId="07D401C1"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01870218" w14:textId="7EB49CE1" w:rsidR="00EA10D1" w:rsidRPr="00F970E0" w:rsidRDefault="00EA71C1" w:rsidP="00F96F2C">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.2 Physical Layer Testing </w:t>
      </w:r>
    </w:p>
    <w:p w14:paraId="33680FB6" w14:textId="2463164A"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.2.1. Bit Duration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Timing</w:t>
      </w:r>
    </w:p>
    <w:p w14:paraId="3A2F8D6A"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rsidP="00F96F2C">
      <w:pPr>
        <w:shd w:val="clear" w:color="auto" w:fill="FFFFFF"/>
        <w:spacing w:after="120"/>
        <w:ind w:left="1083" w:right="580"/>
        <w:jc w:val="left"/>
        <w:rPr>
          <w:rFonts w:ascii="David" w:eastAsia="Times New Roman" w:hAnsi="David" w:cs="David"/>
          <w:sz w:val="24"/>
          <w:szCs w:val="24"/>
          <w:lang w:val="en-US"/>
        </w:rPr>
      </w:pPr>
    </w:p>
    <w:p w14:paraId="2F0C7C98" w14:textId="452E2120" w:rsidR="00EA10D1" w:rsidRPr="00F970E0" w:rsidRDefault="00EA71C1" w:rsidP="00F96F2C">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 Integration Testing</w:t>
      </w:r>
    </w:p>
    <w:p w14:paraId="0D1491CA" w14:textId="6D17A625"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.3.1. Single Packet Transmission</w:t>
      </w:r>
    </w:p>
    <w:p w14:paraId="6929993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5F093006"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.3.2. RTS/CTS Handshake Verification</w:t>
      </w:r>
    </w:p>
    <w:p w14:paraId="26620DF3"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63CAEC70" w:rsidR="00EA10D1" w:rsidRPr="00F970E0" w:rsidRDefault="00EA71C1" w:rsidP="00F96F2C">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 Field Testing</w:t>
      </w:r>
    </w:p>
    <w:p w14:paraId="6DBE9B33" w14:textId="325EBC30"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.4.1 Maximum Effective Range</w:t>
      </w:r>
    </w:p>
    <w:p w14:paraId="4454DB4E"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004359E5" w:rsidR="00EA10D1" w:rsidRPr="00F970E0" w:rsidRDefault="00EA71C1" w:rsidP="00F96F2C">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.4.2 Noise Immunity</w:t>
      </w:r>
    </w:p>
    <w:p w14:paraId="07199548"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10837CC7" w:rsidR="00EA10D1" w:rsidRPr="00F970E0" w:rsidRDefault="00EA71C1" w:rsidP="00F96F2C">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.4.3 Wall/Barrier Penetration Test</w:t>
      </w:r>
    </w:p>
    <w:p w14:paraId="41824002"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F96F2C">
      <w:pPr>
        <w:numPr>
          <w:ilvl w:val="1"/>
          <w:numId w:val="27"/>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43779DAF" w:rsidR="00EA10D1" w:rsidRPr="00F970E0" w:rsidRDefault="00EA71C1" w:rsidP="007F0BDD">
      <w:pPr>
        <w:shd w:val="clear" w:color="auto" w:fill="FFFFFF"/>
        <w:spacing w:after="120"/>
        <w:ind w:right="5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.4.4. Battery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Thermal Stability</w:t>
      </w:r>
    </w:p>
    <w:p w14:paraId="5DD58B36"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540504">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0FE355DD" w:rsidR="003C4350" w:rsidRPr="008304F4" w:rsidRDefault="003C4350" w:rsidP="003C4350">
      <w:pPr>
        <w:shd w:val="clear" w:color="auto" w:fill="FFFFFF"/>
        <w:spacing w:after="120"/>
        <w:ind w:right="580"/>
        <w:jc w:val="left"/>
        <w:rPr>
          <w:rFonts w:ascii="David" w:eastAsia="Times New Roman" w:hAnsi="David" w:cs="David"/>
          <w:b/>
          <w:bCs/>
          <w:sz w:val="32"/>
          <w:szCs w:val="32"/>
          <w:lang w:val="en-US"/>
        </w:rPr>
      </w:pPr>
      <w:r w:rsidRPr="008304F4">
        <w:rPr>
          <w:rFonts w:ascii="David" w:hAnsi="David" w:cs="David"/>
          <w:b/>
          <w:bCs/>
          <w:sz w:val="32"/>
          <w:szCs w:val="32"/>
          <w:lang w:val="en-US"/>
        </w:rPr>
        <w:t xml:space="preserve">Chapter </w:t>
      </w:r>
      <w:r w:rsidR="00EA71C1">
        <w:rPr>
          <w:rFonts w:ascii="David" w:eastAsia="Times New Roman" w:hAnsi="David" w:cs="David"/>
          <w:b/>
          <w:bCs/>
          <w:sz w:val="32"/>
          <w:szCs w:val="32"/>
          <w:lang w:val="en-US"/>
        </w:rPr>
        <w:t>8</w:t>
      </w:r>
      <w:r w:rsidRPr="008304F4">
        <w:rPr>
          <w:rFonts w:ascii="David" w:eastAsia="Times New Roman" w:hAnsi="David" w:cs="David"/>
          <w:b/>
          <w:bCs/>
          <w:sz w:val="32"/>
          <w:szCs w:val="32"/>
          <w:lang w:val="en-US"/>
        </w:rPr>
        <w:t>.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rsidP="003C4350">
      <w:pPr>
        <w:shd w:val="clear" w:color="auto" w:fill="FFFFFF"/>
        <w:spacing w:after="120"/>
        <w:ind w:right="580"/>
        <w:jc w:val="left"/>
        <w:rPr>
          <w:rFonts w:ascii="David" w:eastAsia="Times New Roman" w:hAnsi="David" w:cs="David"/>
          <w:b/>
          <w:bCs/>
          <w:sz w:val="24"/>
          <w:szCs w:val="24"/>
          <w:rtl/>
          <w:lang w:val="en-US"/>
        </w:rPr>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lastRenderedPageBreak/>
        <w:t>The system must capture real-time audio and apply Fast Fourier Transform (FFT) to accurately decode binary bits.</w:t>
      </w:r>
    </w:p>
    <w:p w14:paraId="3C628E6C" w14:textId="34C8FA40"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7C7EFA">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391771">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rsidP="003C4350">
      <w:pPr>
        <w:shd w:val="clear" w:color="auto" w:fill="FFFFFF"/>
        <w:tabs>
          <w:tab w:val="left" w:pos="1795"/>
        </w:tabs>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EB3C9BC" w:rsidR="003A7960" w:rsidRPr="008304F4" w:rsidRDefault="003C4350" w:rsidP="003A796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r w:rsidR="003A7960">
        <w:rPr>
          <w:rFonts w:ascii="David" w:eastAsia="Times New Roman" w:hAnsi="David" w:cs="David"/>
          <w:sz w:val="24"/>
          <w:szCs w:val="24"/>
          <w:lang w:val="en-US"/>
        </w:rPr>
        <w:br/>
      </w:r>
    </w:p>
    <w:p w14:paraId="1F98A313" w14:textId="03EF5692" w:rsidR="003A7960" w:rsidRPr="00B543DB" w:rsidRDefault="003A7960" w:rsidP="003A7960">
      <w:pPr>
        <w:shd w:val="clear" w:color="auto" w:fill="FFFFFF"/>
        <w:spacing w:after="120"/>
        <w:ind w:right="580"/>
        <w:jc w:val="left"/>
        <w:rPr>
          <w:rFonts w:ascii="David" w:eastAsia="Times New Roman" w:hAnsi="David" w:cs="David"/>
          <w:b/>
          <w:bCs/>
          <w:sz w:val="32"/>
          <w:szCs w:val="32"/>
          <w:lang w:val="en-US"/>
        </w:rPr>
      </w:pPr>
      <w:commentRangeStart w:id="28"/>
      <w:r w:rsidRPr="00B543DB">
        <w:rPr>
          <w:rFonts w:ascii="David" w:eastAsia="Times New Roman" w:hAnsi="David" w:cs="David"/>
          <w:b/>
          <w:bCs/>
          <w:sz w:val="32"/>
          <w:szCs w:val="32"/>
          <w:lang w:val="en-US"/>
        </w:rPr>
        <w:t xml:space="preserve">Chapter </w:t>
      </w:r>
      <w:r w:rsidR="00EA71C1">
        <w:rPr>
          <w:rFonts w:ascii="David" w:eastAsia="Times New Roman" w:hAnsi="David" w:cs="David"/>
          <w:b/>
          <w:bCs/>
          <w:sz w:val="32"/>
          <w:szCs w:val="32"/>
          <w:lang w:val="en-US"/>
        </w:rPr>
        <w:t>9</w:t>
      </w:r>
      <w:r w:rsidRPr="00B543DB">
        <w:rPr>
          <w:rFonts w:ascii="David" w:eastAsia="Times New Roman" w:hAnsi="David" w:cs="David"/>
          <w:b/>
          <w:bCs/>
          <w:sz w:val="32"/>
          <w:szCs w:val="32"/>
          <w:lang w:val="en-US"/>
        </w:rPr>
        <w:t>. Future Work and Scalability Horizons</w:t>
      </w:r>
    </w:p>
    <w:p w14:paraId="79DAC26B" w14:textId="277AFC61" w:rsidR="003A7960" w:rsidRPr="008304F4" w:rsidRDefault="00EA71C1" w:rsidP="003A7960">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.1 Introduction and Physical Layer Bottlenecks</w:t>
      </w:r>
    </w:p>
    <w:p w14:paraId="5861792F"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current architecture of the developed many-to-many ultrasonic protocol is physically constrained by an operational bandwidth tuned to a 10 Baud rate, meaning each 16-MFSK acoustic symbol requires a rigid duration window of 100 ms.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6AFD2314"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To transition this proof-of-concept into a massive-scale, high-density acoustic network, future iterations must prioritize breaking this physical baud rate barrier. Assuming advancements in DSP or the integration of higher-frequency, low-latency transducers allow for a compressed symbol duration</w:t>
      </w:r>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r w:rsidRPr="008304F4">
        <w:rPr>
          <w:rFonts w:ascii="David" w:eastAsia="Times New Roman" w:hAnsi="David" w:cs="David"/>
          <w:sz w:val="24"/>
          <w:szCs w:val="24"/>
          <w:lang w:val="en-US"/>
        </w:rPr>
        <w:t>chapter outlines the theoretical and structural expansions designed to scale the protocol.</w:t>
      </w:r>
      <w:commentRangeEnd w:id="28"/>
      <w:r w:rsidR="006B4AED" w:rsidRPr="008304F4">
        <w:rPr>
          <w:rStyle w:val="CommentReference"/>
          <w:rFonts w:ascii="David" w:eastAsia="Times New Roman" w:hAnsi="David" w:cs="David"/>
          <w:sz w:val="24"/>
          <w:szCs w:val="24"/>
          <w:lang w:val="en-US"/>
        </w:rPr>
        <w:commentReference w:id="28"/>
      </w:r>
    </w:p>
    <w:p w14:paraId="060AC419" w14:textId="29DEBC53" w:rsidR="003A7960" w:rsidRPr="008304F4" w:rsidRDefault="00EA71C1" w:rsidP="003A7960">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.2 Distributed Multi-Initiator Discovery Framework (Starvation Mitigation)</w:t>
      </w:r>
    </w:p>
    <w:p w14:paraId="6611B218"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lastRenderedPageBreak/>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34E3C346" w:rsidR="003A7960" w:rsidRPr="008304F4" w:rsidRDefault="00EA71C1" w:rsidP="003A7960">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.3 Multi-Hop Mesh Relay Architecture (Range Extension)</w:t>
      </w:r>
    </w:p>
    <w:p w14:paraId="63BA6AFB"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final destination at Node 3. This relay topology will safely scale the network across expansive multi-room complexes (e.g., medical wards or secure laboratory facilities) while preserving the natural boundary security advantages inherent to sound containment.</w:t>
      </w:r>
    </w:p>
    <w:p w14:paraId="64466939" w14:textId="2E3AED39" w:rsidR="003A7960" w:rsidRPr="008304F4" w:rsidRDefault="00EA71C1" w:rsidP="003A7960">
      <w:pPr>
        <w:shd w:val="clear" w:color="auto" w:fill="FFFFFF"/>
        <w:spacing w:after="120"/>
        <w:ind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.4 Dynamic Framing and Expanded Addressing Space</w:t>
      </w:r>
    </w:p>
    <w:p w14:paraId="7C3F9D36"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Once physical layer optimization increases the operational Baud rate, the data link layer can be safely refactored to support open-ended scalability using a variable-length architecture:</w:t>
      </w:r>
    </w:p>
    <w:p w14:paraId="377A73BC" w14:textId="4939DE37"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The </w:t>
      </w:r>
      <w:r w:rsidR="0008307C" w:rsidRPr="008304F4">
        <w:rPr>
          <w:rFonts w:ascii="David" w:eastAsia="Times New Roman" w:hAnsi="David" w:cs="David"/>
          <w:sz w:val="24"/>
          <w:szCs w:val="24"/>
          <w:lang w:val="en-US"/>
        </w:rPr>
        <w:t xml:space="preserve">system </w:t>
      </w:r>
      <w:r w:rsidR="0008307C">
        <w:rPr>
          <w:rFonts w:ascii="David" w:eastAsia="Times New Roman" w:hAnsi="David" w:cs="David" w:hint="cs"/>
          <w:sz w:val="24"/>
          <w:szCs w:val="24"/>
          <w:lang w:val="en-US"/>
        </w:rPr>
        <w:t>will</w:t>
      </w:r>
      <w:r w:rsidR="00A10D08">
        <w:rPr>
          <w:rFonts w:ascii="David" w:eastAsia="Times New Roman" w:hAnsi="David" w:cs="David"/>
          <w:sz w:val="24"/>
          <w:szCs w:val="24"/>
          <w:lang w:val="en-US"/>
        </w:rPr>
        <w:t xml:space="preserve"> support a dynamic number of connected </w:t>
      </w:r>
      <w:r w:rsidR="00623232">
        <w:rPr>
          <w:rFonts w:ascii="David" w:eastAsia="Times New Roman" w:hAnsi="David" w:cs="David"/>
          <w:sz w:val="24"/>
          <w:szCs w:val="24"/>
          <w:lang w:val="en-US"/>
        </w:rPr>
        <w:t>nodes (</w:t>
      </w:r>
      <w:r w:rsidR="00C308C7">
        <w:rPr>
          <w:rFonts w:ascii="David" w:eastAsia="Times New Roman" w:hAnsi="David" w:cs="David"/>
          <w:sz w:val="24"/>
          <w:szCs w:val="24"/>
          <w:lang w:val="en-US"/>
        </w:rPr>
        <w:t>instead of the current fixed amount)</w:t>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execution, frames can expand dynamically to </w:t>
      </w:r>
      <w:r w:rsidRPr="008304F4">
        <w:rPr>
          <w:rFonts w:ascii="David" w:eastAsia="Times New Roman" w:hAnsi="David" w:cs="David"/>
          <w:sz w:val="24"/>
          <w:szCs w:val="24"/>
          <w:lang w:val="en-US"/>
        </w:rPr>
        <w:lastRenderedPageBreak/>
        <w:t>accumulate 10, 20, or more node IDs within a single forward discovery cycle without incurring prohibitive latency penalties.</w:t>
      </w:r>
    </w:p>
    <w:p w14:paraId="6FB6C112" w14:textId="215C53D2"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038B5C7" w14:textId="6A994398" w:rsidR="000562F9" w:rsidRPr="006C5BE1" w:rsidRDefault="005316F9" w:rsidP="006C5BE1">
      <w:pPr>
        <w:shd w:val="clear" w:color="auto" w:fill="FFFFFF"/>
        <w:spacing w:after="120"/>
        <w:ind w:left="360" w:right="580"/>
        <w:jc w:val="left"/>
        <w:rPr>
          <w:rFonts w:ascii="David" w:eastAsia="Times New Roman" w:hAnsi="David" w:cs="David"/>
          <w:b/>
          <w:bCs/>
          <w:sz w:val="32"/>
          <w:szCs w:val="32"/>
          <w:lang w:val="en-US"/>
        </w:rPr>
      </w:pPr>
      <w:r w:rsidRPr="00B86999">
        <w:rPr>
          <w:rFonts w:ascii="David" w:eastAsia="Times New Roman" w:hAnsi="David" w:cs="David"/>
          <w:sz w:val="32"/>
          <w:szCs w:val="32"/>
          <w:rtl/>
          <w:lang w:val="en-US"/>
        </w:rPr>
        <w:br/>
      </w:r>
      <w:r w:rsidR="000562F9" w:rsidRPr="006C5BE1">
        <w:rPr>
          <w:rFonts w:ascii="David" w:eastAsia="Times New Roman" w:hAnsi="David" w:cs="David"/>
          <w:b/>
          <w:bCs/>
          <w:sz w:val="32"/>
          <w:szCs w:val="32"/>
          <w:lang w:val="en-US"/>
        </w:rPr>
        <w:t xml:space="preserve">Chapter </w:t>
      </w:r>
      <w:r w:rsidR="00EA71C1" w:rsidRPr="006C5BE1">
        <w:rPr>
          <w:rFonts w:ascii="David" w:eastAsia="Times New Roman" w:hAnsi="David" w:cs="David"/>
          <w:b/>
          <w:bCs/>
          <w:sz w:val="32"/>
          <w:szCs w:val="32"/>
          <w:lang w:val="en-US"/>
        </w:rPr>
        <w:t>10</w:t>
      </w:r>
      <w:r w:rsidR="004A11AC" w:rsidRPr="006C5BE1">
        <w:rPr>
          <w:rFonts w:ascii="David" w:eastAsia="Times New Roman" w:hAnsi="David" w:cs="David"/>
          <w:b/>
          <w:bCs/>
          <w:sz w:val="32"/>
          <w:szCs w:val="32"/>
          <w:lang w:val="en-US"/>
        </w:rPr>
        <w:t xml:space="preserve">. </w:t>
      </w:r>
      <w:r w:rsidR="00CE0239" w:rsidRPr="006C5BE1">
        <w:rPr>
          <w:rFonts w:ascii="David" w:eastAsia="Times New Roman" w:hAnsi="David" w:cs="David"/>
          <w:b/>
          <w:bCs/>
          <w:sz w:val="32"/>
          <w:szCs w:val="32"/>
          <w:lang w:val="en-US"/>
        </w:rPr>
        <w:t xml:space="preserve">Reference </w:t>
      </w:r>
    </w:p>
    <w:p w14:paraId="5AA26D48" w14:textId="3C90D0E6" w:rsidR="000562F9" w:rsidRPr="007F0BDD" w:rsidRDefault="000562F9" w:rsidP="00124A13">
      <w:pPr>
        <w:shd w:val="clear" w:color="auto" w:fill="FFFFFF"/>
        <w:spacing w:after="4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r>
        <w:fldChar w:fldCharType="begin"/>
      </w:r>
      <w:r w:rsidRPr="0003545A">
        <w:rPr>
          <w:lang w:val="en-US"/>
          <w:rPrChange w:id="29" w:author="Yoni Grinberg" w:date="2026-07-02T15:47:00Z" w16du:dateUtc="2026-07-02T12:47:00Z">
            <w:rPr/>
          </w:rPrChange>
        </w:rPr>
        <w:instrText>HYPERLINK "https://www.rfpage.com/what-is-frequency-shift-keying-fsk/" \h</w:instrText>
      </w:r>
      <w:r>
        <w:fldChar w:fldCharType="separate"/>
      </w:r>
      <w:r w:rsidRPr="007F0BDD">
        <w:rPr>
          <w:rFonts w:ascii="David" w:eastAsia="Times New Roman" w:hAnsi="David" w:cs="David"/>
          <w:color w:val="1155CC"/>
          <w:sz w:val="24"/>
          <w:szCs w:val="24"/>
          <w:u w:val="single"/>
          <w:lang w:val="en-US"/>
        </w:rPr>
        <w:t>https://www.rfpage.com/what-is-frequency-shift-keying-fsk/</w:t>
      </w:r>
      <w:r>
        <w:fldChar w:fldCharType="end"/>
      </w:r>
    </w:p>
    <w:p w14:paraId="244742C4"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r>
        <w:fldChar w:fldCharType="begin"/>
      </w:r>
      <w:r w:rsidRPr="0003545A">
        <w:rPr>
          <w:lang w:val="en-US"/>
          <w:rPrChange w:id="30" w:author="Yoni Grinberg" w:date="2026-07-02T15:47:00Z" w16du:dateUtc="2026-07-02T12:47:00Z">
            <w:rPr/>
          </w:rPrChange>
        </w:rPr>
        <w:instrText>HYPERLINK "https://en.wikipedia.org/wiki/Frequency-shift_keying" \h</w:instrText>
      </w:r>
      <w:r>
        <w:fldChar w:fldCharType="separate"/>
      </w:r>
      <w:r w:rsidRPr="007F0BDD">
        <w:rPr>
          <w:rFonts w:ascii="David" w:eastAsia="Times New Roman" w:hAnsi="David" w:cs="David"/>
          <w:color w:val="1155CC"/>
          <w:sz w:val="24"/>
          <w:szCs w:val="24"/>
          <w:u w:val="single"/>
          <w:lang w:val="en-US"/>
        </w:rPr>
        <w:t>https://en.wikipedia.org/wiki/Frequency-shift_keying</w:t>
      </w:r>
      <w:r>
        <w:fldChar w:fldCharType="end"/>
      </w:r>
    </w:p>
    <w:p w14:paraId="5CD92A59"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r>
        <w:fldChar w:fldCharType="begin"/>
      </w:r>
      <w:r w:rsidRPr="0003545A">
        <w:rPr>
          <w:lang w:val="en-US"/>
          <w:rPrChange w:id="31" w:author="Yoni Grinberg" w:date="2026-07-02T15:47:00Z" w16du:dateUtc="2026-07-02T12:47:00Z">
            <w:rPr/>
          </w:rPrChange>
        </w:rPr>
        <w:instrText>HYPERLINK "https://www.ionos.com/digitalguide/server/know-how/csmaca-carrier-sense-multiple-access-with-collision-avoidance/" \h</w:instrText>
      </w:r>
      <w:r>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fldChar w:fldCharType="end"/>
      </w:r>
    </w:p>
    <w:p w14:paraId="7D52301D" w14:textId="77777777" w:rsidR="000619E0" w:rsidRPr="007F0BDD" w:rsidRDefault="009814E7"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Proakis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28786E1E" w:rsidR="000562F9" w:rsidRPr="007F0BDD" w:rsidRDefault="000562F9"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[5]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fldChar w:fldCharType="begin"/>
      </w:r>
      <w:r w:rsidRPr="0003545A">
        <w:rPr>
          <w:lang w:val="en-US"/>
          <w:rPrChange w:id="32" w:author="Yoni Grinberg" w:date="2026-07-02T15:47:00Z" w16du:dateUtc="2026-07-02T12:47:00Z">
            <w:rPr/>
          </w:rPrChange>
        </w:rPr>
        <w:instrText>HYPERLINK "https://www.rfwireless-world.com/terminology/nfc-vs-rfid-vs-bluetooth-vs-wifi" \t "_blank"</w:instrText>
      </w:r>
      <w:r>
        <w:fldChar w:fldCharType="separate"/>
      </w:r>
      <w:r w:rsidRPr="007F0BDD">
        <w:rPr>
          <w:rStyle w:val="Hyperlink"/>
          <w:rFonts w:ascii="David" w:hAnsi="David" w:cs="David"/>
          <w:sz w:val="24"/>
          <w:szCs w:val="24"/>
          <w:lang w:val="en-US"/>
        </w:rPr>
        <w:t>https://www.rfwireless-world.com/terminology/nfc-vs-rfid-vs-bluetooth-vs-wifi</w:t>
      </w:r>
      <w:r>
        <w:fldChar w:fldCharType="end"/>
      </w:r>
      <w:r w:rsidRPr="007F0BDD">
        <w:rPr>
          <w:rFonts w:ascii="David" w:hAnsi="David" w:cs="David"/>
          <w:sz w:val="24"/>
          <w:szCs w:val="24"/>
          <w:lang w:val="en-US"/>
        </w:rPr>
        <w:t>.</w:t>
      </w:r>
    </w:p>
    <w:p w14:paraId="6DC87B4B" w14:textId="71BC8B83" w:rsidR="000562F9" w:rsidRPr="001D3AAA" w:rsidRDefault="000562F9" w:rsidP="00887E37">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[6] </w:t>
      </w:r>
      <w:r w:rsidR="005508DE" w:rsidRPr="006271E6">
        <w:rPr>
          <w:rFonts w:ascii="David" w:hAnsi="David" w:cs="David"/>
          <w:sz w:val="24"/>
          <w:szCs w:val="24"/>
          <w:lang w:val="en-US"/>
        </w:rPr>
        <w:t>M</w:t>
      </w:r>
      <w:r w:rsidR="00F67675">
        <w:rPr>
          <w:rFonts w:ascii="David" w:hAnsi="David" w:cs="David"/>
          <w:sz w:val="24"/>
          <w:szCs w:val="24"/>
          <w:lang w:val="en-US"/>
        </w:rPr>
        <w:t>.</w:t>
      </w:r>
      <w:r w:rsidR="005508DE" w:rsidRPr="006271E6">
        <w:rPr>
          <w:rFonts w:ascii="David" w:hAnsi="David" w:cs="David"/>
          <w:sz w:val="24"/>
          <w:szCs w:val="24"/>
          <w:lang w:val="en-US"/>
        </w:rPr>
        <w:t xml:space="preserve"> </w:t>
      </w:r>
      <w:r w:rsidR="006271E6" w:rsidRPr="006271E6">
        <w:rPr>
          <w:rFonts w:ascii="David" w:hAnsi="David" w:cs="David"/>
          <w:sz w:val="24"/>
          <w:szCs w:val="24"/>
          <w:lang w:val="en-US"/>
        </w:rPr>
        <w:t>Safadi</w:t>
      </w:r>
      <w:r w:rsidR="006271E6" w:rsidRPr="001D3AAA">
        <w:rPr>
          <w:rFonts w:ascii="David" w:hAnsi="David" w:cs="David"/>
          <w:sz w:val="24"/>
          <w:szCs w:val="24"/>
          <w:lang w:val="en-US"/>
        </w:rPr>
        <w:t xml:space="preserve"> and</w:t>
      </w:r>
      <w:r w:rsidRPr="001D3AAA">
        <w:rPr>
          <w:rFonts w:ascii="David" w:hAnsi="David" w:cs="David"/>
          <w:sz w:val="24"/>
          <w:szCs w:val="24"/>
          <w:lang w:val="en-US"/>
        </w:rPr>
        <w:t xml:space="preserve"> </w:t>
      </w:r>
      <w:r w:rsidR="00F67675" w:rsidRPr="006271E6">
        <w:rPr>
          <w:rFonts w:ascii="David" w:hAnsi="David" w:cs="David"/>
          <w:sz w:val="24"/>
          <w:szCs w:val="24"/>
          <w:lang w:val="en-US"/>
        </w:rPr>
        <w:t>R</w:t>
      </w:r>
      <w:r w:rsidR="00F67675">
        <w:rPr>
          <w:rFonts w:ascii="David" w:hAnsi="David" w:cs="David"/>
          <w:sz w:val="24"/>
          <w:szCs w:val="24"/>
          <w:lang w:val="en-US"/>
        </w:rPr>
        <w:t>.</w:t>
      </w:r>
      <w:r w:rsidR="00F67675" w:rsidRPr="006271E6">
        <w:rPr>
          <w:rFonts w:ascii="David" w:hAnsi="David" w:cs="David"/>
          <w:sz w:val="24"/>
          <w:szCs w:val="24"/>
          <w:lang w:val="en-US"/>
        </w:rPr>
        <w:t xml:space="preserve"> </w:t>
      </w:r>
      <w:r w:rsidR="00F62291" w:rsidRPr="006271E6">
        <w:rPr>
          <w:rFonts w:ascii="David" w:hAnsi="David" w:cs="David"/>
          <w:sz w:val="24"/>
          <w:szCs w:val="24"/>
          <w:lang w:val="en-US"/>
        </w:rPr>
        <w:t>Hassan</w:t>
      </w:r>
      <w:r w:rsidR="00F62291" w:rsidRPr="001D3AAA">
        <w:rPr>
          <w:rFonts w:ascii="David" w:hAnsi="David" w:cs="David"/>
          <w:sz w:val="24"/>
          <w:szCs w:val="24"/>
          <w:lang w:val="en-US"/>
        </w:rPr>
        <w:t xml:space="preserve">, </w:t>
      </w:r>
      <w:r w:rsidR="00F62291" w:rsidRPr="006271E6">
        <w:rPr>
          <w:rFonts w:ascii="David" w:eastAsia="Times New Roman" w:hAnsi="David" w:cs="David"/>
          <w:noProof/>
          <w:color w:val="000000"/>
          <w:sz w:val="24"/>
          <w:szCs w:val="24"/>
          <w:lang w:val="en-US"/>
        </w:rPr>
        <w:t>Smart</w:t>
      </w:r>
      <w:r w:rsidR="005508DE" w:rsidRPr="006271E6">
        <w:rPr>
          <w:rFonts w:ascii="David" w:hAnsi="David" w:cs="David"/>
          <w:sz w:val="24"/>
          <w:szCs w:val="24"/>
          <w:lang w:val="en-US"/>
        </w:rPr>
        <w:t xml:space="preserve"> Visit Card (SVC)</w:t>
      </w:r>
      <w:r w:rsidR="00887E37">
        <w:rPr>
          <w:rFonts w:ascii="David" w:hAnsi="David" w:cs="David"/>
          <w:sz w:val="24"/>
          <w:szCs w:val="24"/>
          <w:lang w:val="en-US"/>
        </w:rPr>
        <w:t xml:space="preserve"> </w:t>
      </w:r>
      <w:r w:rsidR="005508DE" w:rsidRPr="006271E6">
        <w:rPr>
          <w:rFonts w:ascii="David" w:hAnsi="David" w:cs="David"/>
          <w:sz w:val="24"/>
          <w:szCs w:val="24"/>
          <w:lang w:val="en-US"/>
        </w:rPr>
        <w:t xml:space="preserve">An Android-Based Application for Managing Visit </w:t>
      </w:r>
      <w:r w:rsidR="006C5BE1" w:rsidRPr="006271E6">
        <w:rPr>
          <w:rFonts w:ascii="David" w:hAnsi="David" w:cs="David"/>
          <w:sz w:val="24"/>
          <w:szCs w:val="24"/>
          <w:lang w:val="en-US"/>
        </w:rPr>
        <w:t>Cards</w:t>
      </w:r>
      <w:r w:rsidR="006C5BE1">
        <w:rPr>
          <w:rFonts w:ascii="David" w:hAnsi="David" w:cs="David"/>
          <w:sz w:val="24"/>
          <w:szCs w:val="24"/>
          <w:lang w:val="en-US"/>
        </w:rPr>
        <w:t>”</w:t>
      </w:r>
      <w:r w:rsidRPr="001D3AAA">
        <w:rPr>
          <w:rFonts w:ascii="David" w:hAnsi="David" w:cs="David"/>
          <w:sz w:val="24"/>
          <w:szCs w:val="24"/>
          <w:lang w:val="en-US"/>
        </w:rPr>
        <w:t xml:space="preserve"> Final Project Report, Dept. Software Eng., Braude College of Engineering, Karmiel, Israel</w:t>
      </w:r>
      <w:r w:rsidR="005508DE" w:rsidRPr="001D3AAA">
        <w:rPr>
          <w:rFonts w:ascii="David" w:hAnsi="David" w:cs="David"/>
          <w:sz w:val="24"/>
          <w:szCs w:val="24"/>
          <w:lang w:val="en-US"/>
        </w:rPr>
        <w:t>.</w:t>
      </w:r>
    </w:p>
    <w:p w14:paraId="6501A20E" w14:textId="21B65DA9" w:rsidR="005508DE" w:rsidRPr="001D3AAA" w:rsidRDefault="005508DE" w:rsidP="006271E6">
      <w:pPr>
        <w:ind w:left="1080"/>
        <w:jc w:val="left"/>
        <w:rPr>
          <w:rFonts w:ascii="David" w:eastAsia="Times New Roman" w:hAnsi="David" w:cs="David"/>
          <w:sz w:val="24"/>
          <w:szCs w:val="24"/>
          <w:lang w:val="en-US"/>
        </w:rPr>
      </w:pPr>
      <w:r w:rsidRPr="001D3AAA">
        <w:rPr>
          <w:rFonts w:ascii="David" w:hAnsi="David" w:cs="David"/>
          <w:sz w:val="24"/>
          <w:szCs w:val="24"/>
          <w:lang w:val="en-US"/>
        </w:rPr>
        <w:t xml:space="preserve">[7] </w:t>
      </w:r>
      <w:r w:rsidR="00346998">
        <w:rPr>
          <w:rFonts w:ascii="David" w:hAnsi="David" w:cs="David"/>
          <w:sz w:val="24"/>
          <w:szCs w:val="24"/>
          <w:lang w:val="en-US"/>
        </w:rPr>
        <w:t xml:space="preserve">T. </w:t>
      </w:r>
      <w:r w:rsidR="006271E6" w:rsidRPr="006271E6">
        <w:rPr>
          <w:rFonts w:ascii="David" w:eastAsia="Times New Roman" w:hAnsi="David" w:cs="David"/>
          <w:sz w:val="24"/>
          <w:szCs w:val="24"/>
          <w:lang w:val="en-US"/>
        </w:rPr>
        <w:t>Z</w:t>
      </w:r>
      <w:r w:rsidR="006271E6">
        <w:rPr>
          <w:rFonts w:ascii="David" w:eastAsia="Times New Roman" w:hAnsi="David" w:cs="David"/>
          <w:sz w:val="24"/>
          <w:szCs w:val="24"/>
          <w:lang w:val="en-US"/>
        </w:rPr>
        <w:t>i</w:t>
      </w:r>
      <w:r w:rsidR="006271E6" w:rsidRPr="006271E6">
        <w:rPr>
          <w:rFonts w:ascii="David" w:eastAsia="Times New Roman" w:hAnsi="David" w:cs="David"/>
          <w:sz w:val="24"/>
          <w:szCs w:val="24"/>
          <w:lang w:val="en-US"/>
        </w:rPr>
        <w:t>lberman</w:t>
      </w:r>
      <w:r w:rsidRPr="001D3AAA">
        <w:rPr>
          <w:rFonts w:ascii="David" w:hAnsi="David" w:cs="David"/>
          <w:sz w:val="24"/>
          <w:szCs w:val="24"/>
          <w:lang w:val="en-US"/>
        </w:rPr>
        <w:t xml:space="preserve"> and </w:t>
      </w:r>
      <w:r w:rsidR="00F67675" w:rsidRPr="00742EED">
        <w:rPr>
          <w:rFonts w:ascii="David" w:eastAsia="Times New Roman" w:hAnsi="David" w:cs="David"/>
          <w:sz w:val="24"/>
          <w:szCs w:val="24"/>
          <w:lang w:val="en-US"/>
        </w:rPr>
        <w:t>A</w:t>
      </w:r>
      <w:r w:rsidR="00F67675">
        <w:rPr>
          <w:rFonts w:ascii="David" w:eastAsia="Times New Roman" w:hAnsi="David" w:cs="David"/>
          <w:sz w:val="24"/>
          <w:szCs w:val="24"/>
          <w:lang w:val="en-US"/>
        </w:rPr>
        <w:t>.</w:t>
      </w:r>
      <w:r w:rsidR="00F67675" w:rsidRPr="00742EED">
        <w:rPr>
          <w:rFonts w:ascii="David" w:eastAsia="Times New Roman" w:hAnsi="David" w:cs="David"/>
          <w:sz w:val="24"/>
          <w:szCs w:val="24"/>
          <w:lang w:val="en-US"/>
        </w:rPr>
        <w:t xml:space="preserve"> </w:t>
      </w:r>
      <w:r w:rsidRPr="00742EED">
        <w:rPr>
          <w:rFonts w:ascii="David" w:eastAsia="Times New Roman" w:hAnsi="David" w:cs="David"/>
          <w:sz w:val="24"/>
          <w:szCs w:val="24"/>
          <w:lang w:val="en-US"/>
        </w:rPr>
        <w:t>Havkin</w:t>
      </w:r>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Final Project Report, Dept. Software Eng., Braude College of Engineering, Karmiel, Israel.</w:t>
      </w:r>
    </w:p>
    <w:p w14:paraId="190C062C" w14:textId="138DAFC8" w:rsidR="005508DE" w:rsidRPr="001D3AAA" w:rsidRDefault="005508DE" w:rsidP="00BA20CB">
      <w:pPr>
        <w:shd w:val="clear" w:color="auto" w:fill="FFFFFF"/>
        <w:spacing w:after="120"/>
        <w:ind w:left="1080" w:right="580"/>
        <w:jc w:val="left"/>
        <w:rPr>
          <w:rFonts w:ascii="David" w:hAnsi="David" w:cs="David"/>
          <w:sz w:val="24"/>
          <w:szCs w:val="24"/>
          <w:lang w:val="en-US"/>
        </w:rPr>
      </w:pPr>
      <w:r w:rsidRPr="001D3AAA">
        <w:rPr>
          <w:rFonts w:ascii="David" w:hAnsi="David" w:cs="David"/>
          <w:sz w:val="24"/>
          <w:szCs w:val="24"/>
          <w:lang w:val="en-US"/>
        </w:rPr>
        <w:t xml:space="preserve">[8] </w:t>
      </w:r>
      <w:r w:rsidR="00BA20CB" w:rsidRPr="00742EED">
        <w:rPr>
          <w:rFonts w:ascii="David" w:hAnsi="David" w:cs="David"/>
          <w:sz w:val="24"/>
          <w:szCs w:val="24"/>
          <w:lang w:val="en-US"/>
        </w:rPr>
        <w:t>T</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Pr="00742EED">
        <w:rPr>
          <w:rFonts w:ascii="David" w:hAnsi="David" w:cs="David"/>
          <w:sz w:val="24"/>
          <w:szCs w:val="24"/>
          <w:lang w:val="en-US"/>
        </w:rPr>
        <w:t>Fares</w:t>
      </w:r>
      <w:r w:rsidRPr="001D3AAA">
        <w:rPr>
          <w:rFonts w:ascii="David" w:hAnsi="David" w:cs="David"/>
          <w:sz w:val="24"/>
          <w:szCs w:val="24"/>
          <w:lang w:val="en-US"/>
        </w:rPr>
        <w:t xml:space="preserve"> and </w:t>
      </w:r>
      <w:r w:rsidR="00BA20CB" w:rsidRPr="00742EED">
        <w:rPr>
          <w:rFonts w:ascii="David" w:hAnsi="David" w:cs="David"/>
          <w:sz w:val="24"/>
          <w:szCs w:val="24"/>
          <w:lang w:val="en-US"/>
        </w:rPr>
        <w:t>F</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00C500AB" w:rsidRPr="00742EED">
        <w:rPr>
          <w:rFonts w:ascii="David" w:hAnsi="David" w:cs="David"/>
          <w:sz w:val="24"/>
          <w:szCs w:val="24"/>
          <w:lang w:val="en-US"/>
        </w:rPr>
        <w:t>Jaraisy,</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rsidP="00124A13">
      <w:pPr>
        <w:shd w:val="clear" w:color="auto" w:fill="FFFFFF"/>
        <w:spacing w:after="120"/>
        <w:ind w:left="1080" w:right="580"/>
        <w:jc w:val="left"/>
        <w:rPr>
          <w:rFonts w:ascii="David" w:eastAsia="Times New Roman" w:hAnsi="David" w:cs="David"/>
          <w:sz w:val="24"/>
          <w:szCs w:val="24"/>
          <w:lang w:val="en-US"/>
        </w:rPr>
      </w:pPr>
      <w:r w:rsidRPr="001D3AAA">
        <w:rPr>
          <w:rFonts w:ascii="David" w:hAnsi="David" w:cs="David"/>
          <w:sz w:val="24"/>
          <w:szCs w:val="24"/>
          <w:lang w:val="en-US"/>
        </w:rPr>
        <w:t>," Final Project Report, Dept. Software Eng., Braude College of Engineering, Karmiel, Israel.</w:t>
      </w:r>
    </w:p>
    <w:p w14:paraId="672E92A4" w14:textId="77777777" w:rsidR="00D248F1" w:rsidRPr="007F0BDD" w:rsidRDefault="009814E7" w:rsidP="00124A13">
      <w:pPr>
        <w:shd w:val="clear" w:color="auto" w:fill="FFFFFF"/>
        <w:spacing w:after="120"/>
        <w:ind w:left="1080" w:right="580"/>
        <w:jc w:val="left"/>
        <w:rPr>
          <w:rFonts w:ascii="David" w:hAnsi="David" w:cs="David"/>
          <w:sz w:val="24"/>
          <w:szCs w:val="24"/>
          <w:lang w:val="en-US"/>
        </w:rPr>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33" w:name="_cg8g60n22lz5" w:colFirst="0" w:colLast="0"/>
      <w:bookmarkEnd w:id="33"/>
    </w:p>
    <w:p w14:paraId="42FCD864" w14:textId="77777777" w:rsidR="0000097D" w:rsidRDefault="00D053A6"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p>
    <w:p w14:paraId="3F85965A" w14:textId="2CC95634" w:rsidR="00D053A6" w:rsidRPr="00887E37" w:rsidRDefault="008C455E"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
        </w:rPr>
        <w:t>[</w:t>
      </w:r>
      <w:r w:rsidR="00D053A6" w:rsidRPr="007F0BDD">
        <w:rPr>
          <w:rFonts w:ascii="David" w:eastAsia="Times New Roman" w:hAnsi="David" w:cs="David"/>
          <w:sz w:val="24"/>
          <w:szCs w:val="24"/>
          <w:lang w:val="en"/>
        </w:rPr>
        <w:t>11]</w:t>
      </w:r>
      <w:r w:rsidR="00742EED">
        <w:rPr>
          <w:rFonts w:ascii="David" w:eastAsia="Times New Roman" w:hAnsi="David" w:cs="David"/>
          <w:sz w:val="24"/>
          <w:szCs w:val="24"/>
          <w:lang w:val="en"/>
        </w:rPr>
        <w:t>ref:</w:t>
      </w:r>
      <w:r w:rsidR="00D053A6" w:rsidRPr="007F0BDD">
        <w:rPr>
          <w:rFonts w:ascii="David" w:eastAsia="Times New Roman" w:hAnsi="David" w:cs="David"/>
          <w:sz w:val="24"/>
          <w:szCs w:val="24"/>
          <w:lang w:val="en"/>
        </w:rPr>
        <w:t>https://www.researchgate.net/publication/304130724_High_Data_Rate_Ultrasonic_Communications_for_Wireless_Intra-body_Networks</w:t>
      </w:r>
    </w:p>
    <w:p w14:paraId="39DA74C1" w14:textId="0802C91A" w:rsidR="00D053A6" w:rsidRPr="007F0BDD" w:rsidRDefault="00D053A6" w:rsidP="00124A13">
      <w:pPr>
        <w:shd w:val="clear" w:color="auto" w:fill="FFFFFF"/>
        <w:spacing w:after="120"/>
        <w:ind w:left="1083" w:right="580"/>
        <w:jc w:val="left"/>
        <w:rPr>
          <w:rFonts w:ascii="David" w:hAnsi="David" w:cs="David"/>
          <w:sz w:val="24"/>
          <w:szCs w:val="24"/>
          <w:lang w:val="en-US"/>
        </w:rPr>
      </w:pPr>
    </w:p>
    <w:p w14:paraId="365E04E2"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01E2275"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7EBE1C3"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30D006D5" w14:textId="66CFB94D" w:rsidR="003D4870" w:rsidRPr="007F0BDD" w:rsidRDefault="003D4870" w:rsidP="00996914">
      <w:pPr>
        <w:shd w:val="clear" w:color="auto" w:fill="FFFFFF"/>
        <w:bidi/>
        <w:spacing w:after="120"/>
        <w:ind w:right="580"/>
        <w:jc w:val="left"/>
        <w:rPr>
          <w:rFonts w:ascii="David" w:hAnsi="David" w:cs="David"/>
          <w:sz w:val="24"/>
          <w:szCs w:val="24"/>
          <w:rtl/>
          <w:lang w:val="en-US"/>
        </w:rPr>
      </w:pPr>
    </w:p>
    <w:sectPr w:rsidR="003D4870" w:rsidRPr="007F0BDD">
      <w:footerReference w:type="default" r:id="rId3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אלנה רווה" w:date="2025-12-18T13:29:00Z" w:initials="ER">
    <w:p w14:paraId="28D3A984" w14:textId="77777777" w:rsidR="00B256E0" w:rsidRDefault="00B256E0" w:rsidP="00CF2B94">
      <w:pPr>
        <w:pStyle w:val="CommentText"/>
      </w:pPr>
      <w:r>
        <w:rPr>
          <w:rStyle w:val="CommentReference"/>
        </w:rPr>
        <w:annotationRef/>
      </w:r>
      <w:r>
        <w:t>Font and size of titles must be the same, fix everywhere.</w:t>
      </w:r>
    </w:p>
  </w:comment>
  <w:comment w:id="5" w:author="אלנה רווה" w:date="2026-06-22T16:05:00Z" w:initials="ER">
    <w:p w14:paraId="06BC912F" w14:textId="77777777" w:rsidR="003560FD" w:rsidRDefault="003560FD" w:rsidP="003560FD">
      <w:pPr>
        <w:pStyle w:val="CommentText"/>
        <w:jc w:val="left"/>
      </w:pPr>
      <w:r>
        <w:rPr>
          <w:rStyle w:val="CommentReference"/>
        </w:rPr>
        <w:annotationRef/>
      </w:r>
      <w:r>
        <w:rPr>
          <w:rtl/>
        </w:rPr>
        <w:t>?</w:t>
      </w:r>
    </w:p>
  </w:comment>
  <w:comment w:id="6" w:author="אלנה רווה" w:date="2026-06-22T16:06:00Z" w:initials="ER">
    <w:p w14:paraId="37B51855" w14:textId="77777777" w:rsidR="00463CC8" w:rsidRDefault="00463CC8" w:rsidP="00463CC8">
      <w:pPr>
        <w:pStyle w:val="CommentText"/>
        <w:jc w:val="left"/>
      </w:pPr>
      <w:r>
        <w:rPr>
          <w:rStyle w:val="CommentReference"/>
        </w:rPr>
        <w:annotationRef/>
      </w:r>
      <w:r>
        <w:t>Align all indents</w:t>
      </w:r>
    </w:p>
  </w:comment>
  <w:comment w:id="15" w:author="אלנה רווה" w:date="2026-06-01T10:14:00Z" w:initials="ER">
    <w:p w14:paraId="17E030A2" w14:textId="7F93F820" w:rsidR="000C3F8E" w:rsidRPr="0033393A" w:rsidRDefault="000C3F8E" w:rsidP="000C3F8E">
      <w:pPr>
        <w:pStyle w:val="CommentText"/>
        <w:jc w:val="left"/>
        <w:rPr>
          <w:lang w:val="en-US"/>
        </w:rPr>
      </w:pPr>
      <w:r>
        <w:rPr>
          <w:rStyle w:val="CommentReference"/>
        </w:rPr>
        <w:annotationRef/>
      </w:r>
      <w:r>
        <w:t>I did not understand the item</w:t>
      </w:r>
    </w:p>
  </w:comment>
  <w:comment w:id="16" w:author="אלנה רווה" w:date="2026-06-22T16:08:00Z" w:initials="ER">
    <w:p w14:paraId="7B9C3689" w14:textId="77777777" w:rsidR="008B3CBE" w:rsidRDefault="008B3CBE" w:rsidP="008B3CBE">
      <w:pPr>
        <w:pStyle w:val="CommentText"/>
        <w:jc w:val="left"/>
      </w:pPr>
      <w:r>
        <w:rPr>
          <w:rStyle w:val="CommentReference"/>
        </w:rPr>
        <w:annotationRef/>
      </w:r>
      <w:r>
        <w:rPr>
          <w:b/>
          <w:bCs/>
          <w:color w:val="EE0000"/>
        </w:rPr>
        <w:t>I</w:t>
      </w:r>
      <w:r>
        <w:rPr>
          <w:b/>
          <w:bCs/>
          <w:color w:val="EE0000"/>
          <w:rtl/>
        </w:rPr>
        <w:t xml:space="preserve"> </w:t>
      </w:r>
      <w:r>
        <w:rPr>
          <w:b/>
          <w:bCs/>
          <w:color w:val="EE0000"/>
        </w:rPr>
        <w:t>style did</w:t>
      </w:r>
      <w:r>
        <w:rPr>
          <w:b/>
          <w:bCs/>
          <w:color w:val="EE0000"/>
          <w:rtl/>
        </w:rPr>
        <w:t xml:space="preserve"> </w:t>
      </w:r>
      <w:r>
        <w:rPr>
          <w:b/>
          <w:bCs/>
          <w:color w:val="EE0000"/>
        </w:rPr>
        <w:t>not</w:t>
      </w:r>
      <w:r>
        <w:rPr>
          <w:b/>
          <w:bCs/>
          <w:color w:val="EE0000"/>
          <w:rtl/>
        </w:rPr>
        <w:t xml:space="preserve"> </w:t>
      </w:r>
      <w:r>
        <w:rPr>
          <w:b/>
          <w:bCs/>
          <w:color w:val="EE0000"/>
        </w:rPr>
        <w:t>understand</w:t>
      </w:r>
      <w:r>
        <w:rPr>
          <w:b/>
          <w:bCs/>
          <w:color w:val="EE0000"/>
          <w:rtl/>
        </w:rPr>
        <w:t xml:space="preserve"> </w:t>
      </w:r>
      <w:r>
        <w:rPr>
          <w:b/>
          <w:bCs/>
          <w:color w:val="EE0000"/>
        </w:rPr>
        <w:t>the</w:t>
      </w:r>
      <w:r>
        <w:rPr>
          <w:b/>
          <w:bCs/>
          <w:color w:val="EE0000"/>
          <w:rtl/>
        </w:rPr>
        <w:t xml:space="preserve"> </w:t>
      </w:r>
      <w:r>
        <w:rPr>
          <w:b/>
          <w:bCs/>
          <w:color w:val="EE0000"/>
        </w:rPr>
        <w:t>item</w:t>
      </w:r>
    </w:p>
  </w:comment>
  <w:comment w:id="21" w:author="אלנה רווה" w:date="2026-06-22T16:09:00Z" w:initials="ER">
    <w:p w14:paraId="5103E299" w14:textId="77777777" w:rsidR="00AC41F8" w:rsidRDefault="00AC41F8" w:rsidP="00AC41F8">
      <w:pPr>
        <w:pStyle w:val="CommentText"/>
        <w:jc w:val="left"/>
        <w:rPr>
          <w:rtl/>
        </w:rPr>
      </w:pPr>
      <w:r>
        <w:rPr>
          <w:rStyle w:val="CommentReference"/>
        </w:rPr>
        <w:annotationRef/>
      </w:r>
      <w:r>
        <w:t>Align indent everywhere</w:t>
      </w:r>
    </w:p>
  </w:comment>
  <w:comment w:id="24" w:author="אלנה רווה" w:date="2025-12-18T13:29:00Z" w:initials="ER">
    <w:p w14:paraId="12BF15F0" w14:textId="28B79173" w:rsidR="00CF2B94" w:rsidRDefault="00CF2B94" w:rsidP="00CF2B94">
      <w:pPr>
        <w:pStyle w:val="CommentText"/>
      </w:pPr>
      <w:r>
        <w:rPr>
          <w:rStyle w:val="CommentReference"/>
        </w:rPr>
        <w:annotationRef/>
      </w:r>
      <w:r>
        <w:t>Font and size of titles must be the same, fix everywhere.</w:t>
      </w:r>
    </w:p>
  </w:comment>
  <w:comment w:id="28" w:author="אלנה רווה" w:date="2026-06-22T16:26:00Z" w:initials="ER">
    <w:p w14:paraId="1F083690" w14:textId="77777777" w:rsidR="006B4AED" w:rsidRDefault="006B4AED" w:rsidP="006B4AED">
      <w:pPr>
        <w:pStyle w:val="CommentText"/>
        <w:jc w:val="left"/>
      </w:pPr>
      <w:r>
        <w:rPr>
          <w:rStyle w:val="CommentReference"/>
        </w:rPr>
        <w:annotationRef/>
      </w:r>
      <w:r>
        <w:t>Align indent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3A984" w15:done="1"/>
  <w15:commentEx w15:paraId="06BC912F" w15:done="0"/>
  <w15:commentEx w15:paraId="37B51855" w15:done="0"/>
  <w15:commentEx w15:paraId="17E030A2" w15:done="0"/>
  <w15:commentEx w15:paraId="7B9C3689" w15:done="0"/>
  <w15:commentEx w15:paraId="5103E299" w15:done="0"/>
  <w15:commentEx w15:paraId="12BF15F0" w15:done="1"/>
  <w15:commentEx w15:paraId="1F0836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AFFAF" w16cex:dateUtc="2025-12-18T11:29:00Z"/>
  <w16cex:commentExtensible w16cex:durableId="45FE484E" w16cex:dateUtc="2026-06-22T13:05:00Z"/>
  <w16cex:commentExtensible w16cex:durableId="168BD78D" w16cex:dateUtc="2026-06-22T13:06:00Z"/>
  <w16cex:commentExtensible w16cex:durableId="69F4BFF8" w16cex:dateUtc="2026-06-01T07:14:00Z"/>
  <w16cex:commentExtensible w16cex:durableId="4AC94EC2" w16cex:dateUtc="2026-06-22T13:08:00Z"/>
  <w16cex:commentExtensible w16cex:durableId="16AD0B1E" w16cex:dateUtc="2026-06-22T13:09:00Z"/>
  <w16cex:commentExtensible w16cex:durableId="326BFDC2" w16cex:dateUtc="2025-12-18T11:29:00Z"/>
  <w16cex:commentExtensible w16cex:durableId="7FB3EF9C" w16cex:dateUtc="2026-06-22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3A984" w16cid:durableId="4F1AFFAF"/>
  <w16cid:commentId w16cid:paraId="06BC912F" w16cid:durableId="45FE484E"/>
  <w16cid:commentId w16cid:paraId="37B51855" w16cid:durableId="168BD78D"/>
  <w16cid:commentId w16cid:paraId="17E030A2" w16cid:durableId="69F4BFF8"/>
  <w16cid:commentId w16cid:paraId="7B9C3689" w16cid:durableId="4AC94EC2"/>
  <w16cid:commentId w16cid:paraId="5103E299" w16cid:durableId="16AD0B1E"/>
  <w16cid:commentId w16cid:paraId="12BF15F0" w16cid:durableId="326BFDC2"/>
  <w16cid:commentId w16cid:paraId="1F083690" w16cid:durableId="7FB3EF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9DE0" w14:textId="77777777" w:rsidR="00812149" w:rsidRDefault="00812149" w:rsidP="00EA459D">
      <w:pPr>
        <w:spacing w:line="240" w:lineRule="auto"/>
      </w:pPr>
      <w:r>
        <w:separator/>
      </w:r>
    </w:p>
  </w:endnote>
  <w:endnote w:type="continuationSeparator" w:id="0">
    <w:p w14:paraId="5E77D74A" w14:textId="77777777" w:rsidR="00812149" w:rsidRDefault="00812149"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CA475FAB-C69D-4481-B013-E52652A912A0}"/>
    <w:embedBold r:id="rId2" w:fontKey="{82A99D3C-456F-4497-B91C-03E4773D47C5}"/>
    <w:embedItalic r:id="rId3" w:fontKey="{8C5B2628-869A-40A0-98F6-9F485E556CDB}"/>
    <w:embedBoldItalic r:id="rId4" w:fontKey="{D8A9B2C1-AFB4-481D-8CEC-4EC0714FE07C}"/>
  </w:font>
  <w:font w:name="Cambria">
    <w:panose1 w:val="02040503050406030204"/>
    <w:charset w:val="00"/>
    <w:family w:val="roman"/>
    <w:pitch w:val="variable"/>
    <w:sig w:usb0="E00006FF" w:usb1="420024FF" w:usb2="02000000" w:usb3="00000000" w:csb0="0000019F" w:csb1="00000000"/>
    <w:embedRegular r:id="rId5" w:fontKey="{772B5FC3-EE56-4B6F-8A75-A875627EA060}"/>
    <w:embedBold r:id="rId6" w:fontKey="{02F0169F-79A2-4626-83AC-98DBE0B5E190}"/>
    <w:embedItalic r:id="rId7" w:fontKey="{592BD4F4-11C6-4A54-BB39-D1CBECCF431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A84A4BD4-22BB-4D52-B16E-60ECD5648933}"/>
    <w:embedBold r:id="rId9" w:fontKey="{C3E1E7AC-CEDC-417E-8B24-2FFCA4A608A7}"/>
    <w:embedItalic r:id="rId10" w:fontKey="{4FF16247-780B-400F-9C42-CCD8582A4273}"/>
    <w:embedBoldItalic r:id="rId11" w:fontKey="{0E8D4DA4-7540-4818-A046-F72E7871D363}"/>
  </w:font>
  <w:font w:name="Cambria Math">
    <w:panose1 w:val="02040503050406030204"/>
    <w:charset w:val="00"/>
    <w:family w:val="roman"/>
    <w:pitch w:val="variable"/>
    <w:sig w:usb0="E00006FF" w:usb1="420024FF" w:usb2="02000000" w:usb3="00000000" w:csb0="0000019F" w:csb1="00000000"/>
    <w:embedRegular r:id="rId12" w:fontKey="{7B5B416C-99D2-42F1-BD30-0688FB1E7F69}"/>
    <w:embedItalic r:id="rId13" w:fontKey="{4709CD1C-7257-4292-A1B9-716331671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85AB" w14:textId="77777777" w:rsidR="00812149" w:rsidRDefault="00812149" w:rsidP="00EA459D">
      <w:pPr>
        <w:spacing w:line="240" w:lineRule="auto"/>
      </w:pPr>
      <w:r>
        <w:separator/>
      </w:r>
    </w:p>
  </w:footnote>
  <w:footnote w:type="continuationSeparator" w:id="0">
    <w:p w14:paraId="7929BE19" w14:textId="77777777" w:rsidR="00812149" w:rsidRDefault="00812149"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5"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5"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45778F"/>
    <w:multiLevelType w:val="hybridMultilevel"/>
    <w:tmpl w:val="0256E7E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3"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8"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2498A"/>
    <w:multiLevelType w:val="multilevel"/>
    <w:tmpl w:val="13B45286"/>
    <w:lvl w:ilvl="0">
      <w:start w:val="1"/>
      <w:numFmt w:val="bullet"/>
      <w:lvlText w:val=""/>
      <w:lvlJc w:val="left"/>
      <w:pPr>
        <w:tabs>
          <w:tab w:val="num" w:pos="-1102"/>
        </w:tabs>
        <w:ind w:left="-1102" w:hanging="360"/>
      </w:pPr>
      <w:rPr>
        <w:rFonts w:ascii="Symbol" w:hAnsi="Symbol" w:hint="default"/>
        <w:sz w:val="20"/>
      </w:rPr>
    </w:lvl>
    <w:lvl w:ilvl="1" w:tentative="1">
      <w:start w:val="1"/>
      <w:numFmt w:val="bullet"/>
      <w:lvlText w:val="o"/>
      <w:lvlJc w:val="left"/>
      <w:pPr>
        <w:tabs>
          <w:tab w:val="num" w:pos="-382"/>
        </w:tabs>
        <w:ind w:left="-382" w:hanging="360"/>
      </w:pPr>
      <w:rPr>
        <w:rFonts w:ascii="Courier New" w:hAnsi="Courier New" w:hint="default"/>
        <w:sz w:val="20"/>
      </w:rPr>
    </w:lvl>
    <w:lvl w:ilvl="2" w:tentative="1">
      <w:start w:val="1"/>
      <w:numFmt w:val="bullet"/>
      <w:lvlText w:val=""/>
      <w:lvlJc w:val="left"/>
      <w:pPr>
        <w:tabs>
          <w:tab w:val="num" w:pos="338"/>
        </w:tabs>
        <w:ind w:left="338" w:hanging="360"/>
      </w:pPr>
      <w:rPr>
        <w:rFonts w:ascii="Wingdings" w:hAnsi="Wingdings" w:hint="default"/>
        <w:sz w:val="20"/>
      </w:rPr>
    </w:lvl>
    <w:lvl w:ilvl="3" w:tentative="1">
      <w:start w:val="1"/>
      <w:numFmt w:val="bullet"/>
      <w:lvlText w:val=""/>
      <w:lvlJc w:val="left"/>
      <w:pPr>
        <w:tabs>
          <w:tab w:val="num" w:pos="1058"/>
        </w:tabs>
        <w:ind w:left="1058" w:hanging="360"/>
      </w:pPr>
      <w:rPr>
        <w:rFonts w:ascii="Wingdings" w:hAnsi="Wingdings" w:hint="default"/>
        <w:sz w:val="20"/>
      </w:rPr>
    </w:lvl>
    <w:lvl w:ilvl="4" w:tentative="1">
      <w:start w:val="1"/>
      <w:numFmt w:val="bullet"/>
      <w:lvlText w:val=""/>
      <w:lvlJc w:val="left"/>
      <w:pPr>
        <w:tabs>
          <w:tab w:val="num" w:pos="1778"/>
        </w:tabs>
        <w:ind w:left="1778" w:hanging="360"/>
      </w:pPr>
      <w:rPr>
        <w:rFonts w:ascii="Wingdings" w:hAnsi="Wingdings" w:hint="default"/>
        <w:sz w:val="20"/>
      </w:rPr>
    </w:lvl>
    <w:lvl w:ilvl="5" w:tentative="1">
      <w:start w:val="1"/>
      <w:numFmt w:val="bullet"/>
      <w:lvlText w:val=""/>
      <w:lvlJc w:val="left"/>
      <w:pPr>
        <w:tabs>
          <w:tab w:val="num" w:pos="2498"/>
        </w:tabs>
        <w:ind w:left="2498" w:hanging="360"/>
      </w:pPr>
      <w:rPr>
        <w:rFonts w:ascii="Wingdings" w:hAnsi="Wingdings" w:hint="default"/>
        <w:sz w:val="20"/>
      </w:rPr>
    </w:lvl>
    <w:lvl w:ilvl="6" w:tentative="1">
      <w:start w:val="1"/>
      <w:numFmt w:val="bullet"/>
      <w:lvlText w:val=""/>
      <w:lvlJc w:val="left"/>
      <w:pPr>
        <w:tabs>
          <w:tab w:val="num" w:pos="3218"/>
        </w:tabs>
        <w:ind w:left="3218" w:hanging="360"/>
      </w:pPr>
      <w:rPr>
        <w:rFonts w:ascii="Wingdings" w:hAnsi="Wingdings" w:hint="default"/>
        <w:sz w:val="20"/>
      </w:rPr>
    </w:lvl>
    <w:lvl w:ilvl="7" w:tentative="1">
      <w:start w:val="1"/>
      <w:numFmt w:val="bullet"/>
      <w:lvlText w:val=""/>
      <w:lvlJc w:val="left"/>
      <w:pPr>
        <w:tabs>
          <w:tab w:val="num" w:pos="3938"/>
        </w:tabs>
        <w:ind w:left="3938" w:hanging="360"/>
      </w:pPr>
      <w:rPr>
        <w:rFonts w:ascii="Wingdings" w:hAnsi="Wingdings" w:hint="default"/>
        <w:sz w:val="20"/>
      </w:rPr>
    </w:lvl>
    <w:lvl w:ilvl="8" w:tentative="1">
      <w:start w:val="1"/>
      <w:numFmt w:val="bullet"/>
      <w:lvlText w:val=""/>
      <w:lvlJc w:val="left"/>
      <w:pPr>
        <w:tabs>
          <w:tab w:val="num" w:pos="4658"/>
        </w:tabs>
        <w:ind w:left="4658" w:hanging="360"/>
      </w:pPr>
      <w:rPr>
        <w:rFonts w:ascii="Wingdings" w:hAnsi="Wingdings" w:hint="default"/>
        <w:sz w:val="20"/>
      </w:rPr>
    </w:lvl>
  </w:abstractNum>
  <w:abstractNum w:abstractNumId="40"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2"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7"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50"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3" w15:restartNumberingAfterBreak="0">
    <w:nsid w:val="5FED5B3F"/>
    <w:multiLevelType w:val="multilevel"/>
    <w:tmpl w:val="B48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55"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56"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58"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9"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60"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8"/>
  </w:num>
  <w:num w:numId="2" w16cid:durableId="292639327">
    <w:abstractNumId w:val="13"/>
  </w:num>
  <w:num w:numId="3" w16cid:durableId="1371109185">
    <w:abstractNumId w:val="28"/>
  </w:num>
  <w:num w:numId="4" w16cid:durableId="1753695355">
    <w:abstractNumId w:val="58"/>
  </w:num>
  <w:num w:numId="5" w16cid:durableId="757479375">
    <w:abstractNumId w:val="41"/>
  </w:num>
  <w:num w:numId="6" w16cid:durableId="700472308">
    <w:abstractNumId w:val="52"/>
  </w:num>
  <w:num w:numId="7" w16cid:durableId="970939264">
    <w:abstractNumId w:val="4"/>
  </w:num>
  <w:num w:numId="8" w16cid:durableId="1629242186">
    <w:abstractNumId w:val="2"/>
  </w:num>
  <w:num w:numId="9" w16cid:durableId="1116674218">
    <w:abstractNumId w:val="11"/>
  </w:num>
  <w:num w:numId="10" w16cid:durableId="534007109">
    <w:abstractNumId w:val="39"/>
  </w:num>
  <w:num w:numId="11" w16cid:durableId="1536965713">
    <w:abstractNumId w:val="54"/>
  </w:num>
  <w:num w:numId="12" w16cid:durableId="286737237">
    <w:abstractNumId w:val="57"/>
  </w:num>
  <w:num w:numId="13" w16cid:durableId="1299185815">
    <w:abstractNumId w:val="37"/>
  </w:num>
  <w:num w:numId="14" w16cid:durableId="702097217">
    <w:abstractNumId w:val="49"/>
  </w:num>
  <w:num w:numId="15" w16cid:durableId="62333841">
    <w:abstractNumId w:val="6"/>
  </w:num>
  <w:num w:numId="16" w16cid:durableId="2145923775">
    <w:abstractNumId w:val="16"/>
  </w:num>
  <w:num w:numId="17" w16cid:durableId="2066447636">
    <w:abstractNumId w:val="0"/>
  </w:num>
  <w:num w:numId="18" w16cid:durableId="126901352">
    <w:abstractNumId w:val="42"/>
  </w:num>
  <w:num w:numId="19" w16cid:durableId="909312195">
    <w:abstractNumId w:val="21"/>
  </w:num>
  <w:num w:numId="20" w16cid:durableId="1589386559">
    <w:abstractNumId w:val="7"/>
  </w:num>
  <w:num w:numId="21" w16cid:durableId="1571035565">
    <w:abstractNumId w:val="25"/>
  </w:num>
  <w:num w:numId="22" w16cid:durableId="1148664476">
    <w:abstractNumId w:val="38"/>
  </w:num>
  <w:num w:numId="23" w16cid:durableId="608513334">
    <w:abstractNumId w:val="27"/>
  </w:num>
  <w:num w:numId="24" w16cid:durableId="453327811">
    <w:abstractNumId w:val="34"/>
  </w:num>
  <w:num w:numId="25" w16cid:durableId="320735750">
    <w:abstractNumId w:val="26"/>
  </w:num>
  <w:num w:numId="26" w16cid:durableId="909997031">
    <w:abstractNumId w:val="12"/>
  </w:num>
  <w:num w:numId="27" w16cid:durableId="183791942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6"/>
  </w:num>
  <w:num w:numId="29" w16cid:durableId="1462577386">
    <w:abstractNumId w:val="50"/>
  </w:num>
  <w:num w:numId="30" w16cid:durableId="1516728958">
    <w:abstractNumId w:val="17"/>
  </w:num>
  <w:num w:numId="31" w16cid:durableId="268902049">
    <w:abstractNumId w:val="20"/>
  </w:num>
  <w:num w:numId="32" w16cid:durableId="1453400079">
    <w:abstractNumId w:val="15"/>
  </w:num>
  <w:num w:numId="33" w16cid:durableId="1426727873">
    <w:abstractNumId w:val="45"/>
  </w:num>
  <w:num w:numId="34" w16cid:durableId="831063921">
    <w:abstractNumId w:val="9"/>
  </w:num>
  <w:num w:numId="35" w16cid:durableId="1281300528">
    <w:abstractNumId w:val="18"/>
  </w:num>
  <w:num w:numId="36" w16cid:durableId="1006787227">
    <w:abstractNumId w:val="29"/>
  </w:num>
  <w:num w:numId="37" w16cid:durableId="1155952298">
    <w:abstractNumId w:val="44"/>
  </w:num>
  <w:num w:numId="38" w16cid:durableId="1439834908">
    <w:abstractNumId w:val="23"/>
  </w:num>
  <w:num w:numId="39" w16cid:durableId="925847468">
    <w:abstractNumId w:val="24"/>
  </w:num>
  <w:num w:numId="40" w16cid:durableId="1763451887">
    <w:abstractNumId w:val="32"/>
  </w:num>
  <w:num w:numId="41" w16cid:durableId="1425956830">
    <w:abstractNumId w:val="5"/>
  </w:num>
  <w:num w:numId="42" w16cid:durableId="675302380">
    <w:abstractNumId w:val="46"/>
  </w:num>
  <w:num w:numId="43" w16cid:durableId="940720970">
    <w:abstractNumId w:val="22"/>
  </w:num>
  <w:num w:numId="44" w16cid:durableId="812479090">
    <w:abstractNumId w:val="43"/>
  </w:num>
  <w:num w:numId="45" w16cid:durableId="344675551">
    <w:abstractNumId w:val="14"/>
  </w:num>
  <w:num w:numId="46" w16cid:durableId="1475247800">
    <w:abstractNumId w:val="40"/>
  </w:num>
  <w:num w:numId="47" w16cid:durableId="1341927808">
    <w:abstractNumId w:val="35"/>
  </w:num>
  <w:num w:numId="48" w16cid:durableId="1064642322">
    <w:abstractNumId w:val="3"/>
  </w:num>
  <w:num w:numId="49" w16cid:durableId="797067833">
    <w:abstractNumId w:val="33"/>
  </w:num>
  <w:num w:numId="50" w16cid:durableId="1627003530">
    <w:abstractNumId w:val="55"/>
  </w:num>
  <w:num w:numId="51" w16cid:durableId="258099893">
    <w:abstractNumId w:val="60"/>
  </w:num>
  <w:num w:numId="52" w16cid:durableId="264194739">
    <w:abstractNumId w:val="59"/>
  </w:num>
  <w:num w:numId="53" w16cid:durableId="1870675959">
    <w:abstractNumId w:val="47"/>
  </w:num>
  <w:num w:numId="54" w16cid:durableId="1161772191">
    <w:abstractNumId w:val="30"/>
  </w:num>
  <w:num w:numId="55" w16cid:durableId="1379669895">
    <w:abstractNumId w:val="56"/>
  </w:num>
  <w:num w:numId="56" w16cid:durableId="566114217">
    <w:abstractNumId w:val="51"/>
  </w:num>
  <w:num w:numId="57" w16cid:durableId="783813771">
    <w:abstractNumId w:val="8"/>
  </w:num>
  <w:num w:numId="58" w16cid:durableId="571934723">
    <w:abstractNumId w:val="53"/>
  </w:num>
  <w:num w:numId="59" w16cid:durableId="1304196768">
    <w:abstractNumId w:val="1"/>
  </w:num>
  <w:num w:numId="60" w16cid:durableId="144208307">
    <w:abstractNumId w:val="10"/>
  </w:num>
  <w:num w:numId="61" w16cid:durableId="1586259134">
    <w:abstractNumId w:val="19"/>
  </w:num>
  <w:num w:numId="62" w16cid:durableId="289015122">
    <w:abstractNumId w:val="3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ni Grinberg">
    <w15:presenceInfo w15:providerId="Windows Live" w15:userId="6c365a4b2a8df078"/>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097D"/>
    <w:rsid w:val="00001F43"/>
    <w:rsid w:val="0000600E"/>
    <w:rsid w:val="00007278"/>
    <w:rsid w:val="00013B63"/>
    <w:rsid w:val="0001608F"/>
    <w:rsid w:val="00016CB0"/>
    <w:rsid w:val="00016D89"/>
    <w:rsid w:val="00017FCD"/>
    <w:rsid w:val="00017FF1"/>
    <w:rsid w:val="0002015D"/>
    <w:rsid w:val="00022B7B"/>
    <w:rsid w:val="00023D30"/>
    <w:rsid w:val="00023FF7"/>
    <w:rsid w:val="0002691E"/>
    <w:rsid w:val="0002732D"/>
    <w:rsid w:val="00027C28"/>
    <w:rsid w:val="000306EA"/>
    <w:rsid w:val="0003182D"/>
    <w:rsid w:val="0003545A"/>
    <w:rsid w:val="000414A9"/>
    <w:rsid w:val="00044F15"/>
    <w:rsid w:val="00045615"/>
    <w:rsid w:val="00050ED6"/>
    <w:rsid w:val="00051506"/>
    <w:rsid w:val="0005562C"/>
    <w:rsid w:val="00055C08"/>
    <w:rsid w:val="000562F9"/>
    <w:rsid w:val="00060569"/>
    <w:rsid w:val="000619E0"/>
    <w:rsid w:val="000668F3"/>
    <w:rsid w:val="00073BD3"/>
    <w:rsid w:val="000744F0"/>
    <w:rsid w:val="00075B85"/>
    <w:rsid w:val="0008307C"/>
    <w:rsid w:val="000911E2"/>
    <w:rsid w:val="000925A4"/>
    <w:rsid w:val="00093468"/>
    <w:rsid w:val="000945E4"/>
    <w:rsid w:val="000949F3"/>
    <w:rsid w:val="000A1633"/>
    <w:rsid w:val="000A1A57"/>
    <w:rsid w:val="000A53C2"/>
    <w:rsid w:val="000A6C57"/>
    <w:rsid w:val="000B02B7"/>
    <w:rsid w:val="000B4E6C"/>
    <w:rsid w:val="000C2DCD"/>
    <w:rsid w:val="000C3F8E"/>
    <w:rsid w:val="000C4176"/>
    <w:rsid w:val="000C64E5"/>
    <w:rsid w:val="000C6EE7"/>
    <w:rsid w:val="000D2403"/>
    <w:rsid w:val="000D65E9"/>
    <w:rsid w:val="000D74A3"/>
    <w:rsid w:val="000E4857"/>
    <w:rsid w:val="000E576E"/>
    <w:rsid w:val="000E783B"/>
    <w:rsid w:val="000F03A7"/>
    <w:rsid w:val="000F0D7C"/>
    <w:rsid w:val="000F6CBD"/>
    <w:rsid w:val="001017BD"/>
    <w:rsid w:val="00101872"/>
    <w:rsid w:val="0010483B"/>
    <w:rsid w:val="00107EA9"/>
    <w:rsid w:val="00114C71"/>
    <w:rsid w:val="00115FCB"/>
    <w:rsid w:val="00121A11"/>
    <w:rsid w:val="00124A13"/>
    <w:rsid w:val="00127074"/>
    <w:rsid w:val="001300CE"/>
    <w:rsid w:val="00131D26"/>
    <w:rsid w:val="00132065"/>
    <w:rsid w:val="0013271C"/>
    <w:rsid w:val="00134F80"/>
    <w:rsid w:val="0013549C"/>
    <w:rsid w:val="00152D06"/>
    <w:rsid w:val="0015768C"/>
    <w:rsid w:val="00165AB6"/>
    <w:rsid w:val="0017377D"/>
    <w:rsid w:val="00173B54"/>
    <w:rsid w:val="0017530E"/>
    <w:rsid w:val="001768F0"/>
    <w:rsid w:val="00182F89"/>
    <w:rsid w:val="00183146"/>
    <w:rsid w:val="001868DC"/>
    <w:rsid w:val="001874D9"/>
    <w:rsid w:val="001A4964"/>
    <w:rsid w:val="001A6646"/>
    <w:rsid w:val="001B0D63"/>
    <w:rsid w:val="001B7A10"/>
    <w:rsid w:val="001C360B"/>
    <w:rsid w:val="001C40C1"/>
    <w:rsid w:val="001C4FB4"/>
    <w:rsid w:val="001C6650"/>
    <w:rsid w:val="001C719D"/>
    <w:rsid w:val="001D3AAA"/>
    <w:rsid w:val="001D576D"/>
    <w:rsid w:val="001E0136"/>
    <w:rsid w:val="001E2CFA"/>
    <w:rsid w:val="001E2D7A"/>
    <w:rsid w:val="001E3C0E"/>
    <w:rsid w:val="001E5EC8"/>
    <w:rsid w:val="001E6C29"/>
    <w:rsid w:val="001F5E0B"/>
    <w:rsid w:val="002032BC"/>
    <w:rsid w:val="00210377"/>
    <w:rsid w:val="0021093E"/>
    <w:rsid w:val="00217392"/>
    <w:rsid w:val="002201EE"/>
    <w:rsid w:val="002202B8"/>
    <w:rsid w:val="002206BE"/>
    <w:rsid w:val="0022108D"/>
    <w:rsid w:val="00221639"/>
    <w:rsid w:val="00222431"/>
    <w:rsid w:val="00223681"/>
    <w:rsid w:val="00224D10"/>
    <w:rsid w:val="002353B2"/>
    <w:rsid w:val="00241805"/>
    <w:rsid w:val="00242084"/>
    <w:rsid w:val="002451F9"/>
    <w:rsid w:val="0024736B"/>
    <w:rsid w:val="002478C1"/>
    <w:rsid w:val="00255773"/>
    <w:rsid w:val="00257741"/>
    <w:rsid w:val="00261AA7"/>
    <w:rsid w:val="00261D48"/>
    <w:rsid w:val="0026239A"/>
    <w:rsid w:val="00263C8C"/>
    <w:rsid w:val="00284375"/>
    <w:rsid w:val="002928E9"/>
    <w:rsid w:val="0029366B"/>
    <w:rsid w:val="00293FCF"/>
    <w:rsid w:val="00294870"/>
    <w:rsid w:val="0029614C"/>
    <w:rsid w:val="002A049E"/>
    <w:rsid w:val="002A281F"/>
    <w:rsid w:val="002A2FD4"/>
    <w:rsid w:val="002B080E"/>
    <w:rsid w:val="002B455F"/>
    <w:rsid w:val="002B5B97"/>
    <w:rsid w:val="002C0AFF"/>
    <w:rsid w:val="002C115A"/>
    <w:rsid w:val="002C164B"/>
    <w:rsid w:val="002C5330"/>
    <w:rsid w:val="002D150D"/>
    <w:rsid w:val="002D359D"/>
    <w:rsid w:val="002D5ACE"/>
    <w:rsid w:val="002E215B"/>
    <w:rsid w:val="002E5190"/>
    <w:rsid w:val="002E6C74"/>
    <w:rsid w:val="002E7548"/>
    <w:rsid w:val="002E7E3A"/>
    <w:rsid w:val="002F055E"/>
    <w:rsid w:val="002F10B4"/>
    <w:rsid w:val="002F1F34"/>
    <w:rsid w:val="002F2A92"/>
    <w:rsid w:val="002F348B"/>
    <w:rsid w:val="002F676A"/>
    <w:rsid w:val="00300DEF"/>
    <w:rsid w:val="00300F36"/>
    <w:rsid w:val="003117CD"/>
    <w:rsid w:val="0031791A"/>
    <w:rsid w:val="003212B9"/>
    <w:rsid w:val="00331CD6"/>
    <w:rsid w:val="0033340A"/>
    <w:rsid w:val="0033393A"/>
    <w:rsid w:val="00333F3A"/>
    <w:rsid w:val="00336E65"/>
    <w:rsid w:val="00346998"/>
    <w:rsid w:val="00346A16"/>
    <w:rsid w:val="00346B88"/>
    <w:rsid w:val="0035277A"/>
    <w:rsid w:val="00353BCD"/>
    <w:rsid w:val="00353BFE"/>
    <w:rsid w:val="003560FD"/>
    <w:rsid w:val="003566EB"/>
    <w:rsid w:val="0035738B"/>
    <w:rsid w:val="003609E1"/>
    <w:rsid w:val="00362E8A"/>
    <w:rsid w:val="00367EC8"/>
    <w:rsid w:val="0037027B"/>
    <w:rsid w:val="00372598"/>
    <w:rsid w:val="00375B2B"/>
    <w:rsid w:val="0037676A"/>
    <w:rsid w:val="00383603"/>
    <w:rsid w:val="00384F45"/>
    <w:rsid w:val="00385ED3"/>
    <w:rsid w:val="00391771"/>
    <w:rsid w:val="003A2548"/>
    <w:rsid w:val="003A37BD"/>
    <w:rsid w:val="003A5E81"/>
    <w:rsid w:val="003A6B0D"/>
    <w:rsid w:val="003A7960"/>
    <w:rsid w:val="003A7A2F"/>
    <w:rsid w:val="003B1BC2"/>
    <w:rsid w:val="003B5E68"/>
    <w:rsid w:val="003B5F94"/>
    <w:rsid w:val="003C07CC"/>
    <w:rsid w:val="003C1583"/>
    <w:rsid w:val="003C4350"/>
    <w:rsid w:val="003C76F2"/>
    <w:rsid w:val="003D283B"/>
    <w:rsid w:val="003D32E7"/>
    <w:rsid w:val="003D4870"/>
    <w:rsid w:val="003D5B8E"/>
    <w:rsid w:val="003D6F02"/>
    <w:rsid w:val="003D71D9"/>
    <w:rsid w:val="003F1C8E"/>
    <w:rsid w:val="003F3A20"/>
    <w:rsid w:val="003F3E79"/>
    <w:rsid w:val="00400D66"/>
    <w:rsid w:val="00401A34"/>
    <w:rsid w:val="00403E20"/>
    <w:rsid w:val="00413342"/>
    <w:rsid w:val="00414D30"/>
    <w:rsid w:val="00420551"/>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2EF6"/>
    <w:rsid w:val="0045301A"/>
    <w:rsid w:val="00456DA7"/>
    <w:rsid w:val="00460158"/>
    <w:rsid w:val="0046092E"/>
    <w:rsid w:val="004615AE"/>
    <w:rsid w:val="004631B2"/>
    <w:rsid w:val="004633AA"/>
    <w:rsid w:val="00463CC8"/>
    <w:rsid w:val="00464742"/>
    <w:rsid w:val="0047172E"/>
    <w:rsid w:val="004724E5"/>
    <w:rsid w:val="00482F03"/>
    <w:rsid w:val="0048588F"/>
    <w:rsid w:val="004909AF"/>
    <w:rsid w:val="00494454"/>
    <w:rsid w:val="004A11AC"/>
    <w:rsid w:val="004A1305"/>
    <w:rsid w:val="004A5C7D"/>
    <w:rsid w:val="004A685A"/>
    <w:rsid w:val="004B1409"/>
    <w:rsid w:val="004C33BB"/>
    <w:rsid w:val="004C46F6"/>
    <w:rsid w:val="004C4949"/>
    <w:rsid w:val="004D1713"/>
    <w:rsid w:val="004D2EE1"/>
    <w:rsid w:val="004D3B7A"/>
    <w:rsid w:val="004D5A54"/>
    <w:rsid w:val="004D6A06"/>
    <w:rsid w:val="004E1882"/>
    <w:rsid w:val="004E1A38"/>
    <w:rsid w:val="004E5EA6"/>
    <w:rsid w:val="004F28A2"/>
    <w:rsid w:val="004F2981"/>
    <w:rsid w:val="004F5EA2"/>
    <w:rsid w:val="005018B5"/>
    <w:rsid w:val="005018ED"/>
    <w:rsid w:val="005038D4"/>
    <w:rsid w:val="005041CA"/>
    <w:rsid w:val="00505246"/>
    <w:rsid w:val="005053F0"/>
    <w:rsid w:val="005064F7"/>
    <w:rsid w:val="005316F9"/>
    <w:rsid w:val="00532105"/>
    <w:rsid w:val="00537CF3"/>
    <w:rsid w:val="00540504"/>
    <w:rsid w:val="00540E46"/>
    <w:rsid w:val="00541209"/>
    <w:rsid w:val="00542174"/>
    <w:rsid w:val="00547AAF"/>
    <w:rsid w:val="00547F9A"/>
    <w:rsid w:val="005508DE"/>
    <w:rsid w:val="00551F07"/>
    <w:rsid w:val="0055347E"/>
    <w:rsid w:val="00554276"/>
    <w:rsid w:val="00556CB4"/>
    <w:rsid w:val="00556CBE"/>
    <w:rsid w:val="00563312"/>
    <w:rsid w:val="00563544"/>
    <w:rsid w:val="00567C3A"/>
    <w:rsid w:val="00570B3A"/>
    <w:rsid w:val="00571709"/>
    <w:rsid w:val="005742A2"/>
    <w:rsid w:val="00576BFC"/>
    <w:rsid w:val="00577069"/>
    <w:rsid w:val="005835BB"/>
    <w:rsid w:val="005A181D"/>
    <w:rsid w:val="005A288C"/>
    <w:rsid w:val="005A4161"/>
    <w:rsid w:val="005B1BB6"/>
    <w:rsid w:val="005B773F"/>
    <w:rsid w:val="005B7E88"/>
    <w:rsid w:val="005C2583"/>
    <w:rsid w:val="005C3AC6"/>
    <w:rsid w:val="005C453B"/>
    <w:rsid w:val="005C4DEB"/>
    <w:rsid w:val="005C5476"/>
    <w:rsid w:val="005D2AD3"/>
    <w:rsid w:val="005D5328"/>
    <w:rsid w:val="005E1397"/>
    <w:rsid w:val="005E42EB"/>
    <w:rsid w:val="005E6F03"/>
    <w:rsid w:val="005F1E7C"/>
    <w:rsid w:val="005F649F"/>
    <w:rsid w:val="006035AF"/>
    <w:rsid w:val="00607CFB"/>
    <w:rsid w:val="00613D5D"/>
    <w:rsid w:val="00623232"/>
    <w:rsid w:val="00624AB9"/>
    <w:rsid w:val="006259EA"/>
    <w:rsid w:val="006271E6"/>
    <w:rsid w:val="0063023D"/>
    <w:rsid w:val="00637E12"/>
    <w:rsid w:val="00643084"/>
    <w:rsid w:val="00643448"/>
    <w:rsid w:val="00643867"/>
    <w:rsid w:val="006462BF"/>
    <w:rsid w:val="0065415E"/>
    <w:rsid w:val="00656507"/>
    <w:rsid w:val="00663417"/>
    <w:rsid w:val="0066754F"/>
    <w:rsid w:val="0067066D"/>
    <w:rsid w:val="006715B1"/>
    <w:rsid w:val="00671C85"/>
    <w:rsid w:val="006847A3"/>
    <w:rsid w:val="00687C5F"/>
    <w:rsid w:val="006941BD"/>
    <w:rsid w:val="00696D84"/>
    <w:rsid w:val="006A1057"/>
    <w:rsid w:val="006A42E1"/>
    <w:rsid w:val="006A45F4"/>
    <w:rsid w:val="006A5847"/>
    <w:rsid w:val="006B4AED"/>
    <w:rsid w:val="006B5B6A"/>
    <w:rsid w:val="006C068D"/>
    <w:rsid w:val="006C0800"/>
    <w:rsid w:val="006C08C3"/>
    <w:rsid w:val="006C1918"/>
    <w:rsid w:val="006C45B5"/>
    <w:rsid w:val="006C5BE1"/>
    <w:rsid w:val="006C5EC2"/>
    <w:rsid w:val="006C6E4C"/>
    <w:rsid w:val="006D2D33"/>
    <w:rsid w:val="006D6A39"/>
    <w:rsid w:val="006D7294"/>
    <w:rsid w:val="006E1AB0"/>
    <w:rsid w:val="006E56CA"/>
    <w:rsid w:val="006E5F88"/>
    <w:rsid w:val="006F2136"/>
    <w:rsid w:val="006F2B06"/>
    <w:rsid w:val="006F3E42"/>
    <w:rsid w:val="006F60E3"/>
    <w:rsid w:val="00711ABF"/>
    <w:rsid w:val="00722ADC"/>
    <w:rsid w:val="00724BC9"/>
    <w:rsid w:val="007254BB"/>
    <w:rsid w:val="00725710"/>
    <w:rsid w:val="00733848"/>
    <w:rsid w:val="00734E87"/>
    <w:rsid w:val="00735E19"/>
    <w:rsid w:val="00736110"/>
    <w:rsid w:val="00736797"/>
    <w:rsid w:val="007409DA"/>
    <w:rsid w:val="00742EED"/>
    <w:rsid w:val="007435F0"/>
    <w:rsid w:val="007467A4"/>
    <w:rsid w:val="00750CCA"/>
    <w:rsid w:val="0075158D"/>
    <w:rsid w:val="007515BB"/>
    <w:rsid w:val="00754C34"/>
    <w:rsid w:val="00754F60"/>
    <w:rsid w:val="00763586"/>
    <w:rsid w:val="00764BC7"/>
    <w:rsid w:val="007665C5"/>
    <w:rsid w:val="00770088"/>
    <w:rsid w:val="0077110C"/>
    <w:rsid w:val="00777F04"/>
    <w:rsid w:val="007801E6"/>
    <w:rsid w:val="00782729"/>
    <w:rsid w:val="00782AFB"/>
    <w:rsid w:val="007A0087"/>
    <w:rsid w:val="007A152D"/>
    <w:rsid w:val="007A26EA"/>
    <w:rsid w:val="007A2CDC"/>
    <w:rsid w:val="007A46C3"/>
    <w:rsid w:val="007B3D50"/>
    <w:rsid w:val="007B5591"/>
    <w:rsid w:val="007B6A0C"/>
    <w:rsid w:val="007B6B70"/>
    <w:rsid w:val="007B7901"/>
    <w:rsid w:val="007C56B1"/>
    <w:rsid w:val="007C76F6"/>
    <w:rsid w:val="007C7EFA"/>
    <w:rsid w:val="007D0704"/>
    <w:rsid w:val="007D09AC"/>
    <w:rsid w:val="007E3BBF"/>
    <w:rsid w:val="007E4987"/>
    <w:rsid w:val="007E6DC7"/>
    <w:rsid w:val="007F0BDD"/>
    <w:rsid w:val="007F60B5"/>
    <w:rsid w:val="007F6CC7"/>
    <w:rsid w:val="0080403C"/>
    <w:rsid w:val="00806025"/>
    <w:rsid w:val="00806AA5"/>
    <w:rsid w:val="00812149"/>
    <w:rsid w:val="00812266"/>
    <w:rsid w:val="00813D7D"/>
    <w:rsid w:val="00814CD7"/>
    <w:rsid w:val="00815BDC"/>
    <w:rsid w:val="00822EB1"/>
    <w:rsid w:val="008258B4"/>
    <w:rsid w:val="008263AB"/>
    <w:rsid w:val="008304F4"/>
    <w:rsid w:val="008340B5"/>
    <w:rsid w:val="0083500F"/>
    <w:rsid w:val="00837A26"/>
    <w:rsid w:val="00837A4D"/>
    <w:rsid w:val="00843226"/>
    <w:rsid w:val="00847E23"/>
    <w:rsid w:val="00854247"/>
    <w:rsid w:val="00856DCC"/>
    <w:rsid w:val="008658E0"/>
    <w:rsid w:val="008672D8"/>
    <w:rsid w:val="00880B66"/>
    <w:rsid w:val="008827A9"/>
    <w:rsid w:val="00883216"/>
    <w:rsid w:val="00884028"/>
    <w:rsid w:val="00887E37"/>
    <w:rsid w:val="00894AE7"/>
    <w:rsid w:val="008A1078"/>
    <w:rsid w:val="008A45AC"/>
    <w:rsid w:val="008B11EE"/>
    <w:rsid w:val="008B1CF7"/>
    <w:rsid w:val="008B3CBE"/>
    <w:rsid w:val="008B5F77"/>
    <w:rsid w:val="008C18FE"/>
    <w:rsid w:val="008C455E"/>
    <w:rsid w:val="008D44F0"/>
    <w:rsid w:val="008D5720"/>
    <w:rsid w:val="008D6389"/>
    <w:rsid w:val="008D7CC7"/>
    <w:rsid w:val="008E56A0"/>
    <w:rsid w:val="008E7348"/>
    <w:rsid w:val="008F2F5D"/>
    <w:rsid w:val="008F5588"/>
    <w:rsid w:val="00901882"/>
    <w:rsid w:val="00901B46"/>
    <w:rsid w:val="00901D11"/>
    <w:rsid w:val="00902E2E"/>
    <w:rsid w:val="00904544"/>
    <w:rsid w:val="009056A1"/>
    <w:rsid w:val="0091595A"/>
    <w:rsid w:val="009208E0"/>
    <w:rsid w:val="0092456A"/>
    <w:rsid w:val="00924AF5"/>
    <w:rsid w:val="009263DB"/>
    <w:rsid w:val="00927FB6"/>
    <w:rsid w:val="00927FF0"/>
    <w:rsid w:val="0093056F"/>
    <w:rsid w:val="009319AF"/>
    <w:rsid w:val="009334EB"/>
    <w:rsid w:val="009342DB"/>
    <w:rsid w:val="0093458D"/>
    <w:rsid w:val="0093491F"/>
    <w:rsid w:val="009370B3"/>
    <w:rsid w:val="009510B0"/>
    <w:rsid w:val="00952EC8"/>
    <w:rsid w:val="009571A5"/>
    <w:rsid w:val="00960F9B"/>
    <w:rsid w:val="00961DB7"/>
    <w:rsid w:val="00963D3D"/>
    <w:rsid w:val="00967B42"/>
    <w:rsid w:val="00972F57"/>
    <w:rsid w:val="009735B1"/>
    <w:rsid w:val="00973A97"/>
    <w:rsid w:val="00974133"/>
    <w:rsid w:val="0097440E"/>
    <w:rsid w:val="00976D42"/>
    <w:rsid w:val="00977206"/>
    <w:rsid w:val="009814E7"/>
    <w:rsid w:val="00984691"/>
    <w:rsid w:val="0098711A"/>
    <w:rsid w:val="009920BC"/>
    <w:rsid w:val="00993BB7"/>
    <w:rsid w:val="00996914"/>
    <w:rsid w:val="009A3272"/>
    <w:rsid w:val="009A42B0"/>
    <w:rsid w:val="009A55C2"/>
    <w:rsid w:val="009B2C93"/>
    <w:rsid w:val="009B3FCB"/>
    <w:rsid w:val="009B45AF"/>
    <w:rsid w:val="009B6077"/>
    <w:rsid w:val="009B6098"/>
    <w:rsid w:val="009B7415"/>
    <w:rsid w:val="009C670B"/>
    <w:rsid w:val="009C6BF8"/>
    <w:rsid w:val="009E0B28"/>
    <w:rsid w:val="009E2DE3"/>
    <w:rsid w:val="009E3B4A"/>
    <w:rsid w:val="009F36F5"/>
    <w:rsid w:val="009F4148"/>
    <w:rsid w:val="00A0161B"/>
    <w:rsid w:val="00A01744"/>
    <w:rsid w:val="00A02BC0"/>
    <w:rsid w:val="00A03FAA"/>
    <w:rsid w:val="00A04F36"/>
    <w:rsid w:val="00A05381"/>
    <w:rsid w:val="00A066BB"/>
    <w:rsid w:val="00A078B1"/>
    <w:rsid w:val="00A10D08"/>
    <w:rsid w:val="00A12970"/>
    <w:rsid w:val="00A221FF"/>
    <w:rsid w:val="00A22E52"/>
    <w:rsid w:val="00A24FD5"/>
    <w:rsid w:val="00A306DB"/>
    <w:rsid w:val="00A30B09"/>
    <w:rsid w:val="00A32707"/>
    <w:rsid w:val="00A34644"/>
    <w:rsid w:val="00A40D7E"/>
    <w:rsid w:val="00A42B2B"/>
    <w:rsid w:val="00A53F12"/>
    <w:rsid w:val="00A62A31"/>
    <w:rsid w:val="00A75D28"/>
    <w:rsid w:val="00A80CEA"/>
    <w:rsid w:val="00A87B6C"/>
    <w:rsid w:val="00A92802"/>
    <w:rsid w:val="00A9337B"/>
    <w:rsid w:val="00A97E7C"/>
    <w:rsid w:val="00AA4714"/>
    <w:rsid w:val="00AA65F4"/>
    <w:rsid w:val="00AB26EE"/>
    <w:rsid w:val="00AB6797"/>
    <w:rsid w:val="00AC1461"/>
    <w:rsid w:val="00AC38E0"/>
    <w:rsid w:val="00AC4107"/>
    <w:rsid w:val="00AC41F8"/>
    <w:rsid w:val="00AC4312"/>
    <w:rsid w:val="00AC4AB6"/>
    <w:rsid w:val="00AC5735"/>
    <w:rsid w:val="00AD05DE"/>
    <w:rsid w:val="00AD13DD"/>
    <w:rsid w:val="00AD5492"/>
    <w:rsid w:val="00AD6BE6"/>
    <w:rsid w:val="00AE0D1F"/>
    <w:rsid w:val="00AE19EC"/>
    <w:rsid w:val="00AF2379"/>
    <w:rsid w:val="00AF4C9C"/>
    <w:rsid w:val="00AF6D16"/>
    <w:rsid w:val="00B03113"/>
    <w:rsid w:val="00B03EBC"/>
    <w:rsid w:val="00B0419E"/>
    <w:rsid w:val="00B07E1B"/>
    <w:rsid w:val="00B20485"/>
    <w:rsid w:val="00B22703"/>
    <w:rsid w:val="00B250A3"/>
    <w:rsid w:val="00B256E0"/>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86999"/>
    <w:rsid w:val="00B97AE9"/>
    <w:rsid w:val="00BA20CB"/>
    <w:rsid w:val="00BA546D"/>
    <w:rsid w:val="00BA7D30"/>
    <w:rsid w:val="00BB2D63"/>
    <w:rsid w:val="00BB302D"/>
    <w:rsid w:val="00BC101E"/>
    <w:rsid w:val="00BC12B0"/>
    <w:rsid w:val="00BC1556"/>
    <w:rsid w:val="00BC434D"/>
    <w:rsid w:val="00BC5FB8"/>
    <w:rsid w:val="00BC617A"/>
    <w:rsid w:val="00BD16DC"/>
    <w:rsid w:val="00BD7474"/>
    <w:rsid w:val="00BE2421"/>
    <w:rsid w:val="00BE573A"/>
    <w:rsid w:val="00BE6428"/>
    <w:rsid w:val="00BE7B70"/>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2780"/>
    <w:rsid w:val="00C267AE"/>
    <w:rsid w:val="00C308C7"/>
    <w:rsid w:val="00C309B5"/>
    <w:rsid w:val="00C35875"/>
    <w:rsid w:val="00C43082"/>
    <w:rsid w:val="00C437F0"/>
    <w:rsid w:val="00C476ED"/>
    <w:rsid w:val="00C47FD0"/>
    <w:rsid w:val="00C500AB"/>
    <w:rsid w:val="00C51896"/>
    <w:rsid w:val="00C55441"/>
    <w:rsid w:val="00C55978"/>
    <w:rsid w:val="00C57DDB"/>
    <w:rsid w:val="00C61896"/>
    <w:rsid w:val="00C62297"/>
    <w:rsid w:val="00C677A9"/>
    <w:rsid w:val="00C707D8"/>
    <w:rsid w:val="00C725E6"/>
    <w:rsid w:val="00C74654"/>
    <w:rsid w:val="00C7553F"/>
    <w:rsid w:val="00C760CC"/>
    <w:rsid w:val="00C760E7"/>
    <w:rsid w:val="00C7700C"/>
    <w:rsid w:val="00C822A5"/>
    <w:rsid w:val="00C82C62"/>
    <w:rsid w:val="00C87636"/>
    <w:rsid w:val="00C87ACB"/>
    <w:rsid w:val="00C93FC6"/>
    <w:rsid w:val="00C94A66"/>
    <w:rsid w:val="00C9535E"/>
    <w:rsid w:val="00C972D2"/>
    <w:rsid w:val="00CA00CE"/>
    <w:rsid w:val="00CA2A0B"/>
    <w:rsid w:val="00CA2C33"/>
    <w:rsid w:val="00CA6F99"/>
    <w:rsid w:val="00CB5402"/>
    <w:rsid w:val="00CB5C28"/>
    <w:rsid w:val="00CB641D"/>
    <w:rsid w:val="00CC3F90"/>
    <w:rsid w:val="00CC45F0"/>
    <w:rsid w:val="00CD5AB8"/>
    <w:rsid w:val="00CD7333"/>
    <w:rsid w:val="00CE0239"/>
    <w:rsid w:val="00CE7334"/>
    <w:rsid w:val="00CF1393"/>
    <w:rsid w:val="00CF2B94"/>
    <w:rsid w:val="00CF35E1"/>
    <w:rsid w:val="00CF3CE0"/>
    <w:rsid w:val="00CF4142"/>
    <w:rsid w:val="00CF69D5"/>
    <w:rsid w:val="00D02173"/>
    <w:rsid w:val="00D03C4F"/>
    <w:rsid w:val="00D053A6"/>
    <w:rsid w:val="00D07342"/>
    <w:rsid w:val="00D2431F"/>
    <w:rsid w:val="00D248F1"/>
    <w:rsid w:val="00D24F39"/>
    <w:rsid w:val="00D2722A"/>
    <w:rsid w:val="00D332BE"/>
    <w:rsid w:val="00D3468D"/>
    <w:rsid w:val="00D349C1"/>
    <w:rsid w:val="00D366A5"/>
    <w:rsid w:val="00D36E7F"/>
    <w:rsid w:val="00D439C9"/>
    <w:rsid w:val="00D453E3"/>
    <w:rsid w:val="00D47272"/>
    <w:rsid w:val="00D508EF"/>
    <w:rsid w:val="00D51577"/>
    <w:rsid w:val="00D51A3C"/>
    <w:rsid w:val="00D52C4C"/>
    <w:rsid w:val="00D5341B"/>
    <w:rsid w:val="00D57CC2"/>
    <w:rsid w:val="00D617A5"/>
    <w:rsid w:val="00D646B5"/>
    <w:rsid w:val="00D70854"/>
    <w:rsid w:val="00D72763"/>
    <w:rsid w:val="00D83A2F"/>
    <w:rsid w:val="00D9218A"/>
    <w:rsid w:val="00D97292"/>
    <w:rsid w:val="00DA0FBA"/>
    <w:rsid w:val="00DA161A"/>
    <w:rsid w:val="00DA341C"/>
    <w:rsid w:val="00DA38CF"/>
    <w:rsid w:val="00DA408B"/>
    <w:rsid w:val="00DA5BFB"/>
    <w:rsid w:val="00DB19CD"/>
    <w:rsid w:val="00DC154C"/>
    <w:rsid w:val="00DC180D"/>
    <w:rsid w:val="00DC2550"/>
    <w:rsid w:val="00DC3A85"/>
    <w:rsid w:val="00DC701C"/>
    <w:rsid w:val="00DC7B76"/>
    <w:rsid w:val="00DC7DAF"/>
    <w:rsid w:val="00DE1C57"/>
    <w:rsid w:val="00DE4DA4"/>
    <w:rsid w:val="00DE65E2"/>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4868"/>
    <w:rsid w:val="00E46FB0"/>
    <w:rsid w:val="00E47137"/>
    <w:rsid w:val="00E532EF"/>
    <w:rsid w:val="00E56533"/>
    <w:rsid w:val="00E627F7"/>
    <w:rsid w:val="00E63755"/>
    <w:rsid w:val="00E709E7"/>
    <w:rsid w:val="00E71C50"/>
    <w:rsid w:val="00E74D9D"/>
    <w:rsid w:val="00E762A1"/>
    <w:rsid w:val="00E77409"/>
    <w:rsid w:val="00E92C01"/>
    <w:rsid w:val="00E94F73"/>
    <w:rsid w:val="00E9568F"/>
    <w:rsid w:val="00E97998"/>
    <w:rsid w:val="00EA10D1"/>
    <w:rsid w:val="00EA1B9A"/>
    <w:rsid w:val="00EA3A58"/>
    <w:rsid w:val="00EA459D"/>
    <w:rsid w:val="00EA5B55"/>
    <w:rsid w:val="00EA71C1"/>
    <w:rsid w:val="00EB17D0"/>
    <w:rsid w:val="00EB184E"/>
    <w:rsid w:val="00EB4B83"/>
    <w:rsid w:val="00EB4C11"/>
    <w:rsid w:val="00EB57AA"/>
    <w:rsid w:val="00EB6CB0"/>
    <w:rsid w:val="00EC1822"/>
    <w:rsid w:val="00EC1A87"/>
    <w:rsid w:val="00EC5678"/>
    <w:rsid w:val="00EC6518"/>
    <w:rsid w:val="00EC7779"/>
    <w:rsid w:val="00ED081B"/>
    <w:rsid w:val="00ED17CC"/>
    <w:rsid w:val="00ED6809"/>
    <w:rsid w:val="00EE40D6"/>
    <w:rsid w:val="00EE7D46"/>
    <w:rsid w:val="00EF0143"/>
    <w:rsid w:val="00EF0BDD"/>
    <w:rsid w:val="00EF170A"/>
    <w:rsid w:val="00EF40FF"/>
    <w:rsid w:val="00F02425"/>
    <w:rsid w:val="00F04F5F"/>
    <w:rsid w:val="00F05DE0"/>
    <w:rsid w:val="00F10D9E"/>
    <w:rsid w:val="00F13AFB"/>
    <w:rsid w:val="00F152E3"/>
    <w:rsid w:val="00F16CCA"/>
    <w:rsid w:val="00F17EA2"/>
    <w:rsid w:val="00F20F7F"/>
    <w:rsid w:val="00F2389E"/>
    <w:rsid w:val="00F30C80"/>
    <w:rsid w:val="00F30F61"/>
    <w:rsid w:val="00F3108C"/>
    <w:rsid w:val="00F33CD1"/>
    <w:rsid w:val="00F37196"/>
    <w:rsid w:val="00F37C1E"/>
    <w:rsid w:val="00F41071"/>
    <w:rsid w:val="00F44140"/>
    <w:rsid w:val="00F5405A"/>
    <w:rsid w:val="00F62020"/>
    <w:rsid w:val="00F62291"/>
    <w:rsid w:val="00F62FCE"/>
    <w:rsid w:val="00F64907"/>
    <w:rsid w:val="00F64D36"/>
    <w:rsid w:val="00F66572"/>
    <w:rsid w:val="00F67015"/>
    <w:rsid w:val="00F67675"/>
    <w:rsid w:val="00F7698F"/>
    <w:rsid w:val="00F771B8"/>
    <w:rsid w:val="00F77E2C"/>
    <w:rsid w:val="00F85B65"/>
    <w:rsid w:val="00F85F8F"/>
    <w:rsid w:val="00F92086"/>
    <w:rsid w:val="00F920DA"/>
    <w:rsid w:val="00F93A9F"/>
    <w:rsid w:val="00F95ACB"/>
    <w:rsid w:val="00F95BA1"/>
    <w:rsid w:val="00F96F2C"/>
    <w:rsid w:val="00F970E0"/>
    <w:rsid w:val="00F97489"/>
    <w:rsid w:val="00FA08C2"/>
    <w:rsid w:val="00FA589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7873"/>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footer" Target="footer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2.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3.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4.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42</Pages>
  <Words>11114</Words>
  <Characters>63355</Characters>
  <Application>Microsoft Office Word</Application>
  <DocSecurity>0</DocSecurity>
  <Lines>527</Lines>
  <Paragraphs>148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Yoni Grinberg</cp:lastModifiedBy>
  <cp:revision>48</cp:revision>
  <dcterms:created xsi:type="dcterms:W3CDTF">2026-06-22T12:55:00Z</dcterms:created>
  <dcterms:modified xsi:type="dcterms:W3CDTF">2026-07-02T12:50:00Z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
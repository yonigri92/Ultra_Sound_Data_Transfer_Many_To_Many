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265BCB" w14:textId="31174D19" w:rsidR="00BD16DC" w:rsidRPr="002C164B" w:rsidRDefault="00BD16DC" w:rsidP="00EC5678">
      <w:pPr>
        <w:shd w:val="clear" w:color="auto" w:fill="FFFFFF"/>
        <w:ind w:right="8300"/>
        <w:jc w:val="left"/>
        <w:rPr>
          <w:rFonts w:asciiTheme="minorBidi" w:hAnsiTheme="minorBidi"/>
          <w:sz w:val="24"/>
          <w:szCs w:val="24"/>
          <w:rtl/>
          <w:lang w:val="en-US"/>
        </w:rPr>
      </w:pPr>
    </w:p>
    <w:p w14:paraId="5A9C1F29" w14:textId="2FCED1BF" w:rsidR="00BD16DC" w:rsidRPr="002C164B" w:rsidRDefault="00736797" w:rsidP="000E4857">
      <w:pPr>
        <w:shd w:val="clear" w:color="auto" w:fill="FFFFFF"/>
        <w:spacing w:after="240"/>
        <w:ind w:left="40" w:right="580"/>
        <w:jc w:val="center"/>
        <w:rPr>
          <w:rFonts w:asciiTheme="minorBidi" w:eastAsia="Times New Roman" w:hAnsiTheme="minorBidi"/>
          <w:sz w:val="32"/>
          <w:szCs w:val="32"/>
          <w:lang w:val="en-US"/>
        </w:rPr>
      </w:pPr>
      <w:r w:rsidRPr="002C164B">
        <w:rPr>
          <w:rFonts w:asciiTheme="minorBidi" w:eastAsia="Times New Roman" w:hAnsiTheme="minorBidi"/>
          <w:b/>
          <w:bCs/>
          <w:noProof/>
          <w:color w:val="000000"/>
          <w:sz w:val="32"/>
          <w:szCs w:val="32"/>
          <w:lang w:val="en-US"/>
        </w:rPr>
        <w:t>A</w:t>
      </w:r>
      <w:r w:rsidR="002206BE" w:rsidRPr="002C164B">
        <w:rPr>
          <w:rFonts w:asciiTheme="minorBidi" w:eastAsia="Times New Roman" w:hAnsiTheme="minorBidi"/>
          <w:b/>
          <w:bCs/>
          <w:noProof/>
          <w:color w:val="000000"/>
          <w:sz w:val="32"/>
          <w:szCs w:val="32"/>
          <w:lang w:val="en-US"/>
        </w:rPr>
        <w:t>n</w:t>
      </w:r>
      <w:r w:rsidRPr="002C164B">
        <w:rPr>
          <w:rFonts w:asciiTheme="minorBidi" w:eastAsia="Times New Roman" w:hAnsiTheme="minorBidi"/>
          <w:b/>
          <w:bCs/>
          <w:noProof/>
          <w:color w:val="000000"/>
          <w:sz w:val="32"/>
          <w:szCs w:val="32"/>
          <w:lang w:val="en-US"/>
        </w:rPr>
        <w:t xml:space="preserve"> Application for </w:t>
      </w:r>
      <w:r w:rsidR="00CC45F0" w:rsidRPr="002C164B">
        <w:rPr>
          <w:rFonts w:asciiTheme="minorBidi" w:eastAsia="Times New Roman" w:hAnsiTheme="minorBidi"/>
          <w:b/>
          <w:bCs/>
          <w:noProof/>
          <w:color w:val="000000"/>
          <w:sz w:val="32"/>
          <w:szCs w:val="32"/>
          <w:lang w:val="en-US"/>
        </w:rPr>
        <w:t>Information</w:t>
      </w:r>
      <w:r w:rsidRPr="002C164B">
        <w:rPr>
          <w:rFonts w:asciiTheme="minorBidi" w:eastAsia="Times New Roman" w:hAnsiTheme="minorBidi"/>
          <w:b/>
          <w:bCs/>
          <w:noProof/>
          <w:color w:val="000000"/>
          <w:sz w:val="32"/>
          <w:szCs w:val="32"/>
          <w:lang w:val="en-US"/>
        </w:rPr>
        <w:t xml:space="preserve"> Transfer, using Ultrasound Waves</w:t>
      </w:r>
    </w:p>
    <w:p w14:paraId="32644C60" w14:textId="77777777" w:rsidR="00BD16DC" w:rsidRPr="002C164B" w:rsidRDefault="00C7700C" w:rsidP="00EC5678">
      <w:pPr>
        <w:shd w:val="clear" w:color="auto" w:fill="FFFFFF"/>
        <w:spacing w:after="280"/>
        <w:ind w:left="40" w:right="580"/>
        <w:jc w:val="left"/>
        <w:rPr>
          <w:rFonts w:asciiTheme="minorBidi" w:eastAsia="Times New Roman" w:hAnsiTheme="minorBidi"/>
          <w:sz w:val="24"/>
          <w:szCs w:val="24"/>
          <w:lang w:val="en-US"/>
        </w:rPr>
      </w:pPr>
      <w:r w:rsidRPr="002C164B">
        <w:rPr>
          <w:rFonts w:asciiTheme="minorBidi" w:eastAsia="Times New Roman" w:hAnsiTheme="minorBidi"/>
          <w:sz w:val="24"/>
          <w:szCs w:val="24"/>
          <w:lang w:val="en-US"/>
        </w:rPr>
        <w:t xml:space="preserve"> </w:t>
      </w:r>
    </w:p>
    <w:p w14:paraId="4CD2D6FD" w14:textId="77777777" w:rsidR="00BD16DC" w:rsidRPr="002C164B" w:rsidRDefault="00C7700C" w:rsidP="000E4857">
      <w:pPr>
        <w:shd w:val="clear" w:color="auto" w:fill="FFFFFF"/>
        <w:spacing w:after="240"/>
        <w:ind w:right="20" w:firstLine="280"/>
        <w:jc w:val="center"/>
        <w:rPr>
          <w:rFonts w:asciiTheme="minorBidi" w:eastAsia="Times New Roman" w:hAnsiTheme="minorBidi"/>
          <w:b/>
          <w:bCs/>
          <w:sz w:val="32"/>
          <w:szCs w:val="32"/>
          <w:lang w:val="en-US"/>
        </w:rPr>
      </w:pPr>
      <w:r w:rsidRPr="002C164B">
        <w:rPr>
          <w:rFonts w:asciiTheme="minorBidi" w:eastAsia="Times New Roman" w:hAnsiTheme="minorBidi"/>
          <w:b/>
          <w:bCs/>
          <w:sz w:val="32"/>
          <w:szCs w:val="32"/>
          <w:lang w:val="en-US"/>
        </w:rPr>
        <w:t>Authors:</w:t>
      </w:r>
    </w:p>
    <w:p w14:paraId="4F8E9920" w14:textId="5449B46E" w:rsidR="00BD16DC" w:rsidRPr="002C164B" w:rsidRDefault="00C7700C" w:rsidP="00EC5678">
      <w:pPr>
        <w:shd w:val="clear" w:color="auto" w:fill="FFFFFF"/>
        <w:spacing w:after="240"/>
        <w:ind w:right="20" w:firstLine="2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Yoni Grinberg </w:t>
      </w:r>
      <w:r w:rsidRPr="001C719D">
        <w:rPr>
          <w:rFonts w:asciiTheme="minorBidi" w:hAnsiTheme="minorBidi"/>
          <w:sz w:val="24"/>
          <w:szCs w:val="24"/>
          <w:lang w:val="en-US"/>
        </w:rPr>
        <w:t xml:space="preserve">  </w:t>
      </w:r>
      <w:r w:rsidRPr="001C719D">
        <w:rPr>
          <w:rFonts w:asciiTheme="minorBidi" w:hAnsiTheme="minorBidi"/>
          <w:sz w:val="24"/>
          <w:szCs w:val="24"/>
          <w:lang w:val="en-US"/>
        </w:rPr>
        <w:tab/>
      </w:r>
      <w:r w:rsidRPr="002C164B">
        <w:rPr>
          <w:rFonts w:asciiTheme="minorBidi" w:hAnsiTheme="minorBidi"/>
          <w:sz w:val="24"/>
          <w:szCs w:val="24"/>
          <w:lang w:val="en-US"/>
        </w:rPr>
        <w:t xml:space="preserve">        </w:t>
      </w:r>
      <w:r w:rsidRPr="002C164B">
        <w:rPr>
          <w:rFonts w:asciiTheme="minorBidi" w:hAnsiTheme="minorBidi"/>
          <w:sz w:val="24"/>
          <w:szCs w:val="24"/>
          <w:lang w:val="en-US"/>
        </w:rPr>
        <w:tab/>
      </w:r>
      <w:r w:rsidRPr="001C719D">
        <w:rPr>
          <w:rFonts w:asciiTheme="minorBidi" w:eastAsia="Times New Roman" w:hAnsiTheme="minorBidi"/>
          <w:sz w:val="24"/>
          <w:szCs w:val="24"/>
          <w:lang w:val="en-US"/>
        </w:rPr>
        <w:t>ID:</w:t>
      </w:r>
      <w:r w:rsidRPr="001C719D">
        <w:rPr>
          <w:rFonts w:asciiTheme="minorBidi" w:hAnsiTheme="minorBidi"/>
          <w:sz w:val="24"/>
          <w:szCs w:val="24"/>
          <w:lang w:val="en-US"/>
        </w:rPr>
        <w:t xml:space="preserve">  </w:t>
      </w:r>
      <w:r w:rsidRPr="001C719D">
        <w:rPr>
          <w:rFonts w:asciiTheme="minorBidi" w:hAnsiTheme="minorBidi"/>
          <w:sz w:val="24"/>
          <w:szCs w:val="24"/>
          <w:lang w:val="en-US"/>
        </w:rPr>
        <w:tab/>
      </w:r>
      <w:r w:rsidRPr="001C719D">
        <w:rPr>
          <w:rFonts w:asciiTheme="minorBidi" w:eastAsia="Times New Roman" w:hAnsiTheme="minorBidi"/>
          <w:sz w:val="24"/>
          <w:szCs w:val="24"/>
          <w:lang w:val="en-US"/>
        </w:rPr>
        <w:t xml:space="preserve">307868257 </w:t>
      </w:r>
      <w:r w:rsidRPr="002C164B">
        <w:rPr>
          <w:rFonts w:asciiTheme="minorBidi" w:eastAsia="Times New Roman" w:hAnsiTheme="minorBidi"/>
          <w:sz w:val="24"/>
          <w:szCs w:val="24"/>
          <w:lang w:val="en-US"/>
        </w:rPr>
        <w:t xml:space="preserve"> </w:t>
      </w:r>
      <w:r w:rsidR="00C62297" w:rsidRPr="002C164B">
        <w:rPr>
          <w:rFonts w:asciiTheme="minorBidi" w:hAnsiTheme="minorBidi"/>
          <w:sz w:val="24"/>
          <w:szCs w:val="24"/>
          <w:lang w:val="en-US"/>
        </w:rPr>
        <w:t xml:space="preserve"> </w:t>
      </w:r>
      <w:r w:rsidR="00000000">
        <w:fldChar w:fldCharType="begin"/>
      </w:r>
      <w:r w:rsidR="00000000" w:rsidRPr="0037676A">
        <w:rPr>
          <w:lang w:val="en-US"/>
          <w:rPrChange w:id="0" w:author="יוני גרינברג" w:date="2026-05-16T10:57:00Z">
            <w:rPr/>
          </w:rPrChange>
        </w:rPr>
        <w:instrText>HYPERLINK "mailto:Yoni.Grinberg@e.braude.ac.il"</w:instrText>
      </w:r>
      <w:r w:rsidR="00000000">
        <w:fldChar w:fldCharType="separate"/>
      </w:r>
      <w:r w:rsidR="00C62297" w:rsidRPr="002C164B">
        <w:rPr>
          <w:rStyle w:val="Hyperlink"/>
          <w:rFonts w:asciiTheme="minorBidi" w:eastAsia="Times New Roman" w:hAnsiTheme="minorBidi"/>
          <w:color w:val="auto"/>
          <w:sz w:val="24"/>
          <w:szCs w:val="24"/>
          <w:u w:val="none"/>
          <w:lang w:val="en-US"/>
        </w:rPr>
        <w:t>Yoni.Grinberg@e.braude.ac.il</w:t>
      </w:r>
      <w:r w:rsidR="00000000">
        <w:rPr>
          <w:rStyle w:val="Hyperlink"/>
          <w:rFonts w:asciiTheme="minorBidi" w:eastAsia="Times New Roman" w:hAnsiTheme="minorBidi"/>
          <w:color w:val="auto"/>
          <w:sz w:val="24"/>
          <w:szCs w:val="24"/>
          <w:u w:val="none"/>
          <w:lang w:val="en-US"/>
        </w:rPr>
        <w:fldChar w:fldCharType="end"/>
      </w:r>
    </w:p>
    <w:p w14:paraId="2C954C13" w14:textId="056FB9A5" w:rsidR="00BD16DC" w:rsidRPr="001C719D" w:rsidRDefault="000E4857" w:rsidP="00EC5678">
      <w:pPr>
        <w:shd w:val="clear" w:color="auto" w:fill="FFFFFF"/>
        <w:spacing w:after="0"/>
        <w:ind w:right="20"/>
        <w:jc w:val="left"/>
        <w:rPr>
          <w:rFonts w:asciiTheme="minorBidi" w:eastAsia="Times New Roman" w:hAnsiTheme="minorBidi"/>
          <w:sz w:val="24"/>
          <w:szCs w:val="24"/>
          <w:lang w:val="en-US"/>
        </w:rPr>
      </w:pPr>
      <w:r>
        <w:rPr>
          <w:rFonts w:asciiTheme="minorBidi" w:eastAsia="Times New Roman" w:hAnsiTheme="minorBidi"/>
          <w:sz w:val="24"/>
          <w:szCs w:val="24"/>
          <w:lang w:val="en-US"/>
        </w:rPr>
        <w:t xml:space="preserve">    </w:t>
      </w:r>
      <w:r w:rsidR="00C7700C" w:rsidRPr="001C719D">
        <w:rPr>
          <w:rFonts w:asciiTheme="minorBidi" w:eastAsia="Times New Roman" w:hAnsiTheme="minorBidi"/>
          <w:sz w:val="24"/>
          <w:szCs w:val="24"/>
          <w:lang w:val="en-US"/>
        </w:rPr>
        <w:t>Bar Harush</w:t>
      </w:r>
      <w:r w:rsidR="00C7700C" w:rsidRPr="001C719D">
        <w:rPr>
          <w:rFonts w:asciiTheme="minorBidi" w:eastAsia="Times New Roman" w:hAnsiTheme="minorBidi"/>
          <w:sz w:val="24"/>
          <w:szCs w:val="24"/>
          <w:lang w:val="en-US"/>
        </w:rPr>
        <w:tab/>
      </w:r>
      <w:r w:rsidR="00C7700C" w:rsidRPr="001C719D">
        <w:rPr>
          <w:rFonts w:asciiTheme="minorBidi" w:hAnsiTheme="minorBidi"/>
          <w:sz w:val="24"/>
          <w:szCs w:val="24"/>
          <w:lang w:val="en-US"/>
        </w:rPr>
        <w:t xml:space="preserve">      </w:t>
      </w:r>
      <w:r w:rsidR="00C7700C" w:rsidRPr="001C719D">
        <w:rPr>
          <w:rFonts w:asciiTheme="minorBidi" w:hAnsiTheme="minorBidi"/>
          <w:sz w:val="24"/>
          <w:szCs w:val="24"/>
          <w:lang w:val="en-US"/>
        </w:rPr>
        <w:tab/>
      </w:r>
      <w:r w:rsidR="00C7700C" w:rsidRPr="001C719D">
        <w:rPr>
          <w:rFonts w:asciiTheme="minorBidi" w:eastAsia="Times New Roman" w:hAnsiTheme="minorBidi"/>
          <w:sz w:val="24"/>
          <w:szCs w:val="24"/>
          <w:lang w:val="en-US"/>
        </w:rPr>
        <w:t>ID:</w:t>
      </w:r>
      <w:r w:rsidR="00C7700C" w:rsidRPr="001C719D">
        <w:rPr>
          <w:rFonts w:asciiTheme="minorBidi" w:hAnsiTheme="minorBidi"/>
          <w:sz w:val="24"/>
          <w:szCs w:val="24"/>
          <w:lang w:val="en-US"/>
        </w:rPr>
        <w:t xml:space="preserve">  </w:t>
      </w:r>
      <w:r w:rsidR="00C7700C" w:rsidRPr="001C719D">
        <w:rPr>
          <w:rFonts w:asciiTheme="minorBidi" w:hAnsiTheme="minorBidi"/>
          <w:sz w:val="24"/>
          <w:szCs w:val="24"/>
          <w:lang w:val="en-US"/>
        </w:rPr>
        <w:tab/>
      </w:r>
      <w:r w:rsidR="00C7700C" w:rsidRPr="001C719D">
        <w:rPr>
          <w:rFonts w:asciiTheme="minorBidi" w:eastAsia="Times New Roman" w:hAnsiTheme="minorBidi"/>
          <w:sz w:val="24"/>
          <w:szCs w:val="24"/>
          <w:lang w:val="en-US"/>
        </w:rPr>
        <w:t xml:space="preserve">205713308  Bar.Harush@e.braude.ac.il </w:t>
      </w:r>
    </w:p>
    <w:p w14:paraId="15E6F794" w14:textId="1C030331" w:rsidR="00BD16DC" w:rsidRPr="001C719D" w:rsidRDefault="00BD16DC" w:rsidP="00EC5678">
      <w:pPr>
        <w:shd w:val="clear" w:color="auto" w:fill="FFFFFF"/>
        <w:spacing w:after="240"/>
        <w:ind w:left="40" w:right="580"/>
        <w:jc w:val="left"/>
        <w:rPr>
          <w:rFonts w:asciiTheme="minorBidi" w:eastAsia="Times New Roman" w:hAnsiTheme="minorBidi"/>
          <w:sz w:val="24"/>
          <w:szCs w:val="24"/>
          <w:lang w:val="en-US"/>
        </w:rPr>
      </w:pPr>
    </w:p>
    <w:p w14:paraId="6600FAEB" w14:textId="77777777" w:rsidR="00D03C4F" w:rsidRPr="001C719D" w:rsidRDefault="00D03C4F" w:rsidP="00D03C4F">
      <w:pPr>
        <w:shd w:val="clear" w:color="auto" w:fill="FFFFFF"/>
        <w:spacing w:after="240"/>
        <w:ind w:left="40" w:right="580"/>
        <w:jc w:val="center"/>
        <w:rPr>
          <w:rFonts w:asciiTheme="minorBidi" w:eastAsia="Times New Roman" w:hAnsiTheme="minorBidi"/>
          <w:sz w:val="24"/>
          <w:szCs w:val="24"/>
          <w:lang w:val="en-US"/>
        </w:rPr>
      </w:pPr>
      <w:r>
        <w:rPr>
          <w:rFonts w:asciiTheme="minorBidi" w:eastAsia="Times New Roman" w:hAnsiTheme="minorBidi"/>
          <w:sz w:val="24"/>
          <w:szCs w:val="24"/>
          <w:lang w:val="en-US"/>
        </w:rPr>
        <w:t>Group:26-1-D-7</w:t>
      </w:r>
    </w:p>
    <w:p w14:paraId="58B49E90" w14:textId="37667661" w:rsidR="00BD16DC" w:rsidRPr="001C719D" w:rsidRDefault="00BD16DC" w:rsidP="00EC5678">
      <w:pPr>
        <w:shd w:val="clear" w:color="auto" w:fill="FFFFFF"/>
        <w:spacing w:after="240"/>
        <w:ind w:left="40" w:right="580"/>
        <w:jc w:val="center"/>
        <w:rPr>
          <w:rFonts w:asciiTheme="minorBidi" w:eastAsia="Times New Roman" w:hAnsiTheme="minorBidi"/>
          <w:sz w:val="24"/>
          <w:szCs w:val="24"/>
          <w:lang w:val="en-US"/>
        </w:rPr>
      </w:pPr>
    </w:p>
    <w:p w14:paraId="2433E430" w14:textId="7BA5C7B1" w:rsidR="00BD16DC" w:rsidRPr="002C164B" w:rsidRDefault="00C7700C" w:rsidP="000E4857">
      <w:pPr>
        <w:shd w:val="clear" w:color="auto" w:fill="FFFFFF"/>
        <w:spacing w:after="240"/>
        <w:ind w:right="20" w:firstLine="280"/>
        <w:jc w:val="center"/>
        <w:rPr>
          <w:rFonts w:asciiTheme="minorBidi" w:eastAsia="Times New Roman" w:hAnsiTheme="minorBidi"/>
          <w:b/>
          <w:bCs/>
          <w:sz w:val="32"/>
          <w:szCs w:val="32"/>
          <w:u w:val="single"/>
          <w:lang w:val="en-US"/>
        </w:rPr>
      </w:pPr>
      <w:r w:rsidRPr="002C164B">
        <w:rPr>
          <w:rFonts w:asciiTheme="minorBidi" w:eastAsia="Times New Roman" w:hAnsiTheme="minorBidi"/>
          <w:b/>
          <w:bCs/>
          <w:sz w:val="32"/>
          <w:szCs w:val="32"/>
          <w:u w:val="single"/>
          <w:lang w:val="en-US"/>
        </w:rPr>
        <w:t>Supervisor:</w:t>
      </w:r>
    </w:p>
    <w:p w14:paraId="75C5D229" w14:textId="77777777" w:rsidR="00BD16DC" w:rsidRDefault="00C7700C" w:rsidP="000E4857">
      <w:pPr>
        <w:shd w:val="clear" w:color="auto" w:fill="FFFFFF"/>
        <w:spacing w:after="0"/>
        <w:ind w:right="20" w:firstLine="280"/>
        <w:jc w:val="center"/>
        <w:rPr>
          <w:rFonts w:asciiTheme="minorBidi" w:eastAsia="Times New Roman" w:hAnsiTheme="minorBidi"/>
          <w:sz w:val="24"/>
          <w:szCs w:val="24"/>
          <w:rtl/>
          <w:lang w:val="en-US"/>
        </w:rPr>
      </w:pPr>
      <w:r w:rsidRPr="001C719D">
        <w:rPr>
          <w:rFonts w:asciiTheme="minorBidi" w:eastAsia="Times New Roman" w:hAnsiTheme="minorBidi"/>
          <w:sz w:val="24"/>
          <w:szCs w:val="24"/>
          <w:lang w:val="en-US"/>
        </w:rPr>
        <w:t>Dr. Elena Ravve</w:t>
      </w:r>
    </w:p>
    <w:p w14:paraId="2BFF554A" w14:textId="77777777" w:rsidR="00EE7D46" w:rsidRDefault="00EE7D46" w:rsidP="000E4857">
      <w:pPr>
        <w:shd w:val="clear" w:color="auto" w:fill="FFFFFF"/>
        <w:spacing w:after="0"/>
        <w:ind w:right="20" w:firstLine="280"/>
        <w:jc w:val="center"/>
        <w:rPr>
          <w:rFonts w:asciiTheme="minorBidi" w:eastAsia="Times New Roman" w:hAnsiTheme="minorBidi"/>
          <w:sz w:val="24"/>
          <w:szCs w:val="24"/>
          <w:rtl/>
          <w:lang w:val="en-US"/>
        </w:rPr>
      </w:pPr>
    </w:p>
    <w:p w14:paraId="75A79B0D" w14:textId="77777777" w:rsidR="00EE7D46" w:rsidRDefault="00EE7D46" w:rsidP="000E4857">
      <w:pPr>
        <w:shd w:val="clear" w:color="auto" w:fill="FFFFFF"/>
        <w:spacing w:after="0"/>
        <w:ind w:right="20" w:firstLine="280"/>
        <w:jc w:val="center"/>
        <w:rPr>
          <w:rFonts w:asciiTheme="minorBidi" w:eastAsia="Times New Roman" w:hAnsiTheme="minorBidi"/>
          <w:sz w:val="24"/>
          <w:szCs w:val="24"/>
          <w:lang w:val="en-US"/>
        </w:rPr>
      </w:pPr>
    </w:p>
    <w:p w14:paraId="12019819" w14:textId="03FD9DEE" w:rsidR="00D439C9" w:rsidRPr="001C719D" w:rsidRDefault="00D439C9" w:rsidP="00D439C9">
      <w:pPr>
        <w:shd w:val="clear" w:color="auto" w:fill="FFFFFF"/>
        <w:spacing w:after="0"/>
        <w:ind w:right="20" w:firstLine="280"/>
        <w:rPr>
          <w:rFonts w:asciiTheme="minorBidi" w:eastAsia="Times New Roman" w:hAnsiTheme="minorBidi"/>
          <w:sz w:val="24"/>
          <w:szCs w:val="24"/>
          <w:lang w:val="en-US"/>
        </w:rPr>
      </w:pPr>
      <w:r>
        <w:rPr>
          <w:rFonts w:asciiTheme="minorBidi" w:eastAsia="Times New Roman" w:hAnsiTheme="minorBidi"/>
          <w:sz w:val="24"/>
          <w:szCs w:val="24"/>
          <w:lang w:val="en-US"/>
        </w:rPr>
        <w:t>GitHub:</w:t>
      </w:r>
      <w:r w:rsidR="00977206" w:rsidRPr="00977206">
        <w:rPr>
          <w:lang w:val="en-US"/>
        </w:rPr>
        <w:t xml:space="preserve"> </w:t>
      </w:r>
      <w:r w:rsidR="00000000">
        <w:fldChar w:fldCharType="begin"/>
      </w:r>
      <w:r w:rsidR="00000000" w:rsidRPr="0037676A">
        <w:rPr>
          <w:lang w:val="en-US"/>
          <w:rPrChange w:id="1" w:author="יוני גרינברג" w:date="2026-05-16T10:57:00Z">
            <w:rPr/>
          </w:rPrChange>
        </w:rPr>
        <w:instrText>HYPERLINK "https://github.com/yonigri92/Ultra_Sound_Data_Transfer_Many_To_Many"</w:instrText>
      </w:r>
      <w:r w:rsidR="00000000">
        <w:fldChar w:fldCharType="separate"/>
      </w:r>
      <w:r w:rsidR="00977206" w:rsidRPr="00977206">
        <w:rPr>
          <w:rStyle w:val="Hyperlink"/>
          <w:rFonts w:asciiTheme="minorBidi" w:eastAsia="Times New Roman" w:hAnsiTheme="minorBidi"/>
          <w:sz w:val="24"/>
          <w:szCs w:val="24"/>
          <w:lang w:val="en-US"/>
        </w:rPr>
        <w:t>https://github.com/yonigri92/Ultra_Sound_Data_Transfer_Many_To_Many</w:t>
      </w:r>
      <w:r w:rsidR="00000000">
        <w:rPr>
          <w:rStyle w:val="Hyperlink"/>
          <w:rFonts w:asciiTheme="minorBidi" w:eastAsia="Times New Roman" w:hAnsiTheme="minorBidi"/>
          <w:sz w:val="24"/>
          <w:szCs w:val="24"/>
          <w:lang w:val="en-US"/>
        </w:rPr>
        <w:fldChar w:fldCharType="end"/>
      </w:r>
    </w:p>
    <w:p w14:paraId="411C6F19" w14:textId="1C4574F4" w:rsidR="00BD16DC" w:rsidRPr="001C719D" w:rsidRDefault="00BD16DC" w:rsidP="00EC5678">
      <w:pPr>
        <w:shd w:val="clear" w:color="auto" w:fill="FFFFFF"/>
        <w:spacing w:after="240"/>
        <w:ind w:right="20"/>
        <w:jc w:val="left"/>
        <w:rPr>
          <w:rFonts w:asciiTheme="minorBidi" w:eastAsia="Times New Roman" w:hAnsiTheme="minorBidi"/>
          <w:sz w:val="24"/>
          <w:szCs w:val="24"/>
          <w:lang w:val="en-US"/>
        </w:rPr>
      </w:pPr>
    </w:p>
    <w:p w14:paraId="7ADEE3D3" w14:textId="77777777" w:rsidR="00BD16DC" w:rsidRPr="002C164B" w:rsidRDefault="00C7700C" w:rsidP="00EC5678">
      <w:pPr>
        <w:shd w:val="clear" w:color="auto" w:fill="FFFFFF"/>
        <w:spacing w:after="120"/>
        <w:ind w:left="1280" w:right="580"/>
        <w:jc w:val="left"/>
        <w:rPr>
          <w:rFonts w:asciiTheme="minorBidi" w:eastAsia="Times New Roman" w:hAnsiTheme="minorBidi"/>
          <w:sz w:val="24"/>
          <w:szCs w:val="24"/>
          <w:lang w:val="en-US"/>
        </w:rPr>
      </w:pPr>
      <w:r w:rsidRPr="002C164B">
        <w:rPr>
          <w:rFonts w:asciiTheme="minorBidi" w:eastAsia="Times New Roman" w:hAnsiTheme="minorBidi"/>
          <w:b/>
          <w:bCs/>
          <w:i/>
          <w:iCs/>
          <w:sz w:val="24"/>
          <w:szCs w:val="24"/>
          <w:lang w:val="en-US"/>
        </w:rPr>
        <w:t xml:space="preserve"> </w:t>
      </w:r>
      <w:r w:rsidRPr="002C164B">
        <w:rPr>
          <w:rFonts w:asciiTheme="minorBidi" w:eastAsia="Times New Roman" w:hAnsiTheme="minorBidi"/>
          <w:sz w:val="24"/>
          <w:szCs w:val="24"/>
          <w:lang w:val="en-US"/>
        </w:rPr>
        <w:t xml:space="preserve"> </w:t>
      </w:r>
    </w:p>
    <w:p w14:paraId="34379BB7" w14:textId="03668367" w:rsidR="004E5EA6" w:rsidRDefault="00C7700C" w:rsidP="00EC5678">
      <w:pPr>
        <w:shd w:val="clear" w:color="auto" w:fill="FFFFFF"/>
        <w:ind w:left="1280" w:right="580"/>
        <w:jc w:val="left"/>
        <w:rPr>
          <w:rFonts w:asciiTheme="minorBidi" w:eastAsia="Times New Roman" w:hAnsiTheme="minorBidi"/>
          <w:i/>
          <w:iCs/>
          <w:sz w:val="24"/>
          <w:szCs w:val="24"/>
          <w:lang w:val="en-US"/>
        </w:rPr>
      </w:pPr>
      <w:r w:rsidRPr="002C164B">
        <w:rPr>
          <w:rFonts w:asciiTheme="minorBidi" w:eastAsia="Times New Roman" w:hAnsiTheme="minorBidi"/>
          <w:b/>
          <w:bCs/>
          <w:i/>
          <w:iCs/>
          <w:sz w:val="24"/>
          <w:szCs w:val="24"/>
          <w:lang w:val="en-US"/>
        </w:rPr>
        <w:t xml:space="preserve">Abstract. </w:t>
      </w:r>
    </w:p>
    <w:p w14:paraId="0909F7D5" w14:textId="538D479A" w:rsidR="004E5EA6" w:rsidRPr="004E5EA6" w:rsidRDefault="004E5EA6" w:rsidP="00EC5678">
      <w:pPr>
        <w:shd w:val="clear" w:color="auto" w:fill="FFFFFF"/>
        <w:ind w:left="1280" w:right="580"/>
        <w:jc w:val="left"/>
        <w:rPr>
          <w:rFonts w:asciiTheme="minorBidi" w:eastAsia="Times New Roman" w:hAnsiTheme="minorBidi"/>
          <w:i/>
          <w:iCs/>
          <w:sz w:val="24"/>
          <w:szCs w:val="24"/>
          <w:lang w:val="en-US"/>
        </w:rPr>
      </w:pPr>
      <w:r w:rsidRPr="002C164B">
        <w:rPr>
          <w:rFonts w:asciiTheme="minorBidi" w:eastAsia="Times New Roman" w:hAnsiTheme="minorBidi"/>
          <w:i/>
          <w:iCs/>
          <w:sz w:val="24"/>
          <w:szCs w:val="24"/>
          <w:lang w:val="en-US"/>
        </w:rPr>
        <w:t xml:space="preserve">Standard wireless communication technologies such as </w:t>
      </w:r>
      <w:r w:rsidR="002C164B" w:rsidRPr="002C164B">
        <w:rPr>
          <w:rFonts w:asciiTheme="minorBidi" w:eastAsia="Times New Roman" w:hAnsiTheme="minorBidi"/>
          <w:i/>
          <w:iCs/>
          <w:sz w:val="24"/>
          <w:szCs w:val="24"/>
          <w:lang w:val="en-US"/>
        </w:rPr>
        <w:t>Wi-Fi</w:t>
      </w:r>
      <w:r w:rsidRPr="002C164B">
        <w:rPr>
          <w:rFonts w:asciiTheme="minorBidi" w:eastAsia="Times New Roman" w:hAnsiTheme="minorBidi"/>
          <w:i/>
          <w:iCs/>
          <w:sz w:val="24"/>
          <w:szCs w:val="24"/>
          <w:lang w:val="en-US"/>
        </w:rPr>
        <w:t xml:space="preserve"> face significant limitations regarding signal containment, security and propagation through conductive media.</w:t>
      </w:r>
    </w:p>
    <w:p w14:paraId="7E685920" w14:textId="6C6464D8" w:rsidR="00BD16DC" w:rsidRPr="00556CBE" w:rsidRDefault="004E5EA6" w:rsidP="00EC5678">
      <w:pPr>
        <w:shd w:val="clear" w:color="auto" w:fill="FFFFFF"/>
        <w:ind w:left="1280" w:right="580"/>
        <w:jc w:val="left"/>
        <w:rPr>
          <w:rFonts w:asciiTheme="minorBidi" w:hAnsiTheme="minorBidi"/>
          <w:i/>
          <w:iCs/>
          <w:color w:val="F0F6FC"/>
          <w:sz w:val="24"/>
          <w:szCs w:val="24"/>
          <w:shd w:val="clear" w:color="auto" w:fill="0D1117"/>
          <w:lang w:val="en-US"/>
        </w:rPr>
      </w:pPr>
      <w:r w:rsidRPr="002C164B">
        <w:rPr>
          <w:rFonts w:asciiTheme="minorBidi" w:eastAsia="Times New Roman" w:hAnsiTheme="minorBidi"/>
          <w:i/>
          <w:iCs/>
          <w:sz w:val="24"/>
          <w:szCs w:val="24"/>
          <w:lang w:val="en-US"/>
        </w:rPr>
        <w:t xml:space="preserve">To address </w:t>
      </w:r>
      <w:r w:rsidR="002C164B" w:rsidRPr="002C164B">
        <w:rPr>
          <w:rFonts w:asciiTheme="minorBidi" w:eastAsia="Times New Roman" w:hAnsiTheme="minorBidi"/>
          <w:i/>
          <w:iCs/>
          <w:sz w:val="24"/>
          <w:szCs w:val="24"/>
          <w:lang w:val="en-US"/>
        </w:rPr>
        <w:t>these challenges</w:t>
      </w:r>
      <w:r w:rsidRPr="002C164B">
        <w:rPr>
          <w:rFonts w:asciiTheme="minorBidi" w:eastAsia="Times New Roman" w:hAnsiTheme="minorBidi"/>
          <w:i/>
          <w:iCs/>
          <w:sz w:val="24"/>
          <w:szCs w:val="24"/>
          <w:lang w:val="en-US"/>
        </w:rPr>
        <w:t xml:space="preserve">, this project presents </w:t>
      </w:r>
      <w:r w:rsidR="00C500AB" w:rsidRPr="002C164B">
        <w:rPr>
          <w:rFonts w:asciiTheme="minorBidi" w:eastAsia="Times New Roman" w:hAnsiTheme="minorBidi"/>
          <w:i/>
          <w:iCs/>
          <w:sz w:val="24"/>
          <w:szCs w:val="24"/>
          <w:lang w:val="en-US"/>
        </w:rPr>
        <w:t>a design</w:t>
      </w:r>
      <w:r w:rsidRPr="002C164B">
        <w:rPr>
          <w:rFonts w:asciiTheme="minorBidi" w:eastAsia="Times New Roman" w:hAnsiTheme="minorBidi"/>
          <w:i/>
          <w:iCs/>
          <w:sz w:val="24"/>
          <w:szCs w:val="24"/>
          <w:lang w:val="en-US"/>
        </w:rPr>
        <w:t xml:space="preserve"> and implementation of many-</w:t>
      </w:r>
      <w:r w:rsidRPr="004E5EA6">
        <w:rPr>
          <w:rFonts w:asciiTheme="minorBidi" w:eastAsia="Times New Roman" w:hAnsiTheme="minorBidi"/>
          <w:i/>
          <w:iCs/>
          <w:sz w:val="24"/>
          <w:szCs w:val="24"/>
          <w:lang w:val="en-US"/>
        </w:rPr>
        <w:t xml:space="preserve">to-many </w:t>
      </w:r>
      <w:r w:rsidR="002C164B" w:rsidRPr="004E5EA6">
        <w:rPr>
          <w:rFonts w:asciiTheme="minorBidi" w:eastAsia="Times New Roman" w:hAnsiTheme="minorBidi"/>
          <w:i/>
          <w:iCs/>
          <w:sz w:val="24"/>
          <w:szCs w:val="24"/>
          <w:lang w:val="en-US"/>
        </w:rPr>
        <w:t>ultrasonic</w:t>
      </w:r>
      <w:r w:rsidRPr="004E5EA6">
        <w:rPr>
          <w:rFonts w:asciiTheme="minorBidi" w:eastAsia="Times New Roman" w:hAnsiTheme="minorBidi"/>
          <w:i/>
          <w:iCs/>
          <w:sz w:val="24"/>
          <w:szCs w:val="24"/>
          <w:lang w:val="en-US"/>
        </w:rPr>
        <w:t xml:space="preserve"> data transfer network utilizing standard smartphone hardware which is capable of scalable network layer compatible with Android and IOS platforms.</w:t>
      </w:r>
    </w:p>
    <w:p w14:paraId="7E7F6B04" w14:textId="77777777" w:rsidR="00556CBE" w:rsidRPr="006F2136" w:rsidRDefault="00B75783" w:rsidP="00EC5678">
      <w:pPr>
        <w:spacing w:after="120"/>
        <w:ind w:left="560" w:right="580"/>
        <w:jc w:val="left"/>
        <w:rPr>
          <w:rFonts w:asciiTheme="minorBidi" w:hAnsiTheme="minorBidi"/>
          <w:i/>
          <w:iCs/>
          <w:sz w:val="24"/>
          <w:szCs w:val="24"/>
          <w:lang w:val="en-US"/>
        </w:rPr>
      </w:pPr>
      <w:r w:rsidRPr="006F2136">
        <w:rPr>
          <w:rFonts w:asciiTheme="minorBidi" w:hAnsiTheme="minorBidi"/>
          <w:i/>
          <w:iCs/>
          <w:sz w:val="24"/>
          <w:szCs w:val="24"/>
          <w:lang w:val="en-US"/>
        </w:rPr>
        <w:t>Keywords</w:t>
      </w:r>
      <w:r w:rsidR="00556CBE" w:rsidRPr="006F2136">
        <w:rPr>
          <w:rFonts w:asciiTheme="minorBidi" w:hAnsiTheme="minorBidi"/>
          <w:i/>
          <w:iCs/>
          <w:sz w:val="24"/>
          <w:szCs w:val="24"/>
          <w:lang w:val="en-US"/>
        </w:rPr>
        <w:t>:</w:t>
      </w:r>
    </w:p>
    <w:p w14:paraId="073C3C5E" w14:textId="6B407DA6" w:rsidR="00556CBE" w:rsidRPr="006F2136" w:rsidRDefault="00556CBE" w:rsidP="00EC5678">
      <w:pPr>
        <w:pStyle w:val="ListParagraph"/>
        <w:numPr>
          <w:ilvl w:val="0"/>
          <w:numId w:val="42"/>
        </w:numPr>
        <w:spacing w:before="16" w:after="0"/>
        <w:ind w:left="1440" w:right="580"/>
        <w:jc w:val="left"/>
        <w:rPr>
          <w:rFonts w:asciiTheme="minorBidi" w:hAnsiTheme="minorBidi"/>
          <w:sz w:val="24"/>
          <w:szCs w:val="24"/>
          <w:lang w:val="en-US"/>
        </w:rPr>
      </w:pPr>
      <w:r w:rsidRPr="006F2136">
        <w:rPr>
          <w:rFonts w:asciiTheme="minorBidi" w:hAnsiTheme="minorBidi"/>
          <w:sz w:val="24"/>
          <w:szCs w:val="24"/>
          <w:lang w:val="en-US"/>
        </w:rPr>
        <w:t xml:space="preserve"> Primary Keywords: Ultrasonic Communication, Data-over-Sound, Many-to-Many Networking</w:t>
      </w:r>
    </w:p>
    <w:p w14:paraId="3A674857" w14:textId="4C9BA2B4" w:rsidR="00556CBE" w:rsidRPr="006F2136" w:rsidRDefault="00556CBE" w:rsidP="00EC5678">
      <w:pPr>
        <w:pStyle w:val="ListParagraph"/>
        <w:numPr>
          <w:ilvl w:val="0"/>
          <w:numId w:val="42"/>
        </w:numPr>
        <w:spacing w:before="16" w:after="0"/>
        <w:ind w:left="1440" w:right="580"/>
        <w:jc w:val="left"/>
        <w:rPr>
          <w:rFonts w:asciiTheme="minorBidi" w:hAnsiTheme="minorBidi"/>
          <w:sz w:val="24"/>
          <w:szCs w:val="24"/>
          <w:lang w:val="en-US"/>
        </w:rPr>
      </w:pPr>
      <w:r w:rsidRPr="006F2136">
        <w:rPr>
          <w:rFonts w:asciiTheme="minorBidi" w:hAnsiTheme="minorBidi"/>
          <w:sz w:val="24"/>
          <w:szCs w:val="24"/>
          <w:lang w:val="en-US"/>
        </w:rPr>
        <w:t>Protocol Keywords: CSMA/CA, RTS/CTS Handshake, Collision Avoidance</w:t>
      </w:r>
    </w:p>
    <w:p w14:paraId="68271395" w14:textId="77777777" w:rsidR="00556CBE" w:rsidRPr="006F2136" w:rsidRDefault="00556CBE" w:rsidP="00EC5678">
      <w:pPr>
        <w:pStyle w:val="ListParagraph"/>
        <w:numPr>
          <w:ilvl w:val="0"/>
          <w:numId w:val="42"/>
        </w:numPr>
        <w:spacing w:before="16" w:after="0"/>
        <w:ind w:left="1440" w:right="580"/>
        <w:jc w:val="left"/>
        <w:rPr>
          <w:rFonts w:asciiTheme="minorBidi" w:hAnsiTheme="minorBidi"/>
          <w:sz w:val="24"/>
          <w:szCs w:val="24"/>
          <w:lang w:val="en-US"/>
        </w:rPr>
      </w:pPr>
      <w:r w:rsidRPr="006F2136">
        <w:rPr>
          <w:rFonts w:asciiTheme="minorBidi" w:hAnsiTheme="minorBidi"/>
          <w:sz w:val="24"/>
          <w:szCs w:val="24"/>
          <w:lang w:val="en-US"/>
        </w:rPr>
        <w:t>Technical/Method Keywords: Frequency-Shift Keying (FSK), FFT (Fast Fourier Transform), Signal Processing.</w:t>
      </w:r>
    </w:p>
    <w:p w14:paraId="2AEC48CF" w14:textId="59C2D050" w:rsidR="00556CBE" w:rsidRPr="006F2136" w:rsidRDefault="00556CBE" w:rsidP="00EC5678">
      <w:pPr>
        <w:pStyle w:val="ListParagraph"/>
        <w:numPr>
          <w:ilvl w:val="0"/>
          <w:numId w:val="42"/>
        </w:numPr>
        <w:spacing w:before="16" w:after="0"/>
        <w:ind w:left="1440" w:right="580"/>
        <w:jc w:val="left"/>
        <w:rPr>
          <w:rFonts w:asciiTheme="minorBidi" w:hAnsiTheme="minorBidi"/>
          <w:sz w:val="24"/>
          <w:szCs w:val="24"/>
          <w:lang w:val="en-US"/>
        </w:rPr>
      </w:pPr>
      <w:r w:rsidRPr="006F2136">
        <w:rPr>
          <w:rFonts w:asciiTheme="minorBidi" w:hAnsiTheme="minorBidi"/>
          <w:sz w:val="24"/>
          <w:szCs w:val="24"/>
          <w:lang w:val="en-US"/>
        </w:rPr>
        <w:t>Platform/Context Keywords: Cross-Platform (Android &amp; iOS), Acoustic Data Transmission</w:t>
      </w:r>
    </w:p>
    <w:p w14:paraId="1AD68CCD" w14:textId="77777777" w:rsidR="00DC701C" w:rsidRPr="00DC701C" w:rsidRDefault="00DC701C" w:rsidP="00DC701C">
      <w:pPr>
        <w:rPr>
          <w:lang w:val="en-US"/>
        </w:rPr>
      </w:pPr>
      <w:bookmarkStart w:id="2" w:name="_kw0zw56p4at8" w:colFirst="0" w:colLast="0"/>
      <w:bookmarkEnd w:id="2"/>
    </w:p>
    <w:p w14:paraId="2F61433A" w14:textId="73E2B411" w:rsidR="00BD16DC" w:rsidRPr="00D51A3C" w:rsidRDefault="00DA341C" w:rsidP="00EC5678">
      <w:pPr>
        <w:pStyle w:val="Heading1"/>
        <w:keepNext w:val="0"/>
        <w:keepLines w:val="0"/>
        <w:spacing w:before="0" w:after="240"/>
        <w:jc w:val="left"/>
        <w:rPr>
          <w:rFonts w:asciiTheme="minorBidi" w:hAnsiTheme="minorBidi" w:cstheme="minorBidi"/>
          <w:sz w:val="32"/>
          <w:szCs w:val="32"/>
          <w:lang w:val="en-US"/>
        </w:rPr>
      </w:pPr>
      <w:r w:rsidRPr="00D51A3C">
        <w:rPr>
          <w:rFonts w:asciiTheme="minorBidi" w:hAnsiTheme="minorBidi" w:cstheme="minorBidi"/>
          <w:sz w:val="32"/>
          <w:szCs w:val="32"/>
          <w:lang w:val="en-US"/>
        </w:rPr>
        <w:lastRenderedPageBreak/>
        <w:t>Chapter</w:t>
      </w:r>
      <w:r w:rsidRPr="00D51A3C">
        <w:rPr>
          <w:rFonts w:asciiTheme="minorBidi" w:hAnsiTheme="minorBidi" w:cstheme="minorBidi"/>
          <w:sz w:val="24"/>
          <w:szCs w:val="24"/>
          <w:lang w:val="en-US"/>
        </w:rPr>
        <w:t xml:space="preserve"> </w:t>
      </w:r>
      <w:r w:rsidRPr="00D51A3C">
        <w:rPr>
          <w:rFonts w:asciiTheme="minorBidi" w:hAnsiTheme="minorBidi" w:cstheme="minorBidi"/>
          <w:sz w:val="32"/>
          <w:szCs w:val="32"/>
          <w:lang w:val="en-US"/>
        </w:rPr>
        <w:t xml:space="preserve"> </w:t>
      </w:r>
      <w:r w:rsidR="00C7700C" w:rsidRPr="00D51A3C">
        <w:rPr>
          <w:rFonts w:asciiTheme="minorBidi" w:hAnsiTheme="minorBidi" w:cstheme="minorBidi"/>
          <w:sz w:val="32"/>
          <w:szCs w:val="32"/>
          <w:lang w:val="en-US"/>
        </w:rPr>
        <w:t>1. INTRODUCTION</w:t>
      </w:r>
      <w:r w:rsidR="00C94A66" w:rsidRPr="00D51A3C">
        <w:rPr>
          <w:rFonts w:asciiTheme="minorBidi" w:hAnsiTheme="minorBidi" w:cstheme="minorBidi"/>
          <w:sz w:val="32"/>
          <w:szCs w:val="32"/>
          <w:lang w:val="en-US"/>
        </w:rPr>
        <w:t>:</w:t>
      </w:r>
    </w:p>
    <w:p w14:paraId="1D9485B9" w14:textId="5952885C" w:rsidR="00EC6518" w:rsidRPr="00AF6D16" w:rsidRDefault="00EC6518" w:rsidP="00EC5678">
      <w:pPr>
        <w:spacing w:after="40"/>
        <w:ind w:left="1083"/>
        <w:jc w:val="left"/>
        <w:rPr>
          <w:rFonts w:asciiTheme="minorBidi" w:hAnsiTheme="minorBidi"/>
          <w:sz w:val="24"/>
          <w:szCs w:val="24"/>
          <w:lang w:val="en-US"/>
        </w:rPr>
      </w:pPr>
      <w:r w:rsidRPr="00AF6D16">
        <w:rPr>
          <w:rFonts w:asciiTheme="minorBidi" w:hAnsiTheme="minorBidi"/>
          <w:sz w:val="24"/>
          <w:szCs w:val="24"/>
          <w:lang w:val="en-US"/>
        </w:rPr>
        <w:t xml:space="preserve">The core idea for this project stems from the limitations identified in current wireless communication </w:t>
      </w:r>
      <w:r w:rsidR="00847E23" w:rsidRPr="00AF6D16">
        <w:rPr>
          <w:rFonts w:asciiTheme="minorBidi" w:hAnsiTheme="minorBidi"/>
          <w:sz w:val="24"/>
          <w:szCs w:val="24"/>
          <w:lang w:val="en-US"/>
        </w:rPr>
        <w:t>technologies, particularly</w:t>
      </w:r>
      <w:r w:rsidRPr="00AF6D16">
        <w:rPr>
          <w:rFonts w:asciiTheme="minorBidi" w:hAnsiTheme="minorBidi"/>
          <w:sz w:val="24"/>
          <w:szCs w:val="24"/>
          <w:lang w:val="en-US"/>
        </w:rPr>
        <w:t xml:space="preserve"> when applied to challenging physical environments where </w:t>
      </w:r>
      <w:r w:rsidR="00AF6D16" w:rsidRPr="00AF6D16">
        <w:rPr>
          <w:rFonts w:asciiTheme="minorBidi" w:hAnsiTheme="minorBidi"/>
          <w:sz w:val="24"/>
          <w:szCs w:val="24"/>
          <w:lang w:val="en-US"/>
        </w:rPr>
        <w:t>RF (</w:t>
      </w:r>
      <w:r w:rsidR="00C62297" w:rsidRPr="00AF6D16">
        <w:rPr>
          <w:rFonts w:asciiTheme="minorBidi" w:hAnsiTheme="minorBidi"/>
          <w:sz w:val="24"/>
          <w:szCs w:val="24"/>
          <w:lang w:val="en-US"/>
        </w:rPr>
        <w:t>Radio Frequency)</w:t>
      </w:r>
      <w:r w:rsidRPr="00AF6D16">
        <w:rPr>
          <w:rFonts w:asciiTheme="minorBidi" w:hAnsiTheme="minorBidi"/>
          <w:sz w:val="24"/>
          <w:szCs w:val="24"/>
          <w:lang w:val="en-US"/>
        </w:rPr>
        <w:t xml:space="preserve"> </w:t>
      </w:r>
      <w:r w:rsidR="00847E23" w:rsidRPr="00AF6D16">
        <w:rPr>
          <w:rFonts w:asciiTheme="minorBidi" w:hAnsiTheme="minorBidi"/>
          <w:sz w:val="24"/>
          <w:szCs w:val="24"/>
          <w:lang w:val="en-US"/>
        </w:rPr>
        <w:t>f</w:t>
      </w:r>
      <w:r w:rsidRPr="00AF6D16">
        <w:rPr>
          <w:rFonts w:asciiTheme="minorBidi" w:hAnsiTheme="minorBidi"/>
          <w:sz w:val="24"/>
          <w:szCs w:val="24"/>
          <w:lang w:val="en-US"/>
        </w:rPr>
        <w:t>ails such as Conductive Media.</w:t>
      </w:r>
    </w:p>
    <w:p w14:paraId="65DADA4E" w14:textId="77777777" w:rsidR="00EC6518" w:rsidRDefault="00EC6518" w:rsidP="00EC5678">
      <w:pPr>
        <w:spacing w:after="40"/>
        <w:ind w:left="1083"/>
        <w:jc w:val="left"/>
        <w:rPr>
          <w:rFonts w:asciiTheme="minorBidi" w:hAnsiTheme="minorBidi"/>
          <w:sz w:val="24"/>
          <w:szCs w:val="24"/>
          <w:lang w:val="en-US"/>
        </w:rPr>
      </w:pPr>
      <w:r w:rsidRPr="00AF6D16">
        <w:rPr>
          <w:rFonts w:asciiTheme="minorBidi" w:hAnsiTheme="minorBidi"/>
          <w:sz w:val="24"/>
          <w:szCs w:val="24"/>
          <w:lang w:val="en-US"/>
        </w:rPr>
        <w:t xml:space="preserve">The project leverages the fact that </w:t>
      </w:r>
      <w:r w:rsidRPr="00AF6D16">
        <w:rPr>
          <w:rFonts w:asciiTheme="minorBidi" w:hAnsiTheme="minorBidi"/>
          <w:b/>
          <w:bCs/>
          <w:sz w:val="24"/>
          <w:szCs w:val="24"/>
          <w:lang w:val="en-US"/>
        </w:rPr>
        <w:t>acoustic waves (ultrasound) propagate exceptionally well through liquids and tissue</w:t>
      </w:r>
      <w:r w:rsidRPr="00AF6D16">
        <w:rPr>
          <w:rFonts w:asciiTheme="minorBidi" w:hAnsiTheme="minorBidi"/>
          <w:sz w:val="24"/>
          <w:szCs w:val="24"/>
          <w:lang w:val="en-US"/>
        </w:rPr>
        <w:t>, making it the essential alternative where RF fails.</w:t>
      </w:r>
    </w:p>
    <w:p w14:paraId="173C2588" w14:textId="2BA642AE" w:rsidR="00F02425" w:rsidRPr="00556CBE" w:rsidRDefault="00F02425" w:rsidP="00EC5678">
      <w:pPr>
        <w:spacing w:after="40"/>
        <w:ind w:left="1083"/>
        <w:jc w:val="left"/>
        <w:rPr>
          <w:rFonts w:asciiTheme="minorBidi" w:hAnsiTheme="minorBidi"/>
          <w:sz w:val="24"/>
          <w:szCs w:val="24"/>
          <w:rtl/>
          <w:lang w:val="en-US"/>
        </w:rPr>
      </w:pPr>
      <w:r w:rsidRPr="00556CBE">
        <w:rPr>
          <w:rFonts w:asciiTheme="minorBidi" w:hAnsiTheme="minorBidi"/>
          <w:sz w:val="24"/>
          <w:szCs w:val="24"/>
          <w:lang w:val="en-US"/>
        </w:rPr>
        <w:t>T</w:t>
      </w:r>
      <w:r w:rsidRPr="003D6F02">
        <w:rPr>
          <w:rFonts w:asciiTheme="minorBidi" w:hAnsiTheme="minorBidi"/>
          <w:sz w:val="24"/>
          <w:szCs w:val="24"/>
          <w:lang w:val="en-US"/>
        </w:rPr>
        <w:t>he necessity for ultrasonic data transfer extends beyond physical medium constraints. Standard RF technologies, such as Wi-Fi and Bluetooth, operate in crowded frequency spectrums that are susceptible to electromagnetic interference and signal congestion. Furthermore, RF signals easily penetrate solid objects like walls, creating significant security risks known as "snooping," where data can be intercepted from outside the intended physical space. In contrast, ultrasonic waves are naturally contained by solid barriers, providing an inherent layer of physical security and privacy.</w:t>
      </w:r>
    </w:p>
    <w:p w14:paraId="01B02EE2" w14:textId="3130B3BB" w:rsidR="00556CBE" w:rsidRPr="001C719D" w:rsidRDefault="00556CBE" w:rsidP="00EC5678">
      <w:pPr>
        <w:spacing w:after="40"/>
        <w:ind w:left="1083"/>
        <w:jc w:val="left"/>
        <w:rPr>
          <w:rFonts w:asciiTheme="minorBidi" w:hAnsiTheme="minorBidi"/>
          <w:sz w:val="24"/>
          <w:szCs w:val="24"/>
          <w:lang w:val="en-US"/>
        </w:rPr>
      </w:pPr>
      <w:r w:rsidRPr="00C476ED">
        <w:rPr>
          <w:rFonts w:asciiTheme="minorBidi" w:hAnsiTheme="minorBidi"/>
          <w:sz w:val="24"/>
          <w:szCs w:val="24"/>
          <w:lang w:val="en-US"/>
        </w:rPr>
        <w:t xml:space="preserve">In this project, </w:t>
      </w:r>
      <w:r w:rsidR="007254BB" w:rsidRPr="007254BB">
        <w:rPr>
          <w:rFonts w:asciiTheme="minorBidi" w:hAnsiTheme="minorBidi"/>
          <w:sz w:val="24"/>
          <w:szCs w:val="24"/>
          <w:lang w:val="en-US"/>
        </w:rPr>
        <w:t xml:space="preserve">we </w:t>
      </w:r>
      <w:r w:rsidR="00F97489" w:rsidRPr="007254BB">
        <w:rPr>
          <w:rFonts w:asciiTheme="minorBidi" w:hAnsiTheme="minorBidi"/>
          <w:sz w:val="24"/>
          <w:szCs w:val="24"/>
          <w:lang w:val="en-US"/>
        </w:rPr>
        <w:t>address</w:t>
      </w:r>
      <w:r w:rsidR="00F97489" w:rsidRPr="00C476ED">
        <w:rPr>
          <w:rFonts w:asciiTheme="minorBidi" w:hAnsiTheme="minorBidi"/>
          <w:sz w:val="24"/>
          <w:szCs w:val="24"/>
          <w:lang w:val="en-US"/>
        </w:rPr>
        <w:t xml:space="preserve"> these</w:t>
      </w:r>
      <w:r w:rsidRPr="00C476ED">
        <w:rPr>
          <w:rFonts w:asciiTheme="minorBidi" w:hAnsiTheme="minorBidi"/>
          <w:sz w:val="24"/>
          <w:szCs w:val="24"/>
          <w:lang w:val="en-US"/>
        </w:rPr>
        <w:t xml:space="preserve"> challenges by developing a cross-platform application that enables many-to-many data transfer using ultrasonic waves. By implementing advanced collision avoidance protocols, </w:t>
      </w:r>
      <w:r w:rsidR="007254BB" w:rsidRPr="007254BB">
        <w:rPr>
          <w:rFonts w:asciiTheme="minorBidi" w:hAnsiTheme="minorBidi"/>
          <w:sz w:val="24"/>
          <w:szCs w:val="24"/>
          <w:lang w:val="en-US"/>
        </w:rPr>
        <w:t xml:space="preserve">the project </w:t>
      </w:r>
      <w:r w:rsidR="000A1633" w:rsidRPr="007254BB">
        <w:rPr>
          <w:rFonts w:asciiTheme="minorBidi" w:hAnsiTheme="minorBidi"/>
          <w:sz w:val="24"/>
          <w:szCs w:val="24"/>
          <w:lang w:val="en-US"/>
        </w:rPr>
        <w:t>establishes</w:t>
      </w:r>
      <w:r w:rsidR="00EC7779" w:rsidRPr="00C476ED">
        <w:rPr>
          <w:rFonts w:asciiTheme="minorBidi" w:hAnsiTheme="minorBidi"/>
          <w:sz w:val="24"/>
          <w:szCs w:val="24"/>
          <w:lang w:val="en-US"/>
        </w:rPr>
        <w:t xml:space="preserve"> </w:t>
      </w:r>
      <w:r w:rsidRPr="00C476ED">
        <w:rPr>
          <w:rFonts w:asciiTheme="minorBidi" w:hAnsiTheme="minorBidi"/>
          <w:sz w:val="24"/>
          <w:szCs w:val="24"/>
          <w:lang w:val="en-US"/>
        </w:rPr>
        <w:t>a reliable acoustic network that operates seamlessly across both Android and iOS devices, independent of traditional RF infrastructure.</w:t>
      </w:r>
    </w:p>
    <w:p w14:paraId="272C3F1B" w14:textId="77777777" w:rsidR="00EC6518" w:rsidRDefault="00EC6518" w:rsidP="00E24B12">
      <w:pPr>
        <w:jc w:val="left"/>
        <w:rPr>
          <w:rFonts w:asciiTheme="minorBidi" w:hAnsiTheme="minorBidi"/>
          <w:sz w:val="24"/>
          <w:szCs w:val="24"/>
          <w:lang w:val="en-US"/>
        </w:rPr>
      </w:pPr>
    </w:p>
    <w:p w14:paraId="2FB36864" w14:textId="77777777" w:rsidR="00452404" w:rsidRDefault="00452404" w:rsidP="00E24B12">
      <w:pPr>
        <w:jc w:val="left"/>
        <w:rPr>
          <w:rFonts w:asciiTheme="minorBidi" w:hAnsiTheme="minorBidi"/>
          <w:sz w:val="24"/>
          <w:szCs w:val="24"/>
          <w:lang w:val="en-US"/>
        </w:rPr>
      </w:pPr>
    </w:p>
    <w:p w14:paraId="05E5600B" w14:textId="77777777" w:rsidR="00452404" w:rsidRDefault="00452404" w:rsidP="00E24B12">
      <w:pPr>
        <w:jc w:val="left"/>
        <w:rPr>
          <w:rFonts w:asciiTheme="minorBidi" w:hAnsiTheme="minorBidi"/>
          <w:sz w:val="24"/>
          <w:szCs w:val="24"/>
          <w:lang w:val="en-US"/>
        </w:rPr>
      </w:pPr>
    </w:p>
    <w:p w14:paraId="4EE826F0" w14:textId="77777777" w:rsidR="00452404" w:rsidRDefault="00452404" w:rsidP="00E24B12">
      <w:pPr>
        <w:jc w:val="left"/>
        <w:rPr>
          <w:rFonts w:asciiTheme="minorBidi" w:hAnsiTheme="minorBidi"/>
          <w:sz w:val="24"/>
          <w:szCs w:val="24"/>
          <w:lang w:val="en-US"/>
        </w:rPr>
      </w:pPr>
    </w:p>
    <w:p w14:paraId="64454562" w14:textId="77777777" w:rsidR="00452404" w:rsidRDefault="00452404" w:rsidP="00E24B12">
      <w:pPr>
        <w:jc w:val="left"/>
        <w:rPr>
          <w:rFonts w:asciiTheme="minorBidi" w:hAnsiTheme="minorBidi"/>
          <w:sz w:val="24"/>
          <w:szCs w:val="24"/>
          <w:lang w:val="en-US"/>
        </w:rPr>
      </w:pPr>
    </w:p>
    <w:p w14:paraId="23B71CFD" w14:textId="77777777" w:rsidR="00452404" w:rsidRDefault="00452404" w:rsidP="00E24B12">
      <w:pPr>
        <w:jc w:val="left"/>
        <w:rPr>
          <w:rFonts w:asciiTheme="minorBidi" w:hAnsiTheme="minorBidi"/>
          <w:sz w:val="24"/>
          <w:szCs w:val="24"/>
          <w:lang w:val="en-US"/>
        </w:rPr>
      </w:pPr>
    </w:p>
    <w:p w14:paraId="33556386" w14:textId="77777777" w:rsidR="00452404" w:rsidRDefault="00452404" w:rsidP="00E24B12">
      <w:pPr>
        <w:jc w:val="left"/>
        <w:rPr>
          <w:rFonts w:asciiTheme="minorBidi" w:hAnsiTheme="minorBidi"/>
          <w:sz w:val="24"/>
          <w:szCs w:val="24"/>
          <w:lang w:val="en-US"/>
        </w:rPr>
      </w:pPr>
    </w:p>
    <w:p w14:paraId="29148860" w14:textId="77777777" w:rsidR="00452404" w:rsidRDefault="00452404" w:rsidP="00E24B12">
      <w:pPr>
        <w:jc w:val="left"/>
        <w:rPr>
          <w:rFonts w:asciiTheme="minorBidi" w:hAnsiTheme="minorBidi"/>
          <w:sz w:val="24"/>
          <w:szCs w:val="24"/>
          <w:lang w:val="en-US"/>
        </w:rPr>
      </w:pPr>
    </w:p>
    <w:p w14:paraId="27CF0C58" w14:textId="77777777" w:rsidR="00452404" w:rsidRDefault="00452404" w:rsidP="00E24B12">
      <w:pPr>
        <w:jc w:val="left"/>
        <w:rPr>
          <w:rFonts w:asciiTheme="minorBidi" w:hAnsiTheme="minorBidi"/>
          <w:sz w:val="24"/>
          <w:szCs w:val="24"/>
          <w:lang w:val="en-US"/>
        </w:rPr>
      </w:pPr>
    </w:p>
    <w:p w14:paraId="33D8289F" w14:textId="77777777" w:rsidR="00452404" w:rsidRDefault="00452404" w:rsidP="00E24B12">
      <w:pPr>
        <w:jc w:val="left"/>
        <w:rPr>
          <w:rFonts w:asciiTheme="minorBidi" w:hAnsiTheme="minorBidi"/>
          <w:sz w:val="24"/>
          <w:szCs w:val="24"/>
          <w:lang w:val="en-US"/>
        </w:rPr>
      </w:pPr>
    </w:p>
    <w:p w14:paraId="160D0729" w14:textId="77777777" w:rsidR="00452404" w:rsidRDefault="00452404" w:rsidP="00E24B12">
      <w:pPr>
        <w:jc w:val="left"/>
        <w:rPr>
          <w:rFonts w:asciiTheme="minorBidi" w:hAnsiTheme="minorBidi"/>
          <w:sz w:val="24"/>
          <w:szCs w:val="24"/>
          <w:lang w:val="en-US"/>
        </w:rPr>
      </w:pPr>
    </w:p>
    <w:p w14:paraId="3AB75D73" w14:textId="77777777" w:rsidR="00452404" w:rsidRDefault="00452404" w:rsidP="00E24B12">
      <w:pPr>
        <w:jc w:val="left"/>
        <w:rPr>
          <w:rFonts w:asciiTheme="minorBidi" w:hAnsiTheme="minorBidi"/>
          <w:sz w:val="24"/>
          <w:szCs w:val="24"/>
          <w:lang w:val="en-US"/>
        </w:rPr>
      </w:pPr>
    </w:p>
    <w:p w14:paraId="48450C6B" w14:textId="77777777" w:rsidR="00452404" w:rsidRDefault="00452404" w:rsidP="00E24B12">
      <w:pPr>
        <w:jc w:val="left"/>
        <w:rPr>
          <w:rFonts w:asciiTheme="minorBidi" w:hAnsiTheme="minorBidi"/>
          <w:sz w:val="24"/>
          <w:szCs w:val="24"/>
          <w:lang w:val="en-US"/>
        </w:rPr>
      </w:pPr>
    </w:p>
    <w:p w14:paraId="4C3137B9" w14:textId="77777777" w:rsidR="0047172E" w:rsidRDefault="0047172E" w:rsidP="002928E9">
      <w:pPr>
        <w:ind w:left="1080" w:right="580"/>
        <w:jc w:val="left"/>
        <w:rPr>
          <w:rFonts w:asciiTheme="minorBidi" w:hAnsiTheme="minorBidi"/>
          <w:b/>
          <w:bCs/>
          <w:sz w:val="24"/>
          <w:szCs w:val="24"/>
          <w:lang w:val="en-US"/>
        </w:rPr>
      </w:pPr>
      <w:bookmarkStart w:id="3" w:name="_4v7xaal01i0j" w:colFirst="0" w:colLast="0"/>
      <w:bookmarkEnd w:id="3"/>
    </w:p>
    <w:p w14:paraId="68061DD0" w14:textId="77777777" w:rsidR="0047172E" w:rsidRDefault="0047172E" w:rsidP="002928E9">
      <w:pPr>
        <w:ind w:left="1080" w:right="580"/>
        <w:jc w:val="left"/>
        <w:rPr>
          <w:rFonts w:asciiTheme="minorBidi" w:hAnsiTheme="minorBidi"/>
          <w:b/>
          <w:bCs/>
          <w:sz w:val="24"/>
          <w:szCs w:val="24"/>
          <w:lang w:val="en-US"/>
        </w:rPr>
      </w:pPr>
    </w:p>
    <w:p w14:paraId="70A224EC" w14:textId="04590B55" w:rsidR="00D51A3C" w:rsidRPr="00D51A3C" w:rsidRDefault="00D51A3C" w:rsidP="00D51A3C">
      <w:pPr>
        <w:spacing w:after="120"/>
        <w:ind w:right="580"/>
        <w:jc w:val="left"/>
        <w:rPr>
          <w:rFonts w:asciiTheme="minorBidi" w:hAnsiTheme="minorBidi"/>
          <w:b/>
          <w:bCs/>
          <w:sz w:val="24"/>
          <w:szCs w:val="24"/>
          <w:lang w:val="en-US"/>
        </w:rPr>
      </w:pPr>
      <w:r w:rsidRPr="00D51A3C">
        <w:rPr>
          <w:rFonts w:asciiTheme="minorBidi" w:hAnsiTheme="minorBidi"/>
          <w:b/>
          <w:bCs/>
          <w:sz w:val="24"/>
          <w:szCs w:val="24"/>
          <w:lang w:val="en-US"/>
        </w:rPr>
        <w:lastRenderedPageBreak/>
        <w:t>1.1. Organization Of The Book:</w:t>
      </w:r>
    </w:p>
    <w:p w14:paraId="0B221761" w14:textId="43621909" w:rsidR="007C56B1" w:rsidRPr="009263DB" w:rsidRDefault="007C56B1" w:rsidP="002928E9">
      <w:pPr>
        <w:spacing w:after="100"/>
        <w:ind w:left="720" w:right="580" w:firstLine="720"/>
        <w:jc w:val="left"/>
        <w:rPr>
          <w:rFonts w:asciiTheme="minorBidi" w:hAnsiTheme="minorBidi"/>
          <w:b/>
          <w:bCs/>
          <w:sz w:val="24"/>
          <w:szCs w:val="24"/>
          <w:lang w:val="en-US"/>
        </w:rPr>
      </w:pPr>
      <w:r w:rsidRPr="009263DB">
        <w:rPr>
          <w:rFonts w:asciiTheme="minorBidi" w:hAnsiTheme="minorBidi"/>
          <w:b/>
          <w:bCs/>
          <w:sz w:val="24"/>
          <w:szCs w:val="24"/>
          <w:lang w:val="en-US"/>
        </w:rPr>
        <w:t xml:space="preserve">Chapter 1: </w:t>
      </w:r>
      <w:r w:rsidR="00671C85">
        <w:rPr>
          <w:rFonts w:asciiTheme="minorBidi" w:hAnsiTheme="minorBidi"/>
          <w:b/>
          <w:bCs/>
          <w:sz w:val="24"/>
          <w:szCs w:val="24"/>
          <w:lang w:val="en-US"/>
        </w:rPr>
        <w:t>INTRODUCTION:</w:t>
      </w:r>
    </w:p>
    <w:p w14:paraId="35FA391F" w14:textId="48EBF015" w:rsidR="007C56B1" w:rsidRPr="009263DB" w:rsidRDefault="007C56B1" w:rsidP="002928E9">
      <w:pPr>
        <w:spacing w:after="100"/>
        <w:ind w:left="1440" w:right="580"/>
        <w:jc w:val="left"/>
        <w:rPr>
          <w:rFonts w:asciiTheme="minorBidi" w:hAnsiTheme="minorBidi"/>
          <w:sz w:val="24"/>
          <w:szCs w:val="24"/>
          <w:lang w:val="en-US"/>
        </w:rPr>
      </w:pPr>
      <w:r w:rsidRPr="009263DB">
        <w:rPr>
          <w:rFonts w:asciiTheme="minorBidi" w:hAnsiTheme="minorBidi"/>
          <w:b/>
          <w:bCs/>
          <w:sz w:val="24"/>
          <w:szCs w:val="24"/>
          <w:lang w:val="en-US"/>
        </w:rPr>
        <w:t>1</w:t>
      </w:r>
      <w:r w:rsidRPr="009263DB">
        <w:rPr>
          <w:rFonts w:asciiTheme="minorBidi" w:hAnsiTheme="minorBidi"/>
          <w:sz w:val="24"/>
          <w:szCs w:val="24"/>
          <w:lang w:val="en-US"/>
        </w:rPr>
        <w:t>.1</w:t>
      </w:r>
      <w:r w:rsidR="00DA341C">
        <w:rPr>
          <w:rFonts w:asciiTheme="minorBidi" w:hAnsiTheme="minorBidi"/>
          <w:sz w:val="24"/>
          <w:szCs w:val="24"/>
          <w:lang w:val="en-US"/>
        </w:rPr>
        <w:t>.</w:t>
      </w:r>
      <w:r w:rsidRPr="009263DB">
        <w:rPr>
          <w:rFonts w:asciiTheme="minorBidi" w:hAnsiTheme="minorBidi"/>
          <w:sz w:val="24"/>
          <w:szCs w:val="24"/>
          <w:lang w:val="en-US"/>
        </w:rPr>
        <w:t xml:space="preserve"> Organization </w:t>
      </w:r>
      <w:r w:rsidR="00E24B12">
        <w:rPr>
          <w:rFonts w:asciiTheme="minorBidi" w:hAnsiTheme="minorBidi"/>
          <w:sz w:val="24"/>
          <w:szCs w:val="24"/>
          <w:lang w:val="en-US"/>
        </w:rPr>
        <w:t>O</w:t>
      </w:r>
      <w:r w:rsidR="00E24B12" w:rsidRPr="009263DB">
        <w:rPr>
          <w:rFonts w:asciiTheme="minorBidi" w:hAnsiTheme="minorBidi"/>
          <w:sz w:val="24"/>
          <w:szCs w:val="24"/>
          <w:lang w:val="en-US"/>
        </w:rPr>
        <w:t xml:space="preserve">f </w:t>
      </w:r>
      <w:r w:rsidR="00E24B12">
        <w:rPr>
          <w:rFonts w:asciiTheme="minorBidi" w:hAnsiTheme="minorBidi"/>
          <w:sz w:val="24"/>
          <w:szCs w:val="24"/>
          <w:lang w:val="en-US"/>
        </w:rPr>
        <w:t>T</w:t>
      </w:r>
      <w:r w:rsidR="00E24B12" w:rsidRPr="009263DB">
        <w:rPr>
          <w:rFonts w:asciiTheme="minorBidi" w:hAnsiTheme="minorBidi"/>
          <w:sz w:val="24"/>
          <w:szCs w:val="24"/>
          <w:lang w:val="en-US"/>
        </w:rPr>
        <w:t xml:space="preserve">he </w:t>
      </w:r>
      <w:r w:rsidRPr="009263DB">
        <w:rPr>
          <w:rFonts w:asciiTheme="minorBidi" w:hAnsiTheme="minorBidi"/>
          <w:sz w:val="24"/>
          <w:szCs w:val="24"/>
          <w:lang w:val="en-US"/>
        </w:rPr>
        <w:t>Book</w:t>
      </w:r>
    </w:p>
    <w:p w14:paraId="5B6E2EDB" w14:textId="383418DB" w:rsidR="007C56B1" w:rsidRPr="009263DB" w:rsidRDefault="007C56B1" w:rsidP="002928E9">
      <w:pPr>
        <w:spacing w:after="100"/>
        <w:ind w:left="1440" w:right="580"/>
        <w:jc w:val="left"/>
        <w:rPr>
          <w:rFonts w:asciiTheme="minorBidi" w:hAnsiTheme="minorBidi"/>
          <w:sz w:val="24"/>
          <w:szCs w:val="24"/>
          <w:lang w:val="en-US"/>
        </w:rPr>
      </w:pPr>
      <w:r w:rsidRPr="009263DB">
        <w:rPr>
          <w:rFonts w:asciiTheme="minorBidi" w:hAnsiTheme="minorBidi"/>
          <w:sz w:val="24"/>
          <w:szCs w:val="24"/>
          <w:lang w:val="en-US"/>
        </w:rPr>
        <w:t>1.2</w:t>
      </w:r>
      <w:r w:rsidR="00DA341C" w:rsidRPr="006D7294">
        <w:rPr>
          <w:rFonts w:asciiTheme="minorBidi" w:hAnsiTheme="minorBidi"/>
          <w:sz w:val="24"/>
          <w:szCs w:val="24"/>
          <w:lang w:val="en-US"/>
        </w:rPr>
        <w:t>.</w:t>
      </w:r>
      <w:r w:rsidRPr="009263DB">
        <w:rPr>
          <w:rFonts w:asciiTheme="minorBidi" w:hAnsiTheme="minorBidi"/>
          <w:sz w:val="24"/>
          <w:szCs w:val="24"/>
          <w:lang w:val="en-US"/>
        </w:rPr>
        <w:t xml:space="preserve"> </w:t>
      </w:r>
      <w:r w:rsidR="007254BB" w:rsidRPr="007254BB">
        <w:rPr>
          <w:rFonts w:asciiTheme="minorBidi" w:hAnsiTheme="minorBidi"/>
          <w:sz w:val="24"/>
          <w:szCs w:val="24"/>
          <w:lang w:val="en-US"/>
        </w:rPr>
        <w:t>Project Scope and Objectives</w:t>
      </w:r>
      <w:r w:rsidRPr="009263DB">
        <w:rPr>
          <w:rFonts w:asciiTheme="minorBidi" w:hAnsiTheme="minorBidi"/>
          <w:sz w:val="24"/>
          <w:szCs w:val="24"/>
          <w:lang w:val="en-US"/>
        </w:rPr>
        <w:t xml:space="preserve">? </w:t>
      </w:r>
    </w:p>
    <w:p w14:paraId="2D08642C" w14:textId="1FB44415" w:rsidR="007C56B1" w:rsidRPr="007467A4" w:rsidRDefault="007C56B1" w:rsidP="002928E9">
      <w:pPr>
        <w:spacing w:after="100"/>
        <w:ind w:left="1440" w:right="580"/>
        <w:jc w:val="left"/>
        <w:rPr>
          <w:rFonts w:asciiTheme="minorBidi" w:hAnsiTheme="minorBidi"/>
          <w:sz w:val="24"/>
          <w:szCs w:val="24"/>
          <w:lang w:val="en-US"/>
        </w:rPr>
      </w:pPr>
      <w:r w:rsidRPr="009263DB">
        <w:rPr>
          <w:rFonts w:asciiTheme="minorBidi" w:hAnsiTheme="minorBidi"/>
          <w:sz w:val="24"/>
          <w:szCs w:val="24"/>
          <w:lang w:val="en-US"/>
        </w:rPr>
        <w:t>1.3</w:t>
      </w:r>
      <w:r w:rsidR="00DA341C" w:rsidRPr="006D7294">
        <w:rPr>
          <w:rFonts w:asciiTheme="minorBidi" w:hAnsiTheme="minorBidi"/>
          <w:sz w:val="24"/>
          <w:szCs w:val="24"/>
          <w:lang w:val="en-US"/>
        </w:rPr>
        <w:t>.</w:t>
      </w:r>
      <w:r w:rsidRPr="007467A4">
        <w:rPr>
          <w:rFonts w:asciiTheme="minorBidi" w:hAnsiTheme="minorBidi"/>
          <w:sz w:val="24"/>
          <w:szCs w:val="24"/>
          <w:lang w:val="en-US"/>
        </w:rPr>
        <w:t xml:space="preserve"> Why Is </w:t>
      </w:r>
      <w:r w:rsidR="00E24B12">
        <w:rPr>
          <w:rFonts w:asciiTheme="minorBidi" w:hAnsiTheme="minorBidi"/>
          <w:sz w:val="24"/>
          <w:szCs w:val="24"/>
          <w:lang w:val="en-US"/>
        </w:rPr>
        <w:t>T</w:t>
      </w:r>
      <w:r w:rsidR="00E24B12" w:rsidRPr="007467A4">
        <w:rPr>
          <w:rFonts w:asciiTheme="minorBidi" w:hAnsiTheme="minorBidi"/>
          <w:sz w:val="24"/>
          <w:szCs w:val="24"/>
          <w:lang w:val="en-US"/>
        </w:rPr>
        <w:t xml:space="preserve">he </w:t>
      </w:r>
      <w:r w:rsidRPr="007467A4">
        <w:rPr>
          <w:rFonts w:asciiTheme="minorBidi" w:hAnsiTheme="minorBidi"/>
          <w:sz w:val="24"/>
          <w:szCs w:val="24"/>
          <w:lang w:val="en-US"/>
        </w:rPr>
        <w:t xml:space="preserve">Project Not Trivial? </w:t>
      </w:r>
    </w:p>
    <w:p w14:paraId="1956AE2A" w14:textId="5EC00385" w:rsidR="00DA341C" w:rsidRPr="00FD4D29" w:rsidRDefault="00DA341C" w:rsidP="002928E9">
      <w:pPr>
        <w:spacing w:after="100"/>
        <w:ind w:left="1440" w:right="580"/>
        <w:jc w:val="left"/>
        <w:rPr>
          <w:rFonts w:asciiTheme="minorBidi" w:hAnsiTheme="minorBidi"/>
          <w:sz w:val="24"/>
          <w:szCs w:val="24"/>
          <w:lang w:val="en-US"/>
        </w:rPr>
      </w:pPr>
      <w:r w:rsidRPr="00FD4D29">
        <w:rPr>
          <w:rFonts w:asciiTheme="minorBidi" w:hAnsiTheme="minorBidi"/>
          <w:sz w:val="24"/>
          <w:szCs w:val="24"/>
          <w:lang w:val="en-US"/>
        </w:rPr>
        <w:t xml:space="preserve">1.4. </w:t>
      </w:r>
      <w:r w:rsidR="00E24B12" w:rsidRPr="002928E9">
        <w:rPr>
          <w:rFonts w:asciiTheme="minorBidi" w:hAnsiTheme="minorBidi"/>
          <w:sz w:val="24"/>
          <w:szCs w:val="24"/>
          <w:lang w:val="en-US"/>
        </w:rPr>
        <w:t xml:space="preserve">What </w:t>
      </w:r>
      <w:r w:rsidR="00E24B12">
        <w:rPr>
          <w:rFonts w:asciiTheme="minorBidi" w:hAnsiTheme="minorBidi"/>
          <w:sz w:val="24"/>
          <w:szCs w:val="24"/>
          <w:lang w:val="en-US"/>
        </w:rPr>
        <w:t>H</w:t>
      </w:r>
      <w:r w:rsidR="00E24B12" w:rsidRPr="002928E9">
        <w:rPr>
          <w:rFonts w:asciiTheme="minorBidi" w:hAnsiTheme="minorBidi"/>
          <w:sz w:val="24"/>
          <w:szCs w:val="24"/>
          <w:lang w:val="en-US"/>
        </w:rPr>
        <w:t xml:space="preserve">as </w:t>
      </w:r>
      <w:r w:rsidR="00E24B12">
        <w:rPr>
          <w:rFonts w:asciiTheme="minorBidi" w:hAnsiTheme="minorBidi"/>
          <w:sz w:val="24"/>
          <w:szCs w:val="24"/>
          <w:lang w:val="en-US"/>
        </w:rPr>
        <w:t>B</w:t>
      </w:r>
      <w:r w:rsidR="00E24B12" w:rsidRPr="002928E9">
        <w:rPr>
          <w:rFonts w:asciiTheme="minorBidi" w:hAnsiTheme="minorBidi"/>
          <w:sz w:val="24"/>
          <w:szCs w:val="24"/>
          <w:lang w:val="en-US"/>
        </w:rPr>
        <w:t xml:space="preserve">een </w:t>
      </w:r>
      <w:r w:rsidR="00E24B12">
        <w:rPr>
          <w:rFonts w:asciiTheme="minorBidi" w:hAnsiTheme="minorBidi"/>
          <w:sz w:val="24"/>
          <w:szCs w:val="24"/>
          <w:lang w:val="en-US"/>
        </w:rPr>
        <w:t>D</w:t>
      </w:r>
      <w:r w:rsidR="00E24B12" w:rsidRPr="00C06A1A">
        <w:rPr>
          <w:rFonts w:asciiTheme="minorBidi" w:hAnsiTheme="minorBidi"/>
          <w:sz w:val="24"/>
          <w:szCs w:val="24"/>
          <w:lang w:val="en-US"/>
        </w:rPr>
        <w:t xml:space="preserve">one </w:t>
      </w:r>
      <w:r w:rsidR="00E24B12">
        <w:rPr>
          <w:rFonts w:asciiTheme="minorBidi" w:hAnsiTheme="minorBidi"/>
          <w:sz w:val="24"/>
          <w:szCs w:val="24"/>
          <w:lang w:val="en-US"/>
        </w:rPr>
        <w:t>U</w:t>
      </w:r>
      <w:r w:rsidR="00E24B12" w:rsidRPr="00C06A1A">
        <w:rPr>
          <w:rFonts w:asciiTheme="minorBidi" w:hAnsiTheme="minorBidi"/>
          <w:sz w:val="24"/>
          <w:szCs w:val="24"/>
          <w:lang w:val="en-US"/>
        </w:rPr>
        <w:t xml:space="preserve">ntil </w:t>
      </w:r>
      <w:r w:rsidR="00E24B12">
        <w:rPr>
          <w:rFonts w:asciiTheme="minorBidi" w:hAnsiTheme="minorBidi"/>
          <w:sz w:val="24"/>
          <w:szCs w:val="24"/>
          <w:lang w:val="en-US"/>
        </w:rPr>
        <w:t>N</w:t>
      </w:r>
      <w:r w:rsidR="00E24B12" w:rsidRPr="00C06A1A">
        <w:rPr>
          <w:rFonts w:asciiTheme="minorBidi" w:hAnsiTheme="minorBidi"/>
          <w:sz w:val="24"/>
          <w:szCs w:val="24"/>
          <w:lang w:val="en-US"/>
        </w:rPr>
        <w:t>ow</w:t>
      </w:r>
      <w:r w:rsidRPr="00FD4D29">
        <w:rPr>
          <w:rFonts w:asciiTheme="minorBidi" w:hAnsiTheme="minorBidi"/>
          <w:sz w:val="24"/>
          <w:szCs w:val="24"/>
          <w:lang w:val="en-US"/>
        </w:rPr>
        <w:t>?</w:t>
      </w:r>
    </w:p>
    <w:p w14:paraId="09372CD8" w14:textId="091BC827" w:rsidR="00DA341C" w:rsidRPr="007467A4" w:rsidRDefault="00DA341C" w:rsidP="002928E9">
      <w:pPr>
        <w:spacing w:after="100"/>
        <w:ind w:left="1440" w:right="580"/>
        <w:jc w:val="left"/>
        <w:rPr>
          <w:rFonts w:asciiTheme="minorBidi" w:hAnsiTheme="minorBidi"/>
          <w:sz w:val="24"/>
          <w:szCs w:val="24"/>
          <w:lang w:val="en-US"/>
        </w:rPr>
      </w:pPr>
      <w:r w:rsidRPr="00FD4D29">
        <w:rPr>
          <w:rFonts w:asciiTheme="minorBidi" w:hAnsiTheme="minorBidi"/>
          <w:sz w:val="24"/>
          <w:szCs w:val="24"/>
          <w:lang w:val="en-US"/>
        </w:rPr>
        <w:t>1.4.</w:t>
      </w:r>
      <w:r w:rsidRPr="007467A4">
        <w:rPr>
          <w:rFonts w:asciiTheme="minorBidi" w:hAnsiTheme="minorBidi"/>
          <w:sz w:val="24"/>
          <w:szCs w:val="24"/>
          <w:rtl/>
          <w:lang w:val="en-US"/>
        </w:rPr>
        <w:t>1</w:t>
      </w:r>
      <w:r w:rsidRPr="006D7294">
        <w:rPr>
          <w:rFonts w:asciiTheme="minorBidi" w:hAnsiTheme="minorBidi"/>
          <w:sz w:val="24"/>
          <w:szCs w:val="24"/>
          <w:lang w:val="en-US"/>
        </w:rPr>
        <w:t xml:space="preserve">. </w:t>
      </w:r>
      <w:r w:rsidRPr="007467A4">
        <w:rPr>
          <w:rFonts w:asciiTheme="minorBidi" w:hAnsiTheme="minorBidi"/>
          <w:sz w:val="24"/>
          <w:szCs w:val="24"/>
          <w:lang w:val="en-US"/>
        </w:rPr>
        <w:t xml:space="preserve">What </w:t>
      </w:r>
      <w:r w:rsidR="00E24B12">
        <w:rPr>
          <w:rFonts w:asciiTheme="minorBidi" w:hAnsiTheme="minorBidi"/>
          <w:sz w:val="24"/>
          <w:szCs w:val="24"/>
          <w:lang w:val="en-US"/>
        </w:rPr>
        <w:t>I</w:t>
      </w:r>
      <w:r w:rsidR="00E24B12" w:rsidRPr="007467A4">
        <w:rPr>
          <w:rFonts w:asciiTheme="minorBidi" w:hAnsiTheme="minorBidi"/>
          <w:sz w:val="24"/>
          <w:szCs w:val="24"/>
          <w:lang w:val="en-US"/>
        </w:rPr>
        <w:t xml:space="preserve">s </w:t>
      </w:r>
      <w:r w:rsidR="00E24B12">
        <w:rPr>
          <w:rFonts w:asciiTheme="minorBidi" w:hAnsiTheme="minorBidi"/>
          <w:sz w:val="24"/>
          <w:szCs w:val="24"/>
          <w:lang w:val="en-US"/>
        </w:rPr>
        <w:t>W</w:t>
      </w:r>
      <w:r w:rsidR="00E24B12" w:rsidRPr="007467A4">
        <w:rPr>
          <w:rFonts w:asciiTheme="minorBidi" w:hAnsiTheme="minorBidi"/>
          <w:sz w:val="24"/>
          <w:szCs w:val="24"/>
          <w:lang w:val="en-US"/>
        </w:rPr>
        <w:t xml:space="preserve">rong </w:t>
      </w:r>
      <w:r w:rsidR="00E24B12">
        <w:rPr>
          <w:rFonts w:asciiTheme="minorBidi" w:hAnsiTheme="minorBidi"/>
          <w:sz w:val="24"/>
          <w:szCs w:val="24"/>
          <w:lang w:val="en-US"/>
        </w:rPr>
        <w:t>W</w:t>
      </w:r>
      <w:r w:rsidR="00E24B12" w:rsidRPr="007467A4">
        <w:rPr>
          <w:rFonts w:asciiTheme="minorBidi" w:hAnsiTheme="minorBidi"/>
          <w:sz w:val="24"/>
          <w:szCs w:val="24"/>
          <w:lang w:val="en-US"/>
        </w:rPr>
        <w:t xml:space="preserve">ith </w:t>
      </w:r>
      <w:r w:rsidR="00E24B12">
        <w:rPr>
          <w:rFonts w:asciiTheme="minorBidi" w:hAnsiTheme="minorBidi"/>
          <w:sz w:val="24"/>
          <w:szCs w:val="24"/>
          <w:lang w:val="en-US"/>
        </w:rPr>
        <w:t>W</w:t>
      </w:r>
      <w:r w:rsidR="00E24B12" w:rsidRPr="007467A4">
        <w:rPr>
          <w:rFonts w:asciiTheme="minorBidi" w:hAnsiTheme="minorBidi"/>
          <w:sz w:val="24"/>
          <w:szCs w:val="24"/>
          <w:lang w:val="en-US"/>
        </w:rPr>
        <w:t xml:space="preserve">hat </w:t>
      </w:r>
      <w:r w:rsidR="00E24B12">
        <w:rPr>
          <w:rFonts w:asciiTheme="minorBidi" w:hAnsiTheme="minorBidi"/>
          <w:sz w:val="24"/>
          <w:szCs w:val="24"/>
          <w:lang w:val="en-US"/>
        </w:rPr>
        <w:t>I</w:t>
      </w:r>
      <w:r w:rsidR="00E24B12" w:rsidRPr="007467A4">
        <w:rPr>
          <w:rFonts w:asciiTheme="minorBidi" w:hAnsiTheme="minorBidi"/>
          <w:sz w:val="24"/>
          <w:szCs w:val="24"/>
          <w:lang w:val="en-US"/>
        </w:rPr>
        <w:t xml:space="preserve">s </w:t>
      </w:r>
      <w:r w:rsidR="00E24B12">
        <w:rPr>
          <w:rFonts w:asciiTheme="minorBidi" w:hAnsiTheme="minorBidi"/>
          <w:sz w:val="24"/>
          <w:szCs w:val="24"/>
          <w:lang w:val="en-US"/>
        </w:rPr>
        <w:t>D</w:t>
      </w:r>
      <w:r w:rsidR="00E24B12" w:rsidRPr="007467A4">
        <w:rPr>
          <w:rFonts w:asciiTheme="minorBidi" w:hAnsiTheme="minorBidi"/>
          <w:sz w:val="24"/>
          <w:szCs w:val="24"/>
          <w:lang w:val="en-US"/>
        </w:rPr>
        <w:t xml:space="preserve">one </w:t>
      </w:r>
      <w:r w:rsidR="00E24B12">
        <w:rPr>
          <w:rFonts w:asciiTheme="minorBidi" w:hAnsiTheme="minorBidi"/>
          <w:sz w:val="24"/>
          <w:szCs w:val="24"/>
          <w:lang w:val="en-US"/>
        </w:rPr>
        <w:t>T</w:t>
      </w:r>
      <w:r w:rsidR="00E24B12" w:rsidRPr="007467A4">
        <w:rPr>
          <w:rFonts w:asciiTheme="minorBidi" w:hAnsiTheme="minorBidi"/>
          <w:sz w:val="24"/>
          <w:szCs w:val="24"/>
          <w:lang w:val="en-US"/>
        </w:rPr>
        <w:t xml:space="preserve">ill </w:t>
      </w:r>
      <w:r w:rsidR="00E24B12">
        <w:rPr>
          <w:rFonts w:asciiTheme="minorBidi" w:hAnsiTheme="minorBidi"/>
          <w:sz w:val="24"/>
          <w:szCs w:val="24"/>
          <w:lang w:val="en-US"/>
        </w:rPr>
        <w:t>N</w:t>
      </w:r>
      <w:r w:rsidR="00E24B12" w:rsidRPr="007467A4">
        <w:rPr>
          <w:rFonts w:asciiTheme="minorBidi" w:hAnsiTheme="minorBidi"/>
          <w:sz w:val="24"/>
          <w:szCs w:val="24"/>
          <w:lang w:val="en-US"/>
        </w:rPr>
        <w:t>ow</w:t>
      </w:r>
      <w:r w:rsidRPr="007467A4">
        <w:rPr>
          <w:rFonts w:asciiTheme="minorBidi" w:hAnsiTheme="minorBidi"/>
          <w:sz w:val="24"/>
          <w:szCs w:val="24"/>
          <w:lang w:val="en-US"/>
        </w:rPr>
        <w:t>?</w:t>
      </w:r>
    </w:p>
    <w:p w14:paraId="417DFB30" w14:textId="5E7BD164" w:rsidR="00DA341C" w:rsidRPr="007467A4" w:rsidRDefault="00DA341C" w:rsidP="002928E9">
      <w:pPr>
        <w:spacing w:after="100"/>
        <w:ind w:left="1440" w:right="580"/>
        <w:jc w:val="left"/>
        <w:rPr>
          <w:rFonts w:asciiTheme="minorBidi" w:hAnsiTheme="minorBidi"/>
          <w:sz w:val="24"/>
          <w:szCs w:val="24"/>
          <w:lang w:val="en-US"/>
        </w:rPr>
      </w:pPr>
      <w:r w:rsidRPr="007467A4">
        <w:rPr>
          <w:rFonts w:asciiTheme="minorBidi" w:hAnsiTheme="minorBidi"/>
          <w:sz w:val="24"/>
          <w:szCs w:val="24"/>
          <w:lang w:val="en-US"/>
        </w:rPr>
        <w:t>1.4.</w:t>
      </w:r>
      <w:r w:rsidRPr="007467A4">
        <w:rPr>
          <w:rFonts w:asciiTheme="minorBidi" w:hAnsiTheme="minorBidi"/>
          <w:sz w:val="24"/>
          <w:szCs w:val="24"/>
          <w:rtl/>
          <w:lang w:val="en-US"/>
        </w:rPr>
        <w:t>2</w:t>
      </w:r>
      <w:r w:rsidRPr="007467A4">
        <w:rPr>
          <w:rFonts w:asciiTheme="minorBidi" w:hAnsiTheme="minorBidi"/>
          <w:sz w:val="24"/>
          <w:szCs w:val="24"/>
          <w:lang w:val="en-US"/>
        </w:rPr>
        <w:t>.</w:t>
      </w:r>
      <w:r w:rsidRPr="006D7294">
        <w:rPr>
          <w:rFonts w:asciiTheme="minorBidi" w:hAnsiTheme="minorBidi"/>
          <w:sz w:val="24"/>
          <w:szCs w:val="24"/>
          <w:lang w:val="en-US"/>
        </w:rPr>
        <w:t xml:space="preserve"> </w:t>
      </w:r>
      <w:r w:rsidRPr="007467A4">
        <w:rPr>
          <w:rFonts w:asciiTheme="minorBidi" w:hAnsiTheme="minorBidi"/>
          <w:sz w:val="24"/>
          <w:szCs w:val="24"/>
          <w:lang w:val="en-US"/>
        </w:rPr>
        <w:t xml:space="preserve">How </w:t>
      </w:r>
      <w:r w:rsidR="00E24B12">
        <w:rPr>
          <w:rFonts w:asciiTheme="minorBidi" w:hAnsiTheme="minorBidi"/>
          <w:sz w:val="24"/>
          <w:szCs w:val="24"/>
          <w:lang w:val="en-US"/>
        </w:rPr>
        <w:t>D</w:t>
      </w:r>
      <w:r w:rsidR="00E24B12" w:rsidRPr="007467A4">
        <w:rPr>
          <w:rFonts w:asciiTheme="minorBidi" w:hAnsiTheme="minorBidi"/>
          <w:sz w:val="24"/>
          <w:szCs w:val="24"/>
          <w:lang w:val="en-US"/>
        </w:rPr>
        <w:t xml:space="preserve">o </w:t>
      </w:r>
      <w:r w:rsidR="00E24B12">
        <w:rPr>
          <w:rFonts w:asciiTheme="minorBidi" w:hAnsiTheme="minorBidi"/>
          <w:sz w:val="24"/>
          <w:szCs w:val="24"/>
          <w:lang w:val="en-US"/>
        </w:rPr>
        <w:t>W</w:t>
      </w:r>
      <w:r w:rsidR="00E24B12" w:rsidRPr="007467A4">
        <w:rPr>
          <w:rFonts w:asciiTheme="minorBidi" w:hAnsiTheme="minorBidi"/>
          <w:sz w:val="24"/>
          <w:szCs w:val="24"/>
          <w:lang w:val="en-US"/>
        </w:rPr>
        <w:t xml:space="preserve">e </w:t>
      </w:r>
      <w:r w:rsidR="00E24B12">
        <w:rPr>
          <w:rFonts w:asciiTheme="minorBidi" w:hAnsiTheme="minorBidi"/>
          <w:sz w:val="24"/>
          <w:szCs w:val="24"/>
          <w:lang w:val="en-US"/>
        </w:rPr>
        <w:t>P</w:t>
      </w:r>
      <w:r w:rsidR="00E24B12" w:rsidRPr="007467A4">
        <w:rPr>
          <w:rFonts w:asciiTheme="minorBidi" w:hAnsiTheme="minorBidi"/>
          <w:sz w:val="24"/>
          <w:szCs w:val="24"/>
          <w:lang w:val="en-US"/>
        </w:rPr>
        <w:t xml:space="preserve">lan </w:t>
      </w:r>
      <w:r w:rsidR="00E24B12">
        <w:rPr>
          <w:rFonts w:asciiTheme="minorBidi" w:hAnsiTheme="minorBidi"/>
          <w:sz w:val="24"/>
          <w:szCs w:val="24"/>
          <w:lang w:val="en-US"/>
        </w:rPr>
        <w:t>T</w:t>
      </w:r>
      <w:r w:rsidR="00E24B12" w:rsidRPr="007467A4">
        <w:rPr>
          <w:rFonts w:asciiTheme="minorBidi" w:hAnsiTheme="minorBidi"/>
          <w:sz w:val="24"/>
          <w:szCs w:val="24"/>
          <w:lang w:val="en-US"/>
        </w:rPr>
        <w:t xml:space="preserve">o </w:t>
      </w:r>
      <w:r w:rsidR="00E24B12">
        <w:rPr>
          <w:rFonts w:asciiTheme="minorBidi" w:hAnsiTheme="minorBidi"/>
          <w:sz w:val="24"/>
          <w:szCs w:val="24"/>
          <w:lang w:val="en-US"/>
        </w:rPr>
        <w:t>I</w:t>
      </w:r>
      <w:r w:rsidR="00E24B12" w:rsidRPr="007467A4">
        <w:rPr>
          <w:rFonts w:asciiTheme="minorBidi" w:hAnsiTheme="minorBidi"/>
          <w:sz w:val="24"/>
          <w:szCs w:val="24"/>
          <w:lang w:val="en-US"/>
        </w:rPr>
        <w:t xml:space="preserve">mprove </w:t>
      </w:r>
      <w:r w:rsidR="00E24B12">
        <w:rPr>
          <w:rFonts w:asciiTheme="minorBidi" w:hAnsiTheme="minorBidi"/>
          <w:sz w:val="24"/>
          <w:szCs w:val="24"/>
          <w:lang w:val="en-US"/>
        </w:rPr>
        <w:t>T</w:t>
      </w:r>
      <w:r w:rsidR="00E24B12" w:rsidRPr="007467A4">
        <w:rPr>
          <w:rFonts w:asciiTheme="minorBidi" w:hAnsiTheme="minorBidi"/>
          <w:sz w:val="24"/>
          <w:szCs w:val="24"/>
          <w:lang w:val="en-US"/>
        </w:rPr>
        <w:t xml:space="preserve">he </w:t>
      </w:r>
      <w:r w:rsidR="00E24B12">
        <w:rPr>
          <w:rFonts w:asciiTheme="minorBidi" w:hAnsiTheme="minorBidi"/>
          <w:sz w:val="24"/>
          <w:szCs w:val="24"/>
          <w:lang w:val="en-US"/>
        </w:rPr>
        <w:t>S</w:t>
      </w:r>
      <w:r w:rsidR="00E24B12" w:rsidRPr="007467A4">
        <w:rPr>
          <w:rFonts w:asciiTheme="minorBidi" w:hAnsiTheme="minorBidi"/>
          <w:sz w:val="24"/>
          <w:szCs w:val="24"/>
          <w:lang w:val="en-US"/>
        </w:rPr>
        <w:t>ituation</w:t>
      </w:r>
      <w:r w:rsidRPr="007467A4">
        <w:rPr>
          <w:rFonts w:asciiTheme="minorBidi" w:hAnsiTheme="minorBidi"/>
          <w:sz w:val="24"/>
          <w:szCs w:val="24"/>
          <w:lang w:val="en-US"/>
        </w:rPr>
        <w:t>?</w:t>
      </w:r>
    </w:p>
    <w:p w14:paraId="0AFF7F2E" w14:textId="5B543D37" w:rsidR="00DA341C" w:rsidRPr="007467A4" w:rsidRDefault="00DA341C" w:rsidP="002928E9">
      <w:pPr>
        <w:spacing w:after="100"/>
        <w:ind w:left="1440" w:right="580"/>
        <w:jc w:val="left"/>
        <w:rPr>
          <w:rFonts w:asciiTheme="minorBidi" w:hAnsiTheme="minorBidi"/>
          <w:sz w:val="24"/>
          <w:szCs w:val="24"/>
          <w:lang w:val="en-US"/>
        </w:rPr>
      </w:pPr>
      <w:r w:rsidRPr="007467A4">
        <w:rPr>
          <w:rFonts w:asciiTheme="minorBidi" w:hAnsiTheme="minorBidi"/>
          <w:sz w:val="24"/>
          <w:szCs w:val="24"/>
          <w:lang w:val="en-US"/>
        </w:rPr>
        <w:t>1.4.3.</w:t>
      </w:r>
      <w:r w:rsidRPr="006D7294">
        <w:rPr>
          <w:rFonts w:asciiTheme="minorBidi" w:hAnsiTheme="minorBidi"/>
          <w:sz w:val="24"/>
          <w:szCs w:val="24"/>
          <w:lang w:val="en-US"/>
        </w:rPr>
        <w:t xml:space="preserve"> </w:t>
      </w:r>
      <w:commentRangeStart w:id="4"/>
      <w:r w:rsidRPr="004A5C7D">
        <w:rPr>
          <w:lang w:val="en-US"/>
        </w:rPr>
        <w:t xml:space="preserve">Why </w:t>
      </w:r>
      <w:r w:rsidR="00E24B12" w:rsidRPr="004A5C7D">
        <w:rPr>
          <w:lang w:val="en-US"/>
        </w:rPr>
        <w:t>Do We Think That Our Improvement Works</w:t>
      </w:r>
      <w:commentRangeEnd w:id="4"/>
      <w:r w:rsidR="004A5C7D" w:rsidRPr="007467A4">
        <w:rPr>
          <w:rStyle w:val="CommentReference"/>
          <w:rFonts w:asciiTheme="minorBidi" w:hAnsiTheme="minorBidi"/>
          <w:sz w:val="24"/>
          <w:szCs w:val="24"/>
          <w:lang w:val="en-US"/>
        </w:rPr>
        <w:commentReference w:id="4"/>
      </w:r>
      <w:r w:rsidRPr="007467A4">
        <w:rPr>
          <w:rFonts w:asciiTheme="minorBidi" w:hAnsiTheme="minorBidi"/>
          <w:sz w:val="24"/>
          <w:szCs w:val="24"/>
          <w:lang w:val="en-US"/>
        </w:rPr>
        <w:t>?</w:t>
      </w:r>
    </w:p>
    <w:p w14:paraId="2ECFF796" w14:textId="67559A86" w:rsidR="00DA341C" w:rsidRPr="00FD4D29" w:rsidRDefault="00DA341C" w:rsidP="002928E9">
      <w:pPr>
        <w:spacing w:after="100"/>
        <w:ind w:left="1440" w:right="580"/>
        <w:jc w:val="left"/>
        <w:rPr>
          <w:rFonts w:asciiTheme="minorBidi" w:hAnsiTheme="minorBidi"/>
          <w:sz w:val="24"/>
          <w:szCs w:val="24"/>
          <w:lang w:val="en-US"/>
        </w:rPr>
      </w:pPr>
      <w:r w:rsidRPr="00FD4D29">
        <w:rPr>
          <w:rFonts w:asciiTheme="minorBidi" w:hAnsiTheme="minorBidi"/>
          <w:sz w:val="24"/>
          <w:szCs w:val="24"/>
          <w:lang w:val="en-US"/>
        </w:rPr>
        <w:t xml:space="preserve">1.4.4. Rationale </w:t>
      </w:r>
      <w:r w:rsidR="00E24B12">
        <w:rPr>
          <w:rFonts w:asciiTheme="minorBidi" w:hAnsiTheme="minorBidi"/>
          <w:sz w:val="24"/>
          <w:szCs w:val="24"/>
          <w:lang w:val="en-US"/>
        </w:rPr>
        <w:t>F</w:t>
      </w:r>
      <w:r w:rsidR="00E24B12" w:rsidRPr="00FD4D29">
        <w:rPr>
          <w:rFonts w:asciiTheme="minorBidi" w:hAnsiTheme="minorBidi"/>
          <w:sz w:val="24"/>
          <w:szCs w:val="24"/>
          <w:lang w:val="en-US"/>
        </w:rPr>
        <w:t xml:space="preserve">or </w:t>
      </w:r>
      <w:r w:rsidR="00E24B12">
        <w:rPr>
          <w:rFonts w:asciiTheme="minorBidi" w:hAnsiTheme="minorBidi"/>
          <w:sz w:val="24"/>
          <w:szCs w:val="24"/>
          <w:lang w:val="en-US"/>
        </w:rPr>
        <w:t>P</w:t>
      </w:r>
      <w:r w:rsidR="00E24B12" w:rsidRPr="00FD4D29">
        <w:rPr>
          <w:rFonts w:asciiTheme="minorBidi" w:hAnsiTheme="minorBidi"/>
          <w:sz w:val="24"/>
          <w:szCs w:val="24"/>
          <w:lang w:val="en-US"/>
        </w:rPr>
        <w:t xml:space="preserve">rioritizing </w:t>
      </w:r>
      <w:r w:rsidRPr="00FD4D29">
        <w:rPr>
          <w:rFonts w:asciiTheme="minorBidi" w:hAnsiTheme="minorBidi"/>
          <w:sz w:val="24"/>
          <w:szCs w:val="24"/>
          <w:lang w:val="en-US"/>
        </w:rPr>
        <w:t>CSMA/CA</w:t>
      </w:r>
    </w:p>
    <w:p w14:paraId="74EA1D19" w14:textId="6999D996" w:rsidR="00DA341C" w:rsidRPr="007467A4" w:rsidRDefault="00DA341C" w:rsidP="002928E9">
      <w:pPr>
        <w:spacing w:after="100"/>
        <w:ind w:left="1440" w:right="580"/>
        <w:jc w:val="left"/>
        <w:rPr>
          <w:rFonts w:asciiTheme="minorBidi" w:hAnsiTheme="minorBidi"/>
          <w:sz w:val="24"/>
          <w:szCs w:val="24"/>
          <w:lang w:val="en-US"/>
        </w:rPr>
      </w:pPr>
      <w:r w:rsidRPr="00FD4D29">
        <w:rPr>
          <w:rFonts w:asciiTheme="minorBidi" w:hAnsiTheme="minorBidi"/>
          <w:sz w:val="24"/>
          <w:szCs w:val="24"/>
          <w:lang w:val="en-US"/>
        </w:rPr>
        <w:t>1.4.5</w:t>
      </w:r>
      <w:r w:rsidRPr="006D7294">
        <w:rPr>
          <w:rFonts w:asciiTheme="minorBidi" w:hAnsiTheme="minorBidi"/>
          <w:sz w:val="24"/>
          <w:szCs w:val="24"/>
          <w:lang w:val="en-US"/>
        </w:rPr>
        <w:t xml:space="preserve">. </w:t>
      </w:r>
      <w:r w:rsidRPr="007467A4">
        <w:rPr>
          <w:rFonts w:asciiTheme="minorBidi" w:hAnsiTheme="minorBidi"/>
          <w:sz w:val="24"/>
          <w:szCs w:val="24"/>
          <w:lang w:val="en-US"/>
        </w:rPr>
        <w:t xml:space="preserve">What </w:t>
      </w:r>
      <w:r w:rsidR="00E24B12">
        <w:rPr>
          <w:rFonts w:asciiTheme="minorBidi" w:hAnsiTheme="minorBidi"/>
          <w:sz w:val="24"/>
          <w:szCs w:val="24"/>
          <w:lang w:val="en-US"/>
        </w:rPr>
        <w:t>D</w:t>
      </w:r>
      <w:r w:rsidR="00E24B12" w:rsidRPr="007467A4">
        <w:rPr>
          <w:rFonts w:asciiTheme="minorBidi" w:hAnsiTheme="minorBidi"/>
          <w:sz w:val="24"/>
          <w:szCs w:val="24"/>
          <w:lang w:val="en-US"/>
        </w:rPr>
        <w:t xml:space="preserve">o </w:t>
      </w:r>
      <w:r w:rsidR="00E24B12">
        <w:rPr>
          <w:rFonts w:asciiTheme="minorBidi" w:hAnsiTheme="minorBidi"/>
          <w:sz w:val="24"/>
          <w:szCs w:val="24"/>
          <w:lang w:val="en-US"/>
        </w:rPr>
        <w:t>W</w:t>
      </w:r>
      <w:r w:rsidR="00E24B12" w:rsidRPr="007467A4">
        <w:rPr>
          <w:rFonts w:asciiTheme="minorBidi" w:hAnsiTheme="minorBidi"/>
          <w:sz w:val="24"/>
          <w:szCs w:val="24"/>
          <w:lang w:val="en-US"/>
        </w:rPr>
        <w:t xml:space="preserve">e </w:t>
      </w:r>
      <w:r w:rsidR="00E24B12">
        <w:rPr>
          <w:rFonts w:asciiTheme="minorBidi" w:hAnsiTheme="minorBidi"/>
          <w:sz w:val="24"/>
          <w:szCs w:val="24"/>
          <w:lang w:val="en-US"/>
        </w:rPr>
        <w:t>D</w:t>
      </w:r>
      <w:r w:rsidR="00E24B12" w:rsidRPr="007467A4">
        <w:rPr>
          <w:rFonts w:asciiTheme="minorBidi" w:hAnsiTheme="minorBidi"/>
          <w:sz w:val="24"/>
          <w:szCs w:val="24"/>
          <w:lang w:val="en-US"/>
        </w:rPr>
        <w:t xml:space="preserve">o </w:t>
      </w:r>
      <w:r w:rsidR="00E24B12">
        <w:rPr>
          <w:rFonts w:asciiTheme="minorBidi" w:hAnsiTheme="minorBidi"/>
          <w:sz w:val="24"/>
          <w:szCs w:val="24"/>
          <w:lang w:val="en-US"/>
        </w:rPr>
        <w:t>I</w:t>
      </w:r>
      <w:r w:rsidR="00E24B12" w:rsidRPr="007467A4">
        <w:rPr>
          <w:rFonts w:asciiTheme="minorBidi" w:hAnsiTheme="minorBidi"/>
          <w:sz w:val="24"/>
          <w:szCs w:val="24"/>
          <w:lang w:val="en-US"/>
        </w:rPr>
        <w:t xml:space="preserve">f </w:t>
      </w:r>
      <w:r w:rsidR="00E24B12">
        <w:rPr>
          <w:rFonts w:asciiTheme="minorBidi" w:hAnsiTheme="minorBidi"/>
          <w:sz w:val="24"/>
          <w:szCs w:val="24"/>
          <w:lang w:val="en-US"/>
        </w:rPr>
        <w:t>O</w:t>
      </w:r>
      <w:r w:rsidR="00E24B12" w:rsidRPr="007467A4">
        <w:rPr>
          <w:rFonts w:asciiTheme="minorBidi" w:hAnsiTheme="minorBidi"/>
          <w:sz w:val="24"/>
          <w:szCs w:val="24"/>
          <w:lang w:val="en-US"/>
        </w:rPr>
        <w:t xml:space="preserve">ur </w:t>
      </w:r>
      <w:r w:rsidR="00E24B12">
        <w:rPr>
          <w:rFonts w:asciiTheme="minorBidi" w:hAnsiTheme="minorBidi"/>
          <w:sz w:val="24"/>
          <w:szCs w:val="24"/>
          <w:lang w:val="en-US"/>
        </w:rPr>
        <w:t>I</w:t>
      </w:r>
      <w:r w:rsidR="00E24B12" w:rsidRPr="007467A4">
        <w:rPr>
          <w:rFonts w:asciiTheme="minorBidi" w:hAnsiTheme="minorBidi"/>
          <w:sz w:val="24"/>
          <w:szCs w:val="24"/>
          <w:lang w:val="en-US"/>
        </w:rPr>
        <w:t xml:space="preserve">mprovement </w:t>
      </w:r>
      <w:r w:rsidR="00E24B12">
        <w:rPr>
          <w:rFonts w:asciiTheme="minorBidi" w:hAnsiTheme="minorBidi"/>
          <w:sz w:val="24"/>
          <w:szCs w:val="24"/>
          <w:lang w:val="en-US"/>
        </w:rPr>
        <w:t>D</w:t>
      </w:r>
      <w:r w:rsidR="00E24B12" w:rsidRPr="007467A4">
        <w:rPr>
          <w:rFonts w:asciiTheme="minorBidi" w:hAnsiTheme="minorBidi"/>
          <w:sz w:val="24"/>
          <w:szCs w:val="24"/>
          <w:lang w:val="en-US"/>
        </w:rPr>
        <w:t xml:space="preserve">oes </w:t>
      </w:r>
      <w:r w:rsidR="00E24B12">
        <w:rPr>
          <w:rFonts w:asciiTheme="minorBidi" w:hAnsiTheme="minorBidi"/>
          <w:sz w:val="24"/>
          <w:szCs w:val="24"/>
          <w:lang w:val="en-US"/>
        </w:rPr>
        <w:t>N</w:t>
      </w:r>
      <w:r w:rsidR="00E24B12" w:rsidRPr="007467A4">
        <w:rPr>
          <w:rFonts w:asciiTheme="minorBidi" w:hAnsiTheme="minorBidi"/>
          <w:sz w:val="24"/>
          <w:szCs w:val="24"/>
          <w:lang w:val="en-US"/>
        </w:rPr>
        <w:t xml:space="preserve">ot </w:t>
      </w:r>
      <w:r w:rsidR="00E24B12">
        <w:rPr>
          <w:rFonts w:asciiTheme="minorBidi" w:hAnsiTheme="minorBidi"/>
          <w:sz w:val="24"/>
          <w:szCs w:val="24"/>
          <w:lang w:val="en-US"/>
        </w:rPr>
        <w:t>W</w:t>
      </w:r>
      <w:r w:rsidR="00E24B12" w:rsidRPr="007467A4">
        <w:rPr>
          <w:rFonts w:asciiTheme="minorBidi" w:hAnsiTheme="minorBidi"/>
          <w:sz w:val="24"/>
          <w:szCs w:val="24"/>
          <w:lang w:val="en-US"/>
        </w:rPr>
        <w:t>ork</w:t>
      </w:r>
      <w:r w:rsidRPr="007467A4">
        <w:rPr>
          <w:rFonts w:asciiTheme="minorBidi" w:hAnsiTheme="minorBidi"/>
          <w:sz w:val="24"/>
          <w:szCs w:val="24"/>
          <w:lang w:val="en-US"/>
        </w:rPr>
        <w:t>?</w:t>
      </w:r>
    </w:p>
    <w:p w14:paraId="7B0B9ACF" w14:textId="367AA259" w:rsidR="007C56B1" w:rsidRPr="007467A4" w:rsidRDefault="007C56B1" w:rsidP="002928E9">
      <w:pPr>
        <w:spacing w:after="100"/>
        <w:ind w:left="1440" w:right="580"/>
        <w:jc w:val="left"/>
        <w:rPr>
          <w:rFonts w:asciiTheme="minorBidi" w:hAnsiTheme="minorBidi"/>
          <w:sz w:val="24"/>
          <w:szCs w:val="24"/>
          <w:lang w:val="en-US"/>
        </w:rPr>
      </w:pPr>
      <w:r w:rsidRPr="007467A4">
        <w:rPr>
          <w:rFonts w:asciiTheme="minorBidi" w:hAnsiTheme="minorBidi"/>
          <w:sz w:val="24"/>
          <w:szCs w:val="24"/>
          <w:lang w:val="en-US"/>
        </w:rPr>
        <w:t>1.5</w:t>
      </w:r>
      <w:r w:rsidR="00DA341C" w:rsidRPr="006D7294">
        <w:rPr>
          <w:rFonts w:asciiTheme="minorBidi" w:hAnsiTheme="minorBidi"/>
          <w:sz w:val="24"/>
          <w:szCs w:val="24"/>
          <w:lang w:val="en-US"/>
        </w:rPr>
        <w:t>.</w:t>
      </w:r>
      <w:r w:rsidRPr="007467A4">
        <w:rPr>
          <w:rFonts w:asciiTheme="minorBidi" w:hAnsiTheme="minorBidi"/>
          <w:sz w:val="24"/>
          <w:szCs w:val="24"/>
          <w:lang w:val="en-US"/>
        </w:rPr>
        <w:t xml:space="preserve"> Difficulties </w:t>
      </w:r>
      <w:r w:rsidR="00E24B12">
        <w:rPr>
          <w:rFonts w:asciiTheme="minorBidi" w:hAnsiTheme="minorBidi"/>
          <w:sz w:val="24"/>
          <w:szCs w:val="24"/>
          <w:lang w:val="en-US"/>
        </w:rPr>
        <w:t>I</w:t>
      </w:r>
      <w:r w:rsidR="00E24B12" w:rsidRPr="007467A4">
        <w:rPr>
          <w:rFonts w:asciiTheme="minorBidi" w:hAnsiTheme="minorBidi"/>
          <w:sz w:val="24"/>
          <w:szCs w:val="24"/>
          <w:lang w:val="en-US"/>
        </w:rPr>
        <w:t xml:space="preserve">n </w:t>
      </w:r>
      <w:r w:rsidR="00E24B12">
        <w:rPr>
          <w:rFonts w:asciiTheme="minorBidi" w:hAnsiTheme="minorBidi"/>
          <w:sz w:val="24"/>
          <w:szCs w:val="24"/>
          <w:lang w:val="en-US"/>
        </w:rPr>
        <w:t>S</w:t>
      </w:r>
      <w:r w:rsidR="00E24B12" w:rsidRPr="007467A4">
        <w:rPr>
          <w:rFonts w:asciiTheme="minorBidi" w:hAnsiTheme="minorBidi"/>
          <w:sz w:val="24"/>
          <w:szCs w:val="24"/>
          <w:lang w:val="en-US"/>
        </w:rPr>
        <w:t xml:space="preserve">etting </w:t>
      </w:r>
      <w:r w:rsidR="00E24B12">
        <w:rPr>
          <w:rFonts w:asciiTheme="minorBidi" w:hAnsiTheme="minorBidi"/>
          <w:sz w:val="24"/>
          <w:szCs w:val="24"/>
          <w:lang w:val="en-US"/>
        </w:rPr>
        <w:t>T</w:t>
      </w:r>
      <w:r w:rsidR="00E24B12" w:rsidRPr="007467A4">
        <w:rPr>
          <w:rFonts w:asciiTheme="minorBidi" w:hAnsiTheme="minorBidi"/>
          <w:sz w:val="24"/>
          <w:szCs w:val="24"/>
          <w:lang w:val="en-US"/>
        </w:rPr>
        <w:t xml:space="preserve">his </w:t>
      </w:r>
      <w:r w:rsidR="00E24B12">
        <w:rPr>
          <w:rFonts w:asciiTheme="minorBidi" w:hAnsiTheme="minorBidi"/>
          <w:sz w:val="24"/>
          <w:szCs w:val="24"/>
          <w:lang w:val="en-US"/>
        </w:rPr>
        <w:t>P</w:t>
      </w:r>
      <w:r w:rsidR="00E24B12" w:rsidRPr="007467A4">
        <w:rPr>
          <w:rFonts w:asciiTheme="minorBidi" w:hAnsiTheme="minorBidi"/>
          <w:sz w:val="24"/>
          <w:szCs w:val="24"/>
          <w:lang w:val="en-US"/>
        </w:rPr>
        <w:t xml:space="preserve">roject </w:t>
      </w:r>
    </w:p>
    <w:p w14:paraId="073EF322" w14:textId="70CB3062" w:rsidR="007C56B1" w:rsidRPr="006D7294" w:rsidRDefault="007C56B1" w:rsidP="002928E9">
      <w:pPr>
        <w:spacing w:after="100"/>
        <w:ind w:left="1440" w:right="580"/>
        <w:jc w:val="left"/>
        <w:rPr>
          <w:rFonts w:asciiTheme="minorBidi" w:hAnsiTheme="minorBidi"/>
          <w:sz w:val="24"/>
          <w:szCs w:val="24"/>
          <w:lang w:val="en-US"/>
        </w:rPr>
      </w:pPr>
      <w:r w:rsidRPr="007467A4">
        <w:rPr>
          <w:rFonts w:asciiTheme="minorBidi" w:hAnsiTheme="minorBidi"/>
          <w:sz w:val="24"/>
          <w:szCs w:val="24"/>
          <w:lang w:val="en-US"/>
        </w:rPr>
        <w:t>1.5.1</w:t>
      </w:r>
      <w:r w:rsidR="00DA341C" w:rsidRPr="006D7294">
        <w:rPr>
          <w:rFonts w:asciiTheme="minorBidi" w:hAnsiTheme="minorBidi"/>
          <w:sz w:val="24"/>
          <w:szCs w:val="24"/>
          <w:lang w:val="en-US"/>
        </w:rPr>
        <w:t>.</w:t>
      </w:r>
      <w:r w:rsidRPr="007467A4">
        <w:rPr>
          <w:rFonts w:asciiTheme="minorBidi" w:hAnsiTheme="minorBidi"/>
          <w:sz w:val="24"/>
          <w:szCs w:val="24"/>
          <w:lang w:val="en-US"/>
        </w:rPr>
        <w:t xml:space="preserve"> Algorithmic Challenges </w:t>
      </w:r>
    </w:p>
    <w:p w14:paraId="5E3CBD06" w14:textId="668EA575" w:rsidR="00DA341C" w:rsidRPr="007467A4" w:rsidRDefault="00DA341C" w:rsidP="002928E9">
      <w:pPr>
        <w:spacing w:after="100"/>
        <w:ind w:left="1440" w:right="580"/>
        <w:jc w:val="left"/>
        <w:rPr>
          <w:rFonts w:asciiTheme="minorBidi" w:hAnsiTheme="minorBidi"/>
          <w:sz w:val="24"/>
          <w:szCs w:val="24"/>
          <w:lang w:val="en-US"/>
        </w:rPr>
      </w:pPr>
      <w:r w:rsidRPr="007467A4">
        <w:rPr>
          <w:rFonts w:asciiTheme="minorBidi" w:hAnsiTheme="minorBidi"/>
          <w:sz w:val="24"/>
          <w:szCs w:val="24"/>
          <w:lang w:val="en-US"/>
        </w:rPr>
        <w:t>1.5.1.1.</w:t>
      </w:r>
      <w:r w:rsidRPr="006D7294">
        <w:rPr>
          <w:rFonts w:asciiTheme="minorBidi" w:hAnsiTheme="minorBidi"/>
          <w:sz w:val="24"/>
          <w:szCs w:val="24"/>
          <w:lang w:val="en-US"/>
        </w:rPr>
        <w:t xml:space="preserve"> </w:t>
      </w:r>
      <w:r w:rsidRPr="007467A4">
        <w:rPr>
          <w:rFonts w:asciiTheme="minorBidi" w:hAnsiTheme="minorBidi"/>
          <w:sz w:val="24"/>
          <w:szCs w:val="24"/>
          <w:lang w:val="en-US"/>
        </w:rPr>
        <w:t xml:space="preserve">How </w:t>
      </w:r>
      <w:r w:rsidR="00E24B12">
        <w:rPr>
          <w:rFonts w:asciiTheme="minorBidi" w:hAnsiTheme="minorBidi"/>
          <w:sz w:val="24"/>
          <w:szCs w:val="24"/>
          <w:lang w:val="en-US"/>
        </w:rPr>
        <w:t>D</w:t>
      </w:r>
      <w:r w:rsidR="00E24B12" w:rsidRPr="007467A4">
        <w:rPr>
          <w:rFonts w:asciiTheme="minorBidi" w:hAnsiTheme="minorBidi"/>
          <w:sz w:val="24"/>
          <w:szCs w:val="24"/>
          <w:lang w:val="en-US"/>
        </w:rPr>
        <w:t xml:space="preserve">o </w:t>
      </w:r>
      <w:r w:rsidR="00E24B12">
        <w:rPr>
          <w:rFonts w:asciiTheme="minorBidi" w:hAnsiTheme="minorBidi"/>
          <w:sz w:val="24"/>
          <w:szCs w:val="24"/>
          <w:lang w:val="en-US"/>
        </w:rPr>
        <w:t>W</w:t>
      </w:r>
      <w:r w:rsidR="00E24B12" w:rsidRPr="007467A4">
        <w:rPr>
          <w:rFonts w:asciiTheme="minorBidi" w:hAnsiTheme="minorBidi"/>
          <w:sz w:val="24"/>
          <w:szCs w:val="24"/>
          <w:lang w:val="en-US"/>
        </w:rPr>
        <w:t xml:space="preserve">e </w:t>
      </w:r>
      <w:r w:rsidR="00E24B12">
        <w:rPr>
          <w:rFonts w:asciiTheme="minorBidi" w:hAnsiTheme="minorBidi"/>
          <w:sz w:val="24"/>
          <w:szCs w:val="24"/>
          <w:lang w:val="en-US"/>
        </w:rPr>
        <w:t>P</w:t>
      </w:r>
      <w:r w:rsidR="00E24B12" w:rsidRPr="007467A4">
        <w:rPr>
          <w:rFonts w:asciiTheme="minorBidi" w:hAnsiTheme="minorBidi"/>
          <w:sz w:val="24"/>
          <w:szCs w:val="24"/>
          <w:lang w:val="en-US"/>
        </w:rPr>
        <w:t xml:space="preserve">lan </w:t>
      </w:r>
      <w:r w:rsidR="00E24B12">
        <w:rPr>
          <w:rFonts w:asciiTheme="minorBidi" w:hAnsiTheme="minorBidi"/>
          <w:sz w:val="24"/>
          <w:szCs w:val="24"/>
          <w:lang w:val="en-US"/>
        </w:rPr>
        <w:t>T</w:t>
      </w:r>
      <w:r w:rsidR="00E24B12" w:rsidRPr="007467A4">
        <w:rPr>
          <w:rFonts w:asciiTheme="minorBidi" w:hAnsiTheme="minorBidi"/>
          <w:sz w:val="24"/>
          <w:szCs w:val="24"/>
          <w:lang w:val="en-US"/>
        </w:rPr>
        <w:t xml:space="preserve">o </w:t>
      </w:r>
      <w:r w:rsidR="00E24B12">
        <w:rPr>
          <w:rFonts w:asciiTheme="minorBidi" w:hAnsiTheme="minorBidi"/>
          <w:sz w:val="24"/>
          <w:szCs w:val="24"/>
          <w:lang w:val="en-US"/>
        </w:rPr>
        <w:t>O</w:t>
      </w:r>
      <w:r w:rsidR="00E24B12" w:rsidRPr="007467A4">
        <w:rPr>
          <w:rFonts w:asciiTheme="minorBidi" w:hAnsiTheme="minorBidi"/>
          <w:sz w:val="24"/>
          <w:szCs w:val="24"/>
          <w:lang w:val="en-US"/>
        </w:rPr>
        <w:t xml:space="preserve">vercome </w:t>
      </w:r>
      <w:r w:rsidR="00E24B12">
        <w:rPr>
          <w:rFonts w:asciiTheme="minorBidi" w:hAnsiTheme="minorBidi"/>
          <w:sz w:val="24"/>
          <w:szCs w:val="24"/>
          <w:lang w:val="en-US"/>
        </w:rPr>
        <w:t>T</w:t>
      </w:r>
      <w:r w:rsidR="00E24B12" w:rsidRPr="007467A4">
        <w:rPr>
          <w:rFonts w:asciiTheme="minorBidi" w:hAnsiTheme="minorBidi"/>
          <w:sz w:val="24"/>
          <w:szCs w:val="24"/>
          <w:lang w:val="en-US"/>
        </w:rPr>
        <w:t>hem</w:t>
      </w:r>
      <w:r w:rsidRPr="007467A4">
        <w:rPr>
          <w:rFonts w:asciiTheme="minorBidi" w:hAnsiTheme="minorBidi"/>
          <w:sz w:val="24"/>
          <w:szCs w:val="24"/>
          <w:lang w:val="en-US"/>
        </w:rPr>
        <w:t>?</w:t>
      </w:r>
    </w:p>
    <w:p w14:paraId="4DCAF076" w14:textId="742C171F" w:rsidR="00DA341C" w:rsidRPr="007467A4" w:rsidRDefault="00DA341C" w:rsidP="002928E9">
      <w:pPr>
        <w:spacing w:after="100"/>
        <w:ind w:left="1440" w:right="580"/>
        <w:jc w:val="left"/>
        <w:rPr>
          <w:rFonts w:asciiTheme="minorBidi" w:hAnsiTheme="minorBidi"/>
          <w:sz w:val="24"/>
          <w:szCs w:val="24"/>
          <w:lang w:val="en-US"/>
        </w:rPr>
      </w:pPr>
      <w:r w:rsidRPr="007467A4">
        <w:rPr>
          <w:rFonts w:asciiTheme="minorBidi" w:hAnsiTheme="minorBidi"/>
          <w:sz w:val="24"/>
          <w:szCs w:val="24"/>
          <w:lang w:val="en-US"/>
        </w:rPr>
        <w:t xml:space="preserve">1.5.1.2. What </w:t>
      </w:r>
      <w:r w:rsidR="00E24B12">
        <w:rPr>
          <w:rFonts w:asciiTheme="minorBidi" w:hAnsiTheme="minorBidi"/>
          <w:sz w:val="24"/>
          <w:szCs w:val="24"/>
          <w:lang w:val="en-US"/>
        </w:rPr>
        <w:t>D</w:t>
      </w:r>
      <w:r w:rsidR="00E24B12" w:rsidRPr="007467A4">
        <w:rPr>
          <w:rFonts w:asciiTheme="minorBidi" w:hAnsiTheme="minorBidi"/>
          <w:sz w:val="24"/>
          <w:szCs w:val="24"/>
          <w:lang w:val="en-US"/>
        </w:rPr>
        <w:t xml:space="preserve">o </w:t>
      </w:r>
      <w:r w:rsidR="00E24B12">
        <w:rPr>
          <w:rFonts w:asciiTheme="minorBidi" w:hAnsiTheme="minorBidi"/>
          <w:sz w:val="24"/>
          <w:szCs w:val="24"/>
          <w:lang w:val="en-US"/>
        </w:rPr>
        <w:t>W</w:t>
      </w:r>
      <w:r w:rsidR="00E24B12" w:rsidRPr="007467A4">
        <w:rPr>
          <w:rFonts w:asciiTheme="minorBidi" w:hAnsiTheme="minorBidi"/>
          <w:sz w:val="24"/>
          <w:szCs w:val="24"/>
          <w:lang w:val="en-US"/>
        </w:rPr>
        <w:t xml:space="preserve">e </w:t>
      </w:r>
      <w:r w:rsidR="00E24B12">
        <w:rPr>
          <w:rFonts w:asciiTheme="minorBidi" w:hAnsiTheme="minorBidi"/>
          <w:sz w:val="24"/>
          <w:szCs w:val="24"/>
          <w:lang w:val="en-US"/>
        </w:rPr>
        <w:t>D</w:t>
      </w:r>
      <w:r w:rsidR="00E24B12" w:rsidRPr="007467A4">
        <w:rPr>
          <w:rFonts w:asciiTheme="minorBidi" w:hAnsiTheme="minorBidi"/>
          <w:sz w:val="24"/>
          <w:szCs w:val="24"/>
          <w:lang w:val="en-US"/>
        </w:rPr>
        <w:t xml:space="preserve">o </w:t>
      </w:r>
      <w:r w:rsidR="00E24B12">
        <w:rPr>
          <w:rFonts w:asciiTheme="minorBidi" w:hAnsiTheme="minorBidi"/>
          <w:sz w:val="24"/>
          <w:szCs w:val="24"/>
          <w:lang w:val="en-US"/>
        </w:rPr>
        <w:t>I</w:t>
      </w:r>
      <w:r w:rsidR="00E24B12" w:rsidRPr="007467A4">
        <w:rPr>
          <w:rFonts w:asciiTheme="minorBidi" w:hAnsiTheme="minorBidi"/>
          <w:sz w:val="24"/>
          <w:szCs w:val="24"/>
          <w:lang w:val="en-US"/>
        </w:rPr>
        <w:t xml:space="preserve">f </w:t>
      </w:r>
      <w:r w:rsidR="00E24B12">
        <w:rPr>
          <w:rFonts w:asciiTheme="minorBidi" w:hAnsiTheme="minorBidi"/>
          <w:sz w:val="24"/>
          <w:szCs w:val="24"/>
          <w:lang w:val="en-US"/>
        </w:rPr>
        <w:t>O</w:t>
      </w:r>
      <w:r w:rsidR="00E24B12" w:rsidRPr="007467A4">
        <w:rPr>
          <w:rFonts w:asciiTheme="minorBidi" w:hAnsiTheme="minorBidi"/>
          <w:sz w:val="24"/>
          <w:szCs w:val="24"/>
          <w:lang w:val="en-US"/>
        </w:rPr>
        <w:t xml:space="preserve">ur </w:t>
      </w:r>
      <w:r w:rsidR="00E24B12">
        <w:rPr>
          <w:rFonts w:asciiTheme="minorBidi" w:hAnsiTheme="minorBidi"/>
          <w:sz w:val="24"/>
          <w:szCs w:val="24"/>
          <w:lang w:val="en-US"/>
        </w:rPr>
        <w:t>E</w:t>
      </w:r>
      <w:r w:rsidR="00E24B12" w:rsidRPr="007467A4">
        <w:rPr>
          <w:rFonts w:asciiTheme="minorBidi" w:hAnsiTheme="minorBidi"/>
          <w:sz w:val="24"/>
          <w:szCs w:val="24"/>
          <w:lang w:val="en-US"/>
        </w:rPr>
        <w:t xml:space="preserve">xpectations </w:t>
      </w:r>
      <w:r w:rsidR="00E24B12">
        <w:rPr>
          <w:rFonts w:asciiTheme="minorBidi" w:hAnsiTheme="minorBidi"/>
          <w:sz w:val="24"/>
          <w:szCs w:val="24"/>
          <w:lang w:val="en-US"/>
        </w:rPr>
        <w:t>D</w:t>
      </w:r>
      <w:r w:rsidR="00E24B12" w:rsidRPr="007467A4">
        <w:rPr>
          <w:rFonts w:asciiTheme="minorBidi" w:hAnsiTheme="minorBidi"/>
          <w:sz w:val="24"/>
          <w:szCs w:val="24"/>
          <w:lang w:val="en-US"/>
        </w:rPr>
        <w:t xml:space="preserve">o </w:t>
      </w:r>
      <w:r w:rsidR="00E24B12">
        <w:rPr>
          <w:rFonts w:asciiTheme="minorBidi" w:hAnsiTheme="minorBidi"/>
          <w:sz w:val="24"/>
          <w:szCs w:val="24"/>
          <w:lang w:val="en-US"/>
        </w:rPr>
        <w:t>N</w:t>
      </w:r>
      <w:r w:rsidR="00E24B12" w:rsidRPr="007467A4">
        <w:rPr>
          <w:rFonts w:asciiTheme="minorBidi" w:hAnsiTheme="minorBidi"/>
          <w:sz w:val="24"/>
          <w:szCs w:val="24"/>
          <w:lang w:val="en-US"/>
        </w:rPr>
        <w:t xml:space="preserve">ot </w:t>
      </w:r>
      <w:r w:rsidR="00E24B12">
        <w:rPr>
          <w:rFonts w:asciiTheme="minorBidi" w:hAnsiTheme="minorBidi"/>
          <w:sz w:val="24"/>
          <w:szCs w:val="24"/>
          <w:lang w:val="en-US"/>
        </w:rPr>
        <w:t>H</w:t>
      </w:r>
      <w:r w:rsidR="00E24B12" w:rsidRPr="007467A4">
        <w:rPr>
          <w:rFonts w:asciiTheme="minorBidi" w:hAnsiTheme="minorBidi"/>
          <w:sz w:val="24"/>
          <w:szCs w:val="24"/>
          <w:lang w:val="en-US"/>
        </w:rPr>
        <w:t>old</w:t>
      </w:r>
      <w:r w:rsidRPr="007467A4">
        <w:rPr>
          <w:rFonts w:asciiTheme="minorBidi" w:hAnsiTheme="minorBidi"/>
          <w:sz w:val="24"/>
          <w:szCs w:val="24"/>
          <w:lang w:val="en-US"/>
        </w:rPr>
        <w:t>?</w:t>
      </w:r>
    </w:p>
    <w:p w14:paraId="203335B1" w14:textId="377E6DD9" w:rsidR="007467A4" w:rsidRDefault="00DA341C" w:rsidP="00E24B12">
      <w:pPr>
        <w:spacing w:after="100"/>
        <w:ind w:left="1440" w:right="580"/>
        <w:jc w:val="left"/>
        <w:rPr>
          <w:rFonts w:asciiTheme="minorBidi" w:hAnsiTheme="minorBidi"/>
          <w:sz w:val="24"/>
          <w:szCs w:val="24"/>
          <w:lang w:val="en-US"/>
        </w:rPr>
      </w:pPr>
      <w:r w:rsidRPr="007467A4">
        <w:rPr>
          <w:rFonts w:asciiTheme="minorBidi" w:hAnsiTheme="minorBidi"/>
          <w:sz w:val="24"/>
          <w:szCs w:val="24"/>
          <w:lang w:val="en-US"/>
        </w:rPr>
        <w:t xml:space="preserve">1.5.2. Hardware </w:t>
      </w:r>
      <w:r w:rsidR="00E24B12">
        <w:rPr>
          <w:rFonts w:asciiTheme="minorBidi" w:hAnsiTheme="minorBidi"/>
          <w:sz w:val="24"/>
          <w:szCs w:val="24"/>
          <w:lang w:val="en-US"/>
        </w:rPr>
        <w:t>E</w:t>
      </w:r>
      <w:r w:rsidR="00E24B12" w:rsidRPr="007467A4">
        <w:rPr>
          <w:rFonts w:asciiTheme="minorBidi" w:hAnsiTheme="minorBidi"/>
          <w:sz w:val="24"/>
          <w:szCs w:val="24"/>
          <w:lang w:val="en-US"/>
        </w:rPr>
        <w:t>quipment</w:t>
      </w:r>
    </w:p>
    <w:p w14:paraId="0A2480D7" w14:textId="632B6D0B" w:rsidR="007C56B1" w:rsidRPr="009571A5" w:rsidRDefault="007C56B1" w:rsidP="00E24B12">
      <w:pPr>
        <w:spacing w:after="100"/>
        <w:ind w:left="1440" w:right="580"/>
        <w:jc w:val="left"/>
        <w:rPr>
          <w:rFonts w:asciiTheme="minorBidi" w:hAnsiTheme="minorBidi"/>
          <w:b/>
          <w:bCs/>
          <w:sz w:val="24"/>
          <w:szCs w:val="24"/>
          <w:lang w:val="en-US"/>
        </w:rPr>
      </w:pPr>
      <w:r w:rsidRPr="009571A5">
        <w:rPr>
          <w:rFonts w:asciiTheme="minorBidi" w:hAnsiTheme="minorBidi"/>
          <w:b/>
          <w:bCs/>
          <w:sz w:val="24"/>
          <w:szCs w:val="24"/>
          <w:lang w:val="en-US"/>
        </w:rPr>
        <w:t xml:space="preserve">Chapter 2: Background </w:t>
      </w:r>
      <w:r w:rsidR="00E24B12">
        <w:rPr>
          <w:rFonts w:asciiTheme="minorBidi" w:hAnsiTheme="minorBidi"/>
          <w:b/>
          <w:bCs/>
          <w:sz w:val="24"/>
          <w:szCs w:val="24"/>
          <w:lang w:val="en-US"/>
        </w:rPr>
        <w:t>A</w:t>
      </w:r>
      <w:r w:rsidR="00E24B12" w:rsidRPr="009571A5">
        <w:rPr>
          <w:rFonts w:asciiTheme="minorBidi" w:hAnsiTheme="minorBidi"/>
          <w:b/>
          <w:bCs/>
          <w:sz w:val="24"/>
          <w:szCs w:val="24"/>
          <w:lang w:val="en-US"/>
        </w:rPr>
        <w:t xml:space="preserve">nd </w:t>
      </w:r>
      <w:r w:rsidRPr="009571A5">
        <w:rPr>
          <w:rFonts w:asciiTheme="minorBidi" w:hAnsiTheme="minorBidi"/>
          <w:b/>
          <w:bCs/>
          <w:sz w:val="24"/>
          <w:szCs w:val="24"/>
          <w:lang w:val="en-US"/>
        </w:rPr>
        <w:t>Related Work</w:t>
      </w:r>
    </w:p>
    <w:p w14:paraId="356F6729" w14:textId="3B949938" w:rsidR="007C56B1" w:rsidRPr="007467A4" w:rsidRDefault="007C56B1" w:rsidP="000A53C2">
      <w:pPr>
        <w:spacing w:after="100"/>
        <w:ind w:left="1440" w:right="580"/>
        <w:jc w:val="left"/>
        <w:rPr>
          <w:rFonts w:asciiTheme="minorBidi" w:hAnsiTheme="minorBidi"/>
          <w:sz w:val="24"/>
          <w:szCs w:val="24"/>
          <w:lang w:val="en-US"/>
        </w:rPr>
      </w:pPr>
      <w:r w:rsidRPr="007467A4">
        <w:rPr>
          <w:rFonts w:asciiTheme="minorBidi" w:hAnsiTheme="minorBidi"/>
          <w:sz w:val="24"/>
          <w:szCs w:val="24"/>
          <w:lang w:val="en-US"/>
        </w:rPr>
        <w:t>2.1</w:t>
      </w:r>
      <w:r w:rsidR="00DA341C" w:rsidRPr="006D7294">
        <w:rPr>
          <w:rFonts w:asciiTheme="minorBidi" w:hAnsiTheme="minorBidi"/>
          <w:sz w:val="24"/>
          <w:szCs w:val="24"/>
          <w:lang w:val="en-US"/>
        </w:rPr>
        <w:t>.</w:t>
      </w:r>
      <w:r w:rsidRPr="007467A4">
        <w:rPr>
          <w:rFonts w:asciiTheme="minorBidi" w:hAnsiTheme="minorBidi"/>
          <w:sz w:val="24"/>
          <w:szCs w:val="24"/>
          <w:lang w:val="en-US"/>
        </w:rPr>
        <w:t xml:space="preserve"> Reasons </w:t>
      </w:r>
      <w:r w:rsidR="00E24B12">
        <w:rPr>
          <w:rFonts w:asciiTheme="minorBidi" w:hAnsiTheme="minorBidi"/>
          <w:sz w:val="24"/>
          <w:szCs w:val="24"/>
          <w:lang w:val="en-US"/>
        </w:rPr>
        <w:t>T</w:t>
      </w:r>
      <w:r w:rsidR="00E24B12" w:rsidRPr="007467A4">
        <w:rPr>
          <w:rFonts w:asciiTheme="minorBidi" w:hAnsiTheme="minorBidi"/>
          <w:sz w:val="24"/>
          <w:szCs w:val="24"/>
          <w:lang w:val="en-US"/>
        </w:rPr>
        <w:t xml:space="preserve">o </w:t>
      </w:r>
      <w:r w:rsidRPr="007467A4">
        <w:rPr>
          <w:rFonts w:asciiTheme="minorBidi" w:hAnsiTheme="minorBidi"/>
          <w:sz w:val="24"/>
          <w:szCs w:val="24"/>
          <w:lang w:val="en-US"/>
        </w:rPr>
        <w:t>Use Ultrasound</w:t>
      </w:r>
    </w:p>
    <w:p w14:paraId="529F418C" w14:textId="10826E26" w:rsidR="007C56B1" w:rsidRPr="007467A4" w:rsidRDefault="007C56B1" w:rsidP="000A53C2">
      <w:pPr>
        <w:spacing w:after="100"/>
        <w:ind w:left="1440" w:right="580"/>
        <w:jc w:val="left"/>
        <w:rPr>
          <w:rFonts w:asciiTheme="minorBidi" w:hAnsiTheme="minorBidi"/>
          <w:sz w:val="24"/>
          <w:szCs w:val="24"/>
          <w:lang w:val="en-US"/>
        </w:rPr>
      </w:pPr>
      <w:r w:rsidRPr="007467A4">
        <w:rPr>
          <w:rFonts w:asciiTheme="minorBidi" w:hAnsiTheme="minorBidi"/>
          <w:sz w:val="24"/>
          <w:szCs w:val="24"/>
          <w:lang w:val="en-US"/>
        </w:rPr>
        <w:t>2.2</w:t>
      </w:r>
      <w:r w:rsidR="00DA341C" w:rsidRPr="006D7294">
        <w:rPr>
          <w:rFonts w:asciiTheme="minorBidi" w:hAnsiTheme="minorBidi"/>
          <w:sz w:val="24"/>
          <w:szCs w:val="24"/>
          <w:lang w:val="en-US"/>
        </w:rPr>
        <w:t>.</w:t>
      </w:r>
      <w:r w:rsidRPr="007467A4">
        <w:rPr>
          <w:rFonts w:asciiTheme="minorBidi" w:hAnsiTheme="minorBidi"/>
          <w:sz w:val="24"/>
          <w:szCs w:val="24"/>
          <w:lang w:val="en-US"/>
        </w:rPr>
        <w:t xml:space="preserve"> Specific Environmental Struggles </w:t>
      </w:r>
    </w:p>
    <w:p w14:paraId="42A27392" w14:textId="7276355E" w:rsidR="007C56B1" w:rsidRPr="007467A4" w:rsidRDefault="007C56B1" w:rsidP="00E24B12">
      <w:pPr>
        <w:spacing w:after="100"/>
        <w:ind w:left="1440" w:right="580"/>
        <w:jc w:val="left"/>
        <w:rPr>
          <w:rFonts w:asciiTheme="minorBidi" w:hAnsiTheme="minorBidi"/>
          <w:sz w:val="24"/>
          <w:szCs w:val="24"/>
          <w:lang w:val="en-US"/>
        </w:rPr>
      </w:pPr>
      <w:r w:rsidRPr="007467A4">
        <w:rPr>
          <w:rFonts w:asciiTheme="minorBidi" w:hAnsiTheme="minorBidi"/>
          <w:sz w:val="24"/>
          <w:szCs w:val="24"/>
          <w:lang w:val="en-US"/>
        </w:rPr>
        <w:t>2.3</w:t>
      </w:r>
      <w:r w:rsidR="00DA341C" w:rsidRPr="006D7294">
        <w:rPr>
          <w:rFonts w:asciiTheme="minorBidi" w:hAnsiTheme="minorBidi"/>
          <w:sz w:val="24"/>
          <w:szCs w:val="24"/>
          <w:lang w:val="en-US"/>
        </w:rPr>
        <w:t>.</w:t>
      </w:r>
      <w:r w:rsidRPr="007467A4">
        <w:rPr>
          <w:rFonts w:asciiTheme="minorBidi" w:hAnsiTheme="minorBidi"/>
          <w:sz w:val="24"/>
          <w:szCs w:val="24"/>
          <w:lang w:val="en-US"/>
        </w:rPr>
        <w:t xml:space="preserve"> </w:t>
      </w:r>
      <w:r w:rsidR="006D7294" w:rsidRPr="009571A5">
        <w:rPr>
          <w:rFonts w:asciiTheme="minorBidi" w:eastAsia="Times New Roman" w:hAnsiTheme="minorBidi"/>
          <w:sz w:val="24"/>
          <w:szCs w:val="24"/>
          <w:lang w:val="en-US"/>
        </w:rPr>
        <w:t xml:space="preserve">What </w:t>
      </w:r>
      <w:r w:rsidR="00E24B12">
        <w:rPr>
          <w:rFonts w:asciiTheme="minorBidi" w:eastAsia="Times New Roman" w:hAnsiTheme="minorBidi"/>
          <w:sz w:val="24"/>
          <w:szCs w:val="24"/>
          <w:lang w:val="en-US"/>
        </w:rPr>
        <w:t>I</w:t>
      </w:r>
      <w:r w:rsidR="00E24B12" w:rsidRPr="009571A5">
        <w:rPr>
          <w:rFonts w:asciiTheme="minorBidi" w:eastAsia="Times New Roman" w:hAnsiTheme="minorBidi"/>
          <w:sz w:val="24"/>
          <w:szCs w:val="24"/>
          <w:lang w:val="en-US"/>
        </w:rPr>
        <w:t xml:space="preserve">s </w:t>
      </w:r>
      <w:r w:rsidR="00E24B12">
        <w:rPr>
          <w:rFonts w:asciiTheme="minorBidi" w:eastAsia="Times New Roman" w:hAnsiTheme="minorBidi"/>
          <w:sz w:val="24"/>
          <w:szCs w:val="24"/>
          <w:lang w:val="en-US"/>
        </w:rPr>
        <w:t>U</w:t>
      </w:r>
      <w:r w:rsidR="00E24B12" w:rsidRPr="009571A5">
        <w:rPr>
          <w:rFonts w:asciiTheme="minorBidi" w:eastAsia="Times New Roman" w:hAnsiTheme="minorBidi"/>
          <w:sz w:val="24"/>
          <w:szCs w:val="24"/>
          <w:lang w:val="en-US"/>
        </w:rPr>
        <w:t xml:space="preserve">ltrasound </w:t>
      </w:r>
      <w:r w:rsidR="00E24B12">
        <w:rPr>
          <w:rFonts w:asciiTheme="minorBidi" w:eastAsia="Times New Roman" w:hAnsiTheme="minorBidi"/>
          <w:sz w:val="24"/>
          <w:szCs w:val="24"/>
          <w:lang w:val="en-US"/>
        </w:rPr>
        <w:t>C</w:t>
      </w:r>
      <w:r w:rsidR="00E24B12" w:rsidRPr="009571A5">
        <w:rPr>
          <w:rFonts w:asciiTheme="minorBidi" w:eastAsia="Times New Roman" w:hAnsiTheme="minorBidi"/>
          <w:sz w:val="24"/>
          <w:szCs w:val="24"/>
          <w:lang w:val="en-US"/>
        </w:rPr>
        <w:t>ommunication</w:t>
      </w:r>
    </w:p>
    <w:p w14:paraId="6D388E77" w14:textId="4F1A6C36" w:rsidR="007C56B1" w:rsidRPr="009571A5" w:rsidRDefault="007C56B1" w:rsidP="000A53C2">
      <w:pPr>
        <w:spacing w:after="100"/>
        <w:ind w:left="1440" w:right="580"/>
        <w:jc w:val="left"/>
        <w:rPr>
          <w:rFonts w:asciiTheme="minorBidi" w:hAnsiTheme="minorBidi"/>
          <w:sz w:val="24"/>
          <w:szCs w:val="24"/>
          <w:lang w:val="en-US"/>
        </w:rPr>
      </w:pPr>
      <w:r w:rsidRPr="007467A4">
        <w:rPr>
          <w:rFonts w:asciiTheme="minorBidi" w:hAnsiTheme="minorBidi"/>
          <w:sz w:val="24"/>
          <w:szCs w:val="24"/>
          <w:lang w:val="en-US"/>
        </w:rPr>
        <w:t>2.4</w:t>
      </w:r>
      <w:r w:rsidR="00DA341C" w:rsidRPr="006D7294">
        <w:rPr>
          <w:rFonts w:asciiTheme="minorBidi" w:hAnsiTheme="minorBidi"/>
          <w:sz w:val="24"/>
          <w:szCs w:val="24"/>
          <w:lang w:val="en-US"/>
        </w:rPr>
        <w:t>.</w:t>
      </w:r>
      <w:r w:rsidRPr="009571A5">
        <w:rPr>
          <w:rFonts w:asciiTheme="minorBidi" w:hAnsiTheme="minorBidi"/>
          <w:sz w:val="24"/>
          <w:szCs w:val="24"/>
          <w:lang w:val="en-US"/>
        </w:rPr>
        <w:t xml:space="preserve"> Benefits </w:t>
      </w:r>
      <w:r w:rsidR="00E24B12">
        <w:rPr>
          <w:rFonts w:asciiTheme="minorBidi" w:hAnsiTheme="minorBidi"/>
          <w:sz w:val="24"/>
          <w:szCs w:val="24"/>
          <w:lang w:val="en-US"/>
        </w:rPr>
        <w:t>O</w:t>
      </w:r>
      <w:r w:rsidR="00E24B12" w:rsidRPr="009571A5">
        <w:rPr>
          <w:rFonts w:asciiTheme="minorBidi" w:hAnsiTheme="minorBidi"/>
          <w:sz w:val="24"/>
          <w:szCs w:val="24"/>
          <w:lang w:val="en-US"/>
        </w:rPr>
        <w:t xml:space="preserve">f </w:t>
      </w:r>
      <w:r w:rsidRPr="009571A5">
        <w:rPr>
          <w:rFonts w:asciiTheme="minorBidi" w:hAnsiTheme="minorBidi"/>
          <w:sz w:val="24"/>
          <w:szCs w:val="24"/>
          <w:lang w:val="en-US"/>
        </w:rPr>
        <w:t xml:space="preserve">Sending Data </w:t>
      </w:r>
      <w:r w:rsidR="00E24B12">
        <w:rPr>
          <w:rFonts w:asciiTheme="minorBidi" w:hAnsiTheme="minorBidi"/>
          <w:sz w:val="24"/>
          <w:szCs w:val="24"/>
          <w:lang w:val="en-US"/>
        </w:rPr>
        <w:t>O</w:t>
      </w:r>
      <w:r w:rsidR="00E24B12" w:rsidRPr="009571A5">
        <w:rPr>
          <w:rFonts w:asciiTheme="minorBidi" w:hAnsiTheme="minorBidi"/>
          <w:sz w:val="24"/>
          <w:szCs w:val="24"/>
          <w:lang w:val="en-US"/>
        </w:rPr>
        <w:t xml:space="preserve">ver </w:t>
      </w:r>
      <w:r w:rsidRPr="009571A5">
        <w:rPr>
          <w:rFonts w:asciiTheme="minorBidi" w:hAnsiTheme="minorBidi"/>
          <w:sz w:val="24"/>
          <w:szCs w:val="24"/>
          <w:lang w:val="en-US"/>
        </w:rPr>
        <w:t>Sound: Summary</w:t>
      </w:r>
    </w:p>
    <w:p w14:paraId="2DBE50AF" w14:textId="05DDAC08" w:rsidR="007C56B1" w:rsidRPr="00F20F7F" w:rsidRDefault="007C56B1" w:rsidP="00E24B12">
      <w:pPr>
        <w:spacing w:after="100"/>
        <w:ind w:left="1440" w:right="580"/>
        <w:jc w:val="left"/>
        <w:rPr>
          <w:rFonts w:asciiTheme="minorBidi" w:hAnsiTheme="minorBidi"/>
          <w:b/>
          <w:bCs/>
          <w:sz w:val="24"/>
          <w:szCs w:val="24"/>
          <w:lang w:val="en-US"/>
        </w:rPr>
      </w:pPr>
      <w:r w:rsidRPr="00F20F7F">
        <w:rPr>
          <w:rFonts w:asciiTheme="minorBidi" w:hAnsiTheme="minorBidi"/>
          <w:b/>
          <w:bCs/>
          <w:sz w:val="24"/>
          <w:szCs w:val="24"/>
          <w:lang w:val="en-US"/>
        </w:rPr>
        <w:t xml:space="preserve">Chapter 3: General Steps </w:t>
      </w:r>
      <w:r w:rsidR="00E24B12">
        <w:rPr>
          <w:rFonts w:asciiTheme="minorBidi" w:hAnsiTheme="minorBidi"/>
          <w:b/>
          <w:bCs/>
          <w:sz w:val="24"/>
          <w:szCs w:val="24"/>
          <w:lang w:val="en-US"/>
        </w:rPr>
        <w:t>O</w:t>
      </w:r>
      <w:r w:rsidR="00E24B12" w:rsidRPr="00F20F7F">
        <w:rPr>
          <w:rFonts w:asciiTheme="minorBidi" w:hAnsiTheme="minorBidi"/>
          <w:b/>
          <w:bCs/>
          <w:sz w:val="24"/>
          <w:szCs w:val="24"/>
          <w:lang w:val="en-US"/>
        </w:rPr>
        <w:t xml:space="preserve">f </w:t>
      </w:r>
      <w:r w:rsidRPr="00F20F7F">
        <w:rPr>
          <w:rFonts w:asciiTheme="minorBidi" w:hAnsiTheme="minorBidi"/>
          <w:b/>
          <w:bCs/>
          <w:sz w:val="24"/>
          <w:szCs w:val="24"/>
          <w:lang w:val="en-US"/>
        </w:rPr>
        <w:t>Implementation</w:t>
      </w:r>
    </w:p>
    <w:p w14:paraId="792A2150" w14:textId="2F59DABA" w:rsidR="007C56B1" w:rsidRPr="009571A5" w:rsidRDefault="007C56B1" w:rsidP="000A53C2">
      <w:pPr>
        <w:spacing w:after="100"/>
        <w:ind w:left="1440" w:right="580"/>
        <w:jc w:val="left"/>
        <w:rPr>
          <w:rFonts w:asciiTheme="minorBidi" w:hAnsiTheme="minorBidi"/>
          <w:sz w:val="24"/>
          <w:szCs w:val="24"/>
          <w:lang w:val="en-US"/>
        </w:rPr>
      </w:pPr>
      <w:r w:rsidRPr="009571A5">
        <w:rPr>
          <w:rFonts w:asciiTheme="minorBidi" w:hAnsiTheme="minorBidi"/>
          <w:sz w:val="24"/>
          <w:szCs w:val="24"/>
          <w:lang w:val="en-US"/>
        </w:rPr>
        <w:t>3.1</w:t>
      </w:r>
      <w:r w:rsidR="00DA341C" w:rsidRPr="006D7294">
        <w:rPr>
          <w:rFonts w:asciiTheme="minorBidi" w:hAnsiTheme="minorBidi"/>
          <w:sz w:val="24"/>
          <w:szCs w:val="24"/>
          <w:lang w:val="en-US"/>
        </w:rPr>
        <w:t>.</w:t>
      </w:r>
      <w:r w:rsidRPr="009571A5">
        <w:rPr>
          <w:rFonts w:asciiTheme="minorBidi" w:hAnsiTheme="minorBidi"/>
          <w:sz w:val="24"/>
          <w:szCs w:val="24"/>
          <w:lang w:val="en-US"/>
        </w:rPr>
        <w:t xml:space="preserve"> Data Encoding: Frequency-Shift Keying (FSK)</w:t>
      </w:r>
    </w:p>
    <w:p w14:paraId="604CEECD" w14:textId="33B4CBBB" w:rsidR="007C56B1" w:rsidRPr="009571A5" w:rsidRDefault="007C56B1" w:rsidP="000A53C2">
      <w:pPr>
        <w:spacing w:after="100"/>
        <w:ind w:left="1440" w:right="580"/>
        <w:jc w:val="left"/>
        <w:rPr>
          <w:rFonts w:asciiTheme="minorBidi" w:hAnsiTheme="minorBidi"/>
          <w:sz w:val="24"/>
          <w:szCs w:val="24"/>
          <w:lang w:val="en-US"/>
        </w:rPr>
      </w:pPr>
      <w:r w:rsidRPr="009571A5">
        <w:rPr>
          <w:rFonts w:asciiTheme="minorBidi" w:hAnsiTheme="minorBidi"/>
          <w:sz w:val="24"/>
          <w:szCs w:val="24"/>
          <w:lang w:val="en-US"/>
        </w:rPr>
        <w:t>3.1.1</w:t>
      </w:r>
      <w:r w:rsidR="00DA341C" w:rsidRPr="006D7294">
        <w:rPr>
          <w:rFonts w:asciiTheme="minorBidi" w:hAnsiTheme="minorBidi"/>
          <w:sz w:val="24"/>
          <w:szCs w:val="24"/>
          <w:lang w:val="en-US"/>
        </w:rPr>
        <w:t>.</w:t>
      </w:r>
      <w:r w:rsidRPr="009571A5">
        <w:rPr>
          <w:rFonts w:asciiTheme="minorBidi" w:hAnsiTheme="minorBidi"/>
          <w:sz w:val="24"/>
          <w:szCs w:val="24"/>
          <w:lang w:val="en-US"/>
        </w:rPr>
        <w:t xml:space="preserve"> Frequency Selection </w:t>
      </w:r>
    </w:p>
    <w:p w14:paraId="02720851" w14:textId="7DAA682C" w:rsidR="007C56B1" w:rsidRPr="009571A5" w:rsidRDefault="007C56B1" w:rsidP="000A53C2">
      <w:pPr>
        <w:spacing w:after="100"/>
        <w:ind w:left="1440" w:right="580"/>
        <w:jc w:val="left"/>
        <w:rPr>
          <w:rFonts w:asciiTheme="minorBidi" w:hAnsiTheme="minorBidi"/>
          <w:sz w:val="24"/>
          <w:szCs w:val="24"/>
          <w:lang w:val="en-US"/>
        </w:rPr>
      </w:pPr>
      <w:r w:rsidRPr="009571A5">
        <w:rPr>
          <w:rFonts w:asciiTheme="minorBidi" w:hAnsiTheme="minorBidi"/>
          <w:sz w:val="24"/>
          <w:szCs w:val="24"/>
          <w:lang w:val="en-US"/>
        </w:rPr>
        <w:t>3.1.2</w:t>
      </w:r>
      <w:r w:rsidR="00DA341C" w:rsidRPr="006D7294">
        <w:rPr>
          <w:rFonts w:asciiTheme="minorBidi" w:hAnsiTheme="minorBidi"/>
          <w:sz w:val="24"/>
          <w:szCs w:val="24"/>
          <w:lang w:val="en-US"/>
        </w:rPr>
        <w:t>.</w:t>
      </w:r>
      <w:r w:rsidRPr="009571A5">
        <w:rPr>
          <w:rFonts w:asciiTheme="minorBidi" w:hAnsiTheme="minorBidi"/>
          <w:sz w:val="24"/>
          <w:szCs w:val="24"/>
          <w:lang w:val="en-US"/>
        </w:rPr>
        <w:t xml:space="preserve"> Bit Duration </w:t>
      </w:r>
    </w:p>
    <w:p w14:paraId="6BB5B6BB" w14:textId="2C94D576" w:rsidR="007C56B1" w:rsidRPr="00F20F7F" w:rsidRDefault="007C56B1" w:rsidP="000A53C2">
      <w:pPr>
        <w:spacing w:after="100"/>
        <w:ind w:left="1440" w:right="580"/>
        <w:jc w:val="left"/>
        <w:rPr>
          <w:rFonts w:asciiTheme="minorBidi" w:hAnsiTheme="minorBidi"/>
          <w:sz w:val="24"/>
          <w:szCs w:val="24"/>
          <w:lang w:val="en-US"/>
        </w:rPr>
      </w:pPr>
      <w:r w:rsidRPr="009571A5">
        <w:rPr>
          <w:rFonts w:asciiTheme="minorBidi" w:hAnsiTheme="minorBidi"/>
          <w:sz w:val="24"/>
          <w:szCs w:val="24"/>
          <w:lang w:val="en-US"/>
        </w:rPr>
        <w:t>3.2</w:t>
      </w:r>
      <w:r w:rsidR="00DA341C" w:rsidRPr="006D7294">
        <w:rPr>
          <w:rFonts w:asciiTheme="minorBidi" w:hAnsiTheme="minorBidi"/>
          <w:sz w:val="24"/>
          <w:szCs w:val="24"/>
          <w:lang w:val="en-US"/>
        </w:rPr>
        <w:t>.</w:t>
      </w:r>
      <w:r w:rsidRPr="00F20F7F">
        <w:rPr>
          <w:rFonts w:asciiTheme="minorBidi" w:hAnsiTheme="minorBidi"/>
          <w:sz w:val="24"/>
          <w:szCs w:val="24"/>
          <w:lang w:val="en-US"/>
        </w:rPr>
        <w:t xml:space="preserve"> Connection Establishment: CSMA/CA </w:t>
      </w:r>
      <w:r w:rsidR="00E24B12">
        <w:rPr>
          <w:rFonts w:asciiTheme="minorBidi" w:hAnsiTheme="minorBidi"/>
          <w:sz w:val="24"/>
          <w:szCs w:val="24"/>
          <w:lang w:val="en-US"/>
        </w:rPr>
        <w:t>W</w:t>
      </w:r>
      <w:r w:rsidR="00E24B12" w:rsidRPr="00F20F7F">
        <w:rPr>
          <w:rFonts w:asciiTheme="minorBidi" w:hAnsiTheme="minorBidi"/>
          <w:sz w:val="24"/>
          <w:szCs w:val="24"/>
          <w:lang w:val="en-US"/>
        </w:rPr>
        <w:t xml:space="preserve">ith </w:t>
      </w:r>
      <w:r w:rsidRPr="00F20F7F">
        <w:rPr>
          <w:rFonts w:asciiTheme="minorBidi" w:hAnsiTheme="minorBidi"/>
          <w:sz w:val="24"/>
          <w:szCs w:val="24"/>
          <w:lang w:val="en-US"/>
        </w:rPr>
        <w:t xml:space="preserve">RTS/CTS </w:t>
      </w:r>
    </w:p>
    <w:p w14:paraId="1B9E6B91" w14:textId="77777777" w:rsidR="006D7294" w:rsidRPr="006D7294" w:rsidRDefault="007C56B1" w:rsidP="000A53C2">
      <w:pPr>
        <w:spacing w:after="100"/>
        <w:ind w:left="1440" w:right="580"/>
        <w:jc w:val="left"/>
        <w:rPr>
          <w:rFonts w:asciiTheme="minorBidi" w:hAnsiTheme="minorBidi"/>
          <w:sz w:val="24"/>
          <w:szCs w:val="24"/>
          <w:lang w:val="en-US"/>
        </w:rPr>
      </w:pPr>
      <w:r w:rsidRPr="00F20F7F">
        <w:rPr>
          <w:rFonts w:asciiTheme="minorBidi" w:hAnsiTheme="minorBidi"/>
          <w:sz w:val="24"/>
          <w:szCs w:val="24"/>
          <w:lang w:val="en-US"/>
        </w:rPr>
        <w:t>3.2.1</w:t>
      </w:r>
      <w:r w:rsidR="00DA341C" w:rsidRPr="006D7294">
        <w:rPr>
          <w:rFonts w:asciiTheme="minorBidi" w:hAnsiTheme="minorBidi"/>
          <w:sz w:val="24"/>
          <w:szCs w:val="24"/>
          <w:lang w:val="en-US"/>
        </w:rPr>
        <w:t>.</w:t>
      </w:r>
      <w:r w:rsidRPr="00F20F7F">
        <w:rPr>
          <w:rFonts w:asciiTheme="minorBidi" w:hAnsiTheme="minorBidi"/>
          <w:sz w:val="24"/>
          <w:szCs w:val="24"/>
          <w:lang w:val="en-US"/>
        </w:rPr>
        <w:t xml:space="preserve"> </w:t>
      </w:r>
      <w:r w:rsidR="006D7294" w:rsidRPr="006D7294">
        <w:rPr>
          <w:rFonts w:asciiTheme="minorBidi" w:hAnsiTheme="minorBidi"/>
          <w:sz w:val="24"/>
          <w:szCs w:val="24"/>
          <w:lang w:val="en-US"/>
        </w:rPr>
        <w:t xml:space="preserve">RTS\CTS </w:t>
      </w:r>
      <w:r w:rsidRPr="00F20F7F">
        <w:rPr>
          <w:rFonts w:asciiTheme="minorBidi" w:hAnsiTheme="minorBidi"/>
          <w:sz w:val="24"/>
          <w:szCs w:val="24"/>
          <w:lang w:val="en-US"/>
        </w:rPr>
        <w:t xml:space="preserve">Frame Structure </w:t>
      </w:r>
    </w:p>
    <w:p w14:paraId="353023B1" w14:textId="11A254DD" w:rsidR="007C56B1" w:rsidRPr="00F20F7F" w:rsidRDefault="007C56B1" w:rsidP="000A53C2">
      <w:pPr>
        <w:spacing w:after="100"/>
        <w:ind w:left="1440" w:right="580"/>
        <w:jc w:val="left"/>
        <w:rPr>
          <w:rFonts w:asciiTheme="minorBidi" w:hAnsiTheme="minorBidi"/>
          <w:sz w:val="24"/>
          <w:szCs w:val="24"/>
          <w:lang w:val="en-US"/>
        </w:rPr>
      </w:pPr>
      <w:r w:rsidRPr="00F20F7F">
        <w:rPr>
          <w:rFonts w:asciiTheme="minorBidi" w:hAnsiTheme="minorBidi"/>
          <w:sz w:val="24"/>
          <w:szCs w:val="24"/>
          <w:lang w:val="en-US"/>
        </w:rPr>
        <w:t xml:space="preserve">3.2.2 Transmitter Implementation </w:t>
      </w:r>
    </w:p>
    <w:p w14:paraId="12D5FC2B" w14:textId="7EBBF347" w:rsidR="007C56B1" w:rsidRPr="006D7294" w:rsidRDefault="007C56B1" w:rsidP="000A53C2">
      <w:pPr>
        <w:spacing w:after="100"/>
        <w:ind w:left="1440" w:right="580"/>
        <w:jc w:val="left"/>
        <w:rPr>
          <w:rFonts w:asciiTheme="minorBidi" w:hAnsiTheme="minorBidi"/>
          <w:sz w:val="24"/>
          <w:szCs w:val="24"/>
          <w:lang w:val="en-US"/>
        </w:rPr>
      </w:pPr>
      <w:r w:rsidRPr="00F20F7F">
        <w:rPr>
          <w:rFonts w:asciiTheme="minorBidi" w:hAnsiTheme="minorBidi"/>
          <w:sz w:val="24"/>
          <w:szCs w:val="24"/>
          <w:lang w:val="en-US"/>
        </w:rPr>
        <w:t>3.2.3</w:t>
      </w:r>
      <w:r w:rsidR="00DA341C" w:rsidRPr="006D7294">
        <w:rPr>
          <w:rFonts w:asciiTheme="minorBidi" w:hAnsiTheme="minorBidi"/>
          <w:sz w:val="24"/>
          <w:szCs w:val="24"/>
          <w:lang w:val="en-US"/>
        </w:rPr>
        <w:t>.</w:t>
      </w:r>
      <w:r w:rsidRPr="00F20F7F">
        <w:rPr>
          <w:rFonts w:asciiTheme="minorBidi" w:hAnsiTheme="minorBidi"/>
          <w:sz w:val="24"/>
          <w:szCs w:val="24"/>
          <w:lang w:val="en-US"/>
        </w:rPr>
        <w:t xml:space="preserve"> Receiver Implementation </w:t>
      </w:r>
    </w:p>
    <w:p w14:paraId="33AD4642" w14:textId="5AB98160" w:rsidR="006D7294" w:rsidRPr="00F20F7F" w:rsidRDefault="006D7294" w:rsidP="000A53C2">
      <w:pPr>
        <w:spacing w:after="100"/>
        <w:ind w:left="1440" w:right="580"/>
        <w:jc w:val="left"/>
        <w:rPr>
          <w:rFonts w:asciiTheme="minorBidi" w:hAnsiTheme="minorBidi"/>
          <w:sz w:val="24"/>
          <w:szCs w:val="24"/>
          <w:lang w:val="en-US"/>
        </w:rPr>
      </w:pPr>
      <w:r w:rsidRPr="006D7294">
        <w:rPr>
          <w:rFonts w:asciiTheme="minorBidi" w:hAnsiTheme="minorBidi"/>
          <w:sz w:val="24"/>
          <w:szCs w:val="24"/>
          <w:lang w:val="en-US"/>
        </w:rPr>
        <w:t xml:space="preserve">3.2.4 </w:t>
      </w:r>
      <w:r w:rsidRPr="00F20F7F">
        <w:rPr>
          <w:rFonts w:asciiTheme="minorBidi" w:eastAsia="Times New Roman" w:hAnsiTheme="minorBidi"/>
          <w:sz w:val="24"/>
          <w:szCs w:val="24"/>
          <w:lang w:val="en-US"/>
        </w:rPr>
        <w:t xml:space="preserve">Pseudo </w:t>
      </w:r>
      <w:r w:rsidR="00E24B12">
        <w:rPr>
          <w:rFonts w:asciiTheme="minorBidi" w:eastAsia="Times New Roman" w:hAnsiTheme="minorBidi"/>
          <w:sz w:val="24"/>
          <w:szCs w:val="24"/>
          <w:lang w:val="en-US"/>
        </w:rPr>
        <w:t>C</w:t>
      </w:r>
      <w:r w:rsidR="00E24B12" w:rsidRPr="00F20F7F">
        <w:rPr>
          <w:rFonts w:asciiTheme="minorBidi" w:eastAsia="Times New Roman" w:hAnsiTheme="minorBidi"/>
          <w:sz w:val="24"/>
          <w:szCs w:val="24"/>
          <w:lang w:val="en-US"/>
        </w:rPr>
        <w:t xml:space="preserve">ode </w:t>
      </w:r>
      <w:r w:rsidR="00E24B12">
        <w:rPr>
          <w:rFonts w:asciiTheme="minorBidi" w:eastAsia="Times New Roman" w:hAnsiTheme="minorBidi"/>
          <w:sz w:val="24"/>
          <w:szCs w:val="24"/>
          <w:lang w:val="en-US"/>
        </w:rPr>
        <w:t>A</w:t>
      </w:r>
      <w:r w:rsidR="00E24B12" w:rsidRPr="00F20F7F">
        <w:rPr>
          <w:rFonts w:asciiTheme="minorBidi" w:eastAsia="Times New Roman" w:hAnsiTheme="minorBidi"/>
          <w:sz w:val="24"/>
          <w:szCs w:val="24"/>
          <w:lang w:val="en-US"/>
        </w:rPr>
        <w:t xml:space="preserve">nd </w:t>
      </w:r>
      <w:r w:rsidR="00E24B12">
        <w:rPr>
          <w:rFonts w:asciiTheme="minorBidi" w:eastAsia="Times New Roman" w:hAnsiTheme="minorBidi"/>
          <w:sz w:val="24"/>
          <w:szCs w:val="24"/>
          <w:lang w:val="en-US"/>
        </w:rPr>
        <w:t>A</w:t>
      </w:r>
      <w:r w:rsidR="00E24B12" w:rsidRPr="00F20F7F">
        <w:rPr>
          <w:rFonts w:asciiTheme="minorBidi" w:eastAsia="Times New Roman" w:hAnsiTheme="minorBidi"/>
          <w:sz w:val="24"/>
          <w:szCs w:val="24"/>
          <w:lang w:val="en-US"/>
        </w:rPr>
        <w:t>lgorithms</w:t>
      </w:r>
    </w:p>
    <w:p w14:paraId="3637C04F" w14:textId="1531CEB3" w:rsidR="007C56B1" w:rsidRPr="00F20F7F" w:rsidRDefault="007C56B1" w:rsidP="000A53C2">
      <w:pPr>
        <w:spacing w:after="100"/>
        <w:ind w:left="1440" w:right="580"/>
        <w:jc w:val="left"/>
        <w:rPr>
          <w:rFonts w:asciiTheme="minorBidi" w:hAnsiTheme="minorBidi"/>
          <w:sz w:val="24"/>
          <w:szCs w:val="24"/>
          <w:lang w:val="en-US"/>
        </w:rPr>
      </w:pPr>
      <w:r w:rsidRPr="00F20F7F">
        <w:rPr>
          <w:rFonts w:asciiTheme="minorBidi" w:hAnsiTheme="minorBidi"/>
          <w:sz w:val="24"/>
          <w:szCs w:val="24"/>
          <w:lang w:val="en-US"/>
        </w:rPr>
        <w:t>3.2.</w:t>
      </w:r>
      <w:r w:rsidR="006D7294" w:rsidRPr="006D7294">
        <w:rPr>
          <w:rFonts w:asciiTheme="minorBidi" w:hAnsiTheme="minorBidi"/>
          <w:sz w:val="24"/>
          <w:szCs w:val="24"/>
          <w:lang w:val="en-US"/>
        </w:rPr>
        <w:t>5</w:t>
      </w:r>
      <w:r w:rsidR="00DA341C" w:rsidRPr="006D7294">
        <w:rPr>
          <w:rFonts w:asciiTheme="minorBidi" w:hAnsiTheme="minorBidi"/>
          <w:sz w:val="24"/>
          <w:szCs w:val="24"/>
          <w:lang w:val="en-US"/>
        </w:rPr>
        <w:t>.</w:t>
      </w:r>
      <w:r w:rsidRPr="00F20F7F">
        <w:rPr>
          <w:rFonts w:asciiTheme="minorBidi" w:hAnsiTheme="minorBidi"/>
          <w:sz w:val="24"/>
          <w:szCs w:val="24"/>
          <w:lang w:val="en-US"/>
        </w:rPr>
        <w:t xml:space="preserve"> Collision Avoidance Algorithm (CSMA/CA) &amp; Flow </w:t>
      </w:r>
    </w:p>
    <w:p w14:paraId="13D96381" w14:textId="22CA64A9" w:rsidR="007C56B1" w:rsidRPr="006D7294" w:rsidRDefault="007C56B1" w:rsidP="000A53C2">
      <w:pPr>
        <w:spacing w:after="100"/>
        <w:ind w:left="1440" w:right="580"/>
        <w:jc w:val="left"/>
        <w:rPr>
          <w:rFonts w:asciiTheme="minorBidi" w:hAnsiTheme="minorBidi"/>
          <w:sz w:val="24"/>
          <w:szCs w:val="24"/>
          <w:lang w:val="en-US"/>
        </w:rPr>
      </w:pPr>
      <w:r w:rsidRPr="00F20F7F">
        <w:rPr>
          <w:rFonts w:asciiTheme="minorBidi" w:hAnsiTheme="minorBidi"/>
          <w:sz w:val="24"/>
          <w:szCs w:val="24"/>
          <w:lang w:val="en-US"/>
        </w:rPr>
        <w:t>3.3</w:t>
      </w:r>
      <w:r w:rsidR="00DA341C" w:rsidRPr="006D7294">
        <w:rPr>
          <w:rFonts w:asciiTheme="minorBidi" w:hAnsiTheme="minorBidi"/>
          <w:sz w:val="24"/>
          <w:szCs w:val="24"/>
          <w:lang w:val="en-US"/>
        </w:rPr>
        <w:t>.</w:t>
      </w:r>
      <w:r w:rsidRPr="00F20F7F">
        <w:rPr>
          <w:rFonts w:asciiTheme="minorBidi" w:hAnsiTheme="minorBidi"/>
          <w:sz w:val="24"/>
          <w:szCs w:val="24"/>
          <w:lang w:val="en-US"/>
        </w:rPr>
        <w:t xml:space="preserve"> Cross-Platform Implementation (Android vs. iOS)</w:t>
      </w:r>
    </w:p>
    <w:p w14:paraId="15CB064F" w14:textId="77777777" w:rsidR="007C56B1" w:rsidRPr="00F20F7F" w:rsidRDefault="007C56B1" w:rsidP="000A53C2">
      <w:pPr>
        <w:spacing w:after="100"/>
        <w:ind w:left="1440" w:right="580"/>
        <w:jc w:val="left"/>
        <w:rPr>
          <w:rFonts w:asciiTheme="minorBidi" w:hAnsiTheme="minorBidi"/>
          <w:b/>
          <w:bCs/>
          <w:sz w:val="24"/>
          <w:szCs w:val="24"/>
          <w:lang w:val="en-US"/>
        </w:rPr>
      </w:pPr>
      <w:r w:rsidRPr="00F20F7F">
        <w:rPr>
          <w:rFonts w:asciiTheme="minorBidi" w:hAnsiTheme="minorBidi"/>
          <w:b/>
          <w:bCs/>
          <w:sz w:val="24"/>
          <w:szCs w:val="24"/>
          <w:lang w:val="en-US"/>
        </w:rPr>
        <w:t>Chapter 4: Expected Results</w:t>
      </w:r>
    </w:p>
    <w:p w14:paraId="28BDD240" w14:textId="7ED037E0" w:rsidR="007C56B1" w:rsidRPr="002B455F" w:rsidRDefault="007C56B1" w:rsidP="000A53C2">
      <w:pPr>
        <w:spacing w:after="100"/>
        <w:ind w:left="1440" w:right="580"/>
        <w:jc w:val="left"/>
        <w:rPr>
          <w:rFonts w:asciiTheme="minorBidi" w:hAnsiTheme="minorBidi"/>
          <w:b/>
          <w:bCs/>
          <w:sz w:val="24"/>
          <w:szCs w:val="24"/>
          <w:lang w:val="en-US"/>
        </w:rPr>
      </w:pPr>
      <w:r w:rsidRPr="002B455F">
        <w:rPr>
          <w:rFonts w:asciiTheme="minorBidi" w:hAnsiTheme="minorBidi"/>
          <w:b/>
          <w:bCs/>
          <w:sz w:val="24"/>
          <w:szCs w:val="24"/>
          <w:lang w:val="en-US"/>
        </w:rPr>
        <w:t xml:space="preserve">Chapter 5: </w:t>
      </w:r>
      <w:r w:rsidR="006D7294" w:rsidRPr="00F20F7F">
        <w:rPr>
          <w:rFonts w:asciiTheme="minorBidi" w:hAnsiTheme="minorBidi"/>
          <w:b/>
          <w:bCs/>
          <w:sz w:val="24"/>
          <w:szCs w:val="24"/>
          <w:lang w:val="en-US"/>
        </w:rPr>
        <w:t>UML</w:t>
      </w:r>
    </w:p>
    <w:p w14:paraId="02DB0CD1" w14:textId="6DA67F99" w:rsidR="00542174" w:rsidRPr="006D7294" w:rsidRDefault="00542174" w:rsidP="000A53C2">
      <w:pPr>
        <w:tabs>
          <w:tab w:val="left" w:pos="3982"/>
        </w:tabs>
        <w:spacing w:after="100"/>
        <w:ind w:left="1440" w:right="580"/>
        <w:jc w:val="left"/>
        <w:rPr>
          <w:rFonts w:asciiTheme="minorBidi" w:hAnsiTheme="minorBidi"/>
          <w:sz w:val="24"/>
          <w:szCs w:val="24"/>
          <w:lang w:val="en-US"/>
        </w:rPr>
      </w:pPr>
      <w:r w:rsidRPr="002B455F">
        <w:rPr>
          <w:rFonts w:asciiTheme="minorBidi" w:hAnsiTheme="minorBidi"/>
          <w:b/>
          <w:bCs/>
          <w:sz w:val="24"/>
          <w:szCs w:val="24"/>
          <w:lang w:val="en-US"/>
        </w:rPr>
        <w:t xml:space="preserve">Chapter </w:t>
      </w:r>
      <w:r w:rsidR="00F20F7F" w:rsidRPr="002B455F">
        <w:rPr>
          <w:rFonts w:asciiTheme="minorBidi" w:hAnsiTheme="minorBidi"/>
          <w:b/>
          <w:bCs/>
          <w:sz w:val="24"/>
          <w:szCs w:val="24"/>
          <w:lang w:val="en-US"/>
        </w:rPr>
        <w:t>6: Testing</w:t>
      </w:r>
      <w:r w:rsidRPr="00F20F7F">
        <w:rPr>
          <w:rFonts w:asciiTheme="minorBidi" w:hAnsiTheme="minorBidi"/>
          <w:sz w:val="24"/>
          <w:szCs w:val="24"/>
          <w:lang w:val="en-US"/>
        </w:rPr>
        <w:t xml:space="preserve"> </w:t>
      </w:r>
      <w:r w:rsidR="006D7294" w:rsidRPr="006D7294">
        <w:rPr>
          <w:rFonts w:asciiTheme="minorBidi" w:hAnsiTheme="minorBidi"/>
          <w:sz w:val="24"/>
          <w:szCs w:val="24"/>
          <w:lang w:val="en-US"/>
        </w:rPr>
        <w:tab/>
      </w:r>
    </w:p>
    <w:p w14:paraId="482515A1" w14:textId="0B5435A8" w:rsidR="006D7294" w:rsidRPr="006D7294" w:rsidRDefault="006D7294" w:rsidP="000A53C2">
      <w:pPr>
        <w:shd w:val="clear" w:color="auto" w:fill="FFFFFF"/>
        <w:spacing w:after="120"/>
        <w:ind w:left="1440" w:right="580"/>
        <w:jc w:val="left"/>
        <w:rPr>
          <w:rFonts w:asciiTheme="minorBidi" w:eastAsia="Times New Roman" w:hAnsiTheme="minorBidi"/>
          <w:sz w:val="24"/>
          <w:szCs w:val="24"/>
          <w:lang w:val="en-US"/>
        </w:rPr>
      </w:pPr>
      <w:r w:rsidRPr="00F20F7F">
        <w:rPr>
          <w:rFonts w:asciiTheme="minorBidi" w:eastAsia="Times New Roman" w:hAnsiTheme="minorBidi"/>
          <w:sz w:val="24"/>
          <w:szCs w:val="24"/>
          <w:lang w:val="en-US"/>
        </w:rPr>
        <w:lastRenderedPageBreak/>
        <w:t xml:space="preserve">6.1. Bit Packing </w:t>
      </w:r>
      <w:r w:rsidR="00E24B12">
        <w:rPr>
          <w:rFonts w:asciiTheme="minorBidi" w:eastAsia="Times New Roman" w:hAnsiTheme="minorBidi"/>
          <w:sz w:val="24"/>
          <w:szCs w:val="24"/>
          <w:lang w:val="en-US"/>
        </w:rPr>
        <w:t>A</w:t>
      </w:r>
      <w:r w:rsidR="00E24B12" w:rsidRPr="00F20F7F">
        <w:rPr>
          <w:rFonts w:asciiTheme="minorBidi" w:eastAsia="Times New Roman" w:hAnsiTheme="minorBidi"/>
          <w:sz w:val="24"/>
          <w:szCs w:val="24"/>
          <w:lang w:val="en-US"/>
        </w:rPr>
        <w:t xml:space="preserve">nd </w:t>
      </w:r>
      <w:r w:rsidRPr="00F20F7F">
        <w:rPr>
          <w:rFonts w:asciiTheme="minorBidi" w:eastAsia="Times New Roman" w:hAnsiTheme="minorBidi"/>
          <w:sz w:val="24"/>
          <w:szCs w:val="24"/>
          <w:lang w:val="en-US"/>
        </w:rPr>
        <w:t>Fragmentation Logic</w:t>
      </w:r>
    </w:p>
    <w:p w14:paraId="014885A0" w14:textId="77777777" w:rsidR="006D7294" w:rsidRPr="006D7294" w:rsidRDefault="006D7294" w:rsidP="000A53C2">
      <w:pPr>
        <w:shd w:val="clear" w:color="auto" w:fill="FFFFFF"/>
        <w:spacing w:after="120"/>
        <w:ind w:left="1440" w:right="580"/>
        <w:jc w:val="left"/>
        <w:rPr>
          <w:rFonts w:asciiTheme="minorBidi" w:eastAsia="Times New Roman" w:hAnsiTheme="minorBidi"/>
          <w:sz w:val="24"/>
          <w:szCs w:val="24"/>
          <w:lang w:val="en-US"/>
        </w:rPr>
      </w:pPr>
      <w:r w:rsidRPr="002B455F">
        <w:rPr>
          <w:rFonts w:asciiTheme="minorBidi" w:eastAsia="Times New Roman" w:hAnsiTheme="minorBidi"/>
          <w:sz w:val="24"/>
          <w:szCs w:val="24"/>
          <w:lang w:val="en-US"/>
        </w:rPr>
        <w:t>6.1.1. Checksum Calculation Accuracy</w:t>
      </w:r>
    </w:p>
    <w:p w14:paraId="6B05B7F6" w14:textId="77777777" w:rsidR="006D7294" w:rsidRPr="006D7294" w:rsidRDefault="006D7294" w:rsidP="000A53C2">
      <w:pPr>
        <w:shd w:val="clear" w:color="auto" w:fill="FFFFFF"/>
        <w:spacing w:after="120"/>
        <w:ind w:left="1440" w:right="580"/>
        <w:jc w:val="left"/>
        <w:rPr>
          <w:rFonts w:asciiTheme="minorBidi" w:eastAsia="Times New Roman" w:hAnsiTheme="minorBidi"/>
          <w:sz w:val="24"/>
          <w:szCs w:val="24"/>
          <w:lang w:val="en-US"/>
        </w:rPr>
      </w:pPr>
      <w:r w:rsidRPr="002B455F">
        <w:rPr>
          <w:rFonts w:asciiTheme="minorBidi" w:eastAsia="Times New Roman" w:hAnsiTheme="minorBidi"/>
          <w:sz w:val="24"/>
          <w:szCs w:val="24"/>
          <w:lang w:val="en-US"/>
        </w:rPr>
        <w:t>6.1.2 Packet Serialization</w:t>
      </w:r>
    </w:p>
    <w:p w14:paraId="7E608595" w14:textId="77777777" w:rsidR="006D7294" w:rsidRPr="006D7294" w:rsidRDefault="006D7294" w:rsidP="000A53C2">
      <w:pPr>
        <w:shd w:val="clear" w:color="auto" w:fill="FFFFFF"/>
        <w:spacing w:after="120"/>
        <w:ind w:left="1440" w:right="580"/>
        <w:jc w:val="left"/>
        <w:rPr>
          <w:rFonts w:asciiTheme="minorBidi" w:eastAsia="Times New Roman" w:hAnsiTheme="minorBidi"/>
          <w:sz w:val="24"/>
          <w:szCs w:val="24"/>
          <w:lang w:val="en-US"/>
        </w:rPr>
      </w:pPr>
      <w:r w:rsidRPr="002B455F">
        <w:rPr>
          <w:rFonts w:asciiTheme="minorBidi" w:eastAsia="Times New Roman" w:hAnsiTheme="minorBidi"/>
          <w:sz w:val="24"/>
          <w:szCs w:val="24"/>
          <w:lang w:val="en-US"/>
        </w:rPr>
        <w:t>6.1.3 Frequency Analysis Algorithm</w:t>
      </w:r>
    </w:p>
    <w:p w14:paraId="41B687D6" w14:textId="77777777" w:rsidR="006D7294" w:rsidRPr="002B455F" w:rsidRDefault="006D7294" w:rsidP="000A53C2">
      <w:pPr>
        <w:shd w:val="clear" w:color="auto" w:fill="FFFFFF"/>
        <w:spacing w:after="120"/>
        <w:ind w:left="1440" w:right="580"/>
        <w:jc w:val="left"/>
        <w:rPr>
          <w:rFonts w:asciiTheme="minorBidi" w:eastAsia="Times New Roman" w:hAnsiTheme="minorBidi"/>
          <w:sz w:val="24"/>
          <w:szCs w:val="24"/>
          <w:lang w:val="en-US"/>
        </w:rPr>
      </w:pPr>
      <w:r w:rsidRPr="002B455F">
        <w:rPr>
          <w:rFonts w:asciiTheme="minorBidi" w:eastAsia="Times New Roman" w:hAnsiTheme="minorBidi"/>
          <w:sz w:val="24"/>
          <w:szCs w:val="24"/>
          <w:lang w:val="en-US"/>
        </w:rPr>
        <w:t xml:space="preserve">6.2 Physical Layer Testing </w:t>
      </w:r>
    </w:p>
    <w:p w14:paraId="1285F60F" w14:textId="77777777" w:rsidR="006D7294" w:rsidRPr="006D7294" w:rsidRDefault="006D7294" w:rsidP="000A53C2">
      <w:pPr>
        <w:shd w:val="clear" w:color="auto" w:fill="FFFFFF"/>
        <w:spacing w:after="120"/>
        <w:ind w:left="1440" w:right="580"/>
        <w:jc w:val="left"/>
        <w:rPr>
          <w:rFonts w:asciiTheme="minorBidi" w:eastAsia="Times New Roman" w:hAnsiTheme="minorBidi"/>
          <w:sz w:val="24"/>
          <w:szCs w:val="24"/>
          <w:lang w:val="en-US"/>
        </w:rPr>
      </w:pPr>
      <w:r w:rsidRPr="002B455F">
        <w:rPr>
          <w:rFonts w:asciiTheme="minorBidi" w:eastAsia="Times New Roman" w:hAnsiTheme="minorBidi"/>
          <w:sz w:val="24"/>
          <w:szCs w:val="24"/>
          <w:lang w:val="en-US"/>
        </w:rPr>
        <w:t>6.2.1. Bit Duration and Timing</w:t>
      </w:r>
    </w:p>
    <w:p w14:paraId="793300DB" w14:textId="77777777" w:rsidR="006D7294" w:rsidRPr="002B455F" w:rsidRDefault="006D7294" w:rsidP="000A53C2">
      <w:pPr>
        <w:shd w:val="clear" w:color="auto" w:fill="FFFFFF"/>
        <w:spacing w:after="120"/>
        <w:ind w:left="1440" w:right="580"/>
        <w:jc w:val="left"/>
        <w:rPr>
          <w:rFonts w:asciiTheme="minorBidi" w:eastAsia="Times New Roman" w:hAnsiTheme="minorBidi"/>
          <w:sz w:val="24"/>
          <w:szCs w:val="24"/>
          <w:lang w:val="en-US"/>
        </w:rPr>
      </w:pPr>
      <w:r w:rsidRPr="002B455F">
        <w:rPr>
          <w:rFonts w:asciiTheme="minorBidi" w:eastAsia="Times New Roman" w:hAnsiTheme="minorBidi"/>
          <w:sz w:val="24"/>
          <w:szCs w:val="24"/>
          <w:lang w:val="en-US"/>
        </w:rPr>
        <w:t>6.3. Integration Testing</w:t>
      </w:r>
    </w:p>
    <w:p w14:paraId="34B4C5EC" w14:textId="77777777" w:rsidR="006D7294" w:rsidRPr="006D7294" w:rsidRDefault="006D7294" w:rsidP="000A53C2">
      <w:pPr>
        <w:shd w:val="clear" w:color="auto" w:fill="FFFFFF"/>
        <w:spacing w:after="120"/>
        <w:ind w:left="1440" w:right="580"/>
        <w:jc w:val="left"/>
        <w:rPr>
          <w:rFonts w:asciiTheme="minorBidi" w:eastAsia="Times New Roman" w:hAnsiTheme="minorBidi"/>
          <w:sz w:val="24"/>
          <w:szCs w:val="24"/>
          <w:lang w:val="en-US"/>
        </w:rPr>
      </w:pPr>
      <w:r w:rsidRPr="002B455F">
        <w:rPr>
          <w:rFonts w:asciiTheme="minorBidi" w:eastAsia="Times New Roman" w:hAnsiTheme="minorBidi"/>
          <w:sz w:val="24"/>
          <w:szCs w:val="24"/>
          <w:lang w:val="en-US"/>
        </w:rPr>
        <w:t>6.3.1. Single Packet Transmission</w:t>
      </w:r>
    </w:p>
    <w:p w14:paraId="2673AE7D" w14:textId="77777777" w:rsidR="006D7294" w:rsidRPr="006D7294" w:rsidRDefault="006D7294" w:rsidP="000A53C2">
      <w:pPr>
        <w:shd w:val="clear" w:color="auto" w:fill="FFFFFF"/>
        <w:spacing w:after="120"/>
        <w:ind w:left="1440" w:right="580"/>
        <w:jc w:val="left"/>
        <w:rPr>
          <w:rFonts w:asciiTheme="minorBidi" w:eastAsia="Times New Roman" w:hAnsiTheme="minorBidi"/>
          <w:sz w:val="24"/>
          <w:szCs w:val="24"/>
          <w:lang w:val="en-US"/>
        </w:rPr>
      </w:pPr>
      <w:r w:rsidRPr="002B455F">
        <w:rPr>
          <w:rFonts w:asciiTheme="minorBidi" w:eastAsia="Times New Roman" w:hAnsiTheme="minorBidi"/>
          <w:sz w:val="24"/>
          <w:szCs w:val="24"/>
          <w:lang w:val="en-US"/>
        </w:rPr>
        <w:t>6.3.2. RTS/CTS Handshake Verification</w:t>
      </w:r>
    </w:p>
    <w:p w14:paraId="33C12B60" w14:textId="77777777" w:rsidR="006D7294" w:rsidRPr="002B455F" w:rsidRDefault="006D7294" w:rsidP="000A53C2">
      <w:pPr>
        <w:shd w:val="clear" w:color="auto" w:fill="FFFFFF"/>
        <w:spacing w:after="120"/>
        <w:ind w:left="1440" w:right="580"/>
        <w:jc w:val="left"/>
        <w:rPr>
          <w:rFonts w:asciiTheme="minorBidi" w:eastAsia="Times New Roman" w:hAnsiTheme="minorBidi"/>
          <w:sz w:val="24"/>
          <w:szCs w:val="24"/>
          <w:lang w:val="en-US"/>
        </w:rPr>
      </w:pPr>
      <w:r w:rsidRPr="002B455F">
        <w:rPr>
          <w:rFonts w:asciiTheme="minorBidi" w:eastAsia="Times New Roman" w:hAnsiTheme="minorBidi"/>
          <w:sz w:val="24"/>
          <w:szCs w:val="24"/>
          <w:lang w:val="en-US"/>
        </w:rPr>
        <w:t>6.4. Field Testing</w:t>
      </w:r>
    </w:p>
    <w:p w14:paraId="14A9C9A9" w14:textId="77777777" w:rsidR="006D7294" w:rsidRPr="006D7294" w:rsidRDefault="006D7294" w:rsidP="000A53C2">
      <w:pPr>
        <w:shd w:val="clear" w:color="auto" w:fill="FFFFFF"/>
        <w:spacing w:after="120"/>
        <w:ind w:left="1440" w:right="580"/>
        <w:jc w:val="left"/>
        <w:rPr>
          <w:rFonts w:asciiTheme="minorBidi" w:eastAsia="Times New Roman" w:hAnsiTheme="minorBidi"/>
          <w:sz w:val="24"/>
          <w:szCs w:val="24"/>
          <w:lang w:val="en-US"/>
        </w:rPr>
      </w:pPr>
      <w:r w:rsidRPr="002B455F">
        <w:rPr>
          <w:rFonts w:asciiTheme="minorBidi" w:eastAsia="Times New Roman" w:hAnsiTheme="minorBidi"/>
          <w:sz w:val="24"/>
          <w:szCs w:val="24"/>
          <w:lang w:val="en-US"/>
        </w:rPr>
        <w:t>6.4.1 Maximum Effective Range</w:t>
      </w:r>
    </w:p>
    <w:p w14:paraId="48E1CA76" w14:textId="77777777" w:rsidR="006D7294" w:rsidRPr="006D7294" w:rsidRDefault="006D7294" w:rsidP="000A53C2">
      <w:pPr>
        <w:shd w:val="clear" w:color="auto" w:fill="FFFFFF"/>
        <w:spacing w:after="120"/>
        <w:ind w:left="1440" w:right="580"/>
        <w:jc w:val="left"/>
        <w:rPr>
          <w:rFonts w:asciiTheme="minorBidi" w:eastAsia="Times New Roman" w:hAnsiTheme="minorBidi"/>
          <w:sz w:val="24"/>
          <w:szCs w:val="24"/>
          <w:lang w:val="en-US"/>
        </w:rPr>
      </w:pPr>
      <w:r w:rsidRPr="002B455F">
        <w:rPr>
          <w:rFonts w:asciiTheme="minorBidi" w:eastAsia="Times New Roman" w:hAnsiTheme="minorBidi"/>
          <w:sz w:val="24"/>
          <w:szCs w:val="24"/>
          <w:lang w:val="en-US"/>
        </w:rPr>
        <w:t>6.4.2 Noise Immunity</w:t>
      </w:r>
    </w:p>
    <w:p w14:paraId="33F93E27" w14:textId="77777777" w:rsidR="006D7294" w:rsidRDefault="006D7294" w:rsidP="00E24B12">
      <w:pPr>
        <w:shd w:val="clear" w:color="auto" w:fill="FFFFFF"/>
        <w:spacing w:after="120"/>
        <w:ind w:left="1440" w:right="580"/>
        <w:jc w:val="left"/>
        <w:rPr>
          <w:rFonts w:asciiTheme="minorBidi" w:eastAsia="Times New Roman" w:hAnsiTheme="minorBidi"/>
          <w:sz w:val="24"/>
          <w:szCs w:val="24"/>
          <w:lang w:val="en-US"/>
        </w:rPr>
      </w:pPr>
      <w:r w:rsidRPr="002B455F">
        <w:rPr>
          <w:rFonts w:asciiTheme="minorBidi" w:eastAsia="Times New Roman" w:hAnsiTheme="minorBidi"/>
          <w:sz w:val="24"/>
          <w:szCs w:val="24"/>
          <w:lang w:val="en-US"/>
        </w:rPr>
        <w:t>6.4.3 Wall/Barrier Penetration Test</w:t>
      </w:r>
    </w:p>
    <w:p w14:paraId="08CE29A2" w14:textId="51045F9B" w:rsidR="003C4350" w:rsidRPr="00D51A3C" w:rsidRDefault="003C4350" w:rsidP="000A53C2">
      <w:pPr>
        <w:shd w:val="clear" w:color="auto" w:fill="FFFFFF"/>
        <w:spacing w:after="120"/>
        <w:ind w:left="1440" w:right="580"/>
        <w:jc w:val="left"/>
        <w:rPr>
          <w:rFonts w:asciiTheme="minorBidi" w:eastAsia="Times New Roman" w:hAnsiTheme="minorBidi"/>
          <w:b/>
          <w:bCs/>
          <w:sz w:val="24"/>
          <w:szCs w:val="24"/>
          <w:lang w:val="en-US"/>
        </w:rPr>
      </w:pPr>
      <w:r w:rsidRPr="00D51A3C">
        <w:rPr>
          <w:rFonts w:asciiTheme="minorBidi" w:eastAsia="Times New Roman" w:hAnsiTheme="minorBidi"/>
          <w:b/>
          <w:bCs/>
          <w:sz w:val="24"/>
          <w:szCs w:val="24"/>
          <w:lang w:val="en-US"/>
        </w:rPr>
        <w:t>Chapter 7: FR\NFR Requirements</w:t>
      </w:r>
    </w:p>
    <w:p w14:paraId="1537BB04" w14:textId="40B4AB15" w:rsidR="007C56B1" w:rsidRDefault="007C56B1" w:rsidP="000A53C2">
      <w:pPr>
        <w:spacing w:after="100"/>
        <w:ind w:left="1440" w:right="580"/>
        <w:jc w:val="left"/>
        <w:rPr>
          <w:rFonts w:asciiTheme="minorBidi" w:hAnsiTheme="minorBidi"/>
          <w:sz w:val="24"/>
          <w:szCs w:val="24"/>
          <w:lang w:val="en-US"/>
        </w:rPr>
      </w:pPr>
      <w:r w:rsidRPr="00D51A3C">
        <w:rPr>
          <w:rFonts w:asciiTheme="minorBidi" w:hAnsiTheme="minorBidi"/>
          <w:b/>
          <w:bCs/>
          <w:sz w:val="24"/>
          <w:szCs w:val="24"/>
          <w:lang w:val="en-US"/>
        </w:rPr>
        <w:t xml:space="preserve">Chapter </w:t>
      </w:r>
      <w:r w:rsidR="005316F9" w:rsidRPr="00D51A3C">
        <w:rPr>
          <w:rFonts w:asciiTheme="minorBidi" w:hAnsiTheme="minorBidi" w:hint="cs"/>
          <w:b/>
          <w:bCs/>
          <w:sz w:val="24"/>
          <w:szCs w:val="24"/>
          <w:rtl/>
          <w:lang w:val="en-US"/>
        </w:rPr>
        <w:t>8</w:t>
      </w:r>
      <w:r w:rsidRPr="00D51A3C">
        <w:rPr>
          <w:rFonts w:asciiTheme="minorBidi" w:hAnsiTheme="minorBidi"/>
          <w:b/>
          <w:bCs/>
          <w:sz w:val="24"/>
          <w:szCs w:val="24"/>
          <w:lang w:val="en-US"/>
        </w:rPr>
        <w:t>: References</w:t>
      </w:r>
    </w:p>
    <w:p w14:paraId="49A10DB5" w14:textId="6A5144D2" w:rsidR="00BD16DC" w:rsidRDefault="00BD16DC" w:rsidP="00E24B12">
      <w:pPr>
        <w:spacing w:after="40"/>
        <w:ind w:left="1640"/>
        <w:jc w:val="left"/>
        <w:rPr>
          <w:rFonts w:asciiTheme="minorBidi" w:hAnsiTheme="minorBidi"/>
          <w:sz w:val="24"/>
          <w:szCs w:val="24"/>
          <w:lang w:val="en-US"/>
        </w:rPr>
      </w:pPr>
    </w:p>
    <w:p w14:paraId="6648958C" w14:textId="77777777" w:rsidR="00452404" w:rsidRDefault="00452404" w:rsidP="00E24B12">
      <w:pPr>
        <w:spacing w:after="40"/>
        <w:ind w:left="1640"/>
        <w:jc w:val="left"/>
        <w:rPr>
          <w:rFonts w:asciiTheme="minorBidi" w:hAnsiTheme="minorBidi"/>
          <w:sz w:val="24"/>
          <w:szCs w:val="24"/>
          <w:lang w:val="en-US"/>
        </w:rPr>
      </w:pPr>
    </w:p>
    <w:p w14:paraId="460DD7F1" w14:textId="77777777" w:rsidR="00452404" w:rsidRDefault="00452404" w:rsidP="00E24B12">
      <w:pPr>
        <w:spacing w:after="40"/>
        <w:ind w:left="1640"/>
        <w:jc w:val="left"/>
        <w:rPr>
          <w:rFonts w:asciiTheme="minorBidi" w:hAnsiTheme="minorBidi"/>
          <w:sz w:val="24"/>
          <w:szCs w:val="24"/>
          <w:lang w:val="en-US"/>
        </w:rPr>
      </w:pPr>
    </w:p>
    <w:p w14:paraId="4AF35F1C" w14:textId="77777777" w:rsidR="00452404" w:rsidRDefault="00452404" w:rsidP="00E24B12">
      <w:pPr>
        <w:spacing w:after="40"/>
        <w:ind w:left="1640"/>
        <w:jc w:val="left"/>
        <w:rPr>
          <w:rFonts w:asciiTheme="minorBidi" w:hAnsiTheme="minorBidi"/>
          <w:sz w:val="24"/>
          <w:szCs w:val="24"/>
          <w:lang w:val="en-US"/>
        </w:rPr>
      </w:pPr>
    </w:p>
    <w:p w14:paraId="4D86B327" w14:textId="77777777" w:rsidR="00452404" w:rsidRDefault="00452404" w:rsidP="00E24B12">
      <w:pPr>
        <w:spacing w:after="40"/>
        <w:ind w:left="1640"/>
        <w:jc w:val="left"/>
        <w:rPr>
          <w:rFonts w:asciiTheme="minorBidi" w:hAnsiTheme="minorBidi"/>
          <w:sz w:val="24"/>
          <w:szCs w:val="24"/>
          <w:lang w:val="en-US"/>
        </w:rPr>
      </w:pPr>
    </w:p>
    <w:p w14:paraId="473B297A" w14:textId="77777777" w:rsidR="00452404" w:rsidRDefault="00452404" w:rsidP="00E24B12">
      <w:pPr>
        <w:spacing w:after="40"/>
        <w:ind w:left="1640"/>
        <w:jc w:val="left"/>
        <w:rPr>
          <w:rFonts w:asciiTheme="minorBidi" w:hAnsiTheme="minorBidi"/>
          <w:sz w:val="24"/>
          <w:szCs w:val="24"/>
          <w:lang w:val="en-US"/>
        </w:rPr>
      </w:pPr>
    </w:p>
    <w:p w14:paraId="5DF0F670" w14:textId="77777777" w:rsidR="00452404" w:rsidRDefault="00452404" w:rsidP="00E24B12">
      <w:pPr>
        <w:spacing w:after="40"/>
        <w:ind w:left="1640"/>
        <w:jc w:val="left"/>
        <w:rPr>
          <w:rFonts w:asciiTheme="minorBidi" w:hAnsiTheme="minorBidi"/>
          <w:sz w:val="24"/>
          <w:szCs w:val="24"/>
          <w:lang w:val="en-US"/>
        </w:rPr>
      </w:pPr>
    </w:p>
    <w:p w14:paraId="7A484DC9" w14:textId="77777777" w:rsidR="00452404" w:rsidRDefault="00452404" w:rsidP="00E24B12">
      <w:pPr>
        <w:spacing w:after="40"/>
        <w:ind w:left="1640"/>
        <w:jc w:val="left"/>
        <w:rPr>
          <w:rFonts w:asciiTheme="minorBidi" w:hAnsiTheme="minorBidi"/>
          <w:sz w:val="24"/>
          <w:szCs w:val="24"/>
          <w:lang w:val="en-US"/>
        </w:rPr>
      </w:pPr>
    </w:p>
    <w:p w14:paraId="3D7A3F90" w14:textId="77777777" w:rsidR="00452404" w:rsidRDefault="00452404" w:rsidP="00E24B12">
      <w:pPr>
        <w:spacing w:after="40"/>
        <w:ind w:left="1640"/>
        <w:jc w:val="left"/>
        <w:rPr>
          <w:rFonts w:asciiTheme="minorBidi" w:hAnsiTheme="minorBidi"/>
          <w:sz w:val="24"/>
          <w:szCs w:val="24"/>
          <w:lang w:val="en-US"/>
        </w:rPr>
      </w:pPr>
    </w:p>
    <w:p w14:paraId="340E71E8" w14:textId="77777777" w:rsidR="00452404" w:rsidRDefault="00452404" w:rsidP="00E24B12">
      <w:pPr>
        <w:spacing w:after="40"/>
        <w:ind w:left="1640"/>
        <w:jc w:val="left"/>
        <w:rPr>
          <w:rFonts w:asciiTheme="minorBidi" w:hAnsiTheme="minorBidi"/>
          <w:sz w:val="24"/>
          <w:szCs w:val="24"/>
          <w:lang w:val="en-US"/>
        </w:rPr>
      </w:pPr>
    </w:p>
    <w:p w14:paraId="5FADF127" w14:textId="77777777" w:rsidR="00452404" w:rsidRDefault="00452404" w:rsidP="00E24B12">
      <w:pPr>
        <w:spacing w:after="40"/>
        <w:ind w:left="1640"/>
        <w:jc w:val="left"/>
        <w:rPr>
          <w:rFonts w:asciiTheme="minorBidi" w:hAnsiTheme="minorBidi"/>
          <w:sz w:val="24"/>
          <w:szCs w:val="24"/>
          <w:lang w:val="en-US"/>
        </w:rPr>
      </w:pPr>
    </w:p>
    <w:p w14:paraId="7E1693A2" w14:textId="77777777" w:rsidR="00452404" w:rsidRDefault="00452404" w:rsidP="00E24B12">
      <w:pPr>
        <w:spacing w:after="40"/>
        <w:ind w:left="1640"/>
        <w:jc w:val="left"/>
        <w:rPr>
          <w:rFonts w:asciiTheme="minorBidi" w:hAnsiTheme="minorBidi"/>
          <w:sz w:val="24"/>
          <w:szCs w:val="24"/>
          <w:lang w:val="en-US"/>
        </w:rPr>
      </w:pPr>
    </w:p>
    <w:p w14:paraId="68D8538A" w14:textId="77777777" w:rsidR="000B4E6C" w:rsidRDefault="000B4E6C" w:rsidP="00E24B12">
      <w:pPr>
        <w:spacing w:after="40"/>
        <w:ind w:left="1640"/>
        <w:jc w:val="left"/>
        <w:rPr>
          <w:rFonts w:asciiTheme="minorBidi" w:hAnsiTheme="minorBidi"/>
          <w:sz w:val="24"/>
          <w:szCs w:val="24"/>
          <w:lang w:val="en-US"/>
        </w:rPr>
      </w:pPr>
    </w:p>
    <w:p w14:paraId="39872142" w14:textId="77777777" w:rsidR="000B4E6C" w:rsidRDefault="000B4E6C" w:rsidP="00E24B12">
      <w:pPr>
        <w:spacing w:after="40"/>
        <w:ind w:left="1640"/>
        <w:jc w:val="left"/>
        <w:rPr>
          <w:rFonts w:asciiTheme="minorBidi" w:hAnsiTheme="minorBidi"/>
          <w:sz w:val="24"/>
          <w:szCs w:val="24"/>
          <w:lang w:val="en-US"/>
        </w:rPr>
      </w:pPr>
    </w:p>
    <w:p w14:paraId="7A38CBBC" w14:textId="77777777" w:rsidR="000B4E6C" w:rsidRDefault="000B4E6C" w:rsidP="00E24B12">
      <w:pPr>
        <w:spacing w:after="40"/>
        <w:ind w:left="1640"/>
        <w:jc w:val="left"/>
        <w:rPr>
          <w:rFonts w:asciiTheme="minorBidi" w:hAnsiTheme="minorBidi"/>
          <w:sz w:val="24"/>
          <w:szCs w:val="24"/>
          <w:lang w:val="en-US"/>
        </w:rPr>
      </w:pPr>
    </w:p>
    <w:p w14:paraId="00D99507" w14:textId="77777777" w:rsidR="000B4E6C" w:rsidRDefault="000B4E6C" w:rsidP="00E24B12">
      <w:pPr>
        <w:spacing w:after="40"/>
        <w:ind w:left="1640"/>
        <w:jc w:val="left"/>
        <w:rPr>
          <w:rFonts w:asciiTheme="minorBidi" w:hAnsiTheme="minorBidi"/>
          <w:sz w:val="24"/>
          <w:szCs w:val="24"/>
          <w:lang w:val="en-US"/>
        </w:rPr>
      </w:pPr>
    </w:p>
    <w:p w14:paraId="01DFDC89" w14:textId="77777777" w:rsidR="000B4E6C" w:rsidRDefault="000B4E6C" w:rsidP="00E24B12">
      <w:pPr>
        <w:spacing w:after="40"/>
        <w:ind w:left="1640"/>
        <w:jc w:val="left"/>
        <w:rPr>
          <w:rFonts w:asciiTheme="minorBidi" w:hAnsiTheme="minorBidi"/>
          <w:sz w:val="24"/>
          <w:szCs w:val="24"/>
          <w:lang w:val="en-US"/>
        </w:rPr>
      </w:pPr>
    </w:p>
    <w:p w14:paraId="6C191FBB" w14:textId="77777777" w:rsidR="000B4E6C" w:rsidRDefault="000B4E6C" w:rsidP="00E24B12">
      <w:pPr>
        <w:spacing w:after="40"/>
        <w:ind w:left="1640"/>
        <w:jc w:val="left"/>
        <w:rPr>
          <w:rFonts w:asciiTheme="minorBidi" w:hAnsiTheme="minorBidi"/>
          <w:sz w:val="24"/>
          <w:szCs w:val="24"/>
          <w:lang w:val="en-US"/>
        </w:rPr>
      </w:pPr>
    </w:p>
    <w:p w14:paraId="2610FED9" w14:textId="77777777" w:rsidR="000B4E6C" w:rsidRDefault="000B4E6C" w:rsidP="00E24B12">
      <w:pPr>
        <w:spacing w:after="40"/>
        <w:ind w:left="1640"/>
        <w:jc w:val="left"/>
        <w:rPr>
          <w:rFonts w:asciiTheme="minorBidi" w:hAnsiTheme="minorBidi"/>
          <w:sz w:val="24"/>
          <w:szCs w:val="24"/>
          <w:lang w:val="en-US"/>
        </w:rPr>
      </w:pPr>
    </w:p>
    <w:p w14:paraId="4F2B9356" w14:textId="77777777" w:rsidR="00452404" w:rsidRDefault="00452404" w:rsidP="00E24B12">
      <w:pPr>
        <w:spacing w:after="40"/>
        <w:ind w:left="1640"/>
        <w:jc w:val="left"/>
        <w:rPr>
          <w:rFonts w:asciiTheme="minorBidi" w:hAnsiTheme="minorBidi"/>
          <w:sz w:val="24"/>
          <w:szCs w:val="24"/>
          <w:lang w:val="en-US"/>
        </w:rPr>
      </w:pPr>
    </w:p>
    <w:p w14:paraId="11BA8F99" w14:textId="77777777" w:rsidR="00D51A3C" w:rsidRDefault="00D51A3C" w:rsidP="00E24B12">
      <w:pPr>
        <w:spacing w:after="40"/>
        <w:ind w:left="1640"/>
        <w:jc w:val="left"/>
        <w:rPr>
          <w:rFonts w:asciiTheme="minorBidi" w:hAnsiTheme="minorBidi"/>
          <w:sz w:val="24"/>
          <w:szCs w:val="24"/>
          <w:lang w:val="en-US"/>
        </w:rPr>
      </w:pPr>
    </w:p>
    <w:p w14:paraId="1C550E32" w14:textId="77777777" w:rsidR="00D51A3C" w:rsidRDefault="00D51A3C" w:rsidP="00E24B12">
      <w:pPr>
        <w:spacing w:after="40"/>
        <w:ind w:left="1640"/>
        <w:jc w:val="left"/>
        <w:rPr>
          <w:rFonts w:asciiTheme="minorBidi" w:hAnsiTheme="minorBidi"/>
          <w:sz w:val="24"/>
          <w:szCs w:val="24"/>
          <w:lang w:val="en-US"/>
        </w:rPr>
      </w:pPr>
    </w:p>
    <w:p w14:paraId="2A2264AF" w14:textId="77777777" w:rsidR="00452404" w:rsidRPr="001C719D" w:rsidRDefault="00452404" w:rsidP="000A53C2">
      <w:pPr>
        <w:spacing w:after="40"/>
        <w:ind w:left="1640"/>
        <w:jc w:val="left"/>
        <w:rPr>
          <w:rFonts w:asciiTheme="minorBidi" w:hAnsiTheme="minorBidi"/>
          <w:sz w:val="24"/>
          <w:szCs w:val="24"/>
          <w:lang w:val="en-US"/>
        </w:rPr>
      </w:pPr>
    </w:p>
    <w:p w14:paraId="5157BB21" w14:textId="5070805E" w:rsidR="00BD16DC" w:rsidRPr="001C719D" w:rsidRDefault="00C7700C" w:rsidP="000A53C2">
      <w:pPr>
        <w:spacing w:after="120" w:line="264" w:lineRule="auto"/>
        <w:ind w:left="440" w:right="580" w:hanging="440"/>
        <w:jc w:val="left"/>
        <w:rPr>
          <w:rFonts w:asciiTheme="minorBidi" w:hAnsiTheme="minorBidi"/>
          <w:b/>
          <w:bCs/>
          <w:sz w:val="24"/>
          <w:szCs w:val="24"/>
          <w:lang w:val="en-US"/>
        </w:rPr>
      </w:pPr>
      <w:r w:rsidRPr="001C719D">
        <w:rPr>
          <w:rFonts w:asciiTheme="minorBidi" w:hAnsiTheme="minorBidi"/>
          <w:b/>
          <w:bCs/>
          <w:sz w:val="24"/>
          <w:szCs w:val="24"/>
          <w:lang w:val="en-US"/>
        </w:rPr>
        <w:lastRenderedPageBreak/>
        <w:t>1.2.</w:t>
      </w:r>
      <w:r w:rsidRPr="001C719D">
        <w:rPr>
          <w:rFonts w:asciiTheme="minorBidi" w:hAnsiTheme="minorBidi"/>
          <w:sz w:val="24"/>
          <w:szCs w:val="24"/>
          <w:lang w:val="en-US"/>
        </w:rPr>
        <w:t xml:space="preserve"> </w:t>
      </w:r>
      <w:r w:rsidR="007254BB" w:rsidRPr="007254BB">
        <w:rPr>
          <w:rFonts w:asciiTheme="minorBidi" w:hAnsiTheme="minorBidi"/>
          <w:b/>
          <w:bCs/>
          <w:sz w:val="24"/>
          <w:szCs w:val="24"/>
          <w:lang w:val="en-US"/>
        </w:rPr>
        <w:t>Project Scope and Objectives</w:t>
      </w:r>
      <w:r w:rsidRPr="001C719D">
        <w:rPr>
          <w:rFonts w:asciiTheme="minorBidi" w:hAnsiTheme="minorBidi"/>
          <w:b/>
          <w:bCs/>
          <w:sz w:val="24"/>
          <w:szCs w:val="24"/>
          <w:lang w:val="en-US"/>
        </w:rPr>
        <w:t>?</w:t>
      </w:r>
    </w:p>
    <w:p w14:paraId="56455F6D" w14:textId="480CEF61" w:rsidR="009370B3" w:rsidRPr="001C719D" w:rsidRDefault="009370B3" w:rsidP="000A53C2">
      <w:pPr>
        <w:spacing w:before="240" w:after="240"/>
        <w:ind w:left="1083"/>
        <w:jc w:val="left"/>
        <w:rPr>
          <w:rFonts w:asciiTheme="minorBidi" w:hAnsiTheme="minorBidi"/>
          <w:sz w:val="24"/>
          <w:szCs w:val="24"/>
          <w:lang w:val="en-US"/>
        </w:rPr>
      </w:pPr>
      <w:commentRangeStart w:id="5"/>
      <w:r w:rsidRPr="001C719D">
        <w:rPr>
          <w:rFonts w:asciiTheme="minorBidi" w:hAnsiTheme="minorBidi"/>
          <w:sz w:val="24"/>
          <w:szCs w:val="24"/>
          <w:lang w:val="en-US"/>
        </w:rPr>
        <w:t>The idea thus evolved from a simple acoustic link into a full many-to-many communication protocol design challenge. The current project's rationale is to bridge the gap between a lab-based physical demonstration and a robust, scalable, and secure network layer.</w:t>
      </w:r>
    </w:p>
    <w:p w14:paraId="3E6ABECD" w14:textId="39FCA0A0" w:rsidR="009370B3" w:rsidRPr="001C719D" w:rsidRDefault="009370B3" w:rsidP="000A53C2">
      <w:pPr>
        <w:spacing w:before="240" w:after="240"/>
        <w:ind w:left="1083"/>
        <w:jc w:val="left"/>
        <w:rPr>
          <w:rFonts w:asciiTheme="minorBidi" w:hAnsiTheme="minorBidi"/>
          <w:sz w:val="24"/>
          <w:szCs w:val="24"/>
          <w:lang w:val="en-US"/>
        </w:rPr>
      </w:pPr>
      <w:r w:rsidRPr="001C719D">
        <w:rPr>
          <w:rFonts w:asciiTheme="minorBidi" w:hAnsiTheme="minorBidi"/>
          <w:sz w:val="24"/>
          <w:szCs w:val="24"/>
          <w:lang w:val="en-US"/>
        </w:rPr>
        <w:t>The objective is to establish a secure, multi-user ultrasonic network that proves the viability of this non-RF</w:t>
      </w:r>
      <w:r w:rsidR="006D6A39" w:rsidRPr="001C719D">
        <w:rPr>
          <w:rFonts w:asciiTheme="minorBidi" w:hAnsiTheme="minorBidi"/>
          <w:sz w:val="24"/>
          <w:szCs w:val="24"/>
          <w:lang w:val="en-US"/>
        </w:rPr>
        <w:t xml:space="preserve"> (Radio Frequency)</w:t>
      </w:r>
      <w:r w:rsidRPr="001C719D">
        <w:rPr>
          <w:rFonts w:asciiTheme="minorBidi" w:hAnsiTheme="minorBidi"/>
          <w:sz w:val="24"/>
          <w:szCs w:val="24"/>
          <w:lang w:val="en-US"/>
        </w:rPr>
        <w:t>, acoustic method for applications in environments like operating rooms, laboratories, or personal proximity systems where the benefits of liquid/tissue penetration and physical security (signal containment) are paramount. This requires introducing a sophisticated channel arbitration method like</w:t>
      </w:r>
      <w:r w:rsidR="00E532EF" w:rsidRPr="001C719D">
        <w:rPr>
          <w:rFonts w:asciiTheme="minorBidi" w:hAnsiTheme="minorBidi"/>
          <w:sz w:val="24"/>
          <w:szCs w:val="24"/>
          <w:lang w:val="en-US"/>
        </w:rPr>
        <w:t xml:space="preserve"> </w:t>
      </w:r>
      <w:r w:rsidRPr="001C719D">
        <w:rPr>
          <w:rFonts w:asciiTheme="minorBidi" w:hAnsiTheme="minorBidi"/>
          <w:sz w:val="24"/>
          <w:szCs w:val="24"/>
          <w:lang w:val="en-US"/>
        </w:rPr>
        <w:t>CSMA/</w:t>
      </w:r>
      <w:r w:rsidR="00DB19CD" w:rsidRPr="001C719D">
        <w:rPr>
          <w:rFonts w:asciiTheme="minorBidi" w:hAnsiTheme="minorBidi"/>
          <w:sz w:val="24"/>
          <w:szCs w:val="24"/>
          <w:lang w:val="en-US"/>
        </w:rPr>
        <w:t>CA (</w:t>
      </w:r>
      <w:r w:rsidR="006D6A39" w:rsidRPr="001C719D">
        <w:rPr>
          <w:rFonts w:asciiTheme="minorBidi" w:hAnsiTheme="minorBidi"/>
          <w:sz w:val="24"/>
          <w:szCs w:val="24"/>
          <w:lang w:val="en-US"/>
        </w:rPr>
        <w:t>Carrier Sense Multiple Access with Collision Avoidance)</w:t>
      </w:r>
      <w:r w:rsidR="00540E46" w:rsidRPr="001C719D">
        <w:rPr>
          <w:rFonts w:asciiTheme="minorBidi" w:hAnsiTheme="minorBidi"/>
          <w:sz w:val="24"/>
          <w:szCs w:val="24"/>
          <w:lang w:val="en-US"/>
        </w:rPr>
        <w:t xml:space="preserve"> </w:t>
      </w:r>
      <w:r w:rsidRPr="001C719D">
        <w:rPr>
          <w:rFonts w:asciiTheme="minorBidi" w:hAnsiTheme="minorBidi"/>
          <w:sz w:val="24"/>
          <w:szCs w:val="24"/>
          <w:lang w:val="en-US"/>
        </w:rPr>
        <w:t xml:space="preserve">and </w:t>
      </w:r>
      <w:r w:rsidR="00E532EF" w:rsidRPr="001C719D">
        <w:rPr>
          <w:rFonts w:asciiTheme="minorBidi" w:hAnsiTheme="minorBidi"/>
          <w:sz w:val="24"/>
          <w:szCs w:val="24"/>
          <w:lang w:val="en-US"/>
        </w:rPr>
        <w:t>ensure seamless cross-platform compatibility between Android and the iPhone Operating System (iOS</w:t>
      </w:r>
      <w:r w:rsidR="00073BD3" w:rsidRPr="001C719D">
        <w:rPr>
          <w:rFonts w:asciiTheme="minorBidi" w:hAnsiTheme="minorBidi"/>
          <w:sz w:val="24"/>
          <w:szCs w:val="24"/>
          <w:lang w:val="en-US"/>
        </w:rPr>
        <w:t>).</w:t>
      </w:r>
    </w:p>
    <w:p w14:paraId="117F2924" w14:textId="77777777" w:rsidR="009370B3" w:rsidRPr="001C719D" w:rsidRDefault="009370B3" w:rsidP="000A53C2">
      <w:pPr>
        <w:spacing w:after="140"/>
        <w:ind w:left="720"/>
        <w:jc w:val="left"/>
        <w:rPr>
          <w:rFonts w:asciiTheme="minorBidi" w:hAnsiTheme="minorBidi"/>
          <w:b/>
          <w:bCs/>
          <w:sz w:val="24"/>
          <w:szCs w:val="24"/>
          <w:lang w:val="en-US"/>
        </w:rPr>
      </w:pPr>
    </w:p>
    <w:p w14:paraId="595DC0B3" w14:textId="770BC166" w:rsidR="00993BB7" w:rsidRDefault="00C7700C" w:rsidP="007F60B5">
      <w:pPr>
        <w:spacing w:line="264" w:lineRule="auto"/>
        <w:ind w:left="440" w:right="580" w:hanging="440"/>
        <w:jc w:val="left"/>
        <w:rPr>
          <w:rFonts w:asciiTheme="minorBidi" w:hAnsiTheme="minorBidi"/>
          <w:sz w:val="24"/>
          <w:szCs w:val="24"/>
          <w:lang w:val="en-US"/>
        </w:rPr>
      </w:pPr>
      <w:r w:rsidRPr="001C719D">
        <w:rPr>
          <w:rFonts w:asciiTheme="minorBidi" w:hAnsiTheme="minorBidi"/>
          <w:b/>
          <w:bCs/>
          <w:sz w:val="24"/>
          <w:szCs w:val="24"/>
          <w:lang w:val="en-US"/>
        </w:rPr>
        <w:t>1.3.</w:t>
      </w:r>
      <w:r w:rsidRPr="001C719D">
        <w:rPr>
          <w:rFonts w:asciiTheme="minorBidi" w:hAnsiTheme="minorBidi"/>
          <w:sz w:val="24"/>
          <w:szCs w:val="24"/>
          <w:lang w:val="en-US"/>
        </w:rPr>
        <w:t xml:space="preserve"> </w:t>
      </w:r>
      <w:r w:rsidR="007F60B5" w:rsidRPr="00013B63">
        <w:rPr>
          <w:lang w:val="en-US"/>
        </w:rPr>
        <w:t xml:space="preserve"> </w:t>
      </w:r>
      <w:r w:rsidR="007F60B5" w:rsidRPr="00013B63">
        <w:rPr>
          <w:rFonts w:asciiTheme="minorBidi" w:hAnsiTheme="minorBidi"/>
          <w:b/>
          <w:bCs/>
          <w:sz w:val="24"/>
          <w:szCs w:val="24"/>
          <w:lang w:val="en-US"/>
        </w:rPr>
        <w:t>Why the Project is Non-Trivial</w:t>
      </w:r>
      <w:r w:rsidR="007F60B5">
        <w:rPr>
          <w:rFonts w:asciiTheme="minorBidi" w:hAnsiTheme="minorBidi" w:hint="cs"/>
          <w:b/>
          <w:bCs/>
          <w:sz w:val="24"/>
          <w:szCs w:val="24"/>
          <w:rtl/>
          <w:lang w:val="en-US"/>
        </w:rPr>
        <w:t>?</w:t>
      </w:r>
      <w:r w:rsidR="007F60B5">
        <w:rPr>
          <w:rFonts w:asciiTheme="minorBidi" w:hAnsiTheme="minorBidi"/>
          <w:sz w:val="24"/>
          <w:szCs w:val="24"/>
          <w:lang w:val="en-US"/>
        </w:rPr>
        <w:br/>
      </w:r>
      <w:r w:rsidR="007F60B5" w:rsidRPr="00013B63">
        <w:rPr>
          <w:rFonts w:asciiTheme="minorBidi" w:hAnsiTheme="minorBidi"/>
          <w:sz w:val="24"/>
          <w:szCs w:val="24"/>
          <w:lang w:val="en-US"/>
        </w:rPr>
        <w:t xml:space="preserve">While previous academic work successfully pioneered a basic </w:t>
      </w:r>
      <w:r w:rsidR="007F60B5" w:rsidRPr="00013B63">
        <w:rPr>
          <w:rFonts w:asciiTheme="minorBidi" w:hAnsiTheme="minorBidi"/>
          <w:b/>
          <w:bCs/>
          <w:sz w:val="24"/>
          <w:szCs w:val="24"/>
          <w:lang w:val="en-US"/>
        </w:rPr>
        <w:t>one-to-one</w:t>
      </w:r>
      <w:r w:rsidR="007F60B5" w:rsidRPr="00013B63">
        <w:rPr>
          <w:rFonts w:asciiTheme="minorBidi" w:hAnsiTheme="minorBidi"/>
          <w:sz w:val="24"/>
          <w:szCs w:val="24"/>
          <w:lang w:val="en-US"/>
        </w:rPr>
        <w:t xml:space="preserve"> ultrasonic data link between two Android devices, the system </w:t>
      </w:r>
      <w:r w:rsidR="007F60B5" w:rsidRPr="00013B63">
        <w:rPr>
          <w:rFonts w:asciiTheme="minorBidi" w:hAnsiTheme="minorBidi"/>
          <w:b/>
          <w:bCs/>
          <w:sz w:val="24"/>
          <w:szCs w:val="24"/>
          <w:lang w:val="en-US"/>
        </w:rPr>
        <w:t>lacks</w:t>
      </w:r>
      <w:r w:rsidR="007F60B5" w:rsidRPr="00013B63">
        <w:rPr>
          <w:rFonts w:asciiTheme="minorBidi" w:hAnsiTheme="minorBidi"/>
          <w:sz w:val="24"/>
          <w:szCs w:val="24"/>
          <w:lang w:val="en-US"/>
        </w:rPr>
        <w:t xml:space="preserve"> the network layer required for </w:t>
      </w:r>
      <w:r w:rsidR="007F60B5" w:rsidRPr="00013B63">
        <w:rPr>
          <w:rFonts w:asciiTheme="minorBidi" w:hAnsiTheme="minorBidi"/>
          <w:b/>
          <w:bCs/>
          <w:sz w:val="24"/>
          <w:szCs w:val="24"/>
          <w:lang w:val="en-US"/>
        </w:rPr>
        <w:t>real-world</w:t>
      </w:r>
      <w:r w:rsidR="007F60B5" w:rsidRPr="00013B63">
        <w:rPr>
          <w:rFonts w:asciiTheme="minorBidi" w:hAnsiTheme="minorBidi"/>
          <w:sz w:val="24"/>
          <w:szCs w:val="24"/>
          <w:lang w:val="en-US"/>
        </w:rPr>
        <w:t xml:space="preserve"> utility. For any practical application (e.g., secure medical pairing, </w:t>
      </w:r>
      <w:r w:rsidR="007F60B5" w:rsidRPr="00013B63">
        <w:rPr>
          <w:rFonts w:asciiTheme="minorBidi" w:hAnsiTheme="minorBidi"/>
          <w:b/>
          <w:bCs/>
          <w:sz w:val="24"/>
          <w:szCs w:val="24"/>
          <w:lang w:val="en-US"/>
        </w:rPr>
        <w:t>multi-party</w:t>
      </w:r>
      <w:r w:rsidR="007F60B5" w:rsidRPr="00013B63">
        <w:rPr>
          <w:rFonts w:asciiTheme="minorBidi" w:hAnsiTheme="minorBidi"/>
          <w:sz w:val="24"/>
          <w:szCs w:val="24"/>
          <w:lang w:val="en-US"/>
        </w:rPr>
        <w:t xml:space="preserve"> data exchange), the system </w:t>
      </w:r>
      <w:r w:rsidR="007F60B5" w:rsidRPr="00013B63">
        <w:rPr>
          <w:rFonts w:asciiTheme="minorBidi" w:hAnsiTheme="minorBidi"/>
          <w:b/>
          <w:bCs/>
          <w:sz w:val="24"/>
          <w:szCs w:val="24"/>
          <w:lang w:val="en-US"/>
        </w:rPr>
        <w:t>needs</w:t>
      </w:r>
      <w:r w:rsidR="007F60B5" w:rsidRPr="00013B63">
        <w:rPr>
          <w:rFonts w:asciiTheme="minorBidi" w:hAnsiTheme="minorBidi"/>
          <w:sz w:val="24"/>
          <w:szCs w:val="24"/>
          <w:lang w:val="en-US"/>
        </w:rPr>
        <w:t xml:space="preserve"> to be scalable to allow multiple devices to simultaneously listen, transmit, and coordinate without data collision</w:t>
      </w:r>
      <w:commentRangeEnd w:id="5"/>
      <w:r w:rsidR="00013B63">
        <w:rPr>
          <w:rStyle w:val="CommentReference"/>
          <w:rFonts w:asciiTheme="minorBidi" w:hAnsiTheme="minorBidi"/>
          <w:sz w:val="24"/>
          <w:szCs w:val="24"/>
          <w:lang w:val="en-US"/>
        </w:rPr>
        <w:commentReference w:id="5"/>
      </w:r>
    </w:p>
    <w:p w14:paraId="14E73D11" w14:textId="77777777" w:rsidR="00A0161B" w:rsidRPr="007F60B5" w:rsidRDefault="00A0161B">
      <w:pPr>
        <w:spacing w:line="264" w:lineRule="auto"/>
        <w:ind w:left="440" w:right="580" w:hanging="440"/>
        <w:jc w:val="left"/>
        <w:rPr>
          <w:rFonts w:asciiTheme="minorBidi" w:hAnsiTheme="minorBidi"/>
          <w:sz w:val="24"/>
          <w:szCs w:val="24"/>
          <w:lang w:val="en-US"/>
        </w:rPr>
        <w:pPrChange w:id="6" w:author="אלנה רווה" w:date="2026-04-28T10:37:00Z">
          <w:pPr>
            <w:spacing w:before="240" w:after="240"/>
            <w:ind w:left="1083"/>
            <w:jc w:val="left"/>
          </w:pPr>
        </w:pPrChange>
      </w:pPr>
    </w:p>
    <w:p w14:paraId="3A19EB8B" w14:textId="36BEEBFB" w:rsidR="0097440E" w:rsidRPr="001C719D" w:rsidRDefault="00C7700C" w:rsidP="000A53C2">
      <w:pPr>
        <w:spacing w:before="240" w:after="240"/>
        <w:jc w:val="left"/>
        <w:rPr>
          <w:rFonts w:asciiTheme="minorBidi" w:hAnsiTheme="minorBidi"/>
          <w:b/>
          <w:bCs/>
          <w:sz w:val="24"/>
          <w:szCs w:val="24"/>
          <w:lang w:val="en-US"/>
        </w:rPr>
      </w:pPr>
      <w:r w:rsidRPr="001C719D">
        <w:rPr>
          <w:rFonts w:asciiTheme="minorBidi" w:hAnsiTheme="minorBidi"/>
          <w:b/>
          <w:bCs/>
          <w:sz w:val="24"/>
          <w:szCs w:val="24"/>
          <w:lang w:val="en-US"/>
        </w:rPr>
        <w:t>1.</w:t>
      </w:r>
      <w:r w:rsidR="00B20485" w:rsidRPr="001C719D">
        <w:rPr>
          <w:rFonts w:asciiTheme="minorBidi" w:hAnsiTheme="minorBidi"/>
          <w:b/>
          <w:bCs/>
          <w:sz w:val="24"/>
          <w:szCs w:val="24"/>
          <w:lang w:val="en-US"/>
        </w:rPr>
        <w:t xml:space="preserve">4. </w:t>
      </w:r>
      <w:r w:rsidR="00E24B12" w:rsidRPr="008658E0">
        <w:rPr>
          <w:rFonts w:asciiTheme="minorBidi" w:hAnsiTheme="minorBidi"/>
          <w:b/>
          <w:bCs/>
          <w:sz w:val="24"/>
          <w:szCs w:val="24"/>
          <w:lang w:val="en-US"/>
        </w:rPr>
        <w:t>What Has Been Done Until Now</w:t>
      </w:r>
      <w:r w:rsidR="0097440E" w:rsidRPr="001C719D">
        <w:rPr>
          <w:rFonts w:asciiTheme="minorBidi" w:hAnsiTheme="minorBidi"/>
          <w:b/>
          <w:bCs/>
          <w:sz w:val="24"/>
          <w:szCs w:val="24"/>
          <w:lang w:val="en-US"/>
        </w:rPr>
        <w:t>?</w:t>
      </w:r>
    </w:p>
    <w:p w14:paraId="59FE1B28" w14:textId="6BB992DB" w:rsidR="0043631A" w:rsidRPr="00016CB0" w:rsidRDefault="0043631A" w:rsidP="00E24B12">
      <w:pPr>
        <w:shd w:val="clear" w:color="auto" w:fill="FFFFFF"/>
        <w:spacing w:after="120" w:line="276" w:lineRule="auto"/>
        <w:ind w:left="1080" w:right="580"/>
        <w:jc w:val="left"/>
        <w:rPr>
          <w:rFonts w:asciiTheme="minorBidi" w:eastAsia="Arial" w:hAnsiTheme="minorBidi"/>
          <w:b/>
          <w:bCs/>
          <w:sz w:val="24"/>
          <w:szCs w:val="24"/>
          <w:lang w:val="en-US"/>
        </w:rPr>
      </w:pPr>
      <w:r w:rsidRPr="001C719D">
        <w:rPr>
          <w:rFonts w:asciiTheme="minorBidi" w:eastAsia="Times New Roman" w:hAnsiTheme="minorBidi"/>
          <w:sz w:val="24"/>
          <w:szCs w:val="24"/>
          <w:lang w:val="en-US"/>
        </w:rPr>
        <w:t xml:space="preserve">This project builds upon the foundational research and implementation conducted by previous engineering students at Braude College. Specifically, we acknowledge the work of </w:t>
      </w:r>
      <w:r w:rsidR="00101872" w:rsidRPr="001C719D">
        <w:rPr>
          <w:rFonts w:asciiTheme="minorBidi" w:eastAsia="Times New Roman" w:hAnsiTheme="minorBidi"/>
          <w:sz w:val="24"/>
          <w:szCs w:val="24"/>
          <w:lang w:val="en-US"/>
        </w:rPr>
        <w:t xml:space="preserve">Miras Safadi, Rani Hassan </w:t>
      </w:r>
      <w:r w:rsidR="00101872" w:rsidRPr="008658E0">
        <w:rPr>
          <w:rFonts w:asciiTheme="minorBidi" w:hAnsiTheme="minorBidi"/>
          <w:sz w:val="24"/>
          <w:szCs w:val="24"/>
          <w:lang w:val="en-US"/>
        </w:rPr>
        <w:t xml:space="preserve">Smart Visit Card (SVC) </w:t>
      </w:r>
      <w:r w:rsidR="00101872" w:rsidRPr="001C719D">
        <w:rPr>
          <w:rFonts w:asciiTheme="minorBidi" w:eastAsia="Times New Roman" w:hAnsiTheme="minorBidi"/>
          <w:sz w:val="24"/>
          <w:szCs w:val="24"/>
          <w:lang w:val="en-US"/>
        </w:rPr>
        <w:t xml:space="preserve">[6], </w:t>
      </w:r>
      <w:r w:rsidRPr="001C719D">
        <w:rPr>
          <w:rFonts w:asciiTheme="minorBidi" w:eastAsia="Times New Roman" w:hAnsiTheme="minorBidi"/>
          <w:sz w:val="24"/>
          <w:szCs w:val="24"/>
          <w:lang w:val="en-US"/>
        </w:rPr>
        <w:t>Tal Zilberman</w:t>
      </w:r>
      <w:r w:rsidR="007B3D50" w:rsidRPr="001C719D">
        <w:rPr>
          <w:rFonts w:asciiTheme="minorBidi" w:eastAsia="Times New Roman" w:hAnsiTheme="minorBidi"/>
          <w:sz w:val="24"/>
          <w:szCs w:val="24"/>
          <w:lang w:val="en-US"/>
        </w:rPr>
        <w:t>,</w:t>
      </w:r>
      <w:r w:rsidRPr="001C719D">
        <w:rPr>
          <w:rFonts w:asciiTheme="minorBidi" w:eastAsia="Times New Roman" w:hAnsiTheme="minorBidi"/>
          <w:sz w:val="24"/>
          <w:szCs w:val="24"/>
          <w:lang w:val="en-US"/>
        </w:rPr>
        <w:t xml:space="preserve"> Ariela Havkin</w:t>
      </w:r>
      <w:r w:rsidR="00101872" w:rsidRPr="001C719D">
        <w:rPr>
          <w:rFonts w:asciiTheme="minorBidi" w:eastAsia="Times New Roman" w:hAnsiTheme="minorBidi"/>
          <w:sz w:val="24"/>
          <w:szCs w:val="24"/>
          <w:lang w:val="en-US"/>
        </w:rPr>
        <w:t xml:space="preserve"> </w:t>
      </w:r>
      <w:r w:rsidR="00101872" w:rsidRPr="00016CB0">
        <w:rPr>
          <w:rFonts w:asciiTheme="minorBidi" w:eastAsia="Times New Roman" w:hAnsiTheme="minorBidi"/>
          <w:noProof/>
          <w:color w:val="000000"/>
          <w:sz w:val="24"/>
          <w:szCs w:val="24"/>
          <w:lang w:val="en-US"/>
        </w:rPr>
        <w:t>Ultra Sound Data Transfer Many To Many</w:t>
      </w:r>
      <w:r w:rsidR="00101872" w:rsidRPr="001C719D">
        <w:rPr>
          <w:rFonts w:asciiTheme="minorBidi" w:eastAsia="Times New Roman" w:hAnsiTheme="minorBidi"/>
          <w:sz w:val="24"/>
          <w:szCs w:val="24"/>
          <w:lang w:val="en-US"/>
        </w:rPr>
        <w:t xml:space="preserve"> </w:t>
      </w:r>
      <w:r w:rsidR="000619E0" w:rsidRPr="001C719D">
        <w:rPr>
          <w:rFonts w:asciiTheme="minorBidi" w:eastAsia="Times New Roman" w:hAnsiTheme="minorBidi"/>
          <w:sz w:val="24"/>
          <w:szCs w:val="24"/>
          <w:lang w:val="en-US"/>
        </w:rPr>
        <w:t>[7]</w:t>
      </w:r>
      <w:r w:rsidR="007B3D50" w:rsidRPr="001C719D">
        <w:rPr>
          <w:rFonts w:asciiTheme="minorBidi" w:eastAsia="Times New Roman" w:hAnsiTheme="minorBidi"/>
          <w:sz w:val="24"/>
          <w:szCs w:val="24"/>
          <w:lang w:val="en-US"/>
        </w:rPr>
        <w:t xml:space="preserve">, </w:t>
      </w:r>
      <w:r w:rsidR="007B3D50" w:rsidRPr="00016CB0">
        <w:rPr>
          <w:rFonts w:asciiTheme="minorBidi" w:eastAsia="Times New Roman" w:hAnsiTheme="minorBidi"/>
          <w:sz w:val="24"/>
          <w:szCs w:val="24"/>
          <w:lang w:val="en-US"/>
        </w:rPr>
        <w:t>Taimor Fares   and Fares Jaraisy</w:t>
      </w:r>
      <w:r w:rsidR="00101872" w:rsidRPr="001C719D">
        <w:rPr>
          <w:rFonts w:asciiTheme="minorBidi" w:eastAsia="Times New Roman" w:hAnsiTheme="minorBidi"/>
          <w:sz w:val="24"/>
          <w:szCs w:val="24"/>
          <w:lang w:val="en-US"/>
        </w:rPr>
        <w:t xml:space="preserve"> </w:t>
      </w:r>
      <w:r w:rsidR="00101872" w:rsidRPr="00016CB0">
        <w:rPr>
          <w:rFonts w:asciiTheme="minorBidi" w:hAnsiTheme="minorBidi"/>
          <w:sz w:val="24"/>
          <w:szCs w:val="24"/>
          <w:lang w:val="en-US"/>
        </w:rPr>
        <w:t>Inaudible Information Transfer between Android Based Devices</w:t>
      </w:r>
      <w:r w:rsidR="00101872" w:rsidRPr="001C719D">
        <w:rPr>
          <w:rFonts w:asciiTheme="minorBidi" w:eastAsia="Times New Roman" w:hAnsiTheme="minorBidi"/>
          <w:sz w:val="24"/>
          <w:szCs w:val="24"/>
          <w:lang w:val="en-US"/>
        </w:rPr>
        <w:t xml:space="preserve"> </w:t>
      </w:r>
      <w:r w:rsidR="000619E0" w:rsidRPr="001C719D">
        <w:rPr>
          <w:rFonts w:asciiTheme="minorBidi" w:eastAsia="Times New Roman" w:hAnsiTheme="minorBidi"/>
          <w:sz w:val="24"/>
          <w:szCs w:val="24"/>
          <w:lang w:val="en-US"/>
        </w:rPr>
        <w:t>[8]</w:t>
      </w:r>
      <w:r w:rsidR="007B3D50" w:rsidRPr="00016CB0">
        <w:rPr>
          <w:rFonts w:asciiTheme="minorBidi" w:eastAsia="Times New Roman" w:hAnsiTheme="minorBidi"/>
          <w:sz w:val="24"/>
          <w:szCs w:val="24"/>
          <w:lang w:val="en-US"/>
        </w:rPr>
        <w:t xml:space="preserve">. </w:t>
      </w:r>
    </w:p>
    <w:p w14:paraId="0464A2BB" w14:textId="38B4730B" w:rsidR="0043631A" w:rsidRPr="00016CB0" w:rsidRDefault="0045301A" w:rsidP="008658E0">
      <w:pPr>
        <w:shd w:val="clear" w:color="auto" w:fill="FFFFFF"/>
        <w:spacing w:before="240" w:after="120" w:line="264" w:lineRule="auto"/>
        <w:ind w:left="1083"/>
        <w:jc w:val="left"/>
        <w:rPr>
          <w:rFonts w:asciiTheme="minorBidi" w:eastAsia="Times New Roman" w:hAnsiTheme="minorBidi"/>
          <w:sz w:val="24"/>
          <w:szCs w:val="24"/>
          <w:lang w:val="en-US"/>
        </w:rPr>
      </w:pPr>
      <w:r>
        <w:rPr>
          <w:rFonts w:asciiTheme="minorBidi" w:eastAsia="Times New Roman" w:hAnsiTheme="minorBidi"/>
          <w:sz w:val="24"/>
          <w:szCs w:val="24"/>
          <w:lang w:val="en-US"/>
        </w:rPr>
        <w:t xml:space="preserve"> </w:t>
      </w:r>
      <w:r w:rsidR="00016CB0">
        <w:rPr>
          <w:rFonts w:asciiTheme="minorBidi" w:eastAsia="Times New Roman" w:hAnsiTheme="minorBidi"/>
          <w:sz w:val="24"/>
          <w:szCs w:val="24"/>
          <w:lang w:val="en-US"/>
        </w:rPr>
        <w:t>These teams</w:t>
      </w:r>
      <w:r w:rsidR="0043631A" w:rsidRPr="00016CB0">
        <w:rPr>
          <w:rFonts w:asciiTheme="minorBidi" w:eastAsia="Times New Roman" w:hAnsiTheme="minorBidi"/>
          <w:sz w:val="24"/>
          <w:szCs w:val="24"/>
          <w:lang w:val="en-US"/>
        </w:rPr>
        <w:t xml:space="preserve"> successfully established </w:t>
      </w:r>
      <w:r w:rsidRPr="00016CB0">
        <w:rPr>
          <w:rFonts w:asciiTheme="minorBidi" w:eastAsia="Times New Roman" w:hAnsiTheme="minorBidi"/>
          <w:sz w:val="24"/>
          <w:szCs w:val="24"/>
          <w:lang w:val="en-US"/>
        </w:rPr>
        <w:t>Proof</w:t>
      </w:r>
      <w:r w:rsidR="0043631A" w:rsidRPr="00016CB0">
        <w:rPr>
          <w:rFonts w:asciiTheme="minorBidi" w:eastAsia="Times New Roman" w:hAnsiTheme="minorBidi"/>
          <w:sz w:val="24"/>
          <w:szCs w:val="24"/>
          <w:lang w:val="en-US"/>
        </w:rPr>
        <w:t xml:space="preserve"> of Concept (PoC) for a one-to-one ultrasonic communication channel between two Android devices. Their key achievements included:</w:t>
      </w:r>
    </w:p>
    <w:p w14:paraId="23C38134" w14:textId="1B8878BE" w:rsidR="0043631A" w:rsidRPr="00016CB0" w:rsidRDefault="0043631A" w:rsidP="008658E0">
      <w:pPr>
        <w:numPr>
          <w:ilvl w:val="0"/>
          <w:numId w:val="10"/>
        </w:numPr>
        <w:shd w:val="clear" w:color="auto" w:fill="FFFFFF"/>
        <w:tabs>
          <w:tab w:val="num" w:pos="720"/>
        </w:tabs>
        <w:spacing w:before="240" w:after="120" w:line="264" w:lineRule="auto"/>
        <w:ind w:left="1440"/>
        <w:jc w:val="left"/>
        <w:rPr>
          <w:rFonts w:asciiTheme="minorBidi" w:eastAsia="Times New Roman" w:hAnsiTheme="minorBidi"/>
          <w:sz w:val="24"/>
          <w:szCs w:val="24"/>
          <w:lang w:val="en-US"/>
        </w:rPr>
      </w:pPr>
      <w:r w:rsidRPr="00016CB0">
        <w:rPr>
          <w:rFonts w:asciiTheme="minorBidi" w:eastAsia="Times New Roman" w:hAnsiTheme="minorBidi"/>
          <w:b/>
          <w:bCs/>
          <w:sz w:val="24"/>
          <w:szCs w:val="24"/>
          <w:lang w:val="en-US"/>
        </w:rPr>
        <w:t>Physical Layer Implementation:</w:t>
      </w:r>
      <w:r w:rsidRPr="00016CB0">
        <w:rPr>
          <w:rFonts w:asciiTheme="minorBidi" w:eastAsia="Times New Roman" w:hAnsiTheme="minorBidi"/>
          <w:sz w:val="24"/>
          <w:szCs w:val="24"/>
          <w:lang w:val="en-US"/>
        </w:rPr>
        <w:t xml:space="preserve"> </w:t>
      </w:r>
      <w:r w:rsidR="0045301A">
        <w:rPr>
          <w:rFonts w:asciiTheme="minorBidi" w:eastAsia="Times New Roman" w:hAnsiTheme="minorBidi"/>
          <w:sz w:val="24"/>
          <w:szCs w:val="24"/>
          <w:lang w:val="en-US"/>
        </w:rPr>
        <w:t>These teams</w:t>
      </w:r>
      <w:r w:rsidRPr="00016CB0">
        <w:rPr>
          <w:rFonts w:asciiTheme="minorBidi" w:eastAsia="Times New Roman" w:hAnsiTheme="minorBidi"/>
          <w:sz w:val="24"/>
          <w:szCs w:val="24"/>
          <w:lang w:val="en-US"/>
        </w:rPr>
        <w:t xml:space="preserve"> researched and selected </w:t>
      </w:r>
      <w:r w:rsidRPr="00016CB0">
        <w:rPr>
          <w:rFonts w:asciiTheme="minorBidi" w:eastAsia="Times New Roman" w:hAnsiTheme="minorBidi"/>
          <w:b/>
          <w:bCs/>
          <w:sz w:val="24"/>
          <w:szCs w:val="24"/>
          <w:lang w:val="en-US"/>
        </w:rPr>
        <w:t>Frequency-Shift Keying (FSK)</w:t>
      </w:r>
      <w:r w:rsidRPr="00016CB0">
        <w:rPr>
          <w:rFonts w:asciiTheme="minorBidi" w:eastAsia="Times New Roman" w:hAnsiTheme="minorBidi"/>
          <w:sz w:val="24"/>
          <w:szCs w:val="24"/>
          <w:lang w:val="en-US"/>
        </w:rPr>
        <w:t xml:space="preserve"> as the optimal modulation technique for acoustic data </w:t>
      </w:r>
      <w:r w:rsidR="007B6B70" w:rsidRPr="00016CB0">
        <w:rPr>
          <w:rFonts w:asciiTheme="minorBidi" w:eastAsia="Times New Roman" w:hAnsiTheme="minorBidi"/>
          <w:sz w:val="24"/>
          <w:szCs w:val="24"/>
          <w:lang w:val="en-US"/>
        </w:rPr>
        <w:t>transfer [</w:t>
      </w:r>
      <w:r w:rsidR="00222431" w:rsidRPr="00016CB0">
        <w:rPr>
          <w:rFonts w:asciiTheme="minorBidi" w:eastAsia="Times New Roman" w:hAnsiTheme="minorBidi"/>
          <w:sz w:val="24"/>
          <w:szCs w:val="24"/>
          <w:lang w:val="en-US"/>
        </w:rPr>
        <w:t>7][1]</w:t>
      </w:r>
      <w:r w:rsidRPr="00016CB0">
        <w:rPr>
          <w:rFonts w:asciiTheme="minorBidi" w:eastAsia="Times New Roman" w:hAnsiTheme="minorBidi"/>
          <w:sz w:val="24"/>
          <w:szCs w:val="24"/>
          <w:lang w:val="en-US"/>
        </w:rPr>
        <w:t>.</w:t>
      </w:r>
    </w:p>
    <w:p w14:paraId="1E40743F" w14:textId="09A69A0D" w:rsidR="0043631A" w:rsidRPr="00016CB0" w:rsidRDefault="0043631A" w:rsidP="008658E0">
      <w:pPr>
        <w:numPr>
          <w:ilvl w:val="0"/>
          <w:numId w:val="10"/>
        </w:numPr>
        <w:shd w:val="clear" w:color="auto" w:fill="FFFFFF"/>
        <w:tabs>
          <w:tab w:val="num" w:pos="720"/>
        </w:tabs>
        <w:spacing w:before="240" w:after="120" w:line="264" w:lineRule="auto"/>
        <w:ind w:left="1440"/>
        <w:jc w:val="left"/>
        <w:rPr>
          <w:rFonts w:asciiTheme="minorBidi" w:eastAsia="Times New Roman" w:hAnsiTheme="minorBidi"/>
          <w:sz w:val="24"/>
          <w:szCs w:val="24"/>
          <w:lang w:val="en-US"/>
        </w:rPr>
      </w:pPr>
      <w:r w:rsidRPr="00016CB0">
        <w:rPr>
          <w:rFonts w:asciiTheme="minorBidi" w:eastAsia="Times New Roman" w:hAnsiTheme="minorBidi"/>
          <w:b/>
          <w:bCs/>
          <w:sz w:val="24"/>
          <w:szCs w:val="24"/>
          <w:lang w:val="en-US"/>
        </w:rPr>
        <w:lastRenderedPageBreak/>
        <w:t>Frequency Selection:</w:t>
      </w:r>
      <w:r w:rsidRPr="00016CB0">
        <w:rPr>
          <w:rFonts w:asciiTheme="minorBidi" w:eastAsia="Times New Roman" w:hAnsiTheme="minorBidi"/>
          <w:sz w:val="24"/>
          <w:szCs w:val="24"/>
          <w:lang w:val="en-US"/>
        </w:rPr>
        <w:t xml:space="preserve"> </w:t>
      </w:r>
      <w:r w:rsidR="0045301A">
        <w:rPr>
          <w:rFonts w:asciiTheme="minorBidi" w:eastAsia="Times New Roman" w:hAnsiTheme="minorBidi"/>
          <w:sz w:val="24"/>
          <w:szCs w:val="24"/>
          <w:lang w:val="en-US"/>
        </w:rPr>
        <w:t>These teams</w:t>
      </w:r>
      <w:r w:rsidRPr="00016CB0">
        <w:rPr>
          <w:rFonts w:asciiTheme="minorBidi" w:eastAsia="Times New Roman" w:hAnsiTheme="minorBidi"/>
          <w:sz w:val="24"/>
          <w:szCs w:val="24"/>
          <w:lang w:val="en-US"/>
        </w:rPr>
        <w:t xml:space="preserve"> determined that the frequency range of </w:t>
      </w:r>
      <w:r w:rsidRPr="00016CB0">
        <w:rPr>
          <w:rFonts w:asciiTheme="minorBidi" w:eastAsia="Times New Roman" w:hAnsiTheme="minorBidi"/>
          <w:b/>
          <w:bCs/>
          <w:sz w:val="24"/>
          <w:szCs w:val="24"/>
          <w:lang w:val="en-US"/>
        </w:rPr>
        <w:t>18 kHz to 19 kHz</w:t>
      </w:r>
      <w:r w:rsidRPr="00016CB0">
        <w:rPr>
          <w:rFonts w:asciiTheme="minorBidi" w:eastAsia="Times New Roman" w:hAnsiTheme="minorBidi"/>
          <w:sz w:val="24"/>
          <w:szCs w:val="24"/>
          <w:lang w:val="en-US"/>
        </w:rPr>
        <w:t xml:space="preserve"> was most effective for mobile speakers and microphones, remaining inaudible to humans while detectable by standard </w:t>
      </w:r>
      <w:r w:rsidR="0067066D" w:rsidRPr="00016CB0">
        <w:rPr>
          <w:rFonts w:asciiTheme="minorBidi" w:eastAsia="Times New Roman" w:hAnsiTheme="minorBidi"/>
          <w:sz w:val="24"/>
          <w:szCs w:val="24"/>
          <w:lang w:val="en-US"/>
        </w:rPr>
        <w:t>hardware [</w:t>
      </w:r>
      <w:r w:rsidR="00222431" w:rsidRPr="00016CB0">
        <w:rPr>
          <w:rFonts w:asciiTheme="minorBidi" w:eastAsia="Times New Roman" w:hAnsiTheme="minorBidi"/>
          <w:sz w:val="24"/>
          <w:szCs w:val="24"/>
          <w:lang w:val="en-US"/>
        </w:rPr>
        <w:t>7][2]</w:t>
      </w:r>
      <w:r w:rsidRPr="00016CB0">
        <w:rPr>
          <w:rFonts w:asciiTheme="minorBidi" w:eastAsia="Times New Roman" w:hAnsiTheme="minorBidi"/>
          <w:sz w:val="24"/>
          <w:szCs w:val="24"/>
          <w:lang w:val="en-US"/>
        </w:rPr>
        <w:t>.</w:t>
      </w:r>
    </w:p>
    <w:p w14:paraId="29B84BE3" w14:textId="743494E0" w:rsidR="0043631A" w:rsidRPr="00016CB0" w:rsidRDefault="0043631A" w:rsidP="008658E0">
      <w:pPr>
        <w:numPr>
          <w:ilvl w:val="0"/>
          <w:numId w:val="10"/>
        </w:numPr>
        <w:shd w:val="clear" w:color="auto" w:fill="FFFFFF"/>
        <w:tabs>
          <w:tab w:val="num" w:pos="720"/>
        </w:tabs>
        <w:spacing w:before="240" w:after="120" w:line="264" w:lineRule="auto"/>
        <w:ind w:left="1440"/>
        <w:jc w:val="left"/>
        <w:rPr>
          <w:rFonts w:asciiTheme="minorBidi" w:eastAsia="Times New Roman" w:hAnsiTheme="minorBidi"/>
          <w:sz w:val="24"/>
          <w:szCs w:val="24"/>
          <w:lang w:val="en-US"/>
        </w:rPr>
      </w:pPr>
      <w:r w:rsidRPr="00016CB0">
        <w:rPr>
          <w:rFonts w:asciiTheme="minorBidi" w:eastAsia="Times New Roman" w:hAnsiTheme="minorBidi"/>
          <w:b/>
          <w:bCs/>
          <w:sz w:val="24"/>
          <w:szCs w:val="24"/>
          <w:lang w:val="en-US"/>
        </w:rPr>
        <w:t>Data Processing:</w:t>
      </w:r>
      <w:r w:rsidRPr="00016CB0">
        <w:rPr>
          <w:rFonts w:asciiTheme="minorBidi" w:eastAsia="Times New Roman" w:hAnsiTheme="minorBidi"/>
          <w:sz w:val="24"/>
          <w:szCs w:val="24"/>
          <w:lang w:val="en-US"/>
        </w:rPr>
        <w:t xml:space="preserve"> </w:t>
      </w:r>
      <w:r w:rsidR="0045301A">
        <w:rPr>
          <w:rFonts w:asciiTheme="minorBidi" w:eastAsia="Times New Roman" w:hAnsiTheme="minorBidi"/>
          <w:sz w:val="24"/>
          <w:szCs w:val="24"/>
          <w:lang w:val="en-US"/>
        </w:rPr>
        <w:t>These teams</w:t>
      </w:r>
      <w:r w:rsidRPr="00016CB0">
        <w:rPr>
          <w:rFonts w:asciiTheme="minorBidi" w:eastAsia="Times New Roman" w:hAnsiTheme="minorBidi"/>
          <w:sz w:val="24"/>
          <w:szCs w:val="24"/>
          <w:lang w:val="en-US"/>
        </w:rPr>
        <w:t xml:space="preserve"> implemented a flow using Fast Fourier Transform (FFT) to convert recorded audio from the time domain to the frequency domain to decode binary </w:t>
      </w:r>
      <w:r w:rsidR="0067066D" w:rsidRPr="00016CB0">
        <w:rPr>
          <w:rFonts w:asciiTheme="minorBidi" w:eastAsia="Times New Roman" w:hAnsiTheme="minorBidi"/>
          <w:sz w:val="24"/>
          <w:szCs w:val="24"/>
          <w:lang w:val="en-US"/>
        </w:rPr>
        <w:t>data [</w:t>
      </w:r>
      <w:r w:rsidR="00222431" w:rsidRPr="00016CB0">
        <w:rPr>
          <w:rFonts w:asciiTheme="minorBidi" w:eastAsia="Times New Roman" w:hAnsiTheme="minorBidi"/>
          <w:sz w:val="24"/>
          <w:szCs w:val="24"/>
          <w:lang w:val="en-US"/>
        </w:rPr>
        <w:t>7][3]</w:t>
      </w:r>
      <w:r w:rsidRPr="00016CB0">
        <w:rPr>
          <w:rFonts w:asciiTheme="minorBidi" w:eastAsia="Times New Roman" w:hAnsiTheme="minorBidi"/>
          <w:sz w:val="24"/>
          <w:szCs w:val="24"/>
          <w:lang w:val="en-US"/>
        </w:rPr>
        <w:t>.</w:t>
      </w:r>
    </w:p>
    <w:p w14:paraId="1826DF1A" w14:textId="48B17DCB" w:rsidR="0043631A" w:rsidRPr="0067066D" w:rsidRDefault="00C7700C" w:rsidP="008658E0">
      <w:pPr>
        <w:spacing w:before="240" w:after="240"/>
        <w:jc w:val="left"/>
        <w:rPr>
          <w:rFonts w:asciiTheme="minorBidi" w:hAnsiTheme="minorBidi"/>
          <w:sz w:val="24"/>
          <w:szCs w:val="24"/>
          <w:lang w:val="en-US"/>
        </w:rPr>
      </w:pPr>
      <w:r w:rsidRPr="00016CB0">
        <w:rPr>
          <w:rFonts w:asciiTheme="minorBidi" w:hAnsiTheme="minorBidi"/>
          <w:b/>
          <w:bCs/>
          <w:sz w:val="24"/>
          <w:szCs w:val="24"/>
          <w:lang w:val="en-US"/>
        </w:rPr>
        <w:t>1.4.</w:t>
      </w:r>
      <w:r w:rsidR="004D6A06" w:rsidRPr="0067066D">
        <w:rPr>
          <w:rFonts w:asciiTheme="minorBidi" w:hAnsiTheme="minorBidi"/>
          <w:b/>
          <w:bCs/>
          <w:sz w:val="24"/>
          <w:szCs w:val="24"/>
          <w:rtl/>
          <w:lang w:val="en-US"/>
        </w:rPr>
        <w:t>1</w:t>
      </w:r>
      <w:r w:rsidRPr="00C94A66">
        <w:rPr>
          <w:rFonts w:asciiTheme="minorBidi" w:hAnsiTheme="minorBidi"/>
          <w:b/>
          <w:bCs/>
          <w:sz w:val="24"/>
          <w:szCs w:val="24"/>
          <w:lang w:val="en-US"/>
        </w:rPr>
        <w:t>.</w:t>
      </w:r>
      <w:r w:rsidR="00DA341C">
        <w:rPr>
          <w:rFonts w:asciiTheme="minorBidi" w:hAnsiTheme="minorBidi"/>
          <w:b/>
          <w:bCs/>
          <w:sz w:val="24"/>
          <w:szCs w:val="24"/>
          <w:lang w:val="en-US"/>
        </w:rPr>
        <w:t xml:space="preserve"> </w:t>
      </w:r>
      <w:r w:rsidRPr="0067066D">
        <w:rPr>
          <w:rFonts w:asciiTheme="minorBidi" w:hAnsiTheme="minorBidi"/>
          <w:b/>
          <w:bCs/>
          <w:sz w:val="24"/>
          <w:szCs w:val="24"/>
          <w:lang w:val="en-US"/>
        </w:rPr>
        <w:t xml:space="preserve">What </w:t>
      </w:r>
      <w:r w:rsidR="00E24B12">
        <w:rPr>
          <w:rFonts w:asciiTheme="minorBidi" w:hAnsiTheme="minorBidi"/>
          <w:b/>
          <w:bCs/>
          <w:sz w:val="24"/>
          <w:szCs w:val="24"/>
          <w:lang w:val="en-US"/>
        </w:rPr>
        <w:t>I</w:t>
      </w:r>
      <w:r w:rsidR="00E24B12" w:rsidRPr="0067066D">
        <w:rPr>
          <w:rFonts w:asciiTheme="minorBidi" w:hAnsiTheme="minorBidi"/>
          <w:b/>
          <w:bCs/>
          <w:sz w:val="24"/>
          <w:szCs w:val="24"/>
          <w:lang w:val="en-US"/>
        </w:rPr>
        <w:t xml:space="preserve">s </w:t>
      </w:r>
      <w:r w:rsidR="00E24B12">
        <w:rPr>
          <w:rFonts w:asciiTheme="minorBidi" w:hAnsiTheme="minorBidi"/>
          <w:b/>
          <w:bCs/>
          <w:sz w:val="24"/>
          <w:szCs w:val="24"/>
          <w:lang w:val="en-US"/>
        </w:rPr>
        <w:t>W</w:t>
      </w:r>
      <w:r w:rsidR="00E24B12" w:rsidRPr="0067066D">
        <w:rPr>
          <w:rFonts w:asciiTheme="minorBidi" w:hAnsiTheme="minorBidi"/>
          <w:b/>
          <w:bCs/>
          <w:sz w:val="24"/>
          <w:szCs w:val="24"/>
          <w:lang w:val="en-US"/>
        </w:rPr>
        <w:t xml:space="preserve">rong </w:t>
      </w:r>
      <w:r w:rsidR="00E24B12">
        <w:rPr>
          <w:rFonts w:asciiTheme="minorBidi" w:hAnsiTheme="minorBidi"/>
          <w:b/>
          <w:bCs/>
          <w:sz w:val="24"/>
          <w:szCs w:val="24"/>
          <w:lang w:val="en-US"/>
        </w:rPr>
        <w:t>W</w:t>
      </w:r>
      <w:r w:rsidR="00E24B12" w:rsidRPr="0067066D">
        <w:rPr>
          <w:rFonts w:asciiTheme="minorBidi" w:hAnsiTheme="minorBidi"/>
          <w:b/>
          <w:bCs/>
          <w:sz w:val="24"/>
          <w:szCs w:val="24"/>
          <w:lang w:val="en-US"/>
        </w:rPr>
        <w:t xml:space="preserve">ith </w:t>
      </w:r>
      <w:r w:rsidR="00E24B12" w:rsidRPr="008658E0">
        <w:rPr>
          <w:rFonts w:asciiTheme="minorBidi" w:hAnsiTheme="minorBidi"/>
          <w:b/>
          <w:bCs/>
          <w:sz w:val="24"/>
          <w:szCs w:val="24"/>
          <w:lang w:val="en-US"/>
        </w:rPr>
        <w:t>What Has Been Done Until Now</w:t>
      </w:r>
      <w:r w:rsidRPr="0067066D">
        <w:rPr>
          <w:rFonts w:asciiTheme="minorBidi" w:hAnsiTheme="minorBidi"/>
          <w:b/>
          <w:bCs/>
          <w:sz w:val="24"/>
          <w:szCs w:val="24"/>
          <w:lang w:val="en-US"/>
        </w:rPr>
        <w:t>?</w:t>
      </w:r>
    </w:p>
    <w:p w14:paraId="4BC82893" w14:textId="5C48446C" w:rsidR="0043631A" w:rsidRPr="0067066D" w:rsidRDefault="0043631A" w:rsidP="008658E0">
      <w:pPr>
        <w:spacing w:before="240" w:after="240"/>
        <w:ind w:left="1080"/>
        <w:jc w:val="left"/>
        <w:rPr>
          <w:rFonts w:asciiTheme="minorBidi" w:hAnsiTheme="minorBidi"/>
          <w:sz w:val="24"/>
          <w:szCs w:val="24"/>
          <w:lang w:val="en-US"/>
        </w:rPr>
      </w:pPr>
      <w:r w:rsidRPr="0067066D">
        <w:rPr>
          <w:rFonts w:asciiTheme="minorBidi" w:hAnsiTheme="minorBidi"/>
          <w:sz w:val="24"/>
          <w:szCs w:val="24"/>
          <w:lang w:val="en-US"/>
        </w:rPr>
        <w:t xml:space="preserve">While the previous implementation succeeded in establishing a basic link, it lacked the necessary </w:t>
      </w:r>
      <w:r w:rsidRPr="0067066D">
        <w:rPr>
          <w:rFonts w:asciiTheme="minorBidi" w:hAnsiTheme="minorBidi"/>
          <w:b/>
          <w:bCs/>
          <w:sz w:val="24"/>
          <w:szCs w:val="24"/>
          <w:lang w:val="en-US"/>
        </w:rPr>
        <w:t>Network Layer</w:t>
      </w:r>
      <w:r w:rsidRPr="0067066D">
        <w:rPr>
          <w:rFonts w:asciiTheme="minorBidi" w:hAnsiTheme="minorBidi"/>
          <w:sz w:val="24"/>
          <w:szCs w:val="24"/>
          <w:lang w:val="en-US"/>
        </w:rPr>
        <w:t xml:space="preserve"> and </w:t>
      </w:r>
      <w:r w:rsidRPr="0067066D">
        <w:rPr>
          <w:rFonts w:asciiTheme="minorBidi" w:hAnsiTheme="minorBidi"/>
          <w:b/>
          <w:bCs/>
          <w:sz w:val="24"/>
          <w:szCs w:val="24"/>
          <w:lang w:val="en-US"/>
        </w:rPr>
        <w:t>Cross-Platform</w:t>
      </w:r>
      <w:r w:rsidRPr="0067066D">
        <w:rPr>
          <w:rFonts w:asciiTheme="minorBidi" w:hAnsiTheme="minorBidi"/>
          <w:sz w:val="24"/>
          <w:szCs w:val="24"/>
          <w:lang w:val="en-US"/>
        </w:rPr>
        <w:t xml:space="preserve"> capabilities required for real-world utility.</w:t>
      </w:r>
    </w:p>
    <w:p w14:paraId="58C97258" w14:textId="77777777" w:rsidR="0043631A" w:rsidRPr="0067066D" w:rsidRDefault="0043631A" w:rsidP="008658E0">
      <w:pPr>
        <w:numPr>
          <w:ilvl w:val="0"/>
          <w:numId w:val="11"/>
        </w:numPr>
        <w:tabs>
          <w:tab w:val="num" w:pos="720"/>
        </w:tabs>
        <w:spacing w:before="240" w:after="240"/>
        <w:ind w:left="1800"/>
        <w:jc w:val="left"/>
        <w:rPr>
          <w:rFonts w:asciiTheme="minorBidi" w:hAnsiTheme="minorBidi"/>
          <w:sz w:val="24"/>
          <w:szCs w:val="24"/>
          <w:lang w:val="en-US"/>
        </w:rPr>
      </w:pPr>
      <w:r w:rsidRPr="0067066D">
        <w:rPr>
          <w:rFonts w:asciiTheme="minorBidi" w:hAnsiTheme="minorBidi"/>
          <w:b/>
          <w:bCs/>
          <w:sz w:val="24"/>
          <w:szCs w:val="24"/>
          <w:lang w:val="en-US"/>
        </w:rPr>
        <w:t>Lack of Network Protocol (Scalability):</w:t>
      </w:r>
      <w:r w:rsidRPr="0067066D">
        <w:rPr>
          <w:rFonts w:asciiTheme="minorBidi" w:hAnsiTheme="minorBidi"/>
          <w:sz w:val="24"/>
          <w:szCs w:val="24"/>
          <w:lang w:val="en-US"/>
        </w:rPr>
        <w:t xml:space="preserve"> The previous system was strictly limited to a </w:t>
      </w:r>
      <w:r w:rsidRPr="0067066D">
        <w:rPr>
          <w:rFonts w:asciiTheme="minorBidi" w:hAnsiTheme="minorBidi"/>
          <w:b/>
          <w:bCs/>
          <w:sz w:val="24"/>
          <w:szCs w:val="24"/>
          <w:lang w:val="en-US"/>
        </w:rPr>
        <w:t>one-to-one</w:t>
      </w:r>
      <w:r w:rsidRPr="0067066D">
        <w:rPr>
          <w:rFonts w:asciiTheme="minorBidi" w:hAnsiTheme="minorBidi"/>
          <w:sz w:val="24"/>
          <w:szCs w:val="24"/>
          <w:lang w:val="en-US"/>
        </w:rPr>
        <w:t xml:space="preserve"> connection. It did not have a mechanism to handle multiple devices simultaneously. Without a channel arbitration protocol (like CSMA/CA), if three or more devices attempted to communicate, their signals would collide, rendering the data unreadable. It could not support a "many-to-many" topology.</w:t>
      </w:r>
    </w:p>
    <w:p w14:paraId="419879E2" w14:textId="77777777" w:rsidR="00E24B12" w:rsidRDefault="0043631A" w:rsidP="00E24B12">
      <w:pPr>
        <w:spacing w:after="240"/>
        <w:ind w:left="1720" w:hanging="640"/>
        <w:jc w:val="left"/>
        <w:rPr>
          <w:rFonts w:asciiTheme="minorBidi" w:hAnsiTheme="minorBidi"/>
          <w:sz w:val="24"/>
          <w:szCs w:val="24"/>
          <w:lang w:val="en-US"/>
        </w:rPr>
      </w:pPr>
      <w:r w:rsidRPr="0067066D">
        <w:rPr>
          <w:rFonts w:asciiTheme="minorBidi" w:hAnsiTheme="minorBidi"/>
          <w:b/>
          <w:bCs/>
          <w:sz w:val="24"/>
          <w:szCs w:val="24"/>
          <w:lang w:val="en-US"/>
        </w:rPr>
        <w:t>Single Platform Restriction:</w:t>
      </w:r>
      <w:r w:rsidRPr="0067066D">
        <w:rPr>
          <w:rFonts w:asciiTheme="minorBidi" w:hAnsiTheme="minorBidi"/>
          <w:sz w:val="24"/>
          <w:szCs w:val="24"/>
          <w:lang w:val="en-US"/>
        </w:rPr>
        <w:t xml:space="preserve"> </w:t>
      </w:r>
    </w:p>
    <w:p w14:paraId="49A7AD3F" w14:textId="2B6A4A39" w:rsidR="00420908" w:rsidRDefault="00E24B12" w:rsidP="00420908">
      <w:pPr>
        <w:spacing w:before="240" w:after="240"/>
        <w:ind w:left="640" w:hanging="640"/>
        <w:jc w:val="left"/>
        <w:rPr>
          <w:rFonts w:asciiTheme="minorBidi" w:hAnsiTheme="minorBidi"/>
          <w:sz w:val="24"/>
          <w:szCs w:val="24"/>
          <w:lang w:val="en-US"/>
        </w:rPr>
      </w:pPr>
      <w:r>
        <w:rPr>
          <w:rFonts w:asciiTheme="minorBidi" w:hAnsiTheme="minorBidi"/>
          <w:sz w:val="24"/>
          <w:szCs w:val="24"/>
          <w:lang w:val="en-US"/>
        </w:rPr>
        <w:br/>
      </w:r>
      <w:r w:rsidR="0043631A" w:rsidRPr="0067066D">
        <w:rPr>
          <w:rFonts w:asciiTheme="minorBidi" w:hAnsiTheme="minorBidi"/>
          <w:sz w:val="24"/>
          <w:szCs w:val="24"/>
          <w:lang w:val="en-US"/>
        </w:rPr>
        <w:t xml:space="preserve">The previous project was developed exclusively for the </w:t>
      </w:r>
      <w:r w:rsidR="0043631A" w:rsidRPr="0067066D">
        <w:rPr>
          <w:rFonts w:asciiTheme="minorBidi" w:hAnsiTheme="minorBidi"/>
          <w:b/>
          <w:bCs/>
          <w:sz w:val="24"/>
          <w:szCs w:val="24"/>
          <w:lang w:val="en-US"/>
        </w:rPr>
        <w:t>Android</w:t>
      </w:r>
      <w:r w:rsidR="0043631A" w:rsidRPr="0067066D">
        <w:rPr>
          <w:rFonts w:asciiTheme="minorBidi" w:hAnsiTheme="minorBidi"/>
          <w:sz w:val="24"/>
          <w:szCs w:val="24"/>
          <w:lang w:val="en-US"/>
        </w:rPr>
        <w:t xml:space="preserve"> operating system. In a real-world scenario (such as contact tracing or medical environments), users carry heterogeneous devices. A system that cannot communicate between an Android phone and an iPhone (iOS) has limited practical application</w:t>
      </w:r>
      <w:r w:rsidR="00013B63">
        <w:rPr>
          <w:rFonts w:asciiTheme="minorBidi" w:hAnsiTheme="minorBidi"/>
          <w:sz w:val="24"/>
          <w:szCs w:val="24"/>
          <w:lang w:val="en-US"/>
        </w:rPr>
        <w:t>.</w:t>
      </w:r>
      <w:r w:rsidR="00420908">
        <w:rPr>
          <w:rFonts w:asciiTheme="minorBidi" w:hAnsiTheme="minorBidi"/>
          <w:sz w:val="24"/>
          <w:szCs w:val="24"/>
          <w:lang w:val="en-US"/>
        </w:rPr>
        <w:br/>
      </w:r>
    </w:p>
    <w:p w14:paraId="28DF55D4" w14:textId="42321671" w:rsidR="00BD16DC" w:rsidRPr="0067066D" w:rsidRDefault="00C7700C" w:rsidP="00A066BB">
      <w:pPr>
        <w:spacing w:before="240" w:after="240"/>
        <w:ind w:left="640" w:hanging="640"/>
        <w:jc w:val="left"/>
        <w:rPr>
          <w:rFonts w:asciiTheme="minorBidi" w:hAnsiTheme="minorBidi"/>
          <w:b/>
          <w:bCs/>
          <w:sz w:val="24"/>
          <w:szCs w:val="24"/>
          <w:lang w:val="en-US"/>
        </w:rPr>
      </w:pPr>
      <w:r w:rsidRPr="0067066D">
        <w:rPr>
          <w:rFonts w:asciiTheme="minorBidi" w:hAnsiTheme="minorBidi"/>
          <w:b/>
          <w:bCs/>
          <w:sz w:val="24"/>
          <w:szCs w:val="24"/>
          <w:lang w:val="en-US"/>
        </w:rPr>
        <w:t>1.4.</w:t>
      </w:r>
      <w:r w:rsidR="004D6A06" w:rsidRPr="0067066D">
        <w:rPr>
          <w:rFonts w:asciiTheme="minorBidi" w:hAnsiTheme="minorBidi"/>
          <w:b/>
          <w:bCs/>
          <w:sz w:val="24"/>
          <w:szCs w:val="24"/>
          <w:rtl/>
          <w:lang w:val="en-US"/>
        </w:rPr>
        <w:t>2</w:t>
      </w:r>
      <w:r w:rsidRPr="0067066D">
        <w:rPr>
          <w:rFonts w:asciiTheme="minorBidi" w:hAnsiTheme="minorBidi"/>
          <w:b/>
          <w:bCs/>
          <w:sz w:val="24"/>
          <w:szCs w:val="24"/>
          <w:lang w:val="en-US"/>
        </w:rPr>
        <w:t>.</w:t>
      </w:r>
      <w:r w:rsidR="00DA341C">
        <w:rPr>
          <w:rFonts w:asciiTheme="minorBidi" w:hAnsiTheme="minorBidi"/>
          <w:sz w:val="24"/>
          <w:szCs w:val="24"/>
          <w:lang w:val="en-US"/>
        </w:rPr>
        <w:t xml:space="preserve"> </w:t>
      </w:r>
      <w:r w:rsidR="00D07342" w:rsidRPr="00420908">
        <w:rPr>
          <w:rFonts w:asciiTheme="minorBidi" w:hAnsiTheme="minorBidi"/>
          <w:b/>
          <w:bCs/>
          <w:sz w:val="24"/>
          <w:szCs w:val="24"/>
          <w:lang w:val="en-US"/>
        </w:rPr>
        <w:t>Proposed Solution and Implementation</w:t>
      </w:r>
    </w:p>
    <w:p w14:paraId="0D01107C" w14:textId="24B2BDB7" w:rsidR="007B5591" w:rsidRDefault="00D07342" w:rsidP="002E7548">
      <w:pPr>
        <w:shd w:val="clear" w:color="auto" w:fill="FFFFFF"/>
        <w:spacing w:before="240" w:after="120" w:line="264" w:lineRule="auto"/>
        <w:ind w:left="1080"/>
        <w:jc w:val="left"/>
        <w:rPr>
          <w:rFonts w:asciiTheme="minorBidi" w:hAnsiTheme="minorBidi"/>
          <w:sz w:val="24"/>
          <w:szCs w:val="24"/>
          <w:lang w:val="en-US"/>
        </w:rPr>
      </w:pPr>
      <w:r w:rsidRPr="00A066BB">
        <w:rPr>
          <w:rFonts w:asciiTheme="minorBidi" w:hAnsiTheme="minorBidi"/>
          <w:sz w:val="24"/>
          <w:szCs w:val="24"/>
          <w:lang w:val="en-US"/>
        </w:rPr>
        <w:t xml:space="preserve">The project </w:t>
      </w:r>
      <w:r w:rsidR="00B5201E" w:rsidRPr="00A066BB">
        <w:rPr>
          <w:rFonts w:asciiTheme="minorBidi" w:hAnsiTheme="minorBidi"/>
          <w:sz w:val="24"/>
          <w:szCs w:val="24"/>
          <w:lang w:val="en-US"/>
        </w:rPr>
        <w:t>expands</w:t>
      </w:r>
      <w:r w:rsidR="00A066BB" w:rsidRPr="00A066BB">
        <w:rPr>
          <w:rFonts w:asciiTheme="minorBidi" w:hAnsiTheme="minorBidi"/>
          <w:sz w:val="24"/>
          <w:szCs w:val="24"/>
          <w:lang w:val="en-US"/>
        </w:rPr>
        <w:t xml:space="preserve"> </w:t>
      </w:r>
      <w:r w:rsidR="007B5591" w:rsidRPr="00A066BB">
        <w:rPr>
          <w:rFonts w:asciiTheme="minorBidi" w:hAnsiTheme="minorBidi"/>
          <w:sz w:val="24"/>
          <w:szCs w:val="24"/>
          <w:lang w:val="en-US"/>
        </w:rPr>
        <w:t xml:space="preserve">the communication channel from one- to -one, to many- to- </w:t>
      </w:r>
      <w:r w:rsidR="00A87B6C" w:rsidRPr="00A066BB">
        <w:rPr>
          <w:rFonts w:asciiTheme="minorBidi" w:hAnsiTheme="minorBidi"/>
          <w:sz w:val="24"/>
          <w:szCs w:val="24"/>
          <w:lang w:val="en-US"/>
        </w:rPr>
        <w:t>many.</w:t>
      </w:r>
      <w:r w:rsidR="00A87B6C" w:rsidRPr="00ED081B">
        <w:rPr>
          <w:lang w:val="en-US"/>
        </w:rPr>
        <w:t xml:space="preserve"> </w:t>
      </w:r>
      <w:r w:rsidR="00A066BB">
        <w:rPr>
          <w:rFonts w:asciiTheme="minorBidi" w:hAnsiTheme="minorBidi"/>
          <w:sz w:val="24"/>
          <w:szCs w:val="24"/>
          <w:lang w:val="en-US"/>
        </w:rPr>
        <w:t>W</w:t>
      </w:r>
      <w:r w:rsidRPr="00D07342">
        <w:rPr>
          <w:rFonts w:asciiTheme="minorBidi" w:hAnsiTheme="minorBidi"/>
          <w:sz w:val="24"/>
          <w:szCs w:val="24"/>
          <w:lang w:val="en-US"/>
        </w:rPr>
        <w:t>e implemented</w:t>
      </w:r>
      <w:r>
        <w:rPr>
          <w:rFonts w:asciiTheme="minorBidi" w:hAnsiTheme="minorBidi"/>
          <w:sz w:val="24"/>
          <w:szCs w:val="24"/>
          <w:lang w:val="en-US"/>
        </w:rPr>
        <w:t xml:space="preserve"> </w:t>
      </w:r>
      <w:r w:rsidR="007B5591" w:rsidRPr="0067066D">
        <w:rPr>
          <w:rFonts w:asciiTheme="minorBidi" w:hAnsiTheme="minorBidi"/>
          <w:sz w:val="24"/>
          <w:szCs w:val="24"/>
          <w:lang w:val="en-US"/>
        </w:rPr>
        <w:t xml:space="preserve">a sophisticated channel arbitration method, specifically the Carrier Sense Multiple Access </w:t>
      </w:r>
      <w:r w:rsidR="003A6B0D">
        <w:rPr>
          <w:rFonts w:asciiTheme="minorBidi" w:hAnsiTheme="minorBidi"/>
          <w:sz w:val="24"/>
          <w:szCs w:val="24"/>
          <w:lang w:val="en-US"/>
        </w:rPr>
        <w:t>(</w:t>
      </w:r>
      <w:r w:rsidR="007B5591" w:rsidRPr="0067066D">
        <w:rPr>
          <w:rFonts w:asciiTheme="minorBidi" w:hAnsiTheme="minorBidi"/>
          <w:sz w:val="24"/>
          <w:szCs w:val="24"/>
          <w:lang w:val="en-US"/>
        </w:rPr>
        <w:t>CSMA/</w:t>
      </w:r>
      <w:r w:rsidR="00D508EF" w:rsidRPr="0067066D">
        <w:rPr>
          <w:rFonts w:asciiTheme="minorBidi" w:hAnsiTheme="minorBidi"/>
          <w:sz w:val="24"/>
          <w:szCs w:val="24"/>
          <w:lang w:val="en-US"/>
        </w:rPr>
        <w:t>C) protocol</w:t>
      </w:r>
      <w:r w:rsidR="007B5591" w:rsidRPr="0067066D">
        <w:rPr>
          <w:rFonts w:asciiTheme="minorBidi" w:hAnsiTheme="minorBidi"/>
          <w:sz w:val="24"/>
          <w:szCs w:val="24"/>
          <w:lang w:val="en-US"/>
        </w:rPr>
        <w:t>, to manage network traffic.</w:t>
      </w:r>
      <w:r w:rsidR="007B5591" w:rsidRPr="0067066D">
        <w:rPr>
          <w:rFonts w:asciiTheme="minorBidi" w:hAnsiTheme="minorBidi"/>
          <w:sz w:val="24"/>
          <w:szCs w:val="24"/>
          <w:lang w:val="en-US"/>
        </w:rPr>
        <w:br/>
      </w:r>
      <w:r w:rsidRPr="00D07342">
        <w:rPr>
          <w:rFonts w:asciiTheme="minorBidi" w:hAnsiTheme="minorBidi"/>
          <w:sz w:val="24"/>
          <w:szCs w:val="24"/>
          <w:lang w:val="en-US"/>
        </w:rPr>
        <w:t>The project successfully bridged the gap between a laboratory</w:t>
      </w:r>
      <w:r>
        <w:rPr>
          <w:rFonts w:asciiTheme="minorBidi" w:hAnsiTheme="minorBidi"/>
          <w:sz w:val="24"/>
          <w:szCs w:val="24"/>
          <w:lang w:val="en-US"/>
        </w:rPr>
        <w:t xml:space="preserve"> </w:t>
      </w:r>
      <w:r w:rsidR="007B5591" w:rsidRPr="0067066D">
        <w:rPr>
          <w:rFonts w:asciiTheme="minorBidi" w:hAnsiTheme="minorBidi"/>
          <w:sz w:val="24"/>
          <w:szCs w:val="24"/>
          <w:lang w:val="en-US"/>
        </w:rPr>
        <w:t>demonstration and a robust network by ensuring seamless cross-platform compatibility between Android and iOS</w:t>
      </w:r>
      <w:r w:rsidR="007409DA" w:rsidRPr="0067066D">
        <w:rPr>
          <w:rFonts w:asciiTheme="minorBidi" w:hAnsiTheme="minorBidi"/>
          <w:sz w:val="24"/>
          <w:szCs w:val="24"/>
          <w:lang w:val="en-US"/>
        </w:rPr>
        <w:t>.</w:t>
      </w:r>
    </w:p>
    <w:p w14:paraId="5EEEDAEC" w14:textId="77777777" w:rsidR="00C47FD0" w:rsidRPr="00F16CCA" w:rsidRDefault="00C47FD0" w:rsidP="002E7548">
      <w:pPr>
        <w:shd w:val="clear" w:color="auto" w:fill="FFFFFF"/>
        <w:spacing w:before="240" w:after="120" w:line="264" w:lineRule="auto"/>
        <w:ind w:left="1080"/>
        <w:jc w:val="left"/>
        <w:rPr>
          <w:rFonts w:asciiTheme="minorBidi" w:hAnsiTheme="minorBidi"/>
          <w:sz w:val="24"/>
          <w:szCs w:val="24"/>
          <w:lang w:val="en-US"/>
        </w:rPr>
      </w:pPr>
    </w:p>
    <w:p w14:paraId="776CC484" w14:textId="3783BBE2" w:rsidR="00C677A9" w:rsidRPr="00223681" w:rsidRDefault="00C7700C" w:rsidP="002E7548">
      <w:pPr>
        <w:spacing w:before="240" w:after="240"/>
        <w:ind w:left="640" w:hanging="640"/>
        <w:jc w:val="left"/>
        <w:rPr>
          <w:rFonts w:asciiTheme="minorBidi" w:hAnsiTheme="minorBidi"/>
          <w:sz w:val="24"/>
          <w:szCs w:val="24"/>
          <w:lang w:val="en-US"/>
        </w:rPr>
      </w:pPr>
      <w:r w:rsidRPr="00223681">
        <w:rPr>
          <w:rFonts w:asciiTheme="minorBidi" w:hAnsiTheme="minorBidi"/>
          <w:sz w:val="24"/>
          <w:szCs w:val="24"/>
          <w:lang w:val="en-US"/>
        </w:rPr>
        <w:t>1.4.</w:t>
      </w:r>
      <w:r w:rsidR="00A32707" w:rsidRPr="00223681">
        <w:rPr>
          <w:rFonts w:asciiTheme="minorBidi" w:hAnsiTheme="minorBidi"/>
          <w:sz w:val="24"/>
          <w:szCs w:val="24"/>
          <w:lang w:val="en-US"/>
        </w:rPr>
        <w:t>3</w:t>
      </w:r>
      <w:r w:rsidRPr="00223681">
        <w:rPr>
          <w:rFonts w:asciiTheme="minorBidi" w:hAnsiTheme="minorBidi"/>
          <w:sz w:val="24"/>
          <w:szCs w:val="24"/>
          <w:lang w:val="en-US"/>
        </w:rPr>
        <w:t>.</w:t>
      </w:r>
      <w:r w:rsidR="00DA341C" w:rsidRPr="00223681">
        <w:rPr>
          <w:rFonts w:asciiTheme="minorBidi" w:hAnsiTheme="minorBidi"/>
          <w:sz w:val="24"/>
          <w:szCs w:val="24"/>
          <w:lang w:val="en-US"/>
        </w:rPr>
        <w:t xml:space="preserve"> </w:t>
      </w:r>
      <w:r w:rsidR="00F16CCA" w:rsidRPr="00223681">
        <w:rPr>
          <w:rFonts w:asciiTheme="minorBidi" w:hAnsiTheme="minorBidi"/>
          <w:sz w:val="24"/>
          <w:szCs w:val="24"/>
          <w:lang w:val="en-US"/>
        </w:rPr>
        <w:t>System Implementation and Functional Improvements</w:t>
      </w:r>
      <w:r w:rsidR="00F16CCA" w:rsidRPr="00223681" w:rsidDel="00420908">
        <w:rPr>
          <w:rFonts w:asciiTheme="minorBidi" w:hAnsiTheme="minorBidi"/>
          <w:sz w:val="24"/>
          <w:szCs w:val="24"/>
          <w:lang w:val="en-US"/>
        </w:rPr>
        <w:t xml:space="preserve"> </w:t>
      </w:r>
    </w:p>
    <w:p w14:paraId="470B4F7C" w14:textId="58C09B05" w:rsidR="00F16CCA" w:rsidRPr="00223681" w:rsidRDefault="00F16CCA" w:rsidP="00223681">
      <w:pPr>
        <w:spacing w:after="0" w:line="240" w:lineRule="auto"/>
        <w:ind w:left="1134"/>
        <w:jc w:val="left"/>
        <w:rPr>
          <w:rFonts w:asciiTheme="minorBidi" w:hAnsiTheme="minorBidi"/>
          <w:sz w:val="24"/>
          <w:szCs w:val="24"/>
          <w:lang w:val="en-US"/>
        </w:rPr>
      </w:pPr>
      <w:r w:rsidRPr="00223681">
        <w:rPr>
          <w:rFonts w:asciiTheme="minorBidi" w:hAnsiTheme="minorBidi"/>
          <w:sz w:val="24"/>
          <w:szCs w:val="24"/>
          <w:lang w:val="en-US"/>
        </w:rPr>
        <w:t xml:space="preserve">To achieve a robust many-to-many network, several technical improvements were integrated into the system. The physical layer was </w:t>
      </w:r>
      <w:r w:rsidRPr="00223681">
        <w:rPr>
          <w:rFonts w:asciiTheme="minorBidi" w:hAnsiTheme="minorBidi"/>
          <w:sz w:val="24"/>
          <w:szCs w:val="24"/>
          <w:lang w:val="en-US"/>
        </w:rPr>
        <w:lastRenderedPageBreak/>
        <w:t>upgraded from a binary link to 16-MFSK (Multiple Frequency Shift Keying) modulation. By utilizing 16 distinct carrier frequencies and a "bin-averaging" FFT (Fast Fourier Transform) approach, the project quadrupled data throughput while remaining resilient to frequency drift and "time smearing."</w:t>
      </w:r>
    </w:p>
    <w:p w14:paraId="17F51B4C" w14:textId="77777777" w:rsidR="00F16CCA" w:rsidRPr="00223681" w:rsidRDefault="00F16CCA" w:rsidP="00223681">
      <w:pPr>
        <w:spacing w:before="240" w:after="240"/>
        <w:ind w:left="1723" w:hanging="640"/>
        <w:jc w:val="left"/>
        <w:rPr>
          <w:rFonts w:asciiTheme="minorBidi" w:hAnsiTheme="minorBidi"/>
          <w:sz w:val="24"/>
          <w:szCs w:val="24"/>
          <w:lang w:val="en-US"/>
        </w:rPr>
      </w:pPr>
    </w:p>
    <w:p w14:paraId="3124DE85" w14:textId="77777777" w:rsidR="00F16CCA" w:rsidRPr="00223681" w:rsidRDefault="00F16CCA" w:rsidP="00223681">
      <w:pPr>
        <w:spacing w:before="240" w:after="240"/>
        <w:ind w:left="1083"/>
        <w:jc w:val="left"/>
        <w:rPr>
          <w:rFonts w:asciiTheme="minorBidi" w:hAnsiTheme="minorBidi"/>
          <w:sz w:val="24"/>
          <w:szCs w:val="24"/>
          <w:lang w:val="en-US"/>
        </w:rPr>
      </w:pPr>
      <w:r w:rsidRPr="00223681">
        <w:rPr>
          <w:rFonts w:asciiTheme="minorBidi" w:hAnsiTheme="minorBidi"/>
          <w:sz w:val="24"/>
          <w:szCs w:val="24"/>
          <w:lang w:val="en-US"/>
        </w:rPr>
        <w:t>To ensure data integrity, we implemented a CRC-8 (Cyclic Redundancy Check) algorithm. This guarantees that any transmission errors caused by environmental noise are detected and discarded. Furthermore, to maintain system compatibility across different hardware architectures, the logic was refactored to use standardized Uint8List structures, ensuring consistent checksum results on both Android and iOS.</w:t>
      </w:r>
    </w:p>
    <w:p w14:paraId="6E7958B9" w14:textId="77777777" w:rsidR="00F16CCA" w:rsidRPr="00223681" w:rsidRDefault="00F16CCA" w:rsidP="00223681">
      <w:pPr>
        <w:spacing w:before="240" w:after="240"/>
        <w:ind w:left="1083"/>
        <w:jc w:val="left"/>
        <w:rPr>
          <w:rFonts w:asciiTheme="minorBidi" w:hAnsiTheme="minorBidi"/>
          <w:sz w:val="24"/>
          <w:szCs w:val="24"/>
          <w:lang w:val="en-US"/>
        </w:rPr>
      </w:pPr>
    </w:p>
    <w:p w14:paraId="0E656DA9" w14:textId="404DAB31" w:rsidR="00F16CCA" w:rsidRPr="00223681" w:rsidRDefault="00F16CCA" w:rsidP="00223681">
      <w:pPr>
        <w:spacing w:before="240" w:after="240"/>
        <w:ind w:left="1083"/>
        <w:jc w:val="left"/>
        <w:rPr>
          <w:rFonts w:asciiTheme="minorBidi" w:hAnsiTheme="minorBidi"/>
          <w:sz w:val="24"/>
          <w:szCs w:val="24"/>
          <w:lang w:val="en-US"/>
        </w:rPr>
      </w:pPr>
      <w:r w:rsidRPr="00223681">
        <w:rPr>
          <w:rFonts w:asciiTheme="minorBidi" w:hAnsiTheme="minorBidi"/>
          <w:sz w:val="24"/>
          <w:szCs w:val="24"/>
          <w:lang w:val="en-US"/>
        </w:rPr>
        <w:t>Finally, many-to-many coordination was achieved through the implementation of a CSMA/CA (Carrier Sense Multiple Access with Collision Avoidance) protocol. This protocol manages channel arbitration by sensing the acoustic medium before transmission, effectively preventing data collisions and enabling a seamless multi-user environment</w:t>
      </w:r>
    </w:p>
    <w:p w14:paraId="44154FCE" w14:textId="5858E37F" w:rsidR="00BD16DC" w:rsidRPr="00C707D8" w:rsidRDefault="00C7700C" w:rsidP="00E24B12">
      <w:pPr>
        <w:spacing w:before="240" w:after="240"/>
        <w:ind w:left="440" w:hanging="440"/>
        <w:jc w:val="left"/>
        <w:rPr>
          <w:rFonts w:asciiTheme="minorBidi" w:hAnsiTheme="minorBidi"/>
          <w:b/>
          <w:bCs/>
          <w:sz w:val="24"/>
          <w:szCs w:val="24"/>
          <w:lang w:val="en-US"/>
        </w:rPr>
      </w:pPr>
      <w:r w:rsidRPr="00C707D8">
        <w:rPr>
          <w:rFonts w:asciiTheme="minorBidi" w:hAnsiTheme="minorBidi"/>
          <w:b/>
          <w:bCs/>
          <w:sz w:val="24"/>
          <w:szCs w:val="24"/>
          <w:lang w:val="en-US"/>
        </w:rPr>
        <w:t>1.5</w:t>
      </w:r>
      <w:r w:rsidR="00DA341C" w:rsidRPr="001B7A10">
        <w:rPr>
          <w:rFonts w:asciiTheme="minorBidi" w:hAnsiTheme="minorBidi"/>
          <w:b/>
          <w:bCs/>
          <w:sz w:val="24"/>
          <w:szCs w:val="24"/>
          <w:lang w:val="en-US"/>
        </w:rPr>
        <w:t>.</w:t>
      </w:r>
      <w:r w:rsidR="00DA341C">
        <w:rPr>
          <w:rFonts w:asciiTheme="minorBidi" w:hAnsiTheme="minorBidi"/>
          <w:sz w:val="24"/>
          <w:szCs w:val="24"/>
          <w:lang w:val="en-US"/>
        </w:rPr>
        <w:t xml:space="preserve"> </w:t>
      </w:r>
      <w:r w:rsidRPr="00C707D8">
        <w:rPr>
          <w:rFonts w:asciiTheme="minorBidi" w:hAnsiTheme="minorBidi"/>
          <w:b/>
          <w:bCs/>
          <w:sz w:val="24"/>
          <w:szCs w:val="24"/>
          <w:lang w:val="en-US"/>
        </w:rPr>
        <w:t xml:space="preserve">Difficulties </w:t>
      </w:r>
      <w:r w:rsidR="00E24B12">
        <w:rPr>
          <w:rFonts w:asciiTheme="minorBidi" w:hAnsiTheme="minorBidi"/>
          <w:b/>
          <w:bCs/>
          <w:sz w:val="24"/>
          <w:szCs w:val="24"/>
          <w:lang w:val="en-US"/>
        </w:rPr>
        <w:t>I</w:t>
      </w:r>
      <w:r w:rsidR="00E24B12" w:rsidRPr="00C707D8">
        <w:rPr>
          <w:rFonts w:asciiTheme="minorBidi" w:hAnsiTheme="minorBidi"/>
          <w:b/>
          <w:bCs/>
          <w:sz w:val="24"/>
          <w:szCs w:val="24"/>
          <w:lang w:val="en-US"/>
        </w:rPr>
        <w:t xml:space="preserve">n </w:t>
      </w:r>
      <w:r w:rsidRPr="00C707D8">
        <w:rPr>
          <w:rFonts w:asciiTheme="minorBidi" w:hAnsiTheme="minorBidi"/>
          <w:b/>
          <w:bCs/>
          <w:sz w:val="24"/>
          <w:szCs w:val="24"/>
          <w:lang w:val="en-US"/>
        </w:rPr>
        <w:t xml:space="preserve">Setting </w:t>
      </w:r>
      <w:r w:rsidR="00E24B12">
        <w:rPr>
          <w:rFonts w:asciiTheme="minorBidi" w:hAnsiTheme="minorBidi"/>
          <w:b/>
          <w:bCs/>
          <w:sz w:val="24"/>
          <w:szCs w:val="24"/>
          <w:lang w:val="en-US"/>
        </w:rPr>
        <w:t>T</w:t>
      </w:r>
      <w:r w:rsidR="00E24B12" w:rsidRPr="00C707D8">
        <w:rPr>
          <w:rFonts w:asciiTheme="minorBidi" w:hAnsiTheme="minorBidi"/>
          <w:b/>
          <w:bCs/>
          <w:sz w:val="24"/>
          <w:szCs w:val="24"/>
          <w:lang w:val="en-US"/>
        </w:rPr>
        <w:t xml:space="preserve">his </w:t>
      </w:r>
      <w:r w:rsidRPr="00C707D8">
        <w:rPr>
          <w:rFonts w:asciiTheme="minorBidi" w:hAnsiTheme="minorBidi"/>
          <w:b/>
          <w:bCs/>
          <w:sz w:val="24"/>
          <w:szCs w:val="24"/>
          <w:lang w:val="en-US"/>
        </w:rPr>
        <w:t>Project</w:t>
      </w:r>
    </w:p>
    <w:p w14:paraId="5CB1D824" w14:textId="6D4CDF12" w:rsidR="00B70562" w:rsidRPr="00C707D8" w:rsidRDefault="00C7700C" w:rsidP="00C35875">
      <w:pPr>
        <w:spacing w:before="240" w:after="240"/>
        <w:jc w:val="left"/>
        <w:rPr>
          <w:rFonts w:asciiTheme="minorBidi" w:hAnsiTheme="minorBidi"/>
          <w:sz w:val="24"/>
          <w:szCs w:val="24"/>
          <w:lang w:val="en-US"/>
        </w:rPr>
      </w:pPr>
      <w:r w:rsidRPr="00C707D8">
        <w:rPr>
          <w:rFonts w:asciiTheme="minorBidi" w:hAnsiTheme="minorBidi"/>
          <w:b/>
          <w:bCs/>
          <w:sz w:val="24"/>
          <w:szCs w:val="24"/>
          <w:lang w:val="en-US"/>
        </w:rPr>
        <w:t>1.5.1.</w:t>
      </w:r>
      <w:r w:rsidRPr="00C707D8">
        <w:rPr>
          <w:rFonts w:asciiTheme="minorBidi" w:hAnsiTheme="minorBidi"/>
          <w:sz w:val="24"/>
          <w:szCs w:val="24"/>
          <w:lang w:val="en-US"/>
        </w:rPr>
        <w:t xml:space="preserve"> </w:t>
      </w:r>
      <w:r w:rsidRPr="00C707D8">
        <w:rPr>
          <w:rFonts w:asciiTheme="minorBidi" w:hAnsiTheme="minorBidi"/>
          <w:b/>
          <w:bCs/>
          <w:sz w:val="24"/>
          <w:szCs w:val="24"/>
          <w:lang w:val="en-US"/>
        </w:rPr>
        <w:t xml:space="preserve">Algorithmic </w:t>
      </w:r>
      <w:r w:rsidR="00E24B12">
        <w:rPr>
          <w:rFonts w:asciiTheme="minorBidi" w:hAnsiTheme="minorBidi"/>
          <w:b/>
          <w:bCs/>
          <w:sz w:val="24"/>
          <w:szCs w:val="24"/>
          <w:lang w:val="en-US"/>
        </w:rPr>
        <w:t>C</w:t>
      </w:r>
      <w:r w:rsidR="00E24B12" w:rsidRPr="00C707D8">
        <w:rPr>
          <w:rFonts w:asciiTheme="minorBidi" w:hAnsiTheme="minorBidi"/>
          <w:b/>
          <w:bCs/>
          <w:sz w:val="24"/>
          <w:szCs w:val="24"/>
          <w:lang w:val="en-US"/>
        </w:rPr>
        <w:t>hallenges</w:t>
      </w:r>
    </w:p>
    <w:p w14:paraId="37B0FC34" w14:textId="60AB15E3" w:rsidR="007C76F6" w:rsidRPr="00C707D8" w:rsidRDefault="007C76F6" w:rsidP="00C35875">
      <w:pPr>
        <w:spacing w:before="240" w:after="240"/>
        <w:ind w:left="1080"/>
        <w:jc w:val="left"/>
        <w:rPr>
          <w:rFonts w:asciiTheme="minorBidi" w:hAnsiTheme="minorBidi"/>
          <w:sz w:val="24"/>
          <w:szCs w:val="24"/>
          <w:lang w:val="en-US"/>
        </w:rPr>
      </w:pPr>
      <w:r w:rsidRPr="00C707D8">
        <w:rPr>
          <w:rFonts w:asciiTheme="minorBidi" w:hAnsiTheme="minorBidi"/>
          <w:sz w:val="24"/>
          <w:szCs w:val="24"/>
          <w:lang w:val="en-US"/>
        </w:rPr>
        <w:t>Collision Detection Constraints Implementing Standard Collision Detection (CSMA/CD)</w:t>
      </w:r>
      <w:r w:rsidR="006462BF" w:rsidRPr="00C707D8">
        <w:rPr>
          <w:rFonts w:asciiTheme="minorBidi" w:hAnsiTheme="minorBidi"/>
          <w:sz w:val="24"/>
          <w:szCs w:val="24"/>
          <w:lang w:val="en-US"/>
        </w:rPr>
        <w:t>, used in previous projects, was shown to be</w:t>
      </w:r>
      <w:r w:rsidRPr="00C707D8">
        <w:rPr>
          <w:rFonts w:asciiTheme="minorBidi" w:hAnsiTheme="minorBidi"/>
          <w:sz w:val="24"/>
          <w:szCs w:val="24"/>
          <w:lang w:val="en-US"/>
        </w:rPr>
        <w:t xml:space="preserve"> practically unfeasible in wireless acoustic networks due to hardware limitations.</w:t>
      </w:r>
      <w:r w:rsidR="00017FCD" w:rsidRPr="00C707D8">
        <w:rPr>
          <w:rFonts w:asciiTheme="minorBidi" w:hAnsiTheme="minorBidi"/>
          <w:sz w:val="24"/>
          <w:szCs w:val="24"/>
          <w:lang w:val="en-US"/>
        </w:rPr>
        <w:t xml:space="preserve"> </w:t>
      </w:r>
      <w:r w:rsidR="00017FCD" w:rsidRPr="00C707D8">
        <w:rPr>
          <w:rFonts w:asciiTheme="minorBidi" w:hAnsiTheme="minorBidi"/>
          <w:sz w:val="24"/>
          <w:szCs w:val="24"/>
        </w:rPr>
        <w:t>[9]</w:t>
      </w:r>
    </w:p>
    <w:p w14:paraId="6ECD3281" w14:textId="2A072B2C" w:rsidR="007C76F6" w:rsidRPr="00C707D8" w:rsidRDefault="007C76F6" w:rsidP="00C35875">
      <w:pPr>
        <w:pStyle w:val="ListParagraph"/>
        <w:numPr>
          <w:ilvl w:val="0"/>
          <w:numId w:val="4"/>
        </w:numPr>
        <w:spacing w:before="240" w:after="240"/>
        <w:ind w:left="1800"/>
        <w:jc w:val="left"/>
        <w:rPr>
          <w:rFonts w:asciiTheme="minorBidi" w:hAnsiTheme="minorBidi"/>
          <w:sz w:val="24"/>
          <w:szCs w:val="24"/>
          <w:lang w:val="en-US"/>
        </w:rPr>
      </w:pPr>
      <w:r w:rsidRPr="00C707D8">
        <w:rPr>
          <w:rFonts w:asciiTheme="minorBidi" w:hAnsiTheme="minorBidi"/>
          <w:b/>
          <w:bCs/>
          <w:sz w:val="24"/>
          <w:szCs w:val="24"/>
          <w:lang w:val="en-US"/>
        </w:rPr>
        <w:t>Self-Interference:</w:t>
      </w:r>
      <w:r w:rsidRPr="00C707D8">
        <w:rPr>
          <w:rFonts w:asciiTheme="minorBidi" w:hAnsiTheme="minorBidi"/>
          <w:sz w:val="24"/>
          <w:szCs w:val="24"/>
          <w:lang w:val="en-US"/>
        </w:rPr>
        <w:t xml:space="preserve"> Mobile transducers operate in Half-Duplex mode. During transmission, the device’s own high-amplitude output saturates its receiver, making it impossible to detect incoming signals or interference simultaneously.</w:t>
      </w:r>
      <w:r w:rsidR="00017FCD" w:rsidRPr="00C707D8">
        <w:rPr>
          <w:rFonts w:asciiTheme="minorBidi" w:hAnsiTheme="minorBidi"/>
          <w:sz w:val="24"/>
          <w:szCs w:val="24"/>
          <w:lang w:val="en-US"/>
        </w:rPr>
        <w:t xml:space="preserve"> </w:t>
      </w:r>
      <w:r w:rsidR="00017FCD" w:rsidRPr="00C707D8">
        <w:rPr>
          <w:rFonts w:asciiTheme="minorBidi" w:hAnsiTheme="minorBidi"/>
          <w:sz w:val="24"/>
          <w:szCs w:val="24"/>
        </w:rPr>
        <w:t>[9]</w:t>
      </w:r>
    </w:p>
    <w:p w14:paraId="0B647885" w14:textId="368EB00D" w:rsidR="007C76F6" w:rsidRPr="00C760E7" w:rsidRDefault="007C76F6" w:rsidP="00C35875">
      <w:pPr>
        <w:pStyle w:val="ListParagraph"/>
        <w:numPr>
          <w:ilvl w:val="0"/>
          <w:numId w:val="4"/>
        </w:numPr>
        <w:spacing w:before="240" w:after="240"/>
        <w:ind w:left="1800"/>
        <w:jc w:val="left"/>
        <w:rPr>
          <w:rFonts w:asciiTheme="minorBidi" w:hAnsiTheme="minorBidi"/>
          <w:sz w:val="24"/>
          <w:szCs w:val="24"/>
          <w:lang w:val="en-US"/>
        </w:rPr>
      </w:pPr>
      <w:r w:rsidRPr="00C707D8">
        <w:rPr>
          <w:rFonts w:asciiTheme="minorBidi" w:hAnsiTheme="minorBidi"/>
          <w:b/>
          <w:bCs/>
          <w:sz w:val="24"/>
          <w:szCs w:val="24"/>
          <w:lang w:val="en-US"/>
        </w:rPr>
        <w:t>Hidden Node Problem:</w:t>
      </w:r>
      <w:r w:rsidRPr="00C707D8">
        <w:rPr>
          <w:rFonts w:asciiTheme="minorBidi" w:hAnsiTheme="minorBidi"/>
          <w:sz w:val="24"/>
          <w:szCs w:val="24"/>
          <w:lang w:val="en-US"/>
        </w:rPr>
        <w:t xml:space="preserve"> Two transmitters out of range of each other may transmit simultaneously to a central receiver, causing undetectable collisions at the destination. Conclusion: </w:t>
      </w:r>
      <w:r w:rsidR="00AD05DE" w:rsidRPr="00AD05DE">
        <w:rPr>
          <w:rFonts w:asciiTheme="minorBidi" w:hAnsiTheme="minorBidi"/>
          <w:sz w:val="24"/>
          <w:szCs w:val="24"/>
          <w:lang w:val="en-US"/>
        </w:rPr>
        <w:t xml:space="preserve">The system could not </w:t>
      </w:r>
      <w:r w:rsidR="00223681" w:rsidRPr="00AD05DE">
        <w:rPr>
          <w:rFonts w:asciiTheme="minorBidi" w:hAnsiTheme="minorBidi"/>
          <w:sz w:val="24"/>
          <w:szCs w:val="24"/>
          <w:lang w:val="en-US"/>
        </w:rPr>
        <w:t>rely</w:t>
      </w:r>
      <w:r w:rsidR="00223681" w:rsidRPr="00C707D8">
        <w:rPr>
          <w:rFonts w:asciiTheme="minorBidi" w:hAnsiTheme="minorBidi"/>
          <w:sz w:val="24"/>
          <w:szCs w:val="24"/>
          <w:lang w:val="en-US"/>
        </w:rPr>
        <w:t xml:space="preserve"> on</w:t>
      </w:r>
      <w:r w:rsidRPr="00C707D8">
        <w:rPr>
          <w:rFonts w:asciiTheme="minorBidi" w:hAnsiTheme="minorBidi"/>
          <w:sz w:val="24"/>
          <w:szCs w:val="24"/>
          <w:lang w:val="en-US"/>
        </w:rPr>
        <w:t xml:space="preserve"> real-time detection and </w:t>
      </w:r>
      <w:r w:rsidR="00F16CCA" w:rsidRPr="00F16CCA">
        <w:rPr>
          <w:rFonts w:asciiTheme="minorBidi" w:hAnsiTheme="minorBidi"/>
          <w:sz w:val="24"/>
          <w:szCs w:val="24"/>
          <w:lang w:val="en-US"/>
        </w:rPr>
        <w:t xml:space="preserve">therefore </w:t>
      </w:r>
      <w:r w:rsidR="00223681" w:rsidRPr="00F16CCA">
        <w:rPr>
          <w:rFonts w:asciiTheme="minorBidi" w:hAnsiTheme="minorBidi"/>
          <w:sz w:val="24"/>
          <w:szCs w:val="24"/>
          <w:lang w:val="en-US"/>
        </w:rPr>
        <w:t>implemented</w:t>
      </w:r>
      <w:r w:rsidR="00223681" w:rsidRPr="00C707D8">
        <w:rPr>
          <w:rFonts w:asciiTheme="minorBidi" w:hAnsiTheme="minorBidi"/>
          <w:sz w:val="24"/>
          <w:szCs w:val="24"/>
          <w:lang w:val="en-US"/>
        </w:rPr>
        <w:t xml:space="preserve"> Collision</w:t>
      </w:r>
      <w:r w:rsidRPr="00C707D8">
        <w:rPr>
          <w:rFonts w:asciiTheme="minorBidi" w:hAnsiTheme="minorBidi"/>
          <w:sz w:val="24"/>
          <w:szCs w:val="24"/>
          <w:lang w:val="en-US"/>
        </w:rPr>
        <w:t xml:space="preserve"> Avoidance (CSMA/CA) protocols like </w:t>
      </w:r>
      <w:r w:rsidR="00C82C62" w:rsidRPr="00C707D8">
        <w:rPr>
          <w:rFonts w:asciiTheme="minorBidi" w:hAnsiTheme="minorBidi"/>
          <w:sz w:val="24"/>
          <w:szCs w:val="24"/>
          <w:lang w:val="en-US"/>
        </w:rPr>
        <w:t>Request to send (</w:t>
      </w:r>
      <w:r w:rsidR="005B7E88" w:rsidRPr="00C707D8">
        <w:rPr>
          <w:rFonts w:asciiTheme="minorBidi" w:hAnsiTheme="minorBidi"/>
          <w:sz w:val="24"/>
          <w:szCs w:val="24"/>
          <w:lang w:val="en-US"/>
        </w:rPr>
        <w:t>RTS</w:t>
      </w:r>
      <w:r w:rsidR="00C82C62" w:rsidRPr="00C707D8">
        <w:rPr>
          <w:rFonts w:asciiTheme="minorBidi" w:hAnsiTheme="minorBidi"/>
          <w:sz w:val="24"/>
          <w:szCs w:val="24"/>
          <w:lang w:val="en-US"/>
        </w:rPr>
        <w:t>)</w:t>
      </w:r>
      <w:r w:rsidR="005B7E88" w:rsidRPr="00C707D8">
        <w:rPr>
          <w:rFonts w:asciiTheme="minorBidi" w:hAnsiTheme="minorBidi"/>
          <w:sz w:val="24"/>
          <w:szCs w:val="24"/>
          <w:lang w:val="en-US"/>
        </w:rPr>
        <w:t>/</w:t>
      </w:r>
      <w:r w:rsidR="00C82C62" w:rsidRPr="00C707D8">
        <w:rPr>
          <w:rFonts w:asciiTheme="minorBidi" w:hAnsiTheme="minorBidi"/>
          <w:sz w:val="24"/>
          <w:szCs w:val="24"/>
          <w:lang w:val="en-US"/>
        </w:rPr>
        <w:t>C</w:t>
      </w:r>
      <w:r w:rsidR="005B7E88" w:rsidRPr="00C707D8">
        <w:rPr>
          <w:rFonts w:asciiTheme="minorBidi" w:hAnsiTheme="minorBidi"/>
          <w:sz w:val="24"/>
          <w:szCs w:val="24"/>
          <w:lang w:val="en-US"/>
        </w:rPr>
        <w:t>lear</w:t>
      </w:r>
      <w:r w:rsidR="00C82C62" w:rsidRPr="00C707D8">
        <w:rPr>
          <w:rFonts w:asciiTheme="minorBidi" w:hAnsiTheme="minorBidi"/>
          <w:sz w:val="24"/>
          <w:szCs w:val="24"/>
          <w:lang w:val="en-US"/>
        </w:rPr>
        <w:t xml:space="preserve"> To Send</w:t>
      </w:r>
      <w:r w:rsidR="005B7E88" w:rsidRPr="00C707D8">
        <w:rPr>
          <w:rFonts w:asciiTheme="minorBidi" w:hAnsiTheme="minorBidi"/>
          <w:sz w:val="24"/>
          <w:szCs w:val="24"/>
          <w:lang w:val="en-US"/>
        </w:rPr>
        <w:t xml:space="preserve"> </w:t>
      </w:r>
      <w:r w:rsidRPr="00C707D8">
        <w:rPr>
          <w:rFonts w:asciiTheme="minorBidi" w:hAnsiTheme="minorBidi"/>
          <w:sz w:val="24"/>
          <w:szCs w:val="24"/>
          <w:lang w:val="en-US"/>
        </w:rPr>
        <w:t>/</w:t>
      </w:r>
      <w:r w:rsidR="00C82C62" w:rsidRPr="00C707D8">
        <w:rPr>
          <w:rFonts w:asciiTheme="minorBidi" w:hAnsiTheme="minorBidi"/>
          <w:sz w:val="24"/>
          <w:szCs w:val="24"/>
          <w:lang w:val="en-US"/>
        </w:rPr>
        <w:t>(</w:t>
      </w:r>
      <w:r w:rsidRPr="00C707D8">
        <w:rPr>
          <w:rFonts w:asciiTheme="minorBidi" w:hAnsiTheme="minorBidi"/>
          <w:sz w:val="24"/>
          <w:szCs w:val="24"/>
          <w:lang w:val="en-US"/>
        </w:rPr>
        <w:t>CTS</w:t>
      </w:r>
      <w:r w:rsidR="00C82C62" w:rsidRPr="00C707D8">
        <w:rPr>
          <w:rFonts w:asciiTheme="minorBidi" w:hAnsiTheme="minorBidi"/>
          <w:sz w:val="24"/>
          <w:szCs w:val="24"/>
          <w:lang w:val="en-US" w:bidi="he"/>
        </w:rPr>
        <w:t>)</w:t>
      </w:r>
      <w:r w:rsidRPr="00C707D8">
        <w:rPr>
          <w:rFonts w:asciiTheme="minorBidi" w:hAnsiTheme="minorBidi"/>
          <w:sz w:val="24"/>
          <w:szCs w:val="24"/>
          <w:lang w:val="en-US"/>
        </w:rPr>
        <w:t>.</w:t>
      </w:r>
      <w:r w:rsidR="009814E7" w:rsidRPr="00C707D8">
        <w:rPr>
          <w:rFonts w:asciiTheme="minorBidi" w:hAnsiTheme="minorBidi"/>
          <w:sz w:val="24"/>
          <w:szCs w:val="24"/>
          <w:lang w:val="en-US"/>
        </w:rPr>
        <w:t xml:space="preserve"> [3][6]</w:t>
      </w:r>
    </w:p>
    <w:p w14:paraId="725DA9D3" w14:textId="2CD90A9C" w:rsidR="007C76F6" w:rsidRPr="00C760E7" w:rsidRDefault="007C76F6" w:rsidP="00C35875">
      <w:pPr>
        <w:spacing w:before="240" w:after="240"/>
        <w:ind w:left="1580" w:hanging="500"/>
        <w:jc w:val="left"/>
        <w:rPr>
          <w:rFonts w:asciiTheme="minorBidi" w:hAnsiTheme="minorBidi"/>
          <w:sz w:val="24"/>
          <w:szCs w:val="24"/>
          <w:lang w:val="en-US"/>
        </w:rPr>
      </w:pPr>
      <w:r w:rsidRPr="00C760E7">
        <w:rPr>
          <w:rFonts w:asciiTheme="minorBidi" w:hAnsiTheme="minorBidi"/>
          <w:b/>
          <w:bCs/>
          <w:sz w:val="24"/>
          <w:szCs w:val="24"/>
          <w:lang w:val="en-US"/>
        </w:rPr>
        <w:t>Physical Layer Challenge:</w:t>
      </w:r>
      <w:r w:rsidRPr="00C760E7">
        <w:rPr>
          <w:rFonts w:asciiTheme="minorBidi" w:hAnsiTheme="minorBidi"/>
          <w:sz w:val="24"/>
          <w:szCs w:val="24"/>
          <w:lang w:val="en-US"/>
        </w:rPr>
        <w:t xml:space="preserve"> Multipath Propagation &amp;</w:t>
      </w:r>
      <w:r w:rsidR="00C82C62" w:rsidRPr="00C760E7">
        <w:rPr>
          <w:rFonts w:asciiTheme="minorBidi" w:hAnsiTheme="minorBidi"/>
          <w:sz w:val="24"/>
          <w:szCs w:val="24"/>
          <w:lang w:val="en-US"/>
        </w:rPr>
        <w:t xml:space="preserve"> Inter-Symbol Interference</w:t>
      </w:r>
      <w:r w:rsidRPr="00C760E7">
        <w:rPr>
          <w:rFonts w:asciiTheme="minorBidi" w:hAnsiTheme="minorBidi"/>
          <w:sz w:val="24"/>
          <w:szCs w:val="24"/>
          <w:lang w:val="en-US"/>
        </w:rPr>
        <w:t xml:space="preserve"> </w:t>
      </w:r>
      <w:r w:rsidR="00C82C62" w:rsidRPr="00C760E7">
        <w:rPr>
          <w:rFonts w:asciiTheme="minorBidi" w:hAnsiTheme="minorBidi"/>
          <w:sz w:val="24"/>
          <w:szCs w:val="24"/>
          <w:lang w:val="en-US"/>
        </w:rPr>
        <w:t>(</w:t>
      </w:r>
      <w:r w:rsidRPr="00C760E7">
        <w:rPr>
          <w:rFonts w:asciiTheme="minorBidi" w:hAnsiTheme="minorBidi"/>
          <w:sz w:val="24"/>
          <w:szCs w:val="24"/>
          <w:lang w:val="en-US"/>
        </w:rPr>
        <w:t>ISI</w:t>
      </w:r>
      <w:r w:rsidR="00C82C62" w:rsidRPr="00C760E7">
        <w:rPr>
          <w:rFonts w:asciiTheme="minorBidi" w:hAnsiTheme="minorBidi"/>
          <w:sz w:val="24"/>
          <w:szCs w:val="24"/>
          <w:lang w:val="en-US"/>
        </w:rPr>
        <w:t>)</w:t>
      </w:r>
    </w:p>
    <w:p w14:paraId="0E48EE0E" w14:textId="77777777" w:rsidR="007C76F6" w:rsidRPr="00C760E7" w:rsidRDefault="007C76F6" w:rsidP="00C35875">
      <w:pPr>
        <w:pStyle w:val="ListParagraph"/>
        <w:numPr>
          <w:ilvl w:val="0"/>
          <w:numId w:val="5"/>
        </w:numPr>
        <w:spacing w:before="240" w:after="240"/>
        <w:ind w:left="1800"/>
        <w:jc w:val="left"/>
        <w:rPr>
          <w:rFonts w:asciiTheme="minorBidi" w:hAnsiTheme="minorBidi"/>
          <w:sz w:val="24"/>
          <w:szCs w:val="24"/>
          <w:lang w:val="en-US"/>
        </w:rPr>
      </w:pPr>
      <w:r w:rsidRPr="00C760E7">
        <w:rPr>
          <w:rFonts w:asciiTheme="minorBidi" w:hAnsiTheme="minorBidi"/>
          <w:sz w:val="24"/>
          <w:szCs w:val="24"/>
          <w:lang w:val="en-US"/>
        </w:rPr>
        <w:t>Indoor acoustic communication suffers from severe Multipath Propagation, where sound waves reflect off surfaces and reach the receiver at different times.</w:t>
      </w:r>
    </w:p>
    <w:p w14:paraId="5A5F3BDF" w14:textId="255165BA" w:rsidR="007C76F6" w:rsidRPr="00C760E7" w:rsidRDefault="007C76F6" w:rsidP="00C35875">
      <w:pPr>
        <w:pStyle w:val="ListParagraph"/>
        <w:numPr>
          <w:ilvl w:val="0"/>
          <w:numId w:val="5"/>
        </w:numPr>
        <w:spacing w:before="240" w:after="240"/>
        <w:ind w:left="1800"/>
        <w:jc w:val="left"/>
        <w:rPr>
          <w:rFonts w:asciiTheme="minorBidi" w:hAnsiTheme="minorBidi"/>
          <w:sz w:val="24"/>
          <w:szCs w:val="24"/>
          <w:lang w:val="en-US"/>
        </w:rPr>
      </w:pPr>
      <w:r w:rsidRPr="00C760E7">
        <w:rPr>
          <w:rFonts w:asciiTheme="minorBidi" w:hAnsiTheme="minorBidi"/>
          <w:b/>
          <w:bCs/>
          <w:sz w:val="24"/>
          <w:szCs w:val="24"/>
          <w:lang w:val="en-US"/>
        </w:rPr>
        <w:lastRenderedPageBreak/>
        <w:t xml:space="preserve">The Issue: </w:t>
      </w:r>
      <w:r w:rsidRPr="00C760E7">
        <w:rPr>
          <w:rFonts w:asciiTheme="minorBidi" w:hAnsiTheme="minorBidi"/>
          <w:sz w:val="24"/>
          <w:szCs w:val="24"/>
          <w:lang w:val="en-US"/>
        </w:rPr>
        <w:t>These delayed echoes overlap with subsequent data bits, causing Inter-Symbol Interference (ISI). This distorts the signal and can flip bits (0 vs 1).</w:t>
      </w:r>
      <w:r w:rsidR="009814E7" w:rsidRPr="00C760E7">
        <w:rPr>
          <w:rFonts w:asciiTheme="minorBidi" w:hAnsiTheme="minorBidi"/>
          <w:sz w:val="24"/>
          <w:szCs w:val="24"/>
          <w:lang w:val="en-US"/>
        </w:rPr>
        <w:t>[4]</w:t>
      </w:r>
      <w:r w:rsidR="001B0D63" w:rsidRPr="00C760E7">
        <w:rPr>
          <w:rFonts w:asciiTheme="minorBidi" w:hAnsiTheme="minorBidi"/>
          <w:sz w:val="24"/>
          <w:szCs w:val="24"/>
          <w:lang w:val="en-US"/>
        </w:rPr>
        <w:t>[5]</w:t>
      </w:r>
    </w:p>
    <w:p w14:paraId="0046EBB1" w14:textId="728EB4FE" w:rsidR="007C76F6" w:rsidRPr="00C760E7" w:rsidRDefault="007C76F6" w:rsidP="00C35875">
      <w:pPr>
        <w:spacing w:before="240" w:after="240"/>
        <w:ind w:left="1580" w:hanging="500"/>
        <w:jc w:val="left"/>
        <w:rPr>
          <w:rFonts w:asciiTheme="minorBidi" w:hAnsiTheme="minorBidi"/>
          <w:sz w:val="24"/>
          <w:szCs w:val="24"/>
          <w:lang w:val="en-US"/>
        </w:rPr>
      </w:pPr>
      <w:r w:rsidRPr="00C760E7">
        <w:rPr>
          <w:rFonts w:asciiTheme="minorBidi" w:hAnsiTheme="minorBidi"/>
          <w:b/>
          <w:bCs/>
          <w:sz w:val="24"/>
          <w:szCs w:val="24"/>
          <w:lang w:val="en-US"/>
        </w:rPr>
        <w:t>Implementation Challenge</w:t>
      </w:r>
      <w:r w:rsidR="00241805" w:rsidRPr="00C760E7">
        <w:rPr>
          <w:rFonts w:asciiTheme="minorBidi" w:hAnsiTheme="minorBidi"/>
          <w:b/>
          <w:bCs/>
          <w:sz w:val="24"/>
          <w:szCs w:val="24"/>
          <w:lang w:val="en-US"/>
        </w:rPr>
        <w:t>:</w:t>
      </w:r>
      <w:r w:rsidR="00241805">
        <w:rPr>
          <w:rFonts w:asciiTheme="minorBidi" w:hAnsiTheme="minorBidi"/>
          <w:sz w:val="24"/>
          <w:szCs w:val="24"/>
          <w:lang w:val="en-US"/>
        </w:rPr>
        <w:t xml:space="preserve"> </w:t>
      </w:r>
      <w:r w:rsidRPr="00C760E7">
        <w:rPr>
          <w:rFonts w:asciiTheme="minorBidi" w:hAnsiTheme="minorBidi"/>
          <w:sz w:val="24"/>
          <w:szCs w:val="24"/>
          <w:lang w:val="en-US"/>
        </w:rPr>
        <w:t xml:space="preserve">Non-Deterministic OS Latency Developing for general-purpose mobile operating systems (Android &amp; iOS) </w:t>
      </w:r>
      <w:r w:rsidR="00F16CCA" w:rsidRPr="00F16CCA">
        <w:rPr>
          <w:rFonts w:asciiTheme="minorBidi" w:hAnsiTheme="minorBidi"/>
          <w:sz w:val="24"/>
          <w:szCs w:val="24"/>
          <w:lang w:val="en-US"/>
        </w:rPr>
        <w:t>presented</w:t>
      </w:r>
      <w:r w:rsidR="00F16CCA">
        <w:rPr>
          <w:rFonts w:asciiTheme="minorBidi" w:hAnsiTheme="minorBidi"/>
          <w:sz w:val="24"/>
          <w:szCs w:val="24"/>
          <w:lang w:val="en-US"/>
        </w:rPr>
        <w:t xml:space="preserve"> </w:t>
      </w:r>
      <w:r w:rsidRPr="00C760E7">
        <w:rPr>
          <w:rFonts w:asciiTheme="minorBidi" w:hAnsiTheme="minorBidi"/>
          <w:sz w:val="24"/>
          <w:szCs w:val="24"/>
          <w:lang w:val="en-US"/>
        </w:rPr>
        <w:t>a Real-Time constraint.</w:t>
      </w:r>
    </w:p>
    <w:p w14:paraId="2FC0C1FD" w14:textId="6BC72F57" w:rsidR="007C76F6" w:rsidRPr="00C760E7" w:rsidRDefault="007C76F6" w:rsidP="00C35875">
      <w:pPr>
        <w:pStyle w:val="ListParagraph"/>
        <w:numPr>
          <w:ilvl w:val="0"/>
          <w:numId w:val="6"/>
        </w:numPr>
        <w:spacing w:before="240" w:after="240"/>
        <w:ind w:left="1800"/>
        <w:jc w:val="left"/>
        <w:rPr>
          <w:rFonts w:asciiTheme="minorBidi" w:hAnsiTheme="minorBidi"/>
          <w:sz w:val="24"/>
          <w:szCs w:val="24"/>
          <w:lang w:val="en-US"/>
        </w:rPr>
      </w:pPr>
      <w:r w:rsidRPr="00C760E7">
        <w:rPr>
          <w:rFonts w:asciiTheme="minorBidi" w:hAnsiTheme="minorBidi"/>
          <w:b/>
          <w:bCs/>
          <w:sz w:val="24"/>
          <w:szCs w:val="24"/>
          <w:lang w:val="en-US"/>
        </w:rPr>
        <w:t>The Issue:</w:t>
      </w:r>
      <w:r w:rsidRPr="00C760E7">
        <w:rPr>
          <w:rFonts w:asciiTheme="minorBidi" w:hAnsiTheme="minorBidi"/>
          <w:sz w:val="24"/>
          <w:szCs w:val="24"/>
          <w:lang w:val="en-US"/>
        </w:rPr>
        <w:t xml:space="preserve"> Neither Android nor iOS are hard Real-Time Operating Systems (RTOS). System scheduling, background processes, and memory management can delay audio buffer delivery to the application layer.</w:t>
      </w:r>
      <w:r w:rsidR="00017FCD" w:rsidRPr="00C760E7">
        <w:rPr>
          <w:rFonts w:asciiTheme="minorBidi" w:hAnsiTheme="minorBidi"/>
          <w:sz w:val="24"/>
          <w:szCs w:val="24"/>
          <w:lang w:val="en-US"/>
        </w:rPr>
        <w:t xml:space="preserve"> </w:t>
      </w:r>
      <w:r w:rsidR="00017FCD" w:rsidRPr="00C760E7">
        <w:rPr>
          <w:rFonts w:asciiTheme="minorBidi" w:hAnsiTheme="minorBidi"/>
          <w:sz w:val="24"/>
          <w:szCs w:val="24"/>
        </w:rPr>
        <w:t>[9]</w:t>
      </w:r>
    </w:p>
    <w:p w14:paraId="0D0576EB" w14:textId="77777777" w:rsidR="00EB57AA" w:rsidRDefault="007C76F6" w:rsidP="00C35875">
      <w:pPr>
        <w:spacing w:before="240" w:after="240"/>
        <w:ind w:left="1720" w:hanging="640"/>
        <w:jc w:val="left"/>
        <w:rPr>
          <w:rFonts w:asciiTheme="minorBidi" w:hAnsiTheme="minorBidi"/>
          <w:sz w:val="24"/>
          <w:szCs w:val="24"/>
          <w:lang w:val="en-US"/>
        </w:rPr>
      </w:pPr>
      <w:r w:rsidRPr="00C760E7">
        <w:rPr>
          <w:rFonts w:asciiTheme="minorBidi" w:hAnsiTheme="minorBidi"/>
          <w:b/>
          <w:bCs/>
          <w:sz w:val="24"/>
          <w:szCs w:val="24"/>
          <w:lang w:val="en-US"/>
        </w:rPr>
        <w:t>The Risk:</w:t>
      </w:r>
      <w:r w:rsidRPr="00C760E7">
        <w:rPr>
          <w:rFonts w:asciiTheme="minorBidi" w:hAnsiTheme="minorBidi"/>
          <w:sz w:val="24"/>
          <w:szCs w:val="24"/>
          <w:lang w:val="en-US"/>
        </w:rPr>
        <w:t xml:space="preserve"> These unpredictable delays cause Buffer Underflows, resulting in permanent loss of incoming signal segments</w:t>
      </w:r>
    </w:p>
    <w:p w14:paraId="4B487D15" w14:textId="77777777" w:rsidR="00C94A66" w:rsidRPr="00C760E7" w:rsidRDefault="00C94A66" w:rsidP="00C35875">
      <w:pPr>
        <w:spacing w:before="240" w:after="240"/>
        <w:jc w:val="left"/>
        <w:rPr>
          <w:rFonts w:asciiTheme="minorBidi" w:hAnsiTheme="minorBidi"/>
          <w:sz w:val="24"/>
          <w:szCs w:val="24"/>
          <w:lang w:val="en-US"/>
        </w:rPr>
      </w:pPr>
    </w:p>
    <w:p w14:paraId="4E95AACE" w14:textId="62028626" w:rsidR="007C76F6" w:rsidRPr="00C760E7" w:rsidRDefault="007C76F6" w:rsidP="00C35875">
      <w:pPr>
        <w:spacing w:before="240" w:after="240"/>
        <w:jc w:val="left"/>
        <w:rPr>
          <w:rFonts w:asciiTheme="minorBidi" w:hAnsiTheme="minorBidi"/>
          <w:b/>
          <w:bCs/>
          <w:sz w:val="24"/>
          <w:szCs w:val="24"/>
          <w:lang w:val="en-US"/>
        </w:rPr>
      </w:pPr>
      <w:r w:rsidRPr="00C760E7">
        <w:rPr>
          <w:rFonts w:asciiTheme="minorBidi" w:hAnsiTheme="minorBidi"/>
          <w:b/>
          <w:bCs/>
          <w:sz w:val="24"/>
          <w:szCs w:val="24"/>
          <w:lang w:val="en-US"/>
        </w:rPr>
        <w:t>1.5.1.1.</w:t>
      </w:r>
      <w:r w:rsidR="00DA341C">
        <w:rPr>
          <w:rFonts w:asciiTheme="minorBidi" w:hAnsiTheme="minorBidi"/>
          <w:sz w:val="24"/>
          <w:szCs w:val="24"/>
          <w:lang w:val="en-US"/>
        </w:rPr>
        <w:t xml:space="preserve"> </w:t>
      </w:r>
      <w:commentRangeStart w:id="7"/>
      <w:r w:rsidR="00624AB9">
        <w:rPr>
          <w:rFonts w:asciiTheme="minorBidi" w:hAnsiTheme="minorBidi"/>
          <w:b/>
          <w:bCs/>
          <w:sz w:val="24"/>
          <w:szCs w:val="24"/>
          <w:lang w:val="en-US"/>
        </w:rPr>
        <w:t>How did we overcome them?</w:t>
      </w:r>
      <w:commentRangeEnd w:id="7"/>
      <w:r w:rsidR="007B6A0C" w:rsidRPr="00C760E7">
        <w:rPr>
          <w:rStyle w:val="CommentReference"/>
          <w:rFonts w:asciiTheme="minorBidi" w:hAnsiTheme="minorBidi"/>
          <w:b/>
          <w:bCs/>
          <w:sz w:val="24"/>
          <w:szCs w:val="24"/>
          <w:lang w:val="en-US"/>
        </w:rPr>
        <w:commentReference w:id="7"/>
      </w:r>
    </w:p>
    <w:p w14:paraId="16DE70A7" w14:textId="63A57317" w:rsidR="00D51A3C" w:rsidRPr="00C972D2" w:rsidDel="00FA08C2" w:rsidRDefault="00044F15" w:rsidP="00D51A3C">
      <w:pPr>
        <w:spacing w:before="240" w:after="240"/>
        <w:ind w:left="1140" w:hanging="60"/>
        <w:jc w:val="left"/>
        <w:rPr>
          <w:del w:id="8" w:author="אלנה רווה" w:date="2026-04-28T10:39:00Z"/>
          <w:rFonts w:asciiTheme="minorBidi" w:hAnsiTheme="minorBidi"/>
          <w:sz w:val="24"/>
          <w:szCs w:val="24"/>
          <w:lang w:val="en-US"/>
        </w:rPr>
      </w:pPr>
      <w:ins w:id="9" w:author="יוני גרינברג" w:date="2026-04-29T00:41:00Z">
        <w:r>
          <w:rPr>
            <w:rFonts w:asciiTheme="minorBidi" w:hAnsiTheme="minorBidi"/>
            <w:sz w:val="24"/>
            <w:szCs w:val="24"/>
            <w:rtl/>
            <w:lang w:val="en-US"/>
          </w:rPr>
          <w:br/>
        </w:r>
        <w:r w:rsidRPr="00A0161B">
          <w:rPr>
            <w:rFonts w:asciiTheme="minorBidi" w:hAnsiTheme="minorBidi" w:hint="eastAsia"/>
            <w:sz w:val="24"/>
            <w:szCs w:val="24"/>
            <w:highlight w:val="yellow"/>
            <w:rtl/>
            <w:lang w:val="en-US"/>
            <w:rPrChange w:id="10" w:author="יוני גרינברג" w:date="2026-04-29T00:43:00Z">
              <w:rPr>
                <w:rFonts w:asciiTheme="minorBidi" w:hAnsiTheme="minorBidi" w:hint="eastAsia"/>
                <w:sz w:val="24"/>
                <w:szCs w:val="24"/>
                <w:rtl/>
                <w:lang w:val="en-US"/>
              </w:rPr>
            </w:rPrChange>
          </w:rPr>
          <w:t>כל</w:t>
        </w:r>
        <w:r w:rsidRPr="00A0161B">
          <w:rPr>
            <w:rFonts w:asciiTheme="minorBidi" w:hAnsiTheme="minorBidi"/>
            <w:sz w:val="24"/>
            <w:szCs w:val="24"/>
            <w:highlight w:val="yellow"/>
            <w:rtl/>
            <w:lang w:val="en-US"/>
            <w:rPrChange w:id="11" w:author="יוני גרינברג" w:date="2026-04-29T00:43:00Z">
              <w:rPr>
                <w:rFonts w:asciiTheme="minorBidi" w:hAnsiTheme="minorBidi"/>
                <w:sz w:val="24"/>
                <w:szCs w:val="24"/>
                <w:rtl/>
                <w:lang w:val="en-US"/>
              </w:rPr>
            </w:rPrChange>
          </w:rPr>
          <w:t xml:space="preserve"> </w:t>
        </w:r>
        <w:r w:rsidRPr="00A0161B">
          <w:rPr>
            <w:rFonts w:asciiTheme="minorBidi" w:hAnsiTheme="minorBidi" w:hint="eastAsia"/>
            <w:sz w:val="24"/>
            <w:szCs w:val="24"/>
            <w:highlight w:val="yellow"/>
            <w:rtl/>
            <w:lang w:val="en-US"/>
            <w:rPrChange w:id="12" w:author="יוני גרינברג" w:date="2026-04-29T00:43:00Z">
              <w:rPr>
                <w:rFonts w:asciiTheme="minorBidi" w:hAnsiTheme="minorBidi" w:hint="eastAsia"/>
                <w:sz w:val="24"/>
                <w:szCs w:val="24"/>
                <w:rtl/>
                <w:lang w:val="en-US"/>
              </w:rPr>
            </w:rPrChange>
          </w:rPr>
          <w:t>החלק</w:t>
        </w:r>
        <w:r w:rsidRPr="00A0161B">
          <w:rPr>
            <w:rFonts w:asciiTheme="minorBidi" w:hAnsiTheme="minorBidi"/>
            <w:sz w:val="24"/>
            <w:szCs w:val="24"/>
            <w:highlight w:val="yellow"/>
            <w:rtl/>
            <w:lang w:val="en-US"/>
            <w:rPrChange w:id="13" w:author="יוני גרינברג" w:date="2026-04-29T00:43:00Z">
              <w:rPr>
                <w:rFonts w:asciiTheme="minorBidi" w:hAnsiTheme="minorBidi"/>
                <w:sz w:val="24"/>
                <w:szCs w:val="24"/>
                <w:rtl/>
                <w:lang w:val="en-US"/>
              </w:rPr>
            </w:rPrChange>
          </w:rPr>
          <w:t xml:space="preserve"> </w:t>
        </w:r>
        <w:r w:rsidRPr="00A0161B">
          <w:rPr>
            <w:rFonts w:asciiTheme="minorBidi" w:hAnsiTheme="minorBidi" w:hint="eastAsia"/>
            <w:sz w:val="24"/>
            <w:szCs w:val="24"/>
            <w:highlight w:val="yellow"/>
            <w:rtl/>
            <w:lang w:val="en-US"/>
            <w:rPrChange w:id="14" w:author="יוני גרינברג" w:date="2026-04-29T00:43:00Z">
              <w:rPr>
                <w:rFonts w:asciiTheme="minorBidi" w:hAnsiTheme="minorBidi" w:hint="eastAsia"/>
                <w:sz w:val="24"/>
                <w:szCs w:val="24"/>
                <w:rtl/>
                <w:lang w:val="en-US"/>
              </w:rPr>
            </w:rPrChange>
          </w:rPr>
          <w:t>הזה</w:t>
        </w:r>
        <w:r w:rsidRPr="00A0161B">
          <w:rPr>
            <w:rFonts w:asciiTheme="minorBidi" w:hAnsiTheme="minorBidi"/>
            <w:sz w:val="24"/>
            <w:szCs w:val="24"/>
            <w:highlight w:val="yellow"/>
            <w:rtl/>
            <w:lang w:val="en-US"/>
            <w:rPrChange w:id="15" w:author="יוני גרינברג" w:date="2026-04-29T00:43:00Z">
              <w:rPr>
                <w:rFonts w:asciiTheme="minorBidi" w:hAnsiTheme="minorBidi"/>
                <w:sz w:val="24"/>
                <w:szCs w:val="24"/>
                <w:rtl/>
                <w:lang w:val="en-US"/>
              </w:rPr>
            </w:rPrChange>
          </w:rPr>
          <w:t xml:space="preserve"> </w:t>
        </w:r>
        <w:r w:rsidRPr="00A0161B">
          <w:rPr>
            <w:rFonts w:asciiTheme="minorBidi" w:hAnsiTheme="minorBidi" w:hint="eastAsia"/>
            <w:sz w:val="24"/>
            <w:szCs w:val="24"/>
            <w:highlight w:val="yellow"/>
            <w:rtl/>
            <w:lang w:val="en-US"/>
            <w:rPrChange w:id="16" w:author="יוני גרינברג" w:date="2026-04-29T00:43:00Z">
              <w:rPr>
                <w:rFonts w:asciiTheme="minorBidi" w:hAnsiTheme="minorBidi" w:hint="eastAsia"/>
                <w:sz w:val="24"/>
                <w:szCs w:val="24"/>
                <w:rtl/>
                <w:lang w:val="en-US"/>
              </w:rPr>
            </w:rPrChange>
          </w:rPr>
          <w:t>נמחק</w:t>
        </w:r>
        <w:r w:rsidRPr="00A0161B">
          <w:rPr>
            <w:rFonts w:asciiTheme="minorBidi" w:hAnsiTheme="minorBidi"/>
            <w:sz w:val="24"/>
            <w:szCs w:val="24"/>
            <w:highlight w:val="yellow"/>
            <w:rtl/>
            <w:lang w:val="en-US"/>
            <w:rPrChange w:id="17" w:author="יוני גרינברג" w:date="2026-04-29T00:43:00Z">
              <w:rPr>
                <w:rFonts w:asciiTheme="minorBidi" w:hAnsiTheme="minorBidi"/>
                <w:sz w:val="24"/>
                <w:szCs w:val="24"/>
                <w:rtl/>
                <w:lang w:val="en-US"/>
              </w:rPr>
            </w:rPrChange>
          </w:rPr>
          <w:t>?</w:t>
        </w:r>
      </w:ins>
      <w:ins w:id="18" w:author="יוני גרינברג" w:date="2026-04-29T00:42:00Z">
        <w:r w:rsidRPr="00A0161B">
          <w:rPr>
            <w:rFonts w:asciiTheme="minorBidi" w:hAnsiTheme="minorBidi"/>
            <w:sz w:val="24"/>
            <w:szCs w:val="24"/>
            <w:highlight w:val="yellow"/>
            <w:rtl/>
            <w:lang w:val="en-US"/>
            <w:rPrChange w:id="19" w:author="יוני גרינברג" w:date="2026-04-29T00:43:00Z">
              <w:rPr>
                <w:rFonts w:asciiTheme="minorBidi" w:hAnsiTheme="minorBidi"/>
                <w:sz w:val="24"/>
                <w:szCs w:val="24"/>
                <w:rtl/>
                <w:lang w:val="en-US"/>
              </w:rPr>
            </w:rPrChange>
          </w:rPr>
          <w:t xml:space="preserve"> לא חבל?</w:t>
        </w:r>
      </w:ins>
      <w:ins w:id="20" w:author="יוני גרינברג" w:date="2026-04-29T00:43:00Z">
        <w:r w:rsidR="00A0161B" w:rsidRPr="00A0161B">
          <w:rPr>
            <w:rFonts w:asciiTheme="minorBidi" w:hAnsiTheme="minorBidi"/>
            <w:sz w:val="24"/>
            <w:szCs w:val="24"/>
            <w:highlight w:val="yellow"/>
            <w:rtl/>
            <w:lang w:val="en-US"/>
            <w:rPrChange w:id="21" w:author="יוני גרינברג" w:date="2026-04-29T00:43:00Z">
              <w:rPr>
                <w:rFonts w:asciiTheme="minorBidi" w:hAnsiTheme="minorBidi"/>
                <w:sz w:val="24"/>
                <w:szCs w:val="24"/>
                <w:rtl/>
                <w:lang w:val="en-US"/>
              </w:rPr>
            </w:rPrChange>
          </w:rPr>
          <w:br/>
        </w:r>
        <w:r w:rsidR="00A0161B" w:rsidRPr="00A0161B">
          <w:rPr>
            <w:rFonts w:asciiTheme="minorBidi" w:hAnsiTheme="minorBidi"/>
            <w:sz w:val="24"/>
            <w:szCs w:val="24"/>
            <w:highlight w:val="yellow"/>
            <w:rtl/>
            <w:lang w:val="en-US"/>
            <w:rPrChange w:id="22" w:author="יוני גרינברג" w:date="2026-04-29T00:43:00Z">
              <w:rPr>
                <w:rFonts w:asciiTheme="minorBidi" w:hAnsiTheme="minorBidi"/>
                <w:sz w:val="24"/>
                <w:szCs w:val="24"/>
                <w:rtl/>
                <w:lang w:val="en-US"/>
              </w:rPr>
            </w:rPrChange>
          </w:rPr>
          <w:br/>
        </w:r>
        <w:r w:rsidR="00A0161B" w:rsidRPr="00A0161B">
          <w:rPr>
            <w:rFonts w:asciiTheme="minorBidi" w:hAnsiTheme="minorBidi" w:hint="eastAsia"/>
            <w:sz w:val="24"/>
            <w:szCs w:val="24"/>
            <w:highlight w:val="yellow"/>
            <w:rtl/>
            <w:lang w:val="en-US"/>
            <w:rPrChange w:id="23" w:author="יוני גרינברג" w:date="2026-04-29T00:43:00Z">
              <w:rPr>
                <w:rFonts w:asciiTheme="minorBidi" w:hAnsiTheme="minorBidi" w:hint="eastAsia"/>
                <w:sz w:val="24"/>
                <w:szCs w:val="24"/>
                <w:rtl/>
                <w:lang w:val="en-US"/>
              </w:rPr>
            </w:rPrChange>
          </w:rPr>
          <w:t>איך</w:t>
        </w:r>
        <w:r w:rsidR="00A0161B" w:rsidRPr="00A0161B">
          <w:rPr>
            <w:rFonts w:asciiTheme="minorBidi" w:hAnsiTheme="minorBidi"/>
            <w:sz w:val="24"/>
            <w:szCs w:val="24"/>
            <w:highlight w:val="yellow"/>
            <w:rtl/>
            <w:lang w:val="en-US"/>
            <w:rPrChange w:id="24" w:author="יוני גרינברג" w:date="2026-04-29T00:43:00Z">
              <w:rPr>
                <w:rFonts w:asciiTheme="minorBidi" w:hAnsiTheme="minorBidi"/>
                <w:sz w:val="24"/>
                <w:szCs w:val="24"/>
                <w:rtl/>
                <w:lang w:val="en-US"/>
              </w:rPr>
            </w:rPrChange>
          </w:rPr>
          <w:t xml:space="preserve"> </w:t>
        </w:r>
        <w:r w:rsidR="00A0161B" w:rsidRPr="00A0161B">
          <w:rPr>
            <w:rFonts w:asciiTheme="minorBidi" w:hAnsiTheme="minorBidi" w:hint="eastAsia"/>
            <w:sz w:val="24"/>
            <w:szCs w:val="24"/>
            <w:highlight w:val="yellow"/>
            <w:rtl/>
            <w:lang w:val="en-US"/>
            <w:rPrChange w:id="25" w:author="יוני גרינברג" w:date="2026-04-29T00:43:00Z">
              <w:rPr>
                <w:rFonts w:asciiTheme="minorBidi" w:hAnsiTheme="minorBidi" w:hint="eastAsia"/>
                <w:sz w:val="24"/>
                <w:szCs w:val="24"/>
                <w:rtl/>
                <w:lang w:val="en-US"/>
              </w:rPr>
            </w:rPrChange>
          </w:rPr>
          <w:t>התמודדנו</w:t>
        </w:r>
        <w:r w:rsidR="00A0161B" w:rsidRPr="00A0161B">
          <w:rPr>
            <w:rFonts w:asciiTheme="minorBidi" w:hAnsiTheme="minorBidi"/>
            <w:sz w:val="24"/>
            <w:szCs w:val="24"/>
            <w:highlight w:val="yellow"/>
            <w:rtl/>
            <w:lang w:val="en-US"/>
            <w:rPrChange w:id="26" w:author="יוני גרינברג" w:date="2026-04-29T00:43:00Z">
              <w:rPr>
                <w:rFonts w:asciiTheme="minorBidi" w:hAnsiTheme="minorBidi"/>
                <w:sz w:val="24"/>
                <w:szCs w:val="24"/>
                <w:rtl/>
                <w:lang w:val="en-US"/>
              </w:rPr>
            </w:rPrChange>
          </w:rPr>
          <w:t xml:space="preserve"> </w:t>
        </w:r>
        <w:r w:rsidR="00A0161B" w:rsidRPr="00A0161B">
          <w:rPr>
            <w:rFonts w:asciiTheme="minorBidi" w:hAnsiTheme="minorBidi" w:hint="eastAsia"/>
            <w:sz w:val="24"/>
            <w:szCs w:val="24"/>
            <w:highlight w:val="yellow"/>
            <w:rtl/>
            <w:lang w:val="en-US"/>
            <w:rPrChange w:id="27" w:author="יוני גרינברג" w:date="2026-04-29T00:43:00Z">
              <w:rPr>
                <w:rFonts w:asciiTheme="minorBidi" w:hAnsiTheme="minorBidi" w:hint="eastAsia"/>
                <w:sz w:val="24"/>
                <w:szCs w:val="24"/>
                <w:rtl/>
                <w:lang w:val="en-US"/>
              </w:rPr>
            </w:rPrChange>
          </w:rPr>
          <w:t>זה</w:t>
        </w:r>
        <w:r w:rsidR="00A0161B" w:rsidRPr="00A0161B">
          <w:rPr>
            <w:rFonts w:asciiTheme="minorBidi" w:hAnsiTheme="minorBidi"/>
            <w:sz w:val="24"/>
            <w:szCs w:val="24"/>
            <w:highlight w:val="yellow"/>
            <w:rtl/>
            <w:lang w:val="en-US"/>
            <w:rPrChange w:id="28" w:author="יוני גרינברג" w:date="2026-04-29T00:43:00Z">
              <w:rPr>
                <w:rFonts w:asciiTheme="minorBidi" w:hAnsiTheme="minorBidi"/>
                <w:sz w:val="24"/>
                <w:szCs w:val="24"/>
                <w:rtl/>
                <w:lang w:val="en-US"/>
              </w:rPr>
            </w:rPrChange>
          </w:rPr>
          <w:t xml:space="preserve"> </w:t>
        </w:r>
        <w:r w:rsidR="00A0161B" w:rsidRPr="00A0161B">
          <w:rPr>
            <w:rFonts w:asciiTheme="minorBidi" w:hAnsiTheme="minorBidi" w:hint="eastAsia"/>
            <w:sz w:val="24"/>
            <w:szCs w:val="24"/>
            <w:highlight w:val="yellow"/>
            <w:rtl/>
            <w:lang w:val="en-US"/>
            <w:rPrChange w:id="29" w:author="יוני גרינברג" w:date="2026-04-29T00:43:00Z">
              <w:rPr>
                <w:rFonts w:asciiTheme="minorBidi" w:hAnsiTheme="minorBidi" w:hint="eastAsia"/>
                <w:sz w:val="24"/>
                <w:szCs w:val="24"/>
                <w:rtl/>
                <w:lang w:val="en-US"/>
              </w:rPr>
            </w:rPrChange>
          </w:rPr>
          <w:t>חלק</w:t>
        </w:r>
        <w:r w:rsidR="00A0161B" w:rsidRPr="00A0161B">
          <w:rPr>
            <w:rFonts w:asciiTheme="minorBidi" w:hAnsiTheme="minorBidi"/>
            <w:sz w:val="24"/>
            <w:szCs w:val="24"/>
            <w:highlight w:val="yellow"/>
            <w:rtl/>
            <w:lang w:val="en-US"/>
            <w:rPrChange w:id="30" w:author="יוני גרינברג" w:date="2026-04-29T00:43:00Z">
              <w:rPr>
                <w:rFonts w:asciiTheme="minorBidi" w:hAnsiTheme="minorBidi"/>
                <w:sz w:val="24"/>
                <w:szCs w:val="24"/>
                <w:rtl/>
                <w:lang w:val="en-US"/>
              </w:rPr>
            </w:rPrChange>
          </w:rPr>
          <w:t xml:space="preserve"> </w:t>
        </w:r>
        <w:r w:rsidR="00A0161B" w:rsidRPr="00A0161B">
          <w:rPr>
            <w:rFonts w:asciiTheme="minorBidi" w:hAnsiTheme="minorBidi" w:hint="eastAsia"/>
            <w:sz w:val="24"/>
            <w:szCs w:val="24"/>
            <w:highlight w:val="yellow"/>
            <w:rtl/>
            <w:lang w:val="en-US"/>
            <w:rPrChange w:id="31" w:author="יוני גרינברג" w:date="2026-04-29T00:43:00Z">
              <w:rPr>
                <w:rFonts w:asciiTheme="minorBidi" w:hAnsiTheme="minorBidi" w:hint="eastAsia"/>
                <w:sz w:val="24"/>
                <w:szCs w:val="24"/>
                <w:rtl/>
                <w:lang w:val="en-US"/>
              </w:rPr>
            </w:rPrChange>
          </w:rPr>
          <w:t>ממה</w:t>
        </w:r>
        <w:r w:rsidR="00A0161B" w:rsidRPr="00A0161B">
          <w:rPr>
            <w:rFonts w:asciiTheme="minorBidi" w:hAnsiTheme="minorBidi"/>
            <w:sz w:val="24"/>
            <w:szCs w:val="24"/>
            <w:highlight w:val="yellow"/>
            <w:rtl/>
            <w:lang w:val="en-US"/>
            <w:rPrChange w:id="32" w:author="יוני גרינברג" w:date="2026-04-29T00:43:00Z">
              <w:rPr>
                <w:rFonts w:asciiTheme="minorBidi" w:hAnsiTheme="minorBidi"/>
                <w:sz w:val="24"/>
                <w:szCs w:val="24"/>
                <w:rtl/>
                <w:lang w:val="en-US"/>
              </w:rPr>
            </w:rPrChange>
          </w:rPr>
          <w:t xml:space="preserve"> </w:t>
        </w:r>
        <w:r w:rsidR="00A0161B" w:rsidRPr="00A0161B">
          <w:rPr>
            <w:rFonts w:asciiTheme="minorBidi" w:hAnsiTheme="minorBidi" w:hint="eastAsia"/>
            <w:sz w:val="24"/>
            <w:szCs w:val="24"/>
            <w:highlight w:val="yellow"/>
            <w:rtl/>
            <w:lang w:val="en-US"/>
            <w:rPrChange w:id="33" w:author="יוני גרינברג" w:date="2026-04-29T00:43:00Z">
              <w:rPr>
                <w:rFonts w:asciiTheme="minorBidi" w:hAnsiTheme="minorBidi" w:hint="eastAsia"/>
                <w:sz w:val="24"/>
                <w:szCs w:val="24"/>
                <w:rtl/>
                <w:lang w:val="en-US"/>
              </w:rPr>
            </w:rPrChange>
          </w:rPr>
          <w:t>שעשינו</w:t>
        </w:r>
        <w:r w:rsidR="00A0161B" w:rsidRPr="00A0161B">
          <w:rPr>
            <w:rFonts w:asciiTheme="minorBidi" w:hAnsiTheme="minorBidi"/>
            <w:sz w:val="24"/>
            <w:szCs w:val="24"/>
            <w:highlight w:val="yellow"/>
            <w:rtl/>
            <w:lang w:val="en-US"/>
            <w:rPrChange w:id="34" w:author="יוני גרינברג" w:date="2026-04-29T00:43:00Z">
              <w:rPr>
                <w:rFonts w:asciiTheme="minorBidi" w:hAnsiTheme="minorBidi"/>
                <w:sz w:val="24"/>
                <w:szCs w:val="24"/>
                <w:rtl/>
                <w:lang w:val="en-US"/>
              </w:rPr>
            </w:rPrChange>
          </w:rPr>
          <w:t xml:space="preserve"> </w:t>
        </w:r>
        <w:r w:rsidR="00A0161B" w:rsidRPr="00A0161B">
          <w:rPr>
            <w:rFonts w:asciiTheme="minorBidi" w:hAnsiTheme="minorBidi" w:hint="eastAsia"/>
            <w:sz w:val="24"/>
            <w:szCs w:val="24"/>
            <w:highlight w:val="yellow"/>
            <w:rtl/>
            <w:lang w:val="en-US"/>
            <w:rPrChange w:id="35" w:author="יוני גרינברג" w:date="2026-04-29T00:43:00Z">
              <w:rPr>
                <w:rFonts w:asciiTheme="minorBidi" w:hAnsiTheme="minorBidi" w:hint="eastAsia"/>
                <w:sz w:val="24"/>
                <w:szCs w:val="24"/>
                <w:rtl/>
                <w:lang w:val="en-US"/>
              </w:rPr>
            </w:rPrChange>
          </w:rPr>
          <w:t>למטה</w:t>
        </w:r>
        <w:r w:rsidR="00A0161B" w:rsidRPr="00A0161B">
          <w:rPr>
            <w:rFonts w:asciiTheme="minorBidi" w:hAnsiTheme="minorBidi"/>
            <w:sz w:val="24"/>
            <w:szCs w:val="24"/>
            <w:highlight w:val="yellow"/>
            <w:rtl/>
            <w:lang w:val="en-US"/>
            <w:rPrChange w:id="36" w:author="יוני גרינברג" w:date="2026-04-29T00:43:00Z">
              <w:rPr>
                <w:rFonts w:asciiTheme="minorBidi" w:hAnsiTheme="minorBidi"/>
                <w:sz w:val="24"/>
                <w:szCs w:val="24"/>
                <w:rtl/>
                <w:lang w:val="en-US"/>
              </w:rPr>
            </w:rPrChange>
          </w:rPr>
          <w:t xml:space="preserve"> </w:t>
        </w:r>
        <w:r w:rsidR="00A0161B" w:rsidRPr="00A0161B">
          <w:rPr>
            <w:rFonts w:asciiTheme="minorBidi" w:hAnsiTheme="minorBidi" w:hint="eastAsia"/>
            <w:sz w:val="24"/>
            <w:szCs w:val="24"/>
            <w:highlight w:val="yellow"/>
            <w:rtl/>
            <w:lang w:val="en-US"/>
            <w:rPrChange w:id="37" w:author="יוני גרינברג" w:date="2026-04-29T00:43:00Z">
              <w:rPr>
                <w:rFonts w:asciiTheme="minorBidi" w:hAnsiTheme="minorBidi" w:hint="eastAsia"/>
                <w:sz w:val="24"/>
                <w:szCs w:val="24"/>
                <w:rtl/>
                <w:lang w:val="en-US"/>
              </w:rPr>
            </w:rPrChange>
          </w:rPr>
          <w:t>לא</w:t>
        </w:r>
        <w:r w:rsidR="00A0161B" w:rsidRPr="00A0161B">
          <w:rPr>
            <w:rFonts w:asciiTheme="minorBidi" w:hAnsiTheme="minorBidi"/>
            <w:sz w:val="24"/>
            <w:szCs w:val="24"/>
            <w:highlight w:val="yellow"/>
            <w:rtl/>
            <w:lang w:val="en-US"/>
            <w:rPrChange w:id="38" w:author="יוני גרינברג" w:date="2026-04-29T00:43:00Z">
              <w:rPr>
                <w:rFonts w:asciiTheme="minorBidi" w:hAnsiTheme="minorBidi"/>
                <w:sz w:val="24"/>
                <w:szCs w:val="24"/>
                <w:rtl/>
                <w:lang w:val="en-US"/>
              </w:rPr>
            </w:rPrChange>
          </w:rPr>
          <w:t>?</w:t>
        </w:r>
      </w:ins>
      <w:ins w:id="39" w:author="יוני גרינברג" w:date="2026-04-29T00:44:00Z">
        <w:r w:rsidR="00B31D00">
          <w:rPr>
            <w:rFonts w:asciiTheme="minorBidi" w:hAnsiTheme="minorBidi"/>
            <w:sz w:val="24"/>
            <w:szCs w:val="24"/>
            <w:rtl/>
            <w:lang w:val="en-US"/>
          </w:rPr>
          <w:br/>
        </w:r>
        <w:r w:rsidR="00B31D00">
          <w:rPr>
            <w:rFonts w:asciiTheme="minorBidi" w:hAnsiTheme="minorBidi" w:hint="cs"/>
            <w:sz w:val="24"/>
            <w:szCs w:val="24"/>
            <w:rtl/>
            <w:lang w:val="en-US"/>
          </w:rPr>
          <w:t>או שזה רק עבור הקשיים שב 1.5.1 אבל אז יהיו שתי נקודות שונות בספר פרוייקט של קשיים והתמודדות</w:t>
        </w:r>
      </w:ins>
    </w:p>
    <w:p w14:paraId="6B3E9BE9" w14:textId="34B0076D" w:rsidR="001B7A10" w:rsidRDefault="00C972D2" w:rsidP="00FB2816">
      <w:pPr>
        <w:shd w:val="clear" w:color="auto" w:fill="FFFFFF"/>
        <w:spacing w:after="240"/>
        <w:ind w:right="580"/>
        <w:jc w:val="left"/>
        <w:rPr>
          <w:rFonts w:asciiTheme="minorBidi" w:eastAsia="Times New Roman" w:hAnsiTheme="minorBidi"/>
          <w:sz w:val="24"/>
          <w:szCs w:val="24"/>
          <w:lang w:val="en-US"/>
        </w:rPr>
      </w:pPr>
      <w:r w:rsidRPr="008D1887">
        <w:rPr>
          <w:rFonts w:asciiTheme="minorBidi" w:hAnsiTheme="minorBidi"/>
          <w:b/>
          <w:bCs/>
          <w:sz w:val="32"/>
          <w:szCs w:val="32"/>
          <w:lang w:val="en-US"/>
        </w:rPr>
        <w:t>Chapter</w:t>
      </w:r>
      <w:r w:rsidRPr="008D1887">
        <w:rPr>
          <w:rFonts w:asciiTheme="minorBidi" w:hAnsiTheme="minorBidi"/>
          <w:b/>
          <w:bCs/>
          <w:sz w:val="24"/>
          <w:szCs w:val="24"/>
          <w:lang w:val="en-US"/>
        </w:rPr>
        <w:t xml:space="preserve"> </w:t>
      </w:r>
      <w:r>
        <w:rPr>
          <w:rFonts w:asciiTheme="minorBidi" w:hAnsiTheme="minorBidi"/>
          <w:b/>
          <w:bCs/>
          <w:sz w:val="32"/>
          <w:szCs w:val="32"/>
          <w:lang w:val="en-US"/>
        </w:rPr>
        <w:t>2</w:t>
      </w:r>
      <w:r w:rsidR="00C7700C" w:rsidRPr="00C972D2">
        <w:rPr>
          <w:rFonts w:asciiTheme="minorBidi" w:hAnsiTheme="minorBidi"/>
          <w:b/>
          <w:bCs/>
          <w:sz w:val="32"/>
          <w:szCs w:val="32"/>
          <w:lang w:val="en-US"/>
        </w:rPr>
        <w:t>.</w:t>
      </w:r>
      <w:r w:rsidR="00C7700C" w:rsidRPr="00C972D2">
        <w:rPr>
          <w:rFonts w:asciiTheme="minorBidi" w:hAnsiTheme="minorBidi"/>
          <w:sz w:val="32"/>
          <w:szCs w:val="32"/>
          <w:lang w:val="en-US"/>
        </w:rPr>
        <w:t xml:space="preserve"> </w:t>
      </w:r>
      <w:r w:rsidR="00C7700C" w:rsidRPr="00C972D2">
        <w:rPr>
          <w:rFonts w:asciiTheme="minorBidi" w:hAnsiTheme="minorBidi"/>
          <w:b/>
          <w:bCs/>
          <w:sz w:val="32"/>
          <w:szCs w:val="32"/>
          <w:lang w:val="en-US"/>
        </w:rPr>
        <w:t>BACKGROUND AND RELATED WORK:</w:t>
      </w:r>
    </w:p>
    <w:p w14:paraId="2CB294C8" w14:textId="1536E5BF" w:rsidR="00BD16DC" w:rsidRPr="001C4FB4" w:rsidRDefault="00E532EF" w:rsidP="00FB2816">
      <w:pPr>
        <w:shd w:val="clear" w:color="auto" w:fill="FFFFFF"/>
        <w:spacing w:after="240"/>
        <w:ind w:right="580"/>
        <w:jc w:val="left"/>
        <w:rPr>
          <w:rFonts w:asciiTheme="minorBidi" w:eastAsia="Times New Roman" w:hAnsiTheme="minorBidi"/>
          <w:b/>
          <w:bCs/>
          <w:sz w:val="24"/>
          <w:szCs w:val="24"/>
          <w:lang w:val="en-US"/>
        </w:rPr>
      </w:pPr>
      <w:r w:rsidRPr="001C4FB4">
        <w:rPr>
          <w:rFonts w:asciiTheme="minorBidi" w:eastAsia="Times New Roman" w:hAnsiTheme="minorBidi"/>
          <w:b/>
          <w:bCs/>
          <w:sz w:val="24"/>
          <w:szCs w:val="24"/>
          <w:lang w:val="en-US"/>
        </w:rPr>
        <w:t xml:space="preserve">2.1 </w:t>
      </w:r>
      <w:r w:rsidR="00403E20" w:rsidRPr="001C4FB4">
        <w:rPr>
          <w:rFonts w:asciiTheme="minorBidi" w:eastAsia="Times New Roman" w:hAnsiTheme="minorBidi"/>
          <w:b/>
          <w:bCs/>
          <w:sz w:val="24"/>
          <w:szCs w:val="24"/>
          <w:lang w:val="en-US"/>
        </w:rPr>
        <w:t xml:space="preserve">Reasons </w:t>
      </w:r>
      <w:r w:rsidR="00E24B12">
        <w:rPr>
          <w:rFonts w:asciiTheme="minorBidi" w:eastAsia="Times New Roman" w:hAnsiTheme="minorBidi"/>
          <w:b/>
          <w:bCs/>
          <w:sz w:val="24"/>
          <w:szCs w:val="24"/>
          <w:lang w:val="en-US"/>
        </w:rPr>
        <w:t>T</w:t>
      </w:r>
      <w:r w:rsidR="00E24B12" w:rsidRPr="001C4FB4">
        <w:rPr>
          <w:rFonts w:asciiTheme="minorBidi" w:eastAsia="Times New Roman" w:hAnsiTheme="minorBidi"/>
          <w:b/>
          <w:bCs/>
          <w:sz w:val="24"/>
          <w:szCs w:val="24"/>
          <w:lang w:val="en-US"/>
        </w:rPr>
        <w:t xml:space="preserve">o </w:t>
      </w:r>
      <w:r w:rsidR="00E24B12">
        <w:rPr>
          <w:rFonts w:asciiTheme="minorBidi" w:eastAsia="Times New Roman" w:hAnsiTheme="minorBidi"/>
          <w:b/>
          <w:bCs/>
          <w:sz w:val="24"/>
          <w:szCs w:val="24"/>
          <w:lang w:val="en-US"/>
        </w:rPr>
        <w:t>U</w:t>
      </w:r>
      <w:r w:rsidR="00E24B12" w:rsidRPr="001C4FB4">
        <w:rPr>
          <w:rFonts w:asciiTheme="minorBidi" w:eastAsia="Times New Roman" w:hAnsiTheme="minorBidi"/>
          <w:b/>
          <w:bCs/>
          <w:sz w:val="24"/>
          <w:szCs w:val="24"/>
          <w:lang w:val="en-US"/>
        </w:rPr>
        <w:t xml:space="preserve">se </w:t>
      </w:r>
      <w:r w:rsidR="00E24B12">
        <w:rPr>
          <w:rFonts w:asciiTheme="minorBidi" w:eastAsia="Times New Roman" w:hAnsiTheme="minorBidi"/>
          <w:b/>
          <w:bCs/>
          <w:sz w:val="24"/>
          <w:szCs w:val="24"/>
          <w:lang w:val="en-US"/>
        </w:rPr>
        <w:t>U</w:t>
      </w:r>
      <w:r w:rsidR="00E24B12" w:rsidRPr="001C4FB4">
        <w:rPr>
          <w:rFonts w:asciiTheme="minorBidi" w:eastAsia="Times New Roman" w:hAnsiTheme="minorBidi"/>
          <w:b/>
          <w:bCs/>
          <w:sz w:val="24"/>
          <w:szCs w:val="24"/>
          <w:lang w:val="en-US"/>
        </w:rPr>
        <w:t>ltrasound</w:t>
      </w:r>
    </w:p>
    <w:p w14:paraId="662A774D" w14:textId="531D55CC" w:rsidR="00BD16DC" w:rsidRPr="001C4FB4" w:rsidRDefault="00C7700C" w:rsidP="00CA00CE">
      <w:pPr>
        <w:shd w:val="clear" w:color="auto" w:fill="FFFFFF"/>
        <w:spacing w:after="100"/>
        <w:ind w:left="1080" w:right="580"/>
        <w:jc w:val="left"/>
        <w:rPr>
          <w:rFonts w:asciiTheme="minorBidi" w:eastAsia="Times New Roman" w:hAnsiTheme="minorBidi"/>
          <w:sz w:val="24"/>
          <w:szCs w:val="24"/>
          <w:lang w:val="en-US"/>
        </w:rPr>
      </w:pPr>
      <w:r w:rsidRPr="001C4FB4">
        <w:rPr>
          <w:rFonts w:asciiTheme="minorBidi" w:eastAsia="Times New Roman" w:hAnsiTheme="minorBidi"/>
          <w:sz w:val="24"/>
          <w:szCs w:val="24"/>
          <w:lang w:val="en-US"/>
        </w:rPr>
        <w:t xml:space="preserve">There are many technologies that can help with short-range data transfer and communication such as </w:t>
      </w:r>
      <w:r w:rsidR="0093491F" w:rsidRPr="001C4FB4">
        <w:rPr>
          <w:rFonts w:asciiTheme="minorBidi" w:eastAsia="Times New Roman" w:hAnsiTheme="minorBidi"/>
          <w:sz w:val="24"/>
          <w:szCs w:val="24"/>
          <w:lang w:val="en-US"/>
        </w:rPr>
        <w:t xml:space="preserve">Wi-Fi and Bluetooth </w:t>
      </w:r>
      <w:r w:rsidRPr="001C4FB4">
        <w:rPr>
          <w:rFonts w:asciiTheme="minorBidi" w:eastAsia="Times New Roman" w:hAnsiTheme="minorBidi"/>
          <w:sz w:val="24"/>
          <w:szCs w:val="24"/>
          <w:lang w:val="en-US"/>
        </w:rPr>
        <w:t xml:space="preserve">and even Apple's AirDrop is based on these </w:t>
      </w:r>
      <w:r w:rsidR="00901B46" w:rsidRPr="001C4FB4">
        <w:rPr>
          <w:rFonts w:asciiTheme="minorBidi" w:eastAsia="Times New Roman" w:hAnsiTheme="minorBidi"/>
          <w:sz w:val="24"/>
          <w:szCs w:val="24"/>
          <w:lang w:val="en-US"/>
        </w:rPr>
        <w:t xml:space="preserve">technologies. </w:t>
      </w:r>
      <w:r w:rsidR="005E6F03" w:rsidRPr="00CD5AB8">
        <w:rPr>
          <w:rFonts w:asciiTheme="minorBidi" w:eastAsia="Times New Roman" w:hAnsiTheme="minorBidi"/>
          <w:sz w:val="24"/>
          <w:szCs w:val="24"/>
          <w:lang w:val="en-US"/>
        </w:rPr>
        <w:t>These</w:t>
      </w:r>
      <w:r w:rsidR="005E6F03" w:rsidRPr="001C4FB4">
        <w:rPr>
          <w:rFonts w:asciiTheme="minorBidi" w:eastAsia="Times New Roman" w:hAnsiTheme="minorBidi"/>
          <w:sz w:val="24"/>
          <w:szCs w:val="24"/>
          <w:lang w:val="en-US"/>
        </w:rPr>
        <w:t xml:space="preserve"> technologies</w:t>
      </w:r>
      <w:r w:rsidRPr="001C4FB4">
        <w:rPr>
          <w:rFonts w:asciiTheme="minorBidi" w:eastAsia="Times New Roman" w:hAnsiTheme="minorBidi"/>
          <w:sz w:val="24"/>
          <w:szCs w:val="24"/>
          <w:lang w:val="en-US"/>
        </w:rPr>
        <w:t xml:space="preserve"> rely on </w:t>
      </w:r>
      <w:r w:rsidR="00C62297" w:rsidRPr="001C4FB4">
        <w:rPr>
          <w:rFonts w:asciiTheme="minorBidi" w:eastAsia="Times New Roman" w:hAnsiTheme="minorBidi"/>
          <w:sz w:val="24"/>
          <w:szCs w:val="24"/>
          <w:lang w:val="en-US"/>
        </w:rPr>
        <w:t xml:space="preserve">RF </w:t>
      </w:r>
      <w:r w:rsidRPr="001C4FB4">
        <w:rPr>
          <w:rFonts w:asciiTheme="minorBidi" w:eastAsia="Times New Roman" w:hAnsiTheme="minorBidi"/>
          <w:sz w:val="24"/>
          <w:szCs w:val="24"/>
          <w:lang w:val="en-US"/>
        </w:rPr>
        <w:t xml:space="preserve"> which in some environments - may cause interferences - may not be efficient, suitable or applicable.</w:t>
      </w:r>
      <w:r w:rsidRPr="001C4FB4">
        <w:rPr>
          <w:rFonts w:asciiTheme="minorBidi" w:eastAsia="Times New Roman" w:hAnsiTheme="minorBidi"/>
          <w:sz w:val="24"/>
          <w:szCs w:val="24"/>
          <w:lang w:val="en-US"/>
        </w:rPr>
        <w:br/>
        <w:t xml:space="preserve"> </w:t>
      </w:r>
      <w:r w:rsidR="00CD5AB8" w:rsidRPr="00CD5AB8">
        <w:rPr>
          <w:rFonts w:asciiTheme="minorBidi" w:eastAsia="Times New Roman" w:hAnsiTheme="minorBidi"/>
          <w:sz w:val="24"/>
          <w:szCs w:val="24"/>
          <w:lang w:val="en-US"/>
        </w:rPr>
        <w:t>Ultrasound transfer overcomes</w:t>
      </w:r>
      <w:r w:rsidR="00CD5AB8">
        <w:rPr>
          <w:rFonts w:asciiTheme="minorBidi" w:eastAsia="Times New Roman" w:hAnsiTheme="minorBidi"/>
          <w:sz w:val="24"/>
          <w:szCs w:val="24"/>
          <w:lang w:val="en-US"/>
        </w:rPr>
        <w:t xml:space="preserve"> </w:t>
      </w:r>
      <w:r w:rsidRPr="001C4FB4">
        <w:rPr>
          <w:rFonts w:asciiTheme="minorBidi" w:eastAsia="Times New Roman" w:hAnsiTheme="minorBidi"/>
          <w:sz w:val="24"/>
          <w:szCs w:val="24"/>
          <w:lang w:val="en-US"/>
        </w:rPr>
        <w:t xml:space="preserve">some of these limitations as high frequency soundwaves beyond the audible range of humans can be used to transfer small amounts of data over short distances  while overcoming some of the limitations of </w:t>
      </w:r>
      <w:r w:rsidR="00C62297" w:rsidRPr="001C4FB4">
        <w:rPr>
          <w:rFonts w:asciiTheme="minorBidi" w:eastAsia="Times New Roman" w:hAnsiTheme="minorBidi"/>
          <w:sz w:val="24"/>
          <w:szCs w:val="24"/>
          <w:lang w:val="en-US"/>
        </w:rPr>
        <w:t>RF</w:t>
      </w:r>
      <w:r w:rsidRPr="001C4FB4">
        <w:rPr>
          <w:rFonts w:asciiTheme="minorBidi" w:eastAsia="Times New Roman" w:hAnsiTheme="minorBidi"/>
          <w:sz w:val="24"/>
          <w:szCs w:val="24"/>
          <w:lang w:val="en-US"/>
        </w:rPr>
        <w:t xml:space="preserve"> transmissions without using </w:t>
      </w:r>
      <w:r w:rsidR="0093491F" w:rsidRPr="001C4FB4">
        <w:rPr>
          <w:rFonts w:asciiTheme="minorBidi" w:eastAsia="Times New Roman" w:hAnsiTheme="minorBidi"/>
          <w:sz w:val="24"/>
          <w:szCs w:val="24"/>
          <w:lang w:val="en-US"/>
        </w:rPr>
        <w:t>specialized</w:t>
      </w:r>
      <w:r w:rsidRPr="001C4FB4">
        <w:rPr>
          <w:rFonts w:asciiTheme="minorBidi" w:eastAsia="Times New Roman" w:hAnsiTheme="minorBidi"/>
          <w:sz w:val="24"/>
          <w:szCs w:val="24"/>
          <w:lang w:val="en-US"/>
        </w:rPr>
        <w:t xml:space="preserve"> equipment such as radio </w:t>
      </w:r>
      <w:r w:rsidR="00CA00CE" w:rsidRPr="001C4FB4">
        <w:rPr>
          <w:rFonts w:asciiTheme="minorBidi" w:eastAsia="Times New Roman" w:hAnsiTheme="minorBidi"/>
          <w:sz w:val="24"/>
          <w:szCs w:val="24"/>
          <w:lang w:val="en-US"/>
        </w:rPr>
        <w:t>transmitters. For</w:t>
      </w:r>
      <w:r w:rsidRPr="001C4FB4">
        <w:rPr>
          <w:rFonts w:asciiTheme="minorBidi" w:eastAsia="Times New Roman" w:hAnsiTheme="minorBidi"/>
          <w:sz w:val="24"/>
          <w:szCs w:val="24"/>
          <w:lang w:val="en-US"/>
        </w:rPr>
        <w:t xml:space="preserve"> these reasons ultrasound transfer may </w:t>
      </w:r>
      <w:r w:rsidR="0093491F" w:rsidRPr="001C4FB4">
        <w:rPr>
          <w:rFonts w:asciiTheme="minorBidi" w:eastAsia="Times New Roman" w:hAnsiTheme="minorBidi"/>
          <w:sz w:val="24"/>
          <w:szCs w:val="24"/>
          <w:lang w:val="en-US"/>
        </w:rPr>
        <w:t>offer an</w:t>
      </w:r>
      <w:r w:rsidRPr="001C4FB4">
        <w:rPr>
          <w:rFonts w:asciiTheme="minorBidi" w:eastAsia="Times New Roman" w:hAnsiTheme="minorBidi"/>
          <w:sz w:val="24"/>
          <w:szCs w:val="24"/>
          <w:lang w:val="en-US"/>
        </w:rPr>
        <w:t xml:space="preserve"> alternative to the </w:t>
      </w:r>
      <w:r w:rsidR="0093491F" w:rsidRPr="001C4FB4">
        <w:rPr>
          <w:rFonts w:asciiTheme="minorBidi" w:eastAsia="Times New Roman" w:hAnsiTheme="minorBidi"/>
          <w:sz w:val="24"/>
          <w:szCs w:val="24"/>
          <w:lang w:val="en-US"/>
        </w:rPr>
        <w:t>current relevant</w:t>
      </w:r>
      <w:r w:rsidRPr="001C4FB4">
        <w:rPr>
          <w:rFonts w:asciiTheme="minorBidi" w:eastAsia="Times New Roman" w:hAnsiTheme="minorBidi"/>
          <w:sz w:val="24"/>
          <w:szCs w:val="24"/>
          <w:lang w:val="en-US"/>
        </w:rPr>
        <w:t xml:space="preserve"> technologies.</w:t>
      </w:r>
    </w:p>
    <w:p w14:paraId="231E1537" w14:textId="77777777" w:rsidR="00CA00CE" w:rsidRDefault="00B70562" w:rsidP="00CA00CE">
      <w:pPr>
        <w:shd w:val="clear" w:color="auto" w:fill="FFFFFF"/>
        <w:spacing w:after="100"/>
        <w:ind w:left="1080" w:right="580"/>
        <w:jc w:val="left"/>
        <w:rPr>
          <w:rFonts w:asciiTheme="minorBidi" w:eastAsia="Times New Roman" w:hAnsiTheme="minorBidi"/>
          <w:sz w:val="24"/>
          <w:szCs w:val="24"/>
          <w:rtl/>
          <w:lang w:val="en-US"/>
        </w:rPr>
      </w:pPr>
      <w:r w:rsidRPr="001C4FB4">
        <w:rPr>
          <w:rFonts w:asciiTheme="minorBidi" w:eastAsia="Times New Roman" w:hAnsiTheme="minorBidi"/>
          <w:sz w:val="24"/>
          <w:szCs w:val="24"/>
          <w:lang w:val="en-US"/>
        </w:rPr>
        <w:t xml:space="preserve">The </w:t>
      </w:r>
      <w:r w:rsidR="00BF4FE6" w:rsidRPr="001C4FB4">
        <w:rPr>
          <w:rFonts w:asciiTheme="minorBidi" w:eastAsia="Times New Roman" w:hAnsiTheme="minorBidi"/>
          <w:sz w:val="24"/>
          <w:szCs w:val="24"/>
          <w:lang w:val="en-US"/>
        </w:rPr>
        <w:t>limitations</w:t>
      </w:r>
      <w:r w:rsidRPr="001C4FB4">
        <w:rPr>
          <w:rFonts w:asciiTheme="minorBidi" w:eastAsia="Times New Roman" w:hAnsiTheme="minorBidi"/>
          <w:sz w:val="24"/>
          <w:szCs w:val="24"/>
          <w:lang w:val="en-US"/>
        </w:rPr>
        <w:t xml:space="preserve"> of RF data transfer that Ultrasound Data Transfer can overcome are Signal Interference and Spectrum Congestion limitations.</w:t>
      </w:r>
    </w:p>
    <w:p w14:paraId="42285AF4" w14:textId="20B6E28E" w:rsidR="00F7698F" w:rsidRPr="001C4FB4" w:rsidRDefault="00B70562" w:rsidP="00CA00CE">
      <w:pPr>
        <w:shd w:val="clear" w:color="auto" w:fill="FFFFFF"/>
        <w:spacing w:after="100"/>
        <w:ind w:left="1080" w:right="580"/>
        <w:jc w:val="left"/>
        <w:rPr>
          <w:rFonts w:asciiTheme="minorBidi" w:eastAsia="Times New Roman" w:hAnsiTheme="minorBidi"/>
          <w:sz w:val="24"/>
          <w:szCs w:val="24"/>
          <w:lang w:val="en-US"/>
        </w:rPr>
      </w:pPr>
      <w:r w:rsidRPr="001C4FB4">
        <w:rPr>
          <w:rFonts w:asciiTheme="minorBidi" w:eastAsia="Times New Roman" w:hAnsiTheme="minorBidi"/>
          <w:sz w:val="24"/>
          <w:szCs w:val="24"/>
          <w:lang w:val="en-US"/>
        </w:rPr>
        <w:br/>
        <w:t xml:space="preserve">Technologies like Wi-Fi and Bluetooth operate in specific, crowded </w:t>
      </w:r>
      <w:r w:rsidRPr="001C4FB4">
        <w:rPr>
          <w:rFonts w:asciiTheme="minorBidi" w:eastAsia="Times New Roman" w:hAnsiTheme="minorBidi"/>
          <w:sz w:val="24"/>
          <w:szCs w:val="24"/>
          <w:lang w:val="en-US"/>
        </w:rPr>
        <w:lastRenderedPageBreak/>
        <w:t xml:space="preserve">frequency bands (e.g., 2.4 GHz, 5 GHz). </w:t>
      </w:r>
      <w:r w:rsidR="001B0D63" w:rsidRPr="001C4FB4">
        <w:rPr>
          <w:rFonts w:asciiTheme="minorBidi" w:eastAsia="Times New Roman" w:hAnsiTheme="minorBidi"/>
          <w:sz w:val="24"/>
          <w:szCs w:val="24"/>
          <w:lang w:val="en-US"/>
        </w:rPr>
        <w:t>[</w:t>
      </w:r>
      <w:r w:rsidR="00017FCD" w:rsidRPr="00C57DDB">
        <w:rPr>
          <w:rFonts w:asciiTheme="minorBidi" w:eastAsia="Times New Roman" w:hAnsiTheme="minorBidi"/>
          <w:sz w:val="24"/>
          <w:szCs w:val="24"/>
          <w:lang w:val="en-US"/>
        </w:rPr>
        <w:t>5</w:t>
      </w:r>
      <w:r w:rsidR="001B0D63" w:rsidRPr="00C57DDB">
        <w:rPr>
          <w:rFonts w:asciiTheme="minorBidi" w:eastAsia="Times New Roman" w:hAnsiTheme="minorBidi"/>
          <w:sz w:val="24"/>
          <w:szCs w:val="24"/>
          <w:lang w:val="en-US"/>
        </w:rPr>
        <w:t>]</w:t>
      </w:r>
      <w:r w:rsidRPr="001C4FB4">
        <w:rPr>
          <w:rFonts w:asciiTheme="minorBidi" w:eastAsia="Times New Roman" w:hAnsiTheme="minorBidi"/>
          <w:sz w:val="24"/>
          <w:szCs w:val="24"/>
          <w:lang w:val="en-US"/>
        </w:rPr>
        <w:br/>
      </w:r>
    </w:p>
    <w:p w14:paraId="3779C287" w14:textId="77777777" w:rsidR="003D32E7" w:rsidRPr="001C4FB4" w:rsidRDefault="00B70562" w:rsidP="00C57DDB">
      <w:pPr>
        <w:shd w:val="clear" w:color="auto" w:fill="FFFFFF"/>
        <w:spacing w:after="100"/>
        <w:ind w:left="1080" w:right="580"/>
        <w:jc w:val="left"/>
        <w:rPr>
          <w:rFonts w:asciiTheme="minorBidi" w:eastAsia="Times New Roman" w:hAnsiTheme="minorBidi"/>
          <w:sz w:val="24"/>
          <w:szCs w:val="24"/>
          <w:lang w:val="en-US"/>
        </w:rPr>
      </w:pPr>
      <w:r w:rsidRPr="001C4FB4">
        <w:rPr>
          <w:rFonts w:asciiTheme="minorBidi" w:eastAsia="Times New Roman" w:hAnsiTheme="minorBidi"/>
          <w:sz w:val="24"/>
          <w:szCs w:val="24"/>
          <w:lang w:val="en-US"/>
        </w:rPr>
        <w:t>This creates two major problems</w:t>
      </w:r>
      <w:r w:rsidR="0033340A" w:rsidRPr="001C4FB4">
        <w:rPr>
          <w:rFonts w:asciiTheme="minorBidi" w:eastAsia="Times New Roman" w:hAnsiTheme="minorBidi"/>
          <w:sz w:val="24"/>
          <w:szCs w:val="24"/>
          <w:lang w:val="en-US"/>
        </w:rPr>
        <w:t>:</w:t>
      </w:r>
      <w:bookmarkStart w:id="40" w:name="_h1kucinrt7h6" w:colFirst="0" w:colLast="0"/>
      <w:bookmarkEnd w:id="40"/>
    </w:p>
    <w:p w14:paraId="175AD3AD" w14:textId="6239148C" w:rsidR="00BD16DC" w:rsidRPr="001C4FB4" w:rsidRDefault="00E532EF" w:rsidP="00C57DDB">
      <w:pPr>
        <w:pStyle w:val="ListParagraph"/>
        <w:numPr>
          <w:ilvl w:val="0"/>
          <w:numId w:val="3"/>
        </w:numPr>
        <w:shd w:val="clear" w:color="auto" w:fill="FFFFFF"/>
        <w:spacing w:after="100"/>
        <w:ind w:left="1800" w:right="580"/>
        <w:jc w:val="left"/>
        <w:rPr>
          <w:rFonts w:asciiTheme="minorBidi" w:eastAsia="Times New Roman" w:hAnsiTheme="minorBidi"/>
          <w:b/>
          <w:bCs/>
          <w:sz w:val="24"/>
          <w:szCs w:val="24"/>
          <w:lang w:val="en-US"/>
        </w:rPr>
      </w:pPr>
      <w:r w:rsidRPr="001C4FB4">
        <w:rPr>
          <w:rFonts w:asciiTheme="minorBidi" w:eastAsia="Times New Roman" w:hAnsiTheme="minorBidi"/>
          <w:b/>
          <w:bCs/>
          <w:sz w:val="24"/>
          <w:szCs w:val="24"/>
          <w:lang w:val="en-US"/>
        </w:rPr>
        <w:t>Signal Interference:</w:t>
      </w:r>
    </w:p>
    <w:p w14:paraId="12773EF0" w14:textId="00F922E2" w:rsidR="00BD16DC" w:rsidRPr="001C4FB4" w:rsidRDefault="00C7700C" w:rsidP="00C57DDB">
      <w:pPr>
        <w:shd w:val="clear" w:color="auto" w:fill="FFFFFF"/>
        <w:spacing w:before="240" w:after="240"/>
        <w:ind w:left="1584"/>
        <w:jc w:val="left"/>
        <w:rPr>
          <w:rFonts w:asciiTheme="minorBidi" w:eastAsia="Times New Roman" w:hAnsiTheme="minorBidi"/>
          <w:sz w:val="24"/>
          <w:szCs w:val="24"/>
          <w:lang w:val="en-US"/>
        </w:rPr>
      </w:pPr>
      <w:r w:rsidRPr="001C4FB4">
        <w:rPr>
          <w:rFonts w:asciiTheme="minorBidi" w:eastAsia="Times New Roman" w:hAnsiTheme="minorBidi"/>
          <w:sz w:val="24"/>
          <w:szCs w:val="24"/>
          <w:lang w:val="en-US"/>
        </w:rPr>
        <w:t>RF Interference: Devices interfere with each other. A signal from several devices may collide with each other leading to dropped connections, slower speeds, and poor reliability.</w:t>
      </w:r>
      <w:r w:rsidRPr="001C4FB4">
        <w:rPr>
          <w:rFonts w:asciiTheme="minorBidi" w:eastAsia="Times New Roman" w:hAnsiTheme="minorBidi"/>
          <w:sz w:val="24"/>
          <w:szCs w:val="24"/>
          <w:lang w:val="en-US"/>
        </w:rPr>
        <w:br/>
        <w:t xml:space="preserve"> </w:t>
      </w:r>
      <w:r w:rsidR="00400D66" w:rsidRPr="001C4FB4">
        <w:rPr>
          <w:rFonts w:asciiTheme="minorBidi" w:eastAsia="Times New Roman" w:hAnsiTheme="minorBidi"/>
          <w:sz w:val="24"/>
          <w:szCs w:val="24"/>
          <w:lang w:val="en-US"/>
        </w:rPr>
        <w:t>Furthermore,</w:t>
      </w:r>
      <w:r w:rsidRPr="001C4FB4">
        <w:rPr>
          <w:rFonts w:asciiTheme="minorBidi" w:eastAsia="Times New Roman" w:hAnsiTheme="minorBidi"/>
          <w:sz w:val="24"/>
          <w:szCs w:val="24"/>
          <w:lang w:val="en-US"/>
        </w:rPr>
        <w:t xml:space="preserve"> RF signals are also susceptible to electromagnetic interference from common household and industrial electronics, which can disrupt communication.</w:t>
      </w:r>
    </w:p>
    <w:p w14:paraId="03B626D0" w14:textId="71551B29" w:rsidR="00BD16DC" w:rsidRDefault="00C7700C" w:rsidP="00C57DDB">
      <w:pPr>
        <w:pStyle w:val="Heading3"/>
        <w:keepNext w:val="0"/>
        <w:keepLines w:val="0"/>
        <w:shd w:val="clear" w:color="auto" w:fill="FFFFFF"/>
        <w:spacing w:before="280"/>
        <w:ind w:left="1584" w:right="580"/>
        <w:jc w:val="left"/>
        <w:rPr>
          <w:rFonts w:asciiTheme="minorBidi" w:eastAsia="Times New Roman" w:hAnsiTheme="minorBidi" w:cstheme="minorBidi"/>
          <w:color w:val="000000"/>
          <w:lang w:val="en-US"/>
        </w:rPr>
      </w:pPr>
      <w:bookmarkStart w:id="41" w:name="_3xbmdmq3b1sz" w:colFirst="0" w:colLast="0"/>
      <w:bookmarkEnd w:id="41"/>
      <w:r w:rsidRPr="001C4FB4">
        <w:rPr>
          <w:rFonts w:asciiTheme="minorBidi" w:eastAsia="Times New Roman" w:hAnsiTheme="minorBidi" w:cstheme="minorBidi"/>
          <w:color w:val="000000"/>
          <w:lang w:val="en-US"/>
        </w:rPr>
        <w:t xml:space="preserve"> Ultrasound Overcomes this problem via not using RF waves at all as it simply uses sound waves instead, thereby unaffected by EM (</w:t>
      </w:r>
      <w:r w:rsidR="007C56B1" w:rsidRPr="001C4FB4">
        <w:rPr>
          <w:rFonts w:asciiTheme="minorBidi" w:eastAsia="Times New Roman" w:hAnsiTheme="minorBidi" w:cstheme="minorBidi"/>
          <w:color w:val="000000"/>
          <w:lang w:val="en-US"/>
        </w:rPr>
        <w:t>Electromagnetic</w:t>
      </w:r>
      <w:r w:rsidR="00D52C4C" w:rsidRPr="001C4FB4">
        <w:rPr>
          <w:rFonts w:asciiTheme="minorBidi" w:eastAsia="Times New Roman" w:hAnsiTheme="minorBidi" w:cstheme="minorBidi"/>
          <w:color w:val="000000"/>
          <w:lang w:val="en-US"/>
        </w:rPr>
        <w:t xml:space="preserve"> r</w:t>
      </w:r>
      <w:r w:rsidR="00446085" w:rsidRPr="001C4FB4">
        <w:rPr>
          <w:rFonts w:asciiTheme="minorBidi" w:eastAsia="Times New Roman" w:hAnsiTheme="minorBidi" w:cstheme="minorBidi"/>
          <w:color w:val="000000"/>
          <w:lang w:val="en-US"/>
        </w:rPr>
        <w:t>adiation</w:t>
      </w:r>
      <w:r w:rsidRPr="001C4FB4">
        <w:rPr>
          <w:rFonts w:asciiTheme="minorBidi" w:eastAsia="Times New Roman" w:hAnsiTheme="minorBidi" w:cstheme="minorBidi"/>
          <w:color w:val="000000"/>
          <w:lang w:val="en-US"/>
        </w:rPr>
        <w:t xml:space="preserve">), furthermore it avoids the crowded radio spectrum </w:t>
      </w:r>
      <w:r w:rsidR="00D52C4C" w:rsidRPr="001C4FB4">
        <w:rPr>
          <w:rFonts w:asciiTheme="minorBidi" w:eastAsia="Times New Roman" w:hAnsiTheme="minorBidi" w:cstheme="minorBidi"/>
          <w:color w:val="000000"/>
          <w:lang w:val="en-US"/>
        </w:rPr>
        <w:t>thereby</w:t>
      </w:r>
      <w:r w:rsidRPr="001C4FB4">
        <w:rPr>
          <w:rFonts w:asciiTheme="minorBidi" w:eastAsia="Times New Roman" w:hAnsiTheme="minorBidi" w:cstheme="minorBidi"/>
          <w:color w:val="000000"/>
          <w:lang w:val="en-US"/>
        </w:rPr>
        <w:t xml:space="preserve"> </w:t>
      </w:r>
      <w:r w:rsidR="00D52C4C" w:rsidRPr="001C4FB4">
        <w:rPr>
          <w:rFonts w:asciiTheme="minorBidi" w:eastAsia="Times New Roman" w:hAnsiTheme="minorBidi" w:cstheme="minorBidi"/>
          <w:color w:val="000000"/>
          <w:lang w:val="en-US"/>
        </w:rPr>
        <w:t>doesn’t</w:t>
      </w:r>
      <w:r w:rsidRPr="001C4FB4">
        <w:rPr>
          <w:rFonts w:asciiTheme="minorBidi" w:eastAsia="Times New Roman" w:hAnsiTheme="minorBidi" w:cstheme="minorBidi"/>
          <w:color w:val="000000"/>
          <w:lang w:val="en-US"/>
        </w:rPr>
        <w:t xml:space="preserve"> have to compete with a</w:t>
      </w:r>
      <w:r w:rsidR="00446085" w:rsidRPr="001C4FB4">
        <w:rPr>
          <w:rFonts w:asciiTheme="minorBidi" w:eastAsia="Times New Roman" w:hAnsiTheme="minorBidi" w:cstheme="minorBidi"/>
          <w:color w:val="000000"/>
          <w:lang w:val="en-US"/>
        </w:rPr>
        <w:t xml:space="preserve"> </w:t>
      </w:r>
      <w:r w:rsidRPr="001C4FB4">
        <w:rPr>
          <w:rFonts w:asciiTheme="minorBidi" w:eastAsia="Times New Roman" w:hAnsiTheme="minorBidi" w:cstheme="minorBidi"/>
          <w:color w:val="000000"/>
          <w:lang w:val="en-US"/>
        </w:rPr>
        <w:t>lot of other devices.</w:t>
      </w:r>
    </w:p>
    <w:p w14:paraId="1EB24EAA" w14:textId="77777777" w:rsidR="001B7A10" w:rsidRPr="001C4FB4" w:rsidRDefault="001B7A10" w:rsidP="00C57DDB">
      <w:pPr>
        <w:jc w:val="left"/>
        <w:rPr>
          <w:lang w:val="en-US"/>
        </w:rPr>
      </w:pPr>
    </w:p>
    <w:p w14:paraId="612BCC4B" w14:textId="29521726" w:rsidR="00BD16DC" w:rsidRPr="0098711A" w:rsidRDefault="00C7700C" w:rsidP="00C57DDB">
      <w:pPr>
        <w:pStyle w:val="Heading2"/>
        <w:keepNext w:val="0"/>
        <w:keepLines w:val="0"/>
        <w:numPr>
          <w:ilvl w:val="0"/>
          <w:numId w:val="3"/>
        </w:numPr>
        <w:shd w:val="clear" w:color="auto" w:fill="FFFFFF"/>
        <w:spacing w:before="0"/>
        <w:ind w:left="1440" w:right="580"/>
        <w:jc w:val="left"/>
        <w:rPr>
          <w:rFonts w:asciiTheme="minorBidi" w:eastAsia="Times New Roman" w:hAnsiTheme="minorBidi" w:cstheme="minorBidi"/>
          <w:sz w:val="24"/>
          <w:szCs w:val="24"/>
          <w:lang w:val="en-US"/>
        </w:rPr>
      </w:pPr>
      <w:bookmarkStart w:id="42" w:name="_ca3m0vudhujb" w:colFirst="0" w:colLast="0"/>
      <w:bookmarkStart w:id="43" w:name="_28lsnp3dannf" w:colFirst="0" w:colLast="0"/>
      <w:bookmarkEnd w:id="42"/>
      <w:bookmarkEnd w:id="43"/>
      <w:r w:rsidRPr="0098711A">
        <w:rPr>
          <w:rFonts w:asciiTheme="minorBidi" w:eastAsia="Times New Roman" w:hAnsiTheme="minorBidi" w:cstheme="minorBidi"/>
          <w:sz w:val="24"/>
          <w:szCs w:val="24"/>
          <w:lang w:val="en-US"/>
        </w:rPr>
        <w:t>Security and Signal Containment</w:t>
      </w:r>
    </w:p>
    <w:p w14:paraId="5CEBB122" w14:textId="37134D51" w:rsidR="00BD16DC" w:rsidRPr="0098711A" w:rsidRDefault="00C7700C" w:rsidP="00C57DDB">
      <w:pPr>
        <w:spacing w:after="240"/>
        <w:ind w:left="1584"/>
        <w:jc w:val="left"/>
        <w:rPr>
          <w:rFonts w:asciiTheme="minorBidi" w:hAnsiTheme="minorBidi"/>
          <w:sz w:val="24"/>
          <w:szCs w:val="24"/>
          <w:lang w:val="en-US"/>
        </w:rPr>
      </w:pPr>
      <w:bookmarkStart w:id="44" w:name="_duw1rbutnhct" w:colFirst="0" w:colLast="0"/>
      <w:bookmarkEnd w:id="44"/>
      <w:r w:rsidRPr="0098711A">
        <w:rPr>
          <w:rFonts w:asciiTheme="minorBidi" w:hAnsiTheme="minorBidi"/>
          <w:b/>
          <w:bCs/>
          <w:sz w:val="24"/>
          <w:szCs w:val="24"/>
          <w:u w:val="single"/>
          <w:lang w:val="en-US"/>
        </w:rPr>
        <w:t>RF Security Risk:</w:t>
      </w:r>
      <w:r w:rsidRPr="0098711A">
        <w:rPr>
          <w:rFonts w:asciiTheme="minorBidi" w:hAnsiTheme="minorBidi"/>
          <w:sz w:val="24"/>
          <w:szCs w:val="24"/>
          <w:lang w:val="en-US"/>
        </w:rPr>
        <w:t xml:space="preserve"> RF signals are difficult to contain; they easily pass through </w:t>
      </w:r>
      <w:r w:rsidR="00F85B65" w:rsidRPr="0098711A">
        <w:rPr>
          <w:rFonts w:asciiTheme="minorBidi" w:hAnsiTheme="minorBidi"/>
          <w:sz w:val="24"/>
          <w:szCs w:val="24"/>
          <w:lang w:val="en-US"/>
        </w:rPr>
        <w:t xml:space="preserve">solid </w:t>
      </w:r>
      <w:r w:rsidRPr="0098711A">
        <w:rPr>
          <w:rFonts w:asciiTheme="minorBidi" w:hAnsiTheme="minorBidi"/>
          <w:sz w:val="24"/>
          <w:szCs w:val="24"/>
          <w:lang w:val="en-US"/>
        </w:rPr>
        <w:t xml:space="preserve">objects such as </w:t>
      </w:r>
      <w:r w:rsidR="00F85B65" w:rsidRPr="0098711A">
        <w:rPr>
          <w:rFonts w:asciiTheme="minorBidi" w:hAnsiTheme="minorBidi"/>
          <w:sz w:val="24"/>
          <w:szCs w:val="24"/>
          <w:lang w:val="en-US"/>
        </w:rPr>
        <w:t>walls</w:t>
      </w:r>
      <w:r w:rsidRPr="0098711A">
        <w:rPr>
          <w:rFonts w:asciiTheme="minorBidi" w:hAnsiTheme="minorBidi"/>
          <w:sz w:val="24"/>
          <w:szCs w:val="24"/>
          <w:lang w:val="en-US"/>
        </w:rPr>
        <w:t xml:space="preserve">, doors or windows. </w:t>
      </w:r>
      <w:r w:rsidR="00F85B65" w:rsidRPr="0098711A">
        <w:rPr>
          <w:rFonts w:asciiTheme="minorBidi" w:hAnsiTheme="minorBidi"/>
          <w:sz w:val="24"/>
          <w:szCs w:val="24"/>
          <w:lang w:val="en-US"/>
        </w:rPr>
        <w:t xml:space="preserve">This </w:t>
      </w:r>
      <w:r w:rsidRPr="0098711A">
        <w:rPr>
          <w:rFonts w:asciiTheme="minorBidi" w:hAnsiTheme="minorBidi"/>
          <w:sz w:val="24"/>
          <w:szCs w:val="24"/>
          <w:lang w:val="en-US"/>
        </w:rPr>
        <w:t>is often beneficial for whole-home coverage, it also creates a significant security risk. A signal can be intercepted, or "snooped," by a third party outside the intended room or building, requiring complex encryption to secure the data.</w:t>
      </w:r>
    </w:p>
    <w:p w14:paraId="58F75CA3" w14:textId="5A64F4A1" w:rsidR="00BD16DC" w:rsidRPr="0098711A" w:rsidRDefault="00C7700C" w:rsidP="00C57DDB">
      <w:pPr>
        <w:spacing w:before="240" w:after="240"/>
        <w:ind w:left="1584"/>
        <w:jc w:val="left"/>
        <w:rPr>
          <w:rFonts w:asciiTheme="minorBidi" w:hAnsiTheme="minorBidi"/>
          <w:sz w:val="24"/>
          <w:szCs w:val="24"/>
          <w:lang w:val="en-US"/>
        </w:rPr>
      </w:pPr>
      <w:r w:rsidRPr="0098711A">
        <w:rPr>
          <w:rFonts w:asciiTheme="minorBidi" w:hAnsiTheme="minorBidi"/>
          <w:b/>
          <w:bCs/>
          <w:sz w:val="24"/>
          <w:szCs w:val="24"/>
          <w:u w:val="single"/>
          <w:lang w:val="en-US"/>
        </w:rPr>
        <w:t>How Ultrasound Overcomes This:</w:t>
      </w:r>
      <w:r w:rsidRPr="0098711A">
        <w:rPr>
          <w:rFonts w:asciiTheme="minorBidi" w:hAnsiTheme="minorBidi"/>
          <w:sz w:val="24"/>
          <w:szCs w:val="24"/>
          <w:lang w:val="en-US"/>
        </w:rPr>
        <w:t xml:space="preserve"> Ultrasound waves are physical vibrations and are easily blocked by solid objects. This means the signal is physically confined to a single room. This property acts as a natural security feature, making it nearly impossible for someone in an adjacent room or outside the building to intercept </w:t>
      </w:r>
      <w:r w:rsidR="006C45B5" w:rsidRPr="0098711A">
        <w:rPr>
          <w:rFonts w:asciiTheme="minorBidi" w:hAnsiTheme="minorBidi"/>
          <w:sz w:val="24"/>
          <w:szCs w:val="24"/>
          <w:lang w:val="en-US"/>
        </w:rPr>
        <w:t>communication</w:t>
      </w:r>
      <w:r w:rsidR="00017FCD" w:rsidRPr="0098711A">
        <w:rPr>
          <w:rFonts w:asciiTheme="minorBidi" w:hAnsiTheme="minorBidi"/>
          <w:b/>
          <w:bCs/>
          <w:sz w:val="24"/>
          <w:szCs w:val="24"/>
          <w:lang w:val="en-US"/>
        </w:rPr>
        <w:t xml:space="preserve"> </w:t>
      </w:r>
      <w:r w:rsidR="00017FCD" w:rsidRPr="00C57DDB">
        <w:rPr>
          <w:rFonts w:asciiTheme="minorBidi" w:hAnsiTheme="minorBidi"/>
          <w:sz w:val="24"/>
          <w:szCs w:val="24"/>
          <w:lang w:val="en-US"/>
        </w:rPr>
        <w:t>[7]</w:t>
      </w:r>
      <w:r w:rsidRPr="0098711A">
        <w:rPr>
          <w:rFonts w:asciiTheme="minorBidi" w:hAnsiTheme="minorBidi"/>
          <w:sz w:val="24"/>
          <w:szCs w:val="24"/>
          <w:lang w:val="en-US"/>
        </w:rPr>
        <w:t>, thus providing inherent privacy.</w:t>
      </w:r>
    </w:p>
    <w:p w14:paraId="24A9B9A6" w14:textId="77777777" w:rsidR="00BD16DC" w:rsidRPr="0098711A" w:rsidRDefault="00C7700C" w:rsidP="00C57DDB">
      <w:pPr>
        <w:spacing w:before="240" w:after="240"/>
        <w:ind w:left="1584"/>
        <w:jc w:val="left"/>
        <w:rPr>
          <w:rFonts w:asciiTheme="minorBidi" w:hAnsiTheme="minorBidi"/>
          <w:sz w:val="24"/>
          <w:szCs w:val="24"/>
          <w:lang w:val="en-US"/>
        </w:rPr>
      </w:pPr>
      <w:r w:rsidRPr="0098711A">
        <w:rPr>
          <w:rFonts w:asciiTheme="minorBidi" w:hAnsiTheme="minorBidi"/>
          <w:sz w:val="24"/>
          <w:szCs w:val="24"/>
          <w:lang w:val="en-US"/>
        </w:rPr>
        <w:t>On that note, it's also important to mention that it's simple to determine the physical limits of this 'sound barrier.' The insecure area is strictly limited to the physical space where the soundwave can be detected, unlike RF signals, where it's difficult to know the boundary.</w:t>
      </w:r>
    </w:p>
    <w:p w14:paraId="1E43E661" w14:textId="43DB7419" w:rsidR="00BD16DC" w:rsidRPr="009A3272" w:rsidRDefault="00B70562" w:rsidP="00C57DDB">
      <w:pPr>
        <w:pStyle w:val="Heading2"/>
        <w:keepNext w:val="0"/>
        <w:keepLines w:val="0"/>
        <w:shd w:val="clear" w:color="auto" w:fill="FFFFFF"/>
        <w:spacing w:after="80"/>
        <w:ind w:right="580"/>
        <w:jc w:val="left"/>
        <w:rPr>
          <w:rFonts w:asciiTheme="minorBidi" w:eastAsia="Times New Roman" w:hAnsiTheme="minorBidi" w:cstheme="minorBidi"/>
          <w:sz w:val="24"/>
          <w:szCs w:val="24"/>
          <w:lang w:val="en-US"/>
        </w:rPr>
      </w:pPr>
      <w:bookmarkStart w:id="45" w:name="_ju5790un9c30" w:colFirst="0" w:colLast="0"/>
      <w:bookmarkEnd w:id="45"/>
      <w:r w:rsidRPr="009A3272">
        <w:rPr>
          <w:rFonts w:asciiTheme="minorBidi" w:eastAsia="Times New Roman" w:hAnsiTheme="minorBidi" w:cstheme="minorBidi"/>
          <w:sz w:val="24"/>
          <w:szCs w:val="24"/>
          <w:lang w:val="en-US"/>
        </w:rPr>
        <w:t>2</w:t>
      </w:r>
      <w:r w:rsidR="0033340A" w:rsidRPr="009A3272">
        <w:rPr>
          <w:rFonts w:asciiTheme="minorBidi" w:eastAsia="Times New Roman" w:hAnsiTheme="minorBidi" w:cstheme="minorBidi"/>
          <w:sz w:val="24"/>
          <w:szCs w:val="24"/>
          <w:lang w:val="en-US"/>
        </w:rPr>
        <w:t>.2</w:t>
      </w:r>
      <w:r w:rsidRPr="009A3272">
        <w:rPr>
          <w:rFonts w:asciiTheme="minorBidi" w:eastAsia="Times New Roman" w:hAnsiTheme="minorBidi" w:cstheme="minorBidi"/>
          <w:sz w:val="24"/>
          <w:szCs w:val="24"/>
          <w:lang w:val="en-US"/>
        </w:rPr>
        <w:t xml:space="preserve"> Specific Environmental Struggles:</w:t>
      </w:r>
    </w:p>
    <w:p w14:paraId="2DE9DF3F" w14:textId="77777777" w:rsidR="00BD16DC" w:rsidRPr="009A3272" w:rsidRDefault="00C7700C" w:rsidP="00C57DDB">
      <w:pPr>
        <w:pStyle w:val="Heading3"/>
        <w:keepNext w:val="0"/>
        <w:keepLines w:val="0"/>
        <w:shd w:val="clear" w:color="auto" w:fill="FFFFFF"/>
        <w:spacing w:before="280"/>
        <w:ind w:left="1080" w:right="580"/>
        <w:jc w:val="left"/>
        <w:rPr>
          <w:rFonts w:asciiTheme="minorBidi" w:eastAsia="Times New Roman" w:hAnsiTheme="minorBidi" w:cstheme="minorBidi"/>
          <w:b/>
          <w:bCs/>
          <w:color w:val="000000"/>
          <w:lang w:val="en-US"/>
        </w:rPr>
      </w:pPr>
      <w:bookmarkStart w:id="46" w:name="_qia6uip3qjht" w:colFirst="0" w:colLast="0"/>
      <w:bookmarkEnd w:id="46"/>
      <w:r w:rsidRPr="009A3272">
        <w:rPr>
          <w:rFonts w:asciiTheme="minorBidi" w:eastAsia="Times New Roman" w:hAnsiTheme="minorBidi" w:cstheme="minorBidi"/>
          <w:b/>
          <w:bCs/>
          <w:color w:val="000000"/>
          <w:lang w:val="en-US"/>
        </w:rPr>
        <w:t>RF Limitation</w:t>
      </w:r>
    </w:p>
    <w:p w14:paraId="00263CB9" w14:textId="41EFB3C2" w:rsidR="00BD16DC" w:rsidRPr="009A3272" w:rsidRDefault="00C7700C" w:rsidP="00C57DDB">
      <w:pPr>
        <w:shd w:val="clear" w:color="auto" w:fill="FFFFFF"/>
        <w:spacing w:before="240" w:after="240"/>
        <w:ind w:left="1584"/>
        <w:jc w:val="left"/>
        <w:rPr>
          <w:rFonts w:asciiTheme="minorBidi" w:eastAsia="Times New Roman" w:hAnsiTheme="minorBidi"/>
          <w:sz w:val="24"/>
          <w:szCs w:val="24"/>
          <w:lang w:val="en-US"/>
        </w:rPr>
      </w:pPr>
      <w:r w:rsidRPr="009A3272">
        <w:rPr>
          <w:rFonts w:asciiTheme="minorBidi" w:eastAsia="Times New Roman" w:hAnsiTheme="minorBidi"/>
          <w:sz w:val="24"/>
          <w:szCs w:val="24"/>
          <w:lang w:val="en-US"/>
        </w:rPr>
        <w:t>RF waves propagate very poorly through conductive media, especially water. Saltwater</w:t>
      </w:r>
      <w:r w:rsidR="005018ED" w:rsidRPr="009A3272">
        <w:rPr>
          <w:rFonts w:asciiTheme="minorBidi" w:eastAsia="Times New Roman" w:hAnsiTheme="minorBidi"/>
          <w:sz w:val="24"/>
          <w:szCs w:val="24"/>
          <w:lang w:val="en-US"/>
        </w:rPr>
        <w:t xml:space="preserve"> heavily</w:t>
      </w:r>
      <w:r w:rsidRPr="009A3272">
        <w:rPr>
          <w:rFonts w:asciiTheme="minorBidi" w:eastAsia="Times New Roman" w:hAnsiTheme="minorBidi"/>
          <w:sz w:val="24"/>
          <w:szCs w:val="24"/>
          <w:lang w:val="en-US"/>
        </w:rPr>
        <w:t xml:space="preserve"> attenuates radio signals, making Wi-Fi and Bluetooth completely unusable for underwater communication.</w:t>
      </w:r>
      <w:r w:rsidR="00D053A6" w:rsidRPr="009A3272">
        <w:rPr>
          <w:rFonts w:asciiTheme="minorBidi" w:eastAsia="Times New Roman" w:hAnsiTheme="minorBidi"/>
          <w:sz w:val="24"/>
          <w:szCs w:val="24"/>
          <w:lang w:val="en-US"/>
        </w:rPr>
        <w:t>[11]</w:t>
      </w:r>
    </w:p>
    <w:p w14:paraId="55F42799" w14:textId="24FFA212" w:rsidR="00BD16DC" w:rsidRPr="009A3272" w:rsidRDefault="00C7700C" w:rsidP="00E24B12">
      <w:pPr>
        <w:shd w:val="clear" w:color="auto" w:fill="FFFFFF"/>
        <w:spacing w:before="240" w:after="240"/>
        <w:ind w:left="1584"/>
        <w:jc w:val="left"/>
        <w:rPr>
          <w:rFonts w:asciiTheme="minorBidi" w:eastAsia="Times New Roman" w:hAnsiTheme="minorBidi"/>
          <w:sz w:val="24"/>
          <w:szCs w:val="24"/>
          <w:highlight w:val="yellow"/>
          <w:lang w:val="en-US"/>
        </w:rPr>
      </w:pPr>
      <w:r w:rsidRPr="009A3272">
        <w:rPr>
          <w:rFonts w:asciiTheme="minorBidi" w:eastAsia="Times New Roman" w:hAnsiTheme="minorBidi"/>
          <w:sz w:val="24"/>
          <w:szCs w:val="24"/>
          <w:lang w:val="en-US"/>
        </w:rPr>
        <w:lastRenderedPageBreak/>
        <w:t>This same principle applies to the human body, which is composed of RF signals struggle to pass through tissue, requiring high power, which can be inefficient and potentially cause unsafe tissue heating.</w:t>
      </w:r>
      <w:r w:rsidRPr="009A3272">
        <w:rPr>
          <w:rFonts w:asciiTheme="minorBidi" w:eastAsia="Times New Roman" w:hAnsiTheme="minorBidi"/>
          <w:sz w:val="24"/>
          <w:szCs w:val="24"/>
          <w:lang w:val="en-US"/>
        </w:rPr>
        <w:br/>
        <w:t xml:space="preserve"> </w:t>
      </w:r>
      <w:r w:rsidR="00051506" w:rsidRPr="009A3272">
        <w:rPr>
          <w:rFonts w:asciiTheme="minorBidi" w:eastAsia="Times New Roman" w:hAnsiTheme="minorBidi"/>
          <w:sz w:val="24"/>
          <w:szCs w:val="24"/>
          <w:lang w:val="en-US"/>
        </w:rPr>
        <w:t xml:space="preserve">Such </w:t>
      </w:r>
      <w:r w:rsidRPr="009A3272">
        <w:rPr>
          <w:rFonts w:asciiTheme="minorBidi" w:eastAsia="Times New Roman" w:hAnsiTheme="minorBidi"/>
          <w:sz w:val="24"/>
          <w:szCs w:val="24"/>
          <w:lang w:val="en-US"/>
        </w:rPr>
        <w:t xml:space="preserve">issues make RF unusable for certain </w:t>
      </w:r>
      <w:r w:rsidR="00EE40D6" w:rsidRPr="009A3272">
        <w:rPr>
          <w:rFonts w:asciiTheme="minorBidi" w:eastAsia="Times New Roman" w:hAnsiTheme="minorBidi"/>
          <w:sz w:val="24"/>
          <w:szCs w:val="24"/>
          <w:lang w:val="en-US"/>
        </w:rPr>
        <w:t xml:space="preserve">cases </w:t>
      </w:r>
      <w:r w:rsidRPr="009A3272">
        <w:rPr>
          <w:rFonts w:asciiTheme="minorBidi" w:eastAsia="Times New Roman" w:hAnsiTheme="minorBidi"/>
          <w:sz w:val="24"/>
          <w:szCs w:val="24"/>
          <w:lang w:val="en-US"/>
        </w:rPr>
        <w:t xml:space="preserve">such as </w:t>
      </w:r>
      <w:r w:rsidR="004C4949" w:rsidRPr="009A3272">
        <w:rPr>
          <w:rFonts w:asciiTheme="minorBidi" w:eastAsia="Times New Roman" w:hAnsiTheme="minorBidi"/>
          <w:sz w:val="24"/>
          <w:szCs w:val="24"/>
          <w:lang w:val="en-US"/>
        </w:rPr>
        <w:t xml:space="preserve">medical </w:t>
      </w:r>
      <w:r w:rsidRPr="009A3272">
        <w:rPr>
          <w:rFonts w:asciiTheme="minorBidi" w:eastAsia="Times New Roman" w:hAnsiTheme="minorBidi"/>
          <w:sz w:val="24"/>
          <w:szCs w:val="24"/>
          <w:lang w:val="en-US"/>
        </w:rPr>
        <w:t>ones.</w:t>
      </w:r>
      <w:r w:rsidR="00D053A6" w:rsidRPr="009A3272">
        <w:rPr>
          <w:rFonts w:asciiTheme="minorBidi" w:eastAsia="Times New Roman" w:hAnsiTheme="minorBidi"/>
          <w:sz w:val="24"/>
          <w:szCs w:val="24"/>
          <w:lang w:val="en-US"/>
        </w:rPr>
        <w:t xml:space="preserve"> [11]</w:t>
      </w:r>
    </w:p>
    <w:p w14:paraId="12A000BD" w14:textId="77777777" w:rsidR="00BD16DC" w:rsidRPr="009A3272" w:rsidRDefault="00C7700C" w:rsidP="00C57DDB">
      <w:pPr>
        <w:pStyle w:val="Heading3"/>
        <w:keepNext w:val="0"/>
        <w:keepLines w:val="0"/>
        <w:shd w:val="clear" w:color="auto" w:fill="FFFFFF"/>
        <w:spacing w:before="280"/>
        <w:ind w:left="1080" w:right="580"/>
        <w:jc w:val="left"/>
        <w:rPr>
          <w:rFonts w:asciiTheme="minorBidi" w:eastAsia="Times New Roman" w:hAnsiTheme="minorBidi" w:cstheme="minorBidi"/>
          <w:b/>
          <w:bCs/>
          <w:color w:val="000000"/>
          <w:lang w:val="en-US"/>
        </w:rPr>
      </w:pPr>
      <w:bookmarkStart w:id="47" w:name="_s3qhae5f1rk0" w:colFirst="0" w:colLast="0"/>
      <w:bookmarkEnd w:id="47"/>
      <w:r w:rsidRPr="009A3272">
        <w:rPr>
          <w:rFonts w:asciiTheme="minorBidi" w:eastAsia="Times New Roman" w:hAnsiTheme="minorBidi" w:cstheme="minorBidi"/>
          <w:b/>
          <w:bCs/>
          <w:color w:val="000000"/>
          <w:lang w:val="en-US"/>
        </w:rPr>
        <w:t>How Ultrasound Overcomes It</w:t>
      </w:r>
    </w:p>
    <w:p w14:paraId="1F490098" w14:textId="77777777" w:rsidR="00BD16DC" w:rsidRPr="009A3272" w:rsidRDefault="00C7700C" w:rsidP="00C57DDB">
      <w:pPr>
        <w:shd w:val="clear" w:color="auto" w:fill="FFFFFF"/>
        <w:spacing w:before="240" w:after="240"/>
        <w:ind w:left="1440"/>
        <w:jc w:val="left"/>
        <w:rPr>
          <w:rFonts w:asciiTheme="minorBidi" w:eastAsia="Times New Roman" w:hAnsiTheme="minorBidi"/>
          <w:sz w:val="24"/>
          <w:szCs w:val="24"/>
          <w:lang w:val="en-US"/>
        </w:rPr>
      </w:pPr>
      <w:r w:rsidRPr="009A3272">
        <w:rPr>
          <w:rFonts w:asciiTheme="minorBidi" w:eastAsia="Times New Roman" w:hAnsiTheme="minorBidi"/>
          <w:sz w:val="24"/>
          <w:szCs w:val="24"/>
          <w:lang w:val="en-US"/>
        </w:rPr>
        <w:t>Ultrasound excels in the very environments where RF fails.</w:t>
      </w:r>
    </w:p>
    <w:p w14:paraId="4EA887F5" w14:textId="618F9437" w:rsidR="00BD16DC" w:rsidRPr="009A3272" w:rsidRDefault="00C7700C" w:rsidP="00C57DDB">
      <w:pPr>
        <w:shd w:val="clear" w:color="auto" w:fill="FFFFFF"/>
        <w:spacing w:before="240"/>
        <w:ind w:left="1944" w:hanging="360"/>
        <w:jc w:val="left"/>
        <w:rPr>
          <w:rFonts w:asciiTheme="minorBidi" w:eastAsia="Times New Roman" w:hAnsiTheme="minorBidi"/>
          <w:sz w:val="24"/>
          <w:szCs w:val="24"/>
          <w:lang w:val="en-US"/>
        </w:rPr>
      </w:pPr>
      <w:r w:rsidRPr="009A3272">
        <w:rPr>
          <w:rFonts w:asciiTheme="minorBidi" w:eastAsia="Times New Roman" w:hAnsiTheme="minorBidi"/>
          <w:sz w:val="24"/>
          <w:szCs w:val="24"/>
          <w:lang w:val="en-US"/>
        </w:rPr>
        <w:t xml:space="preserve">●  </w:t>
      </w:r>
      <w:r w:rsidRPr="009A3272">
        <w:rPr>
          <w:rFonts w:asciiTheme="minorBidi" w:eastAsia="Times New Roman" w:hAnsiTheme="minorBidi"/>
          <w:sz w:val="24"/>
          <w:szCs w:val="24"/>
          <w:lang w:val="en-US"/>
        </w:rPr>
        <w:tab/>
        <w:t>Excellent Propagation in Liquids: As a mechanical wave, ultrasound travels exceptionally well through liquids. This is why it's the standard for SONAR (underwater) and medical imaging (in-</w:t>
      </w:r>
      <w:r w:rsidR="009A3272" w:rsidRPr="009A3272">
        <w:rPr>
          <w:rFonts w:asciiTheme="minorBidi" w:eastAsia="Times New Roman" w:hAnsiTheme="minorBidi"/>
          <w:sz w:val="24"/>
          <w:szCs w:val="24"/>
          <w:lang w:val="en-US"/>
        </w:rPr>
        <w:t>body) [</w:t>
      </w:r>
      <w:r w:rsidR="00D053A6" w:rsidRPr="009A3272">
        <w:rPr>
          <w:rFonts w:asciiTheme="minorBidi" w:eastAsia="Times New Roman" w:hAnsiTheme="minorBidi"/>
          <w:sz w:val="24"/>
          <w:szCs w:val="24"/>
          <w:lang w:val="en-US"/>
        </w:rPr>
        <w:t>10]</w:t>
      </w:r>
      <w:r w:rsidRPr="009A3272">
        <w:rPr>
          <w:rFonts w:asciiTheme="minorBidi" w:eastAsia="Times New Roman" w:hAnsiTheme="minorBidi"/>
          <w:sz w:val="24"/>
          <w:szCs w:val="24"/>
          <w:lang w:val="en-US"/>
        </w:rPr>
        <w:t>.</w:t>
      </w:r>
    </w:p>
    <w:p w14:paraId="76492264" w14:textId="11DD15D9" w:rsidR="00452404" w:rsidRPr="00E24B12" w:rsidRDefault="00C7700C" w:rsidP="00075B85">
      <w:pPr>
        <w:shd w:val="clear" w:color="auto" w:fill="FFFFFF"/>
        <w:spacing w:after="240"/>
        <w:ind w:left="1440"/>
        <w:jc w:val="left"/>
        <w:rPr>
          <w:rFonts w:asciiTheme="minorBidi" w:eastAsia="Times New Roman" w:hAnsiTheme="minorBidi"/>
          <w:sz w:val="24"/>
          <w:szCs w:val="24"/>
          <w:lang w:val="en-US"/>
        </w:rPr>
      </w:pPr>
      <w:r w:rsidRPr="009A3272">
        <w:rPr>
          <w:rFonts w:asciiTheme="minorBidi" w:eastAsia="Times New Roman" w:hAnsiTheme="minorBidi"/>
          <w:sz w:val="24"/>
          <w:szCs w:val="24"/>
          <w:lang w:val="en-US"/>
        </w:rPr>
        <w:t xml:space="preserve">●   Ideal for In-Body Communication: It can be used for low-power, safe communication between medical implants and external devices, overcoming the high signal loss and heating concerns associated with </w:t>
      </w:r>
      <w:r w:rsidR="009A3272" w:rsidRPr="009A3272">
        <w:rPr>
          <w:rFonts w:asciiTheme="minorBidi" w:eastAsia="Times New Roman" w:hAnsiTheme="minorBidi"/>
          <w:sz w:val="24"/>
          <w:szCs w:val="24"/>
          <w:lang w:val="en-US"/>
        </w:rPr>
        <w:t>RF [</w:t>
      </w:r>
      <w:r w:rsidR="00D053A6" w:rsidRPr="009A3272">
        <w:rPr>
          <w:rFonts w:asciiTheme="minorBidi" w:eastAsia="Times New Roman" w:hAnsiTheme="minorBidi"/>
          <w:sz w:val="24"/>
          <w:szCs w:val="24"/>
          <w:lang w:val="en-US"/>
        </w:rPr>
        <w:t>10]</w:t>
      </w:r>
      <w:r w:rsidRPr="009A3272">
        <w:rPr>
          <w:rFonts w:asciiTheme="minorBidi" w:eastAsia="Times New Roman" w:hAnsiTheme="minorBidi"/>
          <w:sz w:val="24"/>
          <w:szCs w:val="24"/>
          <w:lang w:val="en-US"/>
        </w:rPr>
        <w:t>.</w:t>
      </w:r>
    </w:p>
    <w:p w14:paraId="4A579E22" w14:textId="5B86AEA2" w:rsidR="00D053A6" w:rsidRPr="00075B85" w:rsidRDefault="0033340A" w:rsidP="00075B85">
      <w:pPr>
        <w:shd w:val="clear" w:color="auto" w:fill="FFFFFF"/>
        <w:spacing w:after="100"/>
        <w:ind w:right="580"/>
        <w:jc w:val="left"/>
        <w:rPr>
          <w:rFonts w:asciiTheme="minorBidi" w:eastAsia="Times New Roman" w:hAnsiTheme="minorBidi"/>
          <w:b/>
          <w:bCs/>
          <w:sz w:val="24"/>
          <w:szCs w:val="24"/>
          <w:lang w:val="en-US"/>
        </w:rPr>
      </w:pPr>
      <w:r w:rsidRPr="00C57DDB">
        <w:rPr>
          <w:rFonts w:asciiTheme="minorBidi" w:eastAsia="Times New Roman" w:hAnsiTheme="minorBidi"/>
          <w:b/>
          <w:bCs/>
          <w:sz w:val="24"/>
          <w:szCs w:val="24"/>
          <w:lang w:val="en-US"/>
        </w:rPr>
        <w:t>2.3</w:t>
      </w:r>
      <w:r w:rsidR="000E576E" w:rsidRPr="00C57DDB">
        <w:rPr>
          <w:rFonts w:asciiTheme="minorBidi" w:eastAsia="Times New Roman" w:hAnsiTheme="minorBidi"/>
          <w:b/>
          <w:bCs/>
          <w:sz w:val="24"/>
          <w:szCs w:val="24"/>
          <w:lang w:val="en-US"/>
        </w:rPr>
        <w:t xml:space="preserve"> </w:t>
      </w:r>
      <w:r w:rsidRPr="00C57DDB">
        <w:rPr>
          <w:rFonts w:asciiTheme="minorBidi" w:eastAsia="Times New Roman" w:hAnsiTheme="minorBidi"/>
          <w:b/>
          <w:bCs/>
          <w:sz w:val="24"/>
          <w:szCs w:val="24"/>
          <w:lang w:val="en-US"/>
        </w:rPr>
        <w:t xml:space="preserve">What </w:t>
      </w:r>
      <w:r w:rsidR="00E24B12">
        <w:rPr>
          <w:rFonts w:asciiTheme="minorBidi" w:eastAsia="Times New Roman" w:hAnsiTheme="minorBidi"/>
          <w:b/>
          <w:bCs/>
          <w:sz w:val="24"/>
          <w:szCs w:val="24"/>
          <w:lang w:val="en-US"/>
        </w:rPr>
        <w:t>I</w:t>
      </w:r>
      <w:r w:rsidR="00E24B12" w:rsidRPr="00075B85">
        <w:rPr>
          <w:rFonts w:asciiTheme="minorBidi" w:eastAsia="Times New Roman" w:hAnsiTheme="minorBidi"/>
          <w:b/>
          <w:bCs/>
          <w:sz w:val="24"/>
          <w:szCs w:val="24"/>
          <w:lang w:val="en-US"/>
        </w:rPr>
        <w:t xml:space="preserve">s </w:t>
      </w:r>
      <w:r w:rsidR="00E24B12">
        <w:rPr>
          <w:rFonts w:asciiTheme="minorBidi" w:eastAsia="Times New Roman" w:hAnsiTheme="minorBidi"/>
          <w:b/>
          <w:bCs/>
          <w:sz w:val="24"/>
          <w:szCs w:val="24"/>
          <w:lang w:val="en-US"/>
        </w:rPr>
        <w:t>U</w:t>
      </w:r>
      <w:r w:rsidR="00E24B12" w:rsidRPr="00075B85">
        <w:rPr>
          <w:rFonts w:asciiTheme="minorBidi" w:eastAsia="Times New Roman" w:hAnsiTheme="minorBidi"/>
          <w:b/>
          <w:bCs/>
          <w:sz w:val="24"/>
          <w:szCs w:val="24"/>
          <w:lang w:val="en-US"/>
        </w:rPr>
        <w:t xml:space="preserve">ltrasound </w:t>
      </w:r>
      <w:r w:rsidR="00E24B12">
        <w:rPr>
          <w:rFonts w:asciiTheme="minorBidi" w:eastAsia="Times New Roman" w:hAnsiTheme="minorBidi"/>
          <w:b/>
          <w:bCs/>
          <w:sz w:val="24"/>
          <w:szCs w:val="24"/>
          <w:lang w:val="en-US"/>
        </w:rPr>
        <w:t>C</w:t>
      </w:r>
      <w:r w:rsidR="00E24B12" w:rsidRPr="00075B85">
        <w:rPr>
          <w:rFonts w:asciiTheme="minorBidi" w:eastAsia="Times New Roman" w:hAnsiTheme="minorBidi"/>
          <w:b/>
          <w:bCs/>
          <w:sz w:val="24"/>
          <w:szCs w:val="24"/>
          <w:lang w:val="en-US"/>
        </w:rPr>
        <w:t xml:space="preserve">ommunication </w:t>
      </w:r>
      <w:r w:rsidRPr="00075B85">
        <w:rPr>
          <w:rFonts w:asciiTheme="minorBidi" w:eastAsia="Times New Roman" w:hAnsiTheme="minorBidi"/>
          <w:b/>
          <w:bCs/>
          <w:sz w:val="24"/>
          <w:szCs w:val="24"/>
          <w:lang w:val="en-US"/>
        </w:rPr>
        <w:t>(</w:t>
      </w:r>
      <w:r w:rsidR="00E24B12">
        <w:rPr>
          <w:rFonts w:asciiTheme="minorBidi" w:eastAsia="Times New Roman" w:hAnsiTheme="minorBidi"/>
          <w:b/>
          <w:bCs/>
          <w:sz w:val="24"/>
          <w:szCs w:val="24"/>
          <w:lang w:val="en-US"/>
        </w:rPr>
        <w:t>D</w:t>
      </w:r>
      <w:r w:rsidR="00E24B12" w:rsidRPr="00075B85">
        <w:rPr>
          <w:rFonts w:asciiTheme="minorBidi" w:eastAsia="Times New Roman" w:hAnsiTheme="minorBidi"/>
          <w:b/>
          <w:bCs/>
          <w:sz w:val="24"/>
          <w:szCs w:val="24"/>
          <w:lang w:val="en-US"/>
        </w:rPr>
        <w:t xml:space="preserve">ata </w:t>
      </w:r>
      <w:r w:rsidR="00E24B12">
        <w:rPr>
          <w:rFonts w:asciiTheme="minorBidi" w:eastAsia="Times New Roman" w:hAnsiTheme="minorBidi"/>
          <w:b/>
          <w:bCs/>
          <w:sz w:val="24"/>
          <w:szCs w:val="24"/>
          <w:lang w:val="en-US"/>
        </w:rPr>
        <w:t>T</w:t>
      </w:r>
      <w:r w:rsidR="00E24B12" w:rsidRPr="00075B85">
        <w:rPr>
          <w:rFonts w:asciiTheme="minorBidi" w:eastAsia="Times New Roman" w:hAnsiTheme="minorBidi"/>
          <w:b/>
          <w:bCs/>
          <w:sz w:val="24"/>
          <w:szCs w:val="24"/>
          <w:lang w:val="en-US"/>
        </w:rPr>
        <w:t xml:space="preserve">ransmission </w:t>
      </w:r>
      <w:r w:rsidR="00E24B12">
        <w:rPr>
          <w:rFonts w:asciiTheme="minorBidi" w:eastAsia="Times New Roman" w:hAnsiTheme="minorBidi"/>
          <w:b/>
          <w:bCs/>
          <w:sz w:val="24"/>
          <w:szCs w:val="24"/>
          <w:lang w:val="en-US"/>
        </w:rPr>
        <w:t>U</w:t>
      </w:r>
      <w:r w:rsidR="00E24B12" w:rsidRPr="00075B85">
        <w:rPr>
          <w:rFonts w:asciiTheme="minorBidi" w:eastAsia="Times New Roman" w:hAnsiTheme="minorBidi"/>
          <w:b/>
          <w:bCs/>
          <w:sz w:val="24"/>
          <w:szCs w:val="24"/>
          <w:lang w:val="en-US"/>
        </w:rPr>
        <w:t xml:space="preserve">sing </w:t>
      </w:r>
      <w:r w:rsidR="00E24B12">
        <w:rPr>
          <w:rFonts w:asciiTheme="minorBidi" w:eastAsia="Times New Roman" w:hAnsiTheme="minorBidi"/>
          <w:b/>
          <w:bCs/>
          <w:sz w:val="24"/>
          <w:szCs w:val="24"/>
          <w:lang w:val="en-US"/>
        </w:rPr>
        <w:t>S</w:t>
      </w:r>
      <w:r w:rsidR="00E24B12" w:rsidRPr="00075B85">
        <w:rPr>
          <w:rFonts w:asciiTheme="minorBidi" w:eastAsia="Times New Roman" w:hAnsiTheme="minorBidi"/>
          <w:b/>
          <w:bCs/>
          <w:sz w:val="24"/>
          <w:szCs w:val="24"/>
          <w:lang w:val="en-US"/>
        </w:rPr>
        <w:t xml:space="preserve">ound </w:t>
      </w:r>
      <w:r w:rsidR="00E24B12">
        <w:rPr>
          <w:rFonts w:asciiTheme="minorBidi" w:eastAsia="Times New Roman" w:hAnsiTheme="minorBidi"/>
          <w:b/>
          <w:bCs/>
          <w:sz w:val="24"/>
          <w:szCs w:val="24"/>
          <w:lang w:val="en-US"/>
        </w:rPr>
        <w:t>W</w:t>
      </w:r>
      <w:r w:rsidRPr="00075B85">
        <w:rPr>
          <w:rFonts w:asciiTheme="minorBidi" w:eastAsia="Times New Roman" w:hAnsiTheme="minorBidi"/>
          <w:b/>
          <w:bCs/>
          <w:sz w:val="24"/>
          <w:szCs w:val="24"/>
          <w:lang w:val="en-US"/>
        </w:rPr>
        <w:t xml:space="preserve">aves </w:t>
      </w:r>
      <w:r w:rsidR="00E24B12">
        <w:rPr>
          <w:rFonts w:asciiTheme="minorBidi" w:eastAsia="Times New Roman" w:hAnsiTheme="minorBidi"/>
          <w:b/>
          <w:bCs/>
          <w:sz w:val="24"/>
          <w:szCs w:val="24"/>
          <w:lang w:val="en-US"/>
        </w:rPr>
        <w:t>A</w:t>
      </w:r>
      <w:r w:rsidR="00E24B12" w:rsidRPr="00075B85">
        <w:rPr>
          <w:rFonts w:asciiTheme="minorBidi" w:eastAsia="Times New Roman" w:hAnsiTheme="minorBidi"/>
          <w:b/>
          <w:bCs/>
          <w:sz w:val="24"/>
          <w:szCs w:val="24"/>
          <w:lang w:val="en-US"/>
        </w:rPr>
        <w:t xml:space="preserve">bove </w:t>
      </w:r>
      <w:r w:rsidR="00E24B12">
        <w:rPr>
          <w:rFonts w:asciiTheme="minorBidi" w:eastAsia="Times New Roman" w:hAnsiTheme="minorBidi"/>
          <w:b/>
          <w:bCs/>
          <w:sz w:val="24"/>
          <w:szCs w:val="24"/>
          <w:lang w:val="en-US"/>
        </w:rPr>
        <w:t>T</w:t>
      </w:r>
      <w:r w:rsidR="00E24B12" w:rsidRPr="00075B85">
        <w:rPr>
          <w:rFonts w:asciiTheme="minorBidi" w:eastAsia="Times New Roman" w:hAnsiTheme="minorBidi"/>
          <w:b/>
          <w:bCs/>
          <w:sz w:val="24"/>
          <w:szCs w:val="24"/>
          <w:lang w:val="en-US"/>
        </w:rPr>
        <w:t xml:space="preserve">he </w:t>
      </w:r>
      <w:r w:rsidR="00E24B12">
        <w:rPr>
          <w:rFonts w:asciiTheme="minorBidi" w:eastAsia="Times New Roman" w:hAnsiTheme="minorBidi"/>
          <w:b/>
          <w:bCs/>
          <w:sz w:val="24"/>
          <w:szCs w:val="24"/>
          <w:lang w:val="en-US"/>
        </w:rPr>
        <w:t>H</w:t>
      </w:r>
      <w:r w:rsidR="00E24B12" w:rsidRPr="00075B85">
        <w:rPr>
          <w:rFonts w:asciiTheme="minorBidi" w:eastAsia="Times New Roman" w:hAnsiTheme="minorBidi"/>
          <w:b/>
          <w:bCs/>
          <w:sz w:val="24"/>
          <w:szCs w:val="24"/>
          <w:lang w:val="en-US"/>
        </w:rPr>
        <w:t xml:space="preserve">uman </w:t>
      </w:r>
      <w:r w:rsidR="00E24B12">
        <w:rPr>
          <w:rFonts w:asciiTheme="minorBidi" w:eastAsia="Times New Roman" w:hAnsiTheme="minorBidi"/>
          <w:b/>
          <w:bCs/>
          <w:sz w:val="24"/>
          <w:szCs w:val="24"/>
          <w:lang w:val="en-US"/>
        </w:rPr>
        <w:t>H</w:t>
      </w:r>
      <w:r w:rsidR="00E24B12" w:rsidRPr="00075B85">
        <w:rPr>
          <w:rFonts w:asciiTheme="minorBidi" w:eastAsia="Times New Roman" w:hAnsiTheme="minorBidi"/>
          <w:b/>
          <w:bCs/>
          <w:sz w:val="24"/>
          <w:szCs w:val="24"/>
          <w:lang w:val="en-US"/>
        </w:rPr>
        <w:t xml:space="preserve">earing </w:t>
      </w:r>
      <w:r w:rsidR="00E24B12">
        <w:rPr>
          <w:rFonts w:asciiTheme="minorBidi" w:eastAsia="Times New Roman" w:hAnsiTheme="minorBidi"/>
          <w:b/>
          <w:bCs/>
          <w:sz w:val="24"/>
          <w:szCs w:val="24"/>
          <w:lang w:val="en-US"/>
        </w:rPr>
        <w:t>R</w:t>
      </w:r>
      <w:r w:rsidR="00E24B12" w:rsidRPr="00075B85">
        <w:rPr>
          <w:rFonts w:asciiTheme="minorBidi" w:eastAsia="Times New Roman" w:hAnsiTheme="minorBidi"/>
          <w:b/>
          <w:bCs/>
          <w:sz w:val="24"/>
          <w:szCs w:val="24"/>
          <w:lang w:val="en-US"/>
        </w:rPr>
        <w:t>ange</w:t>
      </w:r>
      <w:r w:rsidRPr="00075B85">
        <w:rPr>
          <w:rFonts w:asciiTheme="minorBidi" w:eastAsia="Times New Roman" w:hAnsiTheme="minorBidi"/>
          <w:b/>
          <w:bCs/>
          <w:sz w:val="24"/>
          <w:szCs w:val="24"/>
          <w:lang w:val="en-US"/>
        </w:rPr>
        <w:t>)?</w:t>
      </w:r>
    </w:p>
    <w:p w14:paraId="6DCA7EF7" w14:textId="559A885C" w:rsidR="00BD16DC" w:rsidRPr="009A3272" w:rsidRDefault="0033340A" w:rsidP="00075B85">
      <w:pPr>
        <w:shd w:val="clear" w:color="auto" w:fill="FFFFFF"/>
        <w:spacing w:after="100"/>
        <w:ind w:left="1083" w:right="580"/>
        <w:jc w:val="left"/>
        <w:rPr>
          <w:rFonts w:asciiTheme="minorBidi" w:eastAsia="Times New Roman" w:hAnsiTheme="minorBidi"/>
          <w:sz w:val="24"/>
          <w:szCs w:val="24"/>
          <w:lang w:val="en-US"/>
        </w:rPr>
      </w:pPr>
      <w:r w:rsidRPr="009A3272">
        <w:rPr>
          <w:rFonts w:asciiTheme="minorBidi" w:eastAsia="Times New Roman" w:hAnsiTheme="minorBidi"/>
          <w:sz w:val="24"/>
          <w:szCs w:val="24"/>
          <w:lang w:val="en-US"/>
        </w:rPr>
        <w:t xml:space="preserve">Ultrasound communication is a method of transmitting digital data using sound waves at frequencies higher than what humans can hear — typically above 20 kHz </w:t>
      </w:r>
      <w:r w:rsidR="008C455E" w:rsidRPr="009A3272">
        <w:rPr>
          <w:rFonts w:asciiTheme="minorBidi" w:eastAsia="Times New Roman" w:hAnsiTheme="minorBidi"/>
          <w:sz w:val="24"/>
          <w:szCs w:val="24"/>
          <w:lang w:val="en-US"/>
        </w:rPr>
        <w:t>[</w:t>
      </w:r>
      <w:r w:rsidR="0065415E" w:rsidRPr="009A3272">
        <w:rPr>
          <w:rFonts w:asciiTheme="minorBidi" w:eastAsia="Times New Roman" w:hAnsiTheme="minorBidi"/>
          <w:sz w:val="24"/>
          <w:szCs w:val="24"/>
          <w:lang w:val="en-US"/>
        </w:rPr>
        <w:t>11] (</w:t>
      </w:r>
      <w:r w:rsidRPr="009A3272">
        <w:rPr>
          <w:rFonts w:asciiTheme="minorBidi" w:eastAsia="Times New Roman" w:hAnsiTheme="minorBidi"/>
          <w:sz w:val="24"/>
          <w:szCs w:val="24"/>
          <w:lang w:val="en-US"/>
        </w:rPr>
        <w:t>the upper limit of human hearing</w:t>
      </w:r>
      <w:r w:rsidR="004631B2" w:rsidRPr="009A3272">
        <w:rPr>
          <w:rFonts w:asciiTheme="minorBidi" w:eastAsia="Times New Roman" w:hAnsiTheme="minorBidi"/>
          <w:sz w:val="24"/>
          <w:szCs w:val="24"/>
          <w:lang w:val="en-US"/>
        </w:rPr>
        <w:t>). Instead</w:t>
      </w:r>
      <w:r w:rsidRPr="009A3272">
        <w:rPr>
          <w:rFonts w:asciiTheme="minorBidi" w:eastAsia="Times New Roman" w:hAnsiTheme="minorBidi"/>
          <w:sz w:val="24"/>
          <w:szCs w:val="24"/>
          <w:lang w:val="en-US"/>
        </w:rPr>
        <w:t xml:space="preserve"> of using radio waves, ultrasound communication encodes information into high-frequency audio signals that can be played by a speaker and detected by a microphone.</w:t>
      </w:r>
    </w:p>
    <w:p w14:paraId="01C4A3D6" w14:textId="26A1B504" w:rsidR="00837A26" w:rsidRPr="009A3272" w:rsidRDefault="00C7700C" w:rsidP="00075B85">
      <w:pPr>
        <w:shd w:val="clear" w:color="auto" w:fill="FFFFFF"/>
        <w:spacing w:after="100"/>
        <w:ind w:left="1083" w:right="580"/>
        <w:jc w:val="left"/>
        <w:rPr>
          <w:rFonts w:asciiTheme="minorBidi" w:eastAsia="Times New Roman" w:hAnsiTheme="minorBidi"/>
          <w:sz w:val="24"/>
          <w:szCs w:val="24"/>
          <w:lang w:val="en-US"/>
        </w:rPr>
      </w:pPr>
      <w:r w:rsidRPr="009A3272">
        <w:rPr>
          <w:rFonts w:asciiTheme="minorBidi" w:eastAsia="Times New Roman" w:hAnsiTheme="minorBidi"/>
          <w:sz w:val="24"/>
          <w:szCs w:val="24"/>
          <w:lang w:val="en-US"/>
        </w:rPr>
        <w:t>How it compares to traditional wireless methods (</w:t>
      </w:r>
      <w:r w:rsidR="00AA65F4" w:rsidRPr="009A3272">
        <w:rPr>
          <w:rFonts w:asciiTheme="minorBidi" w:eastAsia="Times New Roman" w:hAnsiTheme="minorBidi"/>
          <w:sz w:val="24"/>
          <w:szCs w:val="24"/>
          <w:lang w:val="en-US"/>
        </w:rPr>
        <w:t xml:space="preserve">Ultrasound </w:t>
      </w:r>
      <w:r w:rsidR="00EB4C11" w:rsidRPr="009A3272">
        <w:rPr>
          <w:rFonts w:asciiTheme="minorBidi" w:eastAsia="Times New Roman" w:hAnsiTheme="minorBidi"/>
          <w:sz w:val="24"/>
          <w:szCs w:val="24"/>
          <w:lang w:val="en-US"/>
        </w:rPr>
        <w:t>Communication, Wi</w:t>
      </w:r>
      <w:r w:rsidRPr="009A3272">
        <w:rPr>
          <w:rFonts w:asciiTheme="minorBidi" w:eastAsia="Times New Roman" w:hAnsiTheme="minorBidi"/>
          <w:sz w:val="24"/>
          <w:szCs w:val="24"/>
          <w:lang w:val="en-US"/>
        </w:rPr>
        <w:t xml:space="preserve">-Fi, Bluetooth, </w:t>
      </w:r>
      <w:r w:rsidR="00EB4C11" w:rsidRPr="009A3272">
        <w:rPr>
          <w:rFonts w:asciiTheme="minorBidi" w:eastAsia="Times New Roman" w:hAnsiTheme="minorBidi"/>
          <w:sz w:val="24"/>
          <w:szCs w:val="24"/>
          <w:lang w:val="en-US"/>
        </w:rPr>
        <w:t>NFC (</w:t>
      </w:r>
      <w:r w:rsidR="00AA65F4" w:rsidRPr="009A3272">
        <w:rPr>
          <w:rFonts w:asciiTheme="minorBidi" w:eastAsia="Times New Roman" w:hAnsiTheme="minorBidi"/>
          <w:sz w:val="24"/>
          <w:szCs w:val="24"/>
          <w:lang w:val="en-US"/>
        </w:rPr>
        <w:t>Near-Field Communication)</w:t>
      </w:r>
      <w:r w:rsidRPr="009A3272">
        <w:rPr>
          <w:rFonts w:asciiTheme="minorBidi" w:eastAsia="Times New Roman" w:hAnsiTheme="minorBidi"/>
          <w:sz w:val="24"/>
          <w:szCs w:val="24"/>
          <w:lang w:val="en-US"/>
        </w:rPr>
        <w:t>).</w:t>
      </w:r>
      <w:r w:rsidR="008C455E" w:rsidRPr="009A3272">
        <w:rPr>
          <w:rFonts w:asciiTheme="minorBidi" w:eastAsia="Times New Roman" w:hAnsiTheme="minorBidi"/>
          <w:sz w:val="24"/>
          <w:szCs w:val="24"/>
          <w:lang w:val="en-US"/>
        </w:rPr>
        <w:t>[5]</w:t>
      </w:r>
    </w:p>
    <w:p w14:paraId="0C75BB66" w14:textId="4A438E1C" w:rsidR="00BD16DC" w:rsidRPr="009A3272" w:rsidRDefault="00BD16DC" w:rsidP="00075B85">
      <w:pPr>
        <w:shd w:val="clear" w:color="auto" w:fill="FFFFFF"/>
        <w:spacing w:after="0"/>
        <w:ind w:right="580"/>
        <w:jc w:val="left"/>
        <w:rPr>
          <w:rFonts w:asciiTheme="minorBidi" w:eastAsia="Times New Roman" w:hAnsiTheme="minorBidi"/>
          <w:sz w:val="24"/>
          <w:szCs w:val="24"/>
          <w:lang w:val="en-US"/>
        </w:rPr>
      </w:pPr>
    </w:p>
    <w:tbl>
      <w:tblPr>
        <w:tblStyle w:val="3"/>
        <w:tblW w:w="9900" w:type="dxa"/>
        <w:tblInd w:w="-460" w:type="dxa"/>
        <w:tblBorders>
          <w:top w:val="nil"/>
          <w:left w:val="nil"/>
          <w:bottom w:val="nil"/>
          <w:right w:val="nil"/>
          <w:insideH w:val="nil"/>
          <w:insideV w:val="nil"/>
        </w:tblBorders>
        <w:tblLayout w:type="fixed"/>
        <w:tblLook w:val="0600" w:firstRow="0" w:lastRow="0" w:firstColumn="0" w:lastColumn="0" w:noHBand="1" w:noVBand="1"/>
      </w:tblPr>
      <w:tblGrid>
        <w:gridCol w:w="1980"/>
        <w:gridCol w:w="1980"/>
        <w:gridCol w:w="1980"/>
        <w:gridCol w:w="1980"/>
        <w:gridCol w:w="1980"/>
      </w:tblGrid>
      <w:tr w:rsidR="00BD16DC" w:rsidRPr="001C719D" w14:paraId="773D9586" w14:textId="77777777" w:rsidTr="00AC5735">
        <w:trPr>
          <w:trHeight w:val="495"/>
        </w:trPr>
        <w:tc>
          <w:tcPr>
            <w:tcW w:w="19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A300AA" w14:textId="77777777" w:rsidR="00BD16DC" w:rsidRPr="009A3272" w:rsidRDefault="00C7700C" w:rsidP="00075B85">
            <w:pPr>
              <w:spacing w:before="240" w:after="240"/>
              <w:ind w:left="500"/>
              <w:jc w:val="left"/>
              <w:rPr>
                <w:rFonts w:asciiTheme="minorBidi" w:eastAsia="Times New Roman" w:hAnsiTheme="minorBidi"/>
                <w:sz w:val="24"/>
                <w:szCs w:val="24"/>
              </w:rPr>
            </w:pPr>
            <w:r w:rsidRPr="009A3272">
              <w:rPr>
                <w:rFonts w:asciiTheme="minorBidi" w:eastAsia="Times New Roman" w:hAnsiTheme="minorBidi"/>
                <w:sz w:val="24"/>
                <w:szCs w:val="24"/>
              </w:rPr>
              <w:t>Technology</w:t>
            </w:r>
          </w:p>
        </w:tc>
        <w:tc>
          <w:tcPr>
            <w:tcW w:w="198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575D2D9B" w14:textId="77777777" w:rsidR="00BD16DC" w:rsidRPr="009A3272" w:rsidRDefault="00C7700C" w:rsidP="00075B85">
            <w:pPr>
              <w:spacing w:before="240" w:after="240"/>
              <w:ind w:left="500"/>
              <w:jc w:val="left"/>
              <w:rPr>
                <w:rFonts w:asciiTheme="minorBidi" w:eastAsia="Times New Roman" w:hAnsiTheme="minorBidi"/>
                <w:sz w:val="24"/>
                <w:szCs w:val="24"/>
              </w:rPr>
            </w:pPr>
            <w:r w:rsidRPr="009A3272">
              <w:rPr>
                <w:rFonts w:asciiTheme="minorBidi" w:eastAsia="Times New Roman" w:hAnsiTheme="minorBidi"/>
                <w:sz w:val="24"/>
                <w:szCs w:val="24"/>
              </w:rPr>
              <w:t>Use Case</w:t>
            </w:r>
          </w:p>
        </w:tc>
        <w:tc>
          <w:tcPr>
            <w:tcW w:w="198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2CAB87D3" w14:textId="2F4C2636" w:rsidR="00BD16DC" w:rsidRPr="009A3272" w:rsidRDefault="000E576E" w:rsidP="00075B85">
            <w:pPr>
              <w:spacing w:before="240" w:after="240"/>
              <w:ind w:left="500"/>
              <w:jc w:val="left"/>
              <w:rPr>
                <w:rFonts w:asciiTheme="minorBidi" w:eastAsia="Times New Roman" w:hAnsiTheme="minorBidi"/>
                <w:sz w:val="24"/>
                <w:szCs w:val="24"/>
              </w:rPr>
            </w:pPr>
            <w:r w:rsidRPr="009A3272">
              <w:rPr>
                <w:rFonts w:asciiTheme="minorBidi" w:eastAsia="Times New Roman" w:hAnsiTheme="minorBidi"/>
                <w:sz w:val="24"/>
                <w:szCs w:val="24"/>
                <w:lang w:val="en-US"/>
              </w:rPr>
              <w:t xml:space="preserve">Effective Range </w:t>
            </w:r>
            <w:r w:rsidRPr="009A3272">
              <w:rPr>
                <w:rFonts w:asciiTheme="minorBidi" w:eastAsia="Times New Roman" w:hAnsiTheme="minorBidi"/>
                <w:sz w:val="24"/>
                <w:szCs w:val="24"/>
              </w:rPr>
              <w:t xml:space="preserve"> </w:t>
            </w:r>
          </w:p>
        </w:tc>
        <w:tc>
          <w:tcPr>
            <w:tcW w:w="198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4B866E70" w14:textId="6CFCC417" w:rsidR="00BD16DC" w:rsidRPr="009A3272" w:rsidRDefault="000E576E" w:rsidP="00075B85">
            <w:pPr>
              <w:spacing w:before="240" w:after="240"/>
              <w:ind w:left="500"/>
              <w:jc w:val="left"/>
              <w:rPr>
                <w:rFonts w:asciiTheme="minorBidi" w:eastAsia="Times New Roman" w:hAnsiTheme="minorBidi"/>
                <w:sz w:val="24"/>
                <w:szCs w:val="24"/>
              </w:rPr>
            </w:pPr>
            <w:r w:rsidRPr="009A3272">
              <w:rPr>
                <w:rFonts w:asciiTheme="minorBidi" w:eastAsia="Times New Roman" w:hAnsiTheme="minorBidi"/>
                <w:sz w:val="24"/>
                <w:szCs w:val="24"/>
                <w:lang w:val="en-US"/>
              </w:rPr>
              <w:t>Wave Type</w:t>
            </w:r>
            <w:r w:rsidRPr="009A3272">
              <w:rPr>
                <w:rFonts w:asciiTheme="minorBidi" w:eastAsia="Times New Roman" w:hAnsiTheme="minorBidi"/>
                <w:sz w:val="24"/>
                <w:szCs w:val="24"/>
              </w:rPr>
              <w:t xml:space="preserve"> </w:t>
            </w:r>
          </w:p>
        </w:tc>
        <w:tc>
          <w:tcPr>
            <w:tcW w:w="198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7F478EC8" w14:textId="77777777" w:rsidR="00BD16DC" w:rsidRPr="009A3272" w:rsidRDefault="00C7700C" w:rsidP="00075B85">
            <w:pPr>
              <w:spacing w:before="240" w:after="240"/>
              <w:ind w:left="500"/>
              <w:jc w:val="left"/>
              <w:rPr>
                <w:rFonts w:asciiTheme="minorBidi" w:eastAsia="Times New Roman" w:hAnsiTheme="minorBidi"/>
                <w:sz w:val="24"/>
                <w:szCs w:val="24"/>
              </w:rPr>
            </w:pPr>
            <w:r w:rsidRPr="009A3272">
              <w:rPr>
                <w:rFonts w:asciiTheme="minorBidi" w:eastAsia="Times New Roman" w:hAnsiTheme="minorBidi"/>
                <w:sz w:val="24"/>
                <w:szCs w:val="24"/>
              </w:rPr>
              <w:t>Notes</w:t>
            </w:r>
          </w:p>
        </w:tc>
      </w:tr>
      <w:tr w:rsidR="00BD16DC" w:rsidRPr="0037676A" w14:paraId="2E0F40B8" w14:textId="77777777" w:rsidTr="00AC5735">
        <w:trPr>
          <w:trHeight w:val="1830"/>
        </w:trPr>
        <w:tc>
          <w:tcPr>
            <w:tcW w:w="198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109E3416" w14:textId="77777777" w:rsidR="00BD16DC" w:rsidRPr="00A40D7E" w:rsidRDefault="00C7700C" w:rsidP="00075B85">
            <w:pPr>
              <w:spacing w:before="240" w:after="240"/>
              <w:jc w:val="left"/>
              <w:rPr>
                <w:rFonts w:asciiTheme="minorBidi" w:eastAsia="Times New Roman" w:hAnsiTheme="minorBidi"/>
                <w:sz w:val="24"/>
                <w:szCs w:val="24"/>
              </w:rPr>
            </w:pPr>
            <w:r w:rsidRPr="00A40D7E">
              <w:rPr>
                <w:rFonts w:asciiTheme="minorBidi" w:eastAsia="Times New Roman" w:hAnsiTheme="minorBidi"/>
                <w:sz w:val="24"/>
                <w:szCs w:val="24"/>
              </w:rPr>
              <w:t>Ultrasound Communication</w:t>
            </w:r>
          </w:p>
        </w:tc>
        <w:tc>
          <w:tcPr>
            <w:tcW w:w="1980" w:type="dxa"/>
            <w:tcBorders>
              <w:top w:val="nil"/>
              <w:left w:val="nil"/>
              <w:bottom w:val="single" w:sz="8" w:space="0" w:color="000000"/>
              <w:right w:val="single" w:sz="8" w:space="0" w:color="000000"/>
            </w:tcBorders>
            <w:tcMar>
              <w:top w:w="100" w:type="dxa"/>
              <w:left w:w="100" w:type="dxa"/>
              <w:bottom w:w="100" w:type="dxa"/>
              <w:right w:w="100" w:type="dxa"/>
            </w:tcMar>
          </w:tcPr>
          <w:p w14:paraId="2040F3F4" w14:textId="77777777" w:rsidR="00BD16DC" w:rsidRPr="00A40D7E" w:rsidRDefault="00C7700C" w:rsidP="00075B85">
            <w:pPr>
              <w:spacing w:before="240" w:after="240"/>
              <w:ind w:left="500"/>
              <w:jc w:val="left"/>
              <w:rPr>
                <w:rFonts w:asciiTheme="minorBidi" w:eastAsia="Times New Roman" w:hAnsiTheme="minorBidi"/>
                <w:sz w:val="24"/>
                <w:szCs w:val="24"/>
                <w:lang w:val="en-US"/>
              </w:rPr>
            </w:pPr>
            <w:r w:rsidRPr="00A40D7E">
              <w:rPr>
                <w:rFonts w:asciiTheme="minorBidi" w:eastAsia="Times New Roman" w:hAnsiTheme="minorBidi"/>
                <w:sz w:val="24"/>
                <w:szCs w:val="24"/>
                <w:lang w:val="en-US"/>
              </w:rPr>
              <w:t>Data transfer using high-frequency sound waves</w:t>
            </w:r>
          </w:p>
        </w:tc>
        <w:tc>
          <w:tcPr>
            <w:tcW w:w="1980" w:type="dxa"/>
            <w:tcBorders>
              <w:top w:val="nil"/>
              <w:left w:val="nil"/>
              <w:bottom w:val="single" w:sz="8" w:space="0" w:color="000000"/>
              <w:right w:val="single" w:sz="8" w:space="0" w:color="000000"/>
            </w:tcBorders>
            <w:tcMar>
              <w:top w:w="100" w:type="dxa"/>
              <w:left w:w="100" w:type="dxa"/>
              <w:bottom w:w="100" w:type="dxa"/>
              <w:right w:w="100" w:type="dxa"/>
            </w:tcMar>
          </w:tcPr>
          <w:p w14:paraId="76DBA7D0" w14:textId="752E5BBB" w:rsidR="00BD16DC" w:rsidRPr="00A40D7E" w:rsidRDefault="00837A26" w:rsidP="00075B85">
            <w:pPr>
              <w:spacing w:before="240" w:after="240"/>
              <w:ind w:left="500"/>
              <w:jc w:val="left"/>
              <w:rPr>
                <w:rFonts w:asciiTheme="minorBidi" w:eastAsia="Times New Roman" w:hAnsiTheme="minorBidi"/>
                <w:sz w:val="24"/>
                <w:szCs w:val="24"/>
              </w:rPr>
            </w:pPr>
            <w:r w:rsidRPr="00A40D7E">
              <w:rPr>
                <w:rFonts w:asciiTheme="minorBidi" w:eastAsia="Times New Roman" w:hAnsiTheme="minorBidi"/>
                <w:sz w:val="24"/>
                <w:szCs w:val="24"/>
              </w:rPr>
              <w:t>~2–5m</w:t>
            </w:r>
          </w:p>
        </w:tc>
        <w:tc>
          <w:tcPr>
            <w:tcW w:w="1980" w:type="dxa"/>
            <w:tcBorders>
              <w:top w:val="nil"/>
              <w:left w:val="nil"/>
              <w:bottom w:val="single" w:sz="8" w:space="0" w:color="000000"/>
              <w:right w:val="single" w:sz="8" w:space="0" w:color="000000"/>
            </w:tcBorders>
            <w:tcMar>
              <w:top w:w="100" w:type="dxa"/>
              <w:left w:w="100" w:type="dxa"/>
              <w:bottom w:w="100" w:type="dxa"/>
              <w:right w:w="100" w:type="dxa"/>
            </w:tcMar>
          </w:tcPr>
          <w:p w14:paraId="63C1BE09" w14:textId="3AE2D462" w:rsidR="00BD16DC" w:rsidRPr="00A40D7E" w:rsidRDefault="00837A26" w:rsidP="00075B85">
            <w:pPr>
              <w:spacing w:before="240" w:after="240"/>
              <w:ind w:left="500"/>
              <w:jc w:val="left"/>
              <w:rPr>
                <w:rFonts w:asciiTheme="minorBidi" w:eastAsia="Times New Roman" w:hAnsiTheme="minorBidi"/>
                <w:sz w:val="24"/>
                <w:szCs w:val="24"/>
              </w:rPr>
            </w:pPr>
            <w:r w:rsidRPr="00A40D7E">
              <w:rPr>
                <w:rFonts w:asciiTheme="minorBidi" w:eastAsia="Times New Roman" w:hAnsiTheme="minorBidi"/>
                <w:sz w:val="24"/>
                <w:szCs w:val="24"/>
              </w:rPr>
              <w:t>Acoustic (&gt;20 kHz)</w:t>
            </w:r>
          </w:p>
        </w:tc>
        <w:tc>
          <w:tcPr>
            <w:tcW w:w="1980" w:type="dxa"/>
            <w:tcBorders>
              <w:top w:val="nil"/>
              <w:left w:val="nil"/>
              <w:bottom w:val="single" w:sz="8" w:space="0" w:color="000000"/>
              <w:right w:val="single" w:sz="8" w:space="0" w:color="000000"/>
            </w:tcBorders>
            <w:tcMar>
              <w:top w:w="100" w:type="dxa"/>
              <w:left w:w="100" w:type="dxa"/>
              <w:bottom w:w="100" w:type="dxa"/>
              <w:right w:w="100" w:type="dxa"/>
            </w:tcMar>
          </w:tcPr>
          <w:p w14:paraId="1AA459A1" w14:textId="41A792B1" w:rsidR="00BD16DC" w:rsidRPr="00A40D7E" w:rsidRDefault="00837A26" w:rsidP="00075B85">
            <w:pPr>
              <w:spacing w:before="240" w:after="240"/>
              <w:ind w:left="500"/>
              <w:jc w:val="left"/>
              <w:rPr>
                <w:rFonts w:asciiTheme="minorBidi" w:eastAsia="Times New Roman" w:hAnsiTheme="minorBidi"/>
                <w:sz w:val="24"/>
                <w:szCs w:val="24"/>
                <w:lang w:val="en-US"/>
              </w:rPr>
            </w:pPr>
            <w:r w:rsidRPr="00A40D7E">
              <w:rPr>
                <w:rFonts w:asciiTheme="minorBidi" w:eastAsia="Times New Roman" w:hAnsiTheme="minorBidi"/>
                <w:sz w:val="24"/>
                <w:szCs w:val="24"/>
                <w:lang w:val="en-US"/>
              </w:rPr>
              <w:t>Works in liquids; blocked by walls (secure).</w:t>
            </w:r>
          </w:p>
        </w:tc>
      </w:tr>
      <w:tr w:rsidR="00BD16DC" w:rsidRPr="0037676A" w14:paraId="019BB4CC" w14:textId="77777777" w:rsidTr="00AC5735">
        <w:trPr>
          <w:trHeight w:val="1290"/>
        </w:trPr>
        <w:tc>
          <w:tcPr>
            <w:tcW w:w="198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1A329469" w14:textId="77777777" w:rsidR="00BD16DC" w:rsidRPr="00A40D7E" w:rsidRDefault="00C7700C" w:rsidP="00075B85">
            <w:pPr>
              <w:spacing w:before="240" w:after="240"/>
              <w:ind w:left="500"/>
              <w:jc w:val="left"/>
              <w:rPr>
                <w:rFonts w:asciiTheme="minorBidi" w:eastAsia="Times New Roman" w:hAnsiTheme="minorBidi"/>
                <w:sz w:val="24"/>
                <w:szCs w:val="24"/>
              </w:rPr>
            </w:pPr>
            <w:r w:rsidRPr="00A40D7E">
              <w:rPr>
                <w:rFonts w:asciiTheme="minorBidi" w:eastAsia="Times New Roman" w:hAnsiTheme="minorBidi"/>
                <w:sz w:val="24"/>
                <w:szCs w:val="24"/>
              </w:rPr>
              <w:lastRenderedPageBreak/>
              <w:t>AirDrop</w:t>
            </w:r>
          </w:p>
        </w:tc>
        <w:tc>
          <w:tcPr>
            <w:tcW w:w="1980" w:type="dxa"/>
            <w:tcBorders>
              <w:top w:val="nil"/>
              <w:left w:val="nil"/>
              <w:bottom w:val="single" w:sz="8" w:space="0" w:color="000000"/>
              <w:right w:val="single" w:sz="8" w:space="0" w:color="000000"/>
            </w:tcBorders>
            <w:tcMar>
              <w:top w:w="100" w:type="dxa"/>
              <w:left w:w="100" w:type="dxa"/>
              <w:bottom w:w="100" w:type="dxa"/>
              <w:right w:w="100" w:type="dxa"/>
            </w:tcMar>
          </w:tcPr>
          <w:p w14:paraId="21743126" w14:textId="6CC4277B" w:rsidR="00BD16DC" w:rsidRPr="00A40D7E" w:rsidRDefault="00837A26" w:rsidP="00075B85">
            <w:pPr>
              <w:spacing w:before="240" w:after="240"/>
              <w:ind w:left="500"/>
              <w:jc w:val="left"/>
              <w:rPr>
                <w:rFonts w:asciiTheme="minorBidi" w:eastAsia="Times New Roman" w:hAnsiTheme="minorBidi"/>
                <w:sz w:val="24"/>
                <w:szCs w:val="24"/>
                <w:lang w:val="en-US"/>
              </w:rPr>
            </w:pPr>
            <w:r w:rsidRPr="00A40D7E">
              <w:rPr>
                <w:rFonts w:asciiTheme="minorBidi" w:eastAsia="Times New Roman" w:hAnsiTheme="minorBidi"/>
                <w:sz w:val="24"/>
                <w:szCs w:val="24"/>
              </w:rPr>
              <w:t>File sharing (Apple devices)</w:t>
            </w:r>
          </w:p>
        </w:tc>
        <w:tc>
          <w:tcPr>
            <w:tcW w:w="1980" w:type="dxa"/>
            <w:tcBorders>
              <w:top w:val="nil"/>
              <w:left w:val="nil"/>
              <w:bottom w:val="single" w:sz="8" w:space="0" w:color="000000"/>
              <w:right w:val="single" w:sz="8" w:space="0" w:color="000000"/>
            </w:tcBorders>
            <w:tcMar>
              <w:top w:w="100" w:type="dxa"/>
              <w:left w:w="100" w:type="dxa"/>
              <w:bottom w:w="100" w:type="dxa"/>
              <w:right w:w="100" w:type="dxa"/>
            </w:tcMar>
          </w:tcPr>
          <w:p w14:paraId="018E50B5" w14:textId="77777777" w:rsidR="00BD16DC" w:rsidRPr="00A40D7E" w:rsidRDefault="00C7700C" w:rsidP="00075B85">
            <w:pPr>
              <w:spacing w:before="240" w:after="240"/>
              <w:ind w:left="500"/>
              <w:jc w:val="left"/>
              <w:rPr>
                <w:rFonts w:asciiTheme="minorBidi" w:eastAsia="Times New Roman" w:hAnsiTheme="minorBidi"/>
                <w:sz w:val="24"/>
                <w:szCs w:val="24"/>
              </w:rPr>
            </w:pPr>
            <w:r w:rsidRPr="00A40D7E">
              <w:rPr>
                <w:rFonts w:asciiTheme="minorBidi" w:eastAsia="Times New Roman" w:hAnsiTheme="minorBidi"/>
                <w:sz w:val="24"/>
                <w:szCs w:val="24"/>
              </w:rPr>
              <w:t>10m</w:t>
            </w:r>
          </w:p>
        </w:tc>
        <w:tc>
          <w:tcPr>
            <w:tcW w:w="1980" w:type="dxa"/>
            <w:tcBorders>
              <w:top w:val="nil"/>
              <w:left w:val="nil"/>
              <w:bottom w:val="single" w:sz="8" w:space="0" w:color="000000"/>
              <w:right w:val="single" w:sz="8" w:space="0" w:color="000000"/>
            </w:tcBorders>
            <w:tcMar>
              <w:top w:w="100" w:type="dxa"/>
              <w:left w:w="100" w:type="dxa"/>
              <w:bottom w:w="100" w:type="dxa"/>
              <w:right w:w="100" w:type="dxa"/>
            </w:tcMar>
          </w:tcPr>
          <w:p w14:paraId="4BBAD152" w14:textId="77777777" w:rsidR="00BD16DC" w:rsidRPr="00A40D7E" w:rsidRDefault="00C7700C" w:rsidP="00075B85">
            <w:pPr>
              <w:spacing w:before="240" w:after="240"/>
              <w:ind w:left="500"/>
              <w:jc w:val="left"/>
              <w:rPr>
                <w:rFonts w:asciiTheme="minorBidi" w:eastAsia="Times New Roman" w:hAnsiTheme="minorBidi"/>
                <w:sz w:val="24"/>
                <w:szCs w:val="24"/>
              </w:rPr>
            </w:pPr>
            <w:r w:rsidRPr="00A40D7E">
              <w:rPr>
                <w:rFonts w:asciiTheme="minorBidi" w:eastAsia="Times New Roman" w:hAnsiTheme="minorBidi"/>
                <w:sz w:val="24"/>
                <w:szCs w:val="24"/>
              </w:rPr>
              <w:t>Bluetooth + Wi-Fi Direct</w:t>
            </w:r>
          </w:p>
        </w:tc>
        <w:tc>
          <w:tcPr>
            <w:tcW w:w="1980" w:type="dxa"/>
            <w:tcBorders>
              <w:top w:val="nil"/>
              <w:left w:val="nil"/>
              <w:bottom w:val="single" w:sz="8" w:space="0" w:color="000000"/>
              <w:right w:val="single" w:sz="8" w:space="0" w:color="000000"/>
            </w:tcBorders>
            <w:tcMar>
              <w:top w:w="100" w:type="dxa"/>
              <w:left w:w="100" w:type="dxa"/>
              <w:bottom w:w="100" w:type="dxa"/>
              <w:right w:w="100" w:type="dxa"/>
            </w:tcMar>
          </w:tcPr>
          <w:p w14:paraId="58FD1F04" w14:textId="67287FEE" w:rsidR="00BD16DC" w:rsidRPr="00A40D7E" w:rsidRDefault="00837A26" w:rsidP="00075B85">
            <w:pPr>
              <w:spacing w:before="240" w:after="240"/>
              <w:ind w:left="500"/>
              <w:jc w:val="left"/>
              <w:rPr>
                <w:rFonts w:asciiTheme="minorBidi" w:eastAsia="Times New Roman" w:hAnsiTheme="minorBidi"/>
                <w:sz w:val="24"/>
                <w:szCs w:val="24"/>
                <w:lang w:val="en-US"/>
              </w:rPr>
            </w:pPr>
            <w:r w:rsidRPr="00A40D7E">
              <w:rPr>
                <w:rFonts w:asciiTheme="minorBidi" w:eastAsia="Times New Roman" w:hAnsiTheme="minorBidi"/>
                <w:sz w:val="24"/>
                <w:szCs w:val="24"/>
                <w:lang w:val="en-US"/>
              </w:rPr>
              <w:t>Uses Bluetooth for discovery, Wi-Fi for transfer.</w:t>
            </w:r>
          </w:p>
        </w:tc>
      </w:tr>
      <w:tr w:rsidR="00BD16DC" w:rsidRPr="001C719D" w14:paraId="2C18B181" w14:textId="77777777" w:rsidTr="00AC5735">
        <w:trPr>
          <w:trHeight w:val="2663"/>
        </w:trPr>
        <w:tc>
          <w:tcPr>
            <w:tcW w:w="198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4D73AF81" w14:textId="77777777" w:rsidR="00BD16DC" w:rsidRPr="00A40D7E" w:rsidRDefault="00C7700C" w:rsidP="00075B85">
            <w:pPr>
              <w:spacing w:before="240" w:after="240"/>
              <w:ind w:left="500"/>
              <w:jc w:val="left"/>
              <w:rPr>
                <w:rFonts w:asciiTheme="minorBidi" w:eastAsia="Times New Roman" w:hAnsiTheme="minorBidi"/>
                <w:sz w:val="24"/>
                <w:szCs w:val="24"/>
              </w:rPr>
            </w:pPr>
            <w:r w:rsidRPr="00A40D7E">
              <w:rPr>
                <w:rFonts w:asciiTheme="minorBidi" w:eastAsia="Times New Roman" w:hAnsiTheme="minorBidi"/>
                <w:sz w:val="24"/>
                <w:szCs w:val="24"/>
              </w:rPr>
              <w:t>Handoff / Continuity</w:t>
            </w:r>
          </w:p>
        </w:tc>
        <w:tc>
          <w:tcPr>
            <w:tcW w:w="1980" w:type="dxa"/>
            <w:tcBorders>
              <w:top w:val="nil"/>
              <w:left w:val="nil"/>
              <w:bottom w:val="single" w:sz="8" w:space="0" w:color="000000"/>
              <w:right w:val="single" w:sz="8" w:space="0" w:color="000000"/>
            </w:tcBorders>
            <w:tcMar>
              <w:top w:w="100" w:type="dxa"/>
              <w:left w:w="100" w:type="dxa"/>
              <w:bottom w:w="100" w:type="dxa"/>
              <w:right w:w="100" w:type="dxa"/>
            </w:tcMar>
          </w:tcPr>
          <w:p w14:paraId="6A20C6F2" w14:textId="77777777" w:rsidR="00BD16DC" w:rsidRPr="00A40D7E" w:rsidRDefault="00C7700C" w:rsidP="00075B85">
            <w:pPr>
              <w:spacing w:before="240" w:after="240"/>
              <w:ind w:left="500"/>
              <w:jc w:val="left"/>
              <w:rPr>
                <w:rFonts w:asciiTheme="minorBidi" w:eastAsia="Times New Roman" w:hAnsiTheme="minorBidi"/>
                <w:sz w:val="24"/>
                <w:szCs w:val="24"/>
                <w:lang w:val="en-US"/>
              </w:rPr>
            </w:pPr>
            <w:r w:rsidRPr="00A40D7E">
              <w:rPr>
                <w:rFonts w:asciiTheme="minorBidi" w:eastAsia="Times New Roman" w:hAnsiTheme="minorBidi"/>
                <w:sz w:val="24"/>
                <w:szCs w:val="24"/>
                <w:lang w:val="en-US"/>
              </w:rPr>
              <w:t>Passing activity between Apple devices (Safari tabs, calls, clipboard)</w:t>
            </w:r>
          </w:p>
        </w:tc>
        <w:tc>
          <w:tcPr>
            <w:tcW w:w="1980" w:type="dxa"/>
            <w:tcBorders>
              <w:top w:val="nil"/>
              <w:left w:val="nil"/>
              <w:bottom w:val="single" w:sz="8" w:space="0" w:color="000000"/>
              <w:right w:val="single" w:sz="8" w:space="0" w:color="000000"/>
            </w:tcBorders>
            <w:tcMar>
              <w:top w:w="100" w:type="dxa"/>
              <w:left w:w="100" w:type="dxa"/>
              <w:bottom w:w="100" w:type="dxa"/>
              <w:right w:w="100" w:type="dxa"/>
            </w:tcMar>
          </w:tcPr>
          <w:p w14:paraId="067D2A7A" w14:textId="77777777" w:rsidR="00BD16DC" w:rsidRPr="00A40D7E" w:rsidRDefault="00C7700C" w:rsidP="00075B85">
            <w:pPr>
              <w:spacing w:before="240" w:after="240"/>
              <w:ind w:left="500"/>
              <w:jc w:val="left"/>
              <w:rPr>
                <w:rFonts w:asciiTheme="minorBidi" w:eastAsia="Times New Roman" w:hAnsiTheme="minorBidi"/>
                <w:sz w:val="24"/>
                <w:szCs w:val="24"/>
              </w:rPr>
            </w:pPr>
            <w:r w:rsidRPr="00A40D7E">
              <w:rPr>
                <w:rFonts w:asciiTheme="minorBidi" w:eastAsia="Times New Roman" w:hAnsiTheme="minorBidi"/>
                <w:sz w:val="24"/>
                <w:szCs w:val="24"/>
              </w:rPr>
              <w:t>10m</w:t>
            </w:r>
          </w:p>
        </w:tc>
        <w:tc>
          <w:tcPr>
            <w:tcW w:w="1980" w:type="dxa"/>
            <w:tcBorders>
              <w:top w:val="nil"/>
              <w:left w:val="nil"/>
              <w:bottom w:val="single" w:sz="8" w:space="0" w:color="000000"/>
              <w:right w:val="single" w:sz="8" w:space="0" w:color="000000"/>
            </w:tcBorders>
            <w:tcMar>
              <w:top w:w="100" w:type="dxa"/>
              <w:left w:w="100" w:type="dxa"/>
              <w:bottom w:w="100" w:type="dxa"/>
              <w:right w:w="100" w:type="dxa"/>
            </w:tcMar>
          </w:tcPr>
          <w:p w14:paraId="0AD347C4" w14:textId="77777777" w:rsidR="00BD16DC" w:rsidRPr="00A40D7E" w:rsidRDefault="00C7700C" w:rsidP="00075B85">
            <w:pPr>
              <w:spacing w:before="240" w:after="240"/>
              <w:ind w:left="500"/>
              <w:jc w:val="left"/>
              <w:rPr>
                <w:rFonts w:asciiTheme="minorBidi" w:eastAsia="Times New Roman" w:hAnsiTheme="minorBidi"/>
                <w:sz w:val="24"/>
                <w:szCs w:val="24"/>
              </w:rPr>
            </w:pPr>
            <w:r w:rsidRPr="00A40D7E">
              <w:rPr>
                <w:rFonts w:asciiTheme="minorBidi" w:eastAsia="Times New Roman" w:hAnsiTheme="minorBidi"/>
                <w:sz w:val="24"/>
                <w:szCs w:val="24"/>
              </w:rPr>
              <w:t>Bluetooth + Wi-Fi Direct</w:t>
            </w:r>
          </w:p>
        </w:tc>
        <w:tc>
          <w:tcPr>
            <w:tcW w:w="1980" w:type="dxa"/>
            <w:tcBorders>
              <w:top w:val="nil"/>
              <w:left w:val="nil"/>
              <w:bottom w:val="single" w:sz="8" w:space="0" w:color="000000"/>
              <w:right w:val="single" w:sz="8" w:space="0" w:color="000000"/>
            </w:tcBorders>
            <w:tcMar>
              <w:top w:w="100" w:type="dxa"/>
              <w:left w:w="100" w:type="dxa"/>
              <w:bottom w:w="100" w:type="dxa"/>
              <w:right w:w="100" w:type="dxa"/>
            </w:tcMar>
          </w:tcPr>
          <w:p w14:paraId="6674DB94" w14:textId="52AFC6C1" w:rsidR="00BD16DC" w:rsidRPr="00A40D7E" w:rsidRDefault="00C7700C" w:rsidP="00075B85">
            <w:pPr>
              <w:spacing w:before="240" w:after="240"/>
              <w:ind w:left="500"/>
              <w:jc w:val="left"/>
              <w:rPr>
                <w:rFonts w:asciiTheme="minorBidi" w:eastAsia="Times New Roman" w:hAnsiTheme="minorBidi"/>
                <w:sz w:val="24"/>
                <w:szCs w:val="24"/>
                <w:lang w:val="en-US"/>
              </w:rPr>
            </w:pPr>
            <w:r w:rsidRPr="00A40D7E">
              <w:rPr>
                <w:rFonts w:asciiTheme="minorBidi" w:eastAsia="Times New Roman" w:hAnsiTheme="minorBidi"/>
                <w:sz w:val="24"/>
                <w:szCs w:val="24"/>
              </w:rPr>
              <w:t xml:space="preserve">Uses </w:t>
            </w:r>
            <w:r w:rsidR="00C62297" w:rsidRPr="00A40D7E">
              <w:rPr>
                <w:rFonts w:asciiTheme="minorBidi" w:eastAsia="Times New Roman" w:hAnsiTheme="minorBidi"/>
                <w:sz w:val="24"/>
                <w:szCs w:val="24"/>
                <w:lang w:val="en-US"/>
              </w:rPr>
              <w:t>RF</w:t>
            </w:r>
          </w:p>
        </w:tc>
      </w:tr>
      <w:tr w:rsidR="00BD16DC" w:rsidRPr="0037676A" w14:paraId="513DE4A6" w14:textId="77777777" w:rsidTr="00AC5735">
        <w:trPr>
          <w:trHeight w:val="2100"/>
        </w:trPr>
        <w:tc>
          <w:tcPr>
            <w:tcW w:w="198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4A5E7B8D" w14:textId="77777777" w:rsidR="00BD16DC" w:rsidRPr="00A40D7E" w:rsidRDefault="00C7700C" w:rsidP="00075B85">
            <w:pPr>
              <w:spacing w:before="240" w:after="240"/>
              <w:ind w:left="500"/>
              <w:jc w:val="left"/>
              <w:rPr>
                <w:rFonts w:asciiTheme="minorBidi" w:eastAsia="Times New Roman" w:hAnsiTheme="minorBidi"/>
                <w:sz w:val="24"/>
                <w:szCs w:val="24"/>
              </w:rPr>
            </w:pPr>
            <w:r w:rsidRPr="00A40D7E">
              <w:rPr>
                <w:rFonts w:asciiTheme="minorBidi" w:eastAsia="Times New Roman" w:hAnsiTheme="minorBidi"/>
                <w:sz w:val="24"/>
                <w:szCs w:val="24"/>
              </w:rPr>
              <w:t>Apple Pay (NFC)</w:t>
            </w:r>
          </w:p>
        </w:tc>
        <w:tc>
          <w:tcPr>
            <w:tcW w:w="1980" w:type="dxa"/>
            <w:tcBorders>
              <w:top w:val="nil"/>
              <w:left w:val="nil"/>
              <w:bottom w:val="single" w:sz="8" w:space="0" w:color="000000"/>
              <w:right w:val="single" w:sz="8" w:space="0" w:color="000000"/>
            </w:tcBorders>
            <w:tcMar>
              <w:top w:w="100" w:type="dxa"/>
              <w:left w:w="100" w:type="dxa"/>
              <w:bottom w:w="100" w:type="dxa"/>
              <w:right w:w="100" w:type="dxa"/>
            </w:tcMar>
          </w:tcPr>
          <w:p w14:paraId="25B6BA53" w14:textId="4C0BAAAD" w:rsidR="00BD16DC" w:rsidRPr="00A40D7E" w:rsidRDefault="00837A26" w:rsidP="00075B85">
            <w:pPr>
              <w:spacing w:before="240" w:after="240"/>
              <w:ind w:left="500"/>
              <w:jc w:val="left"/>
              <w:rPr>
                <w:rFonts w:asciiTheme="minorBidi" w:eastAsia="Times New Roman" w:hAnsiTheme="minorBidi"/>
                <w:sz w:val="24"/>
                <w:szCs w:val="24"/>
              </w:rPr>
            </w:pPr>
            <w:r w:rsidRPr="00A40D7E">
              <w:rPr>
                <w:rFonts w:asciiTheme="minorBidi" w:eastAsia="Times New Roman" w:hAnsiTheme="minorBidi"/>
                <w:sz w:val="24"/>
                <w:szCs w:val="24"/>
              </w:rPr>
              <w:t>Secure contactless payments</w:t>
            </w:r>
          </w:p>
        </w:tc>
        <w:tc>
          <w:tcPr>
            <w:tcW w:w="1980" w:type="dxa"/>
            <w:tcBorders>
              <w:top w:val="nil"/>
              <w:left w:val="nil"/>
              <w:bottom w:val="single" w:sz="8" w:space="0" w:color="000000"/>
              <w:right w:val="single" w:sz="8" w:space="0" w:color="000000"/>
            </w:tcBorders>
            <w:tcMar>
              <w:top w:w="100" w:type="dxa"/>
              <w:left w:w="100" w:type="dxa"/>
              <w:bottom w:w="100" w:type="dxa"/>
              <w:right w:w="100" w:type="dxa"/>
            </w:tcMar>
          </w:tcPr>
          <w:p w14:paraId="6E16BD6B" w14:textId="23327FC2" w:rsidR="00BD16DC" w:rsidRPr="00A40D7E" w:rsidRDefault="00837A26" w:rsidP="00075B85">
            <w:pPr>
              <w:spacing w:before="240" w:after="240"/>
              <w:ind w:left="500"/>
              <w:jc w:val="left"/>
              <w:rPr>
                <w:rFonts w:asciiTheme="minorBidi" w:eastAsia="Times New Roman" w:hAnsiTheme="minorBidi"/>
                <w:sz w:val="24"/>
                <w:szCs w:val="24"/>
              </w:rPr>
            </w:pPr>
            <w:r w:rsidRPr="00A40D7E">
              <w:rPr>
                <w:rFonts w:asciiTheme="minorBidi" w:eastAsia="Times New Roman" w:hAnsiTheme="minorBidi"/>
                <w:sz w:val="24"/>
                <w:szCs w:val="24"/>
              </w:rPr>
              <w:t>13.56 MHz (RF)</w:t>
            </w:r>
          </w:p>
        </w:tc>
        <w:tc>
          <w:tcPr>
            <w:tcW w:w="1980" w:type="dxa"/>
            <w:tcBorders>
              <w:top w:val="nil"/>
              <w:left w:val="nil"/>
              <w:bottom w:val="single" w:sz="8" w:space="0" w:color="000000"/>
              <w:right w:val="single" w:sz="8" w:space="0" w:color="000000"/>
            </w:tcBorders>
            <w:tcMar>
              <w:top w:w="100" w:type="dxa"/>
              <w:left w:w="100" w:type="dxa"/>
              <w:bottom w:w="100" w:type="dxa"/>
              <w:right w:w="100" w:type="dxa"/>
            </w:tcMar>
          </w:tcPr>
          <w:p w14:paraId="796DA5B5" w14:textId="77777777" w:rsidR="00BD16DC" w:rsidRPr="00A40D7E" w:rsidRDefault="00C7700C" w:rsidP="00075B85">
            <w:pPr>
              <w:spacing w:before="240" w:after="240"/>
              <w:ind w:left="500"/>
              <w:jc w:val="left"/>
              <w:rPr>
                <w:rFonts w:asciiTheme="minorBidi" w:eastAsia="Times New Roman" w:hAnsiTheme="minorBidi"/>
                <w:sz w:val="24"/>
                <w:szCs w:val="24"/>
              </w:rPr>
            </w:pPr>
            <w:r w:rsidRPr="00A40D7E">
              <w:rPr>
                <w:rFonts w:asciiTheme="minorBidi" w:eastAsia="Times New Roman" w:hAnsiTheme="minorBidi"/>
                <w:sz w:val="24"/>
                <w:szCs w:val="24"/>
              </w:rPr>
              <w:t>Near-Field Communication (RF)</w:t>
            </w:r>
          </w:p>
        </w:tc>
        <w:tc>
          <w:tcPr>
            <w:tcW w:w="1980" w:type="dxa"/>
            <w:tcBorders>
              <w:top w:val="nil"/>
              <w:left w:val="nil"/>
              <w:bottom w:val="single" w:sz="8" w:space="0" w:color="000000"/>
              <w:right w:val="single" w:sz="8" w:space="0" w:color="000000"/>
            </w:tcBorders>
            <w:tcMar>
              <w:top w:w="100" w:type="dxa"/>
              <w:left w:w="100" w:type="dxa"/>
              <w:bottom w:w="100" w:type="dxa"/>
              <w:right w:w="100" w:type="dxa"/>
            </w:tcMar>
          </w:tcPr>
          <w:p w14:paraId="7E7B0A0F" w14:textId="77777777" w:rsidR="00BD16DC" w:rsidRPr="00A40D7E" w:rsidRDefault="00C7700C" w:rsidP="00075B85">
            <w:pPr>
              <w:spacing w:before="240" w:after="240"/>
              <w:ind w:left="500"/>
              <w:jc w:val="left"/>
              <w:rPr>
                <w:rFonts w:asciiTheme="minorBidi" w:eastAsia="Times New Roman" w:hAnsiTheme="minorBidi"/>
                <w:sz w:val="24"/>
                <w:szCs w:val="24"/>
                <w:lang w:val="en-US"/>
              </w:rPr>
            </w:pPr>
            <w:r w:rsidRPr="00A40D7E">
              <w:rPr>
                <w:rFonts w:asciiTheme="minorBidi" w:eastAsia="Times New Roman" w:hAnsiTheme="minorBidi"/>
                <w:sz w:val="24"/>
                <w:szCs w:val="24"/>
                <w:lang w:val="en-US"/>
              </w:rPr>
              <w:t>Extremely short-range radio. Designed for secure, authenticated exchanges.</w:t>
            </w:r>
          </w:p>
        </w:tc>
      </w:tr>
    </w:tbl>
    <w:p w14:paraId="2FE8481F" w14:textId="77777777" w:rsidR="00BD16DC" w:rsidRPr="00A40D7E" w:rsidRDefault="00BD16DC" w:rsidP="00CF35E1">
      <w:pPr>
        <w:pStyle w:val="Heading2"/>
        <w:keepNext w:val="0"/>
        <w:keepLines w:val="0"/>
        <w:shd w:val="clear" w:color="auto" w:fill="FFFFFF"/>
        <w:spacing w:after="80"/>
        <w:ind w:right="580"/>
        <w:jc w:val="left"/>
        <w:rPr>
          <w:rFonts w:asciiTheme="minorBidi" w:eastAsia="Times New Roman" w:hAnsiTheme="minorBidi" w:cstheme="minorBidi"/>
          <w:b w:val="0"/>
          <w:bCs w:val="0"/>
          <w:sz w:val="24"/>
          <w:szCs w:val="24"/>
          <w:lang w:val="en-US"/>
        </w:rPr>
      </w:pPr>
      <w:bookmarkStart w:id="48" w:name="_kwt3q5wqfdd9" w:colFirst="0" w:colLast="0"/>
      <w:bookmarkStart w:id="49" w:name="_moh7h6mwm3b8" w:colFirst="0" w:colLast="0"/>
      <w:bookmarkEnd w:id="48"/>
      <w:bookmarkEnd w:id="49"/>
    </w:p>
    <w:p w14:paraId="2D3E62B4" w14:textId="3FA9DC00" w:rsidR="00904544" w:rsidRPr="00A40D7E" w:rsidRDefault="005B7E88" w:rsidP="00075B85">
      <w:pPr>
        <w:ind w:left="1083"/>
        <w:jc w:val="left"/>
        <w:rPr>
          <w:rFonts w:asciiTheme="minorBidi" w:hAnsiTheme="minorBidi"/>
          <w:b/>
          <w:bCs/>
          <w:sz w:val="24"/>
          <w:szCs w:val="24"/>
          <w:lang w:val="en-US"/>
        </w:rPr>
      </w:pPr>
      <w:r w:rsidRPr="00A40D7E">
        <w:rPr>
          <w:rFonts w:asciiTheme="minorBidi" w:eastAsia="Times New Roman" w:hAnsiTheme="minorBidi"/>
          <w:b/>
          <w:bCs/>
          <w:sz w:val="24"/>
          <w:szCs w:val="24"/>
          <w:lang w:val="en-US"/>
        </w:rPr>
        <w:t xml:space="preserve">Table 1: Comparison of Wireless Communication </w:t>
      </w:r>
      <w:r w:rsidR="00A40D7E" w:rsidRPr="00A40D7E">
        <w:rPr>
          <w:rFonts w:asciiTheme="minorBidi" w:eastAsia="Times New Roman" w:hAnsiTheme="minorBidi"/>
          <w:b/>
          <w:bCs/>
          <w:sz w:val="24"/>
          <w:szCs w:val="24"/>
          <w:lang w:val="en-US"/>
        </w:rPr>
        <w:t>Technologies [</w:t>
      </w:r>
      <w:r w:rsidR="00017FCD" w:rsidRPr="00A40D7E">
        <w:rPr>
          <w:rFonts w:asciiTheme="minorBidi" w:eastAsia="Times New Roman" w:hAnsiTheme="minorBidi"/>
          <w:b/>
          <w:bCs/>
          <w:sz w:val="24"/>
          <w:szCs w:val="24"/>
          <w:lang w:val="en-US"/>
        </w:rPr>
        <w:t>5]</w:t>
      </w:r>
      <w:r w:rsidR="00075B85">
        <w:rPr>
          <w:rFonts w:asciiTheme="minorBidi" w:eastAsia="Times New Roman" w:hAnsiTheme="minorBidi"/>
          <w:b/>
          <w:bCs/>
          <w:sz w:val="24"/>
          <w:szCs w:val="24"/>
          <w:lang w:val="en-US"/>
        </w:rPr>
        <w:t>.</w:t>
      </w:r>
    </w:p>
    <w:p w14:paraId="5BB76327" w14:textId="76313B9A" w:rsidR="00BD16DC" w:rsidRPr="00A40D7E" w:rsidRDefault="0033340A" w:rsidP="00E24B12">
      <w:pPr>
        <w:pStyle w:val="Heading2"/>
        <w:keepNext w:val="0"/>
        <w:keepLines w:val="0"/>
        <w:shd w:val="clear" w:color="auto" w:fill="FFFFFF"/>
        <w:spacing w:after="80"/>
        <w:ind w:right="580"/>
        <w:jc w:val="left"/>
        <w:rPr>
          <w:rFonts w:asciiTheme="minorBidi" w:eastAsia="Times New Roman" w:hAnsiTheme="minorBidi" w:cstheme="minorBidi"/>
          <w:sz w:val="24"/>
          <w:szCs w:val="24"/>
          <w:lang w:val="en-US"/>
        </w:rPr>
      </w:pPr>
      <w:bookmarkStart w:id="50" w:name="_6j4lwtykl2ua" w:colFirst="0" w:colLast="0"/>
      <w:bookmarkStart w:id="51" w:name="_on5ztnycai0k" w:colFirst="0" w:colLast="0"/>
      <w:bookmarkEnd w:id="50"/>
      <w:bookmarkEnd w:id="51"/>
      <w:r w:rsidRPr="00A40D7E">
        <w:rPr>
          <w:rFonts w:asciiTheme="minorBidi" w:eastAsia="Times New Roman" w:hAnsiTheme="minorBidi" w:cstheme="minorBidi"/>
          <w:sz w:val="24"/>
          <w:szCs w:val="24"/>
          <w:lang w:val="en-US"/>
        </w:rPr>
        <w:t xml:space="preserve">2.4. Benefits </w:t>
      </w:r>
      <w:r w:rsidR="00E24B12">
        <w:rPr>
          <w:rFonts w:asciiTheme="minorBidi" w:eastAsia="Times New Roman" w:hAnsiTheme="minorBidi" w:cstheme="minorBidi"/>
          <w:sz w:val="24"/>
          <w:szCs w:val="24"/>
          <w:lang w:val="en-US"/>
        </w:rPr>
        <w:t>O</w:t>
      </w:r>
      <w:r w:rsidR="00E24B12" w:rsidRPr="00A40D7E">
        <w:rPr>
          <w:rFonts w:asciiTheme="minorBidi" w:eastAsia="Times New Roman" w:hAnsiTheme="minorBidi" w:cstheme="minorBidi"/>
          <w:sz w:val="24"/>
          <w:szCs w:val="24"/>
          <w:lang w:val="en-US"/>
        </w:rPr>
        <w:t xml:space="preserve">f </w:t>
      </w:r>
      <w:r w:rsidRPr="00A40D7E">
        <w:rPr>
          <w:rFonts w:asciiTheme="minorBidi" w:eastAsia="Times New Roman" w:hAnsiTheme="minorBidi" w:cstheme="minorBidi"/>
          <w:sz w:val="24"/>
          <w:szCs w:val="24"/>
          <w:lang w:val="en-US"/>
        </w:rPr>
        <w:t xml:space="preserve">Sending Data </w:t>
      </w:r>
      <w:r w:rsidR="00E24B12">
        <w:rPr>
          <w:rFonts w:asciiTheme="minorBidi" w:eastAsia="Times New Roman" w:hAnsiTheme="minorBidi" w:cstheme="minorBidi"/>
          <w:sz w:val="24"/>
          <w:szCs w:val="24"/>
          <w:lang w:val="en-US"/>
        </w:rPr>
        <w:t>O</w:t>
      </w:r>
      <w:r w:rsidR="00E24B12" w:rsidRPr="00A40D7E">
        <w:rPr>
          <w:rFonts w:asciiTheme="minorBidi" w:eastAsia="Times New Roman" w:hAnsiTheme="minorBidi" w:cstheme="minorBidi"/>
          <w:sz w:val="24"/>
          <w:szCs w:val="24"/>
          <w:lang w:val="en-US"/>
        </w:rPr>
        <w:t xml:space="preserve">ver </w:t>
      </w:r>
      <w:r w:rsidRPr="00A40D7E">
        <w:rPr>
          <w:rFonts w:asciiTheme="minorBidi" w:eastAsia="Times New Roman" w:hAnsiTheme="minorBidi" w:cstheme="minorBidi"/>
          <w:sz w:val="24"/>
          <w:szCs w:val="24"/>
          <w:lang w:val="en-US"/>
        </w:rPr>
        <w:t>Sound</w:t>
      </w:r>
      <w:r w:rsidR="00F5405A" w:rsidRPr="00A40D7E">
        <w:rPr>
          <w:rFonts w:asciiTheme="minorBidi" w:eastAsia="Times New Roman" w:hAnsiTheme="minorBidi" w:cstheme="minorBidi"/>
          <w:sz w:val="24"/>
          <w:szCs w:val="24"/>
          <w:lang w:val="en-US"/>
        </w:rPr>
        <w:t xml:space="preserve">: </w:t>
      </w:r>
      <w:r w:rsidR="00E24B12">
        <w:rPr>
          <w:rFonts w:asciiTheme="minorBidi" w:eastAsia="Times New Roman" w:hAnsiTheme="minorBidi" w:cstheme="minorBidi"/>
          <w:sz w:val="24"/>
          <w:szCs w:val="24"/>
          <w:lang w:val="en-US"/>
        </w:rPr>
        <w:t>S</w:t>
      </w:r>
      <w:r w:rsidR="00E24B12" w:rsidRPr="00A40D7E">
        <w:rPr>
          <w:rFonts w:asciiTheme="minorBidi" w:eastAsia="Times New Roman" w:hAnsiTheme="minorBidi" w:cstheme="minorBidi"/>
          <w:sz w:val="24"/>
          <w:szCs w:val="24"/>
          <w:lang w:val="en-US"/>
        </w:rPr>
        <w:t>ummary</w:t>
      </w:r>
    </w:p>
    <w:p w14:paraId="2563A350" w14:textId="0AA10634" w:rsidR="00BD16DC" w:rsidRPr="00F41071" w:rsidRDefault="00C7700C" w:rsidP="00B30885">
      <w:pPr>
        <w:shd w:val="clear" w:color="auto" w:fill="FFFFFF"/>
        <w:ind w:left="1440" w:right="580" w:hanging="360"/>
        <w:jc w:val="left"/>
        <w:rPr>
          <w:rFonts w:asciiTheme="minorBidi" w:eastAsia="Times New Roman" w:hAnsiTheme="minorBidi"/>
          <w:sz w:val="24"/>
          <w:szCs w:val="24"/>
          <w:lang w:val="en-US"/>
        </w:rPr>
      </w:pPr>
      <w:commentRangeStart w:id="52"/>
      <w:r w:rsidRPr="00F41071">
        <w:rPr>
          <w:rFonts w:asciiTheme="minorBidi" w:eastAsia="Times New Roman" w:hAnsiTheme="minorBidi"/>
          <w:sz w:val="24"/>
          <w:szCs w:val="24"/>
          <w:lang w:val="en-US"/>
        </w:rPr>
        <w:t>a.</w:t>
      </w:r>
      <w:r w:rsidR="005B1BB6" w:rsidRPr="00F41071">
        <w:rPr>
          <w:rFonts w:asciiTheme="minorBidi" w:eastAsia="Times New Roman" w:hAnsiTheme="minorBidi"/>
          <w:sz w:val="24"/>
          <w:szCs w:val="24"/>
          <w:lang w:val="en-US"/>
        </w:rPr>
        <w:t xml:space="preserve">Operational </w:t>
      </w:r>
      <w:r w:rsidR="00EB4C11" w:rsidRPr="00F41071">
        <w:rPr>
          <w:rFonts w:asciiTheme="minorBidi" w:eastAsia="Times New Roman" w:hAnsiTheme="minorBidi"/>
          <w:sz w:val="24"/>
          <w:szCs w:val="24"/>
          <w:lang w:val="en-US"/>
        </w:rPr>
        <w:t>Independence (</w:t>
      </w:r>
      <w:r w:rsidR="005B1BB6" w:rsidRPr="00F41071">
        <w:rPr>
          <w:rFonts w:asciiTheme="minorBidi" w:eastAsia="Times New Roman" w:hAnsiTheme="minorBidi"/>
          <w:sz w:val="24"/>
          <w:szCs w:val="24"/>
          <w:lang w:val="en-US"/>
        </w:rPr>
        <w:t>Off-Grid Capability</w:t>
      </w:r>
      <w:r w:rsidR="00AC1461" w:rsidRPr="00F41071">
        <w:rPr>
          <w:rFonts w:asciiTheme="minorBidi" w:eastAsia="Times New Roman" w:hAnsiTheme="minorBidi"/>
          <w:sz w:val="24"/>
          <w:szCs w:val="24"/>
          <w:lang w:val="en-US"/>
        </w:rPr>
        <w:t>):</w:t>
      </w:r>
      <w:r w:rsidRPr="00F41071">
        <w:rPr>
          <w:rFonts w:asciiTheme="minorBidi" w:eastAsia="Times New Roman" w:hAnsiTheme="minorBidi"/>
          <w:sz w:val="24"/>
          <w:szCs w:val="24"/>
          <w:lang w:val="en-US"/>
        </w:rPr>
        <w:t xml:space="preserve"> as sound can operate on a </w:t>
      </w:r>
      <w:r w:rsidR="00F5405A" w:rsidRPr="00F41071">
        <w:rPr>
          <w:rFonts w:asciiTheme="minorBidi" w:eastAsia="Times New Roman" w:hAnsiTheme="minorBidi"/>
          <w:sz w:val="24"/>
          <w:szCs w:val="24"/>
          <w:lang w:val="en-US"/>
        </w:rPr>
        <w:t>peer-to-peer</w:t>
      </w:r>
      <w:r w:rsidRPr="00F41071">
        <w:rPr>
          <w:rFonts w:asciiTheme="minorBidi" w:eastAsia="Times New Roman" w:hAnsiTheme="minorBidi"/>
          <w:sz w:val="24"/>
          <w:szCs w:val="24"/>
          <w:lang w:val="en-US"/>
        </w:rPr>
        <w:t xml:space="preserve"> basis it does not require Sim card, any infrastructure and can work in areas where RF coverage does not exist.</w:t>
      </w:r>
    </w:p>
    <w:p w14:paraId="7A7D0D39" w14:textId="6B745436" w:rsidR="00BD16DC" w:rsidRPr="00F41071" w:rsidRDefault="00C7700C" w:rsidP="00B30885">
      <w:pPr>
        <w:shd w:val="clear" w:color="auto" w:fill="FFFFFF"/>
        <w:ind w:left="1440" w:right="580" w:hanging="360"/>
        <w:jc w:val="left"/>
        <w:rPr>
          <w:rFonts w:asciiTheme="minorBidi" w:eastAsia="Times New Roman" w:hAnsiTheme="minorBidi"/>
          <w:sz w:val="24"/>
          <w:szCs w:val="24"/>
          <w:lang w:val="en-US"/>
        </w:rPr>
      </w:pPr>
      <w:r w:rsidRPr="00F41071">
        <w:rPr>
          <w:rFonts w:asciiTheme="minorBidi" w:eastAsia="Times New Roman" w:hAnsiTheme="minorBidi"/>
          <w:sz w:val="24"/>
          <w:szCs w:val="24"/>
          <w:lang w:val="en-US"/>
        </w:rPr>
        <w:t xml:space="preserve">b.Cost </w:t>
      </w:r>
      <w:r w:rsidR="00AC1461" w:rsidRPr="00F41071">
        <w:rPr>
          <w:rFonts w:asciiTheme="minorBidi" w:eastAsia="Times New Roman" w:hAnsiTheme="minorBidi"/>
          <w:sz w:val="24"/>
          <w:szCs w:val="24"/>
          <w:lang w:val="en-US"/>
        </w:rPr>
        <w:t>effectiveness:</w:t>
      </w:r>
      <w:r w:rsidRPr="00F41071">
        <w:rPr>
          <w:rFonts w:asciiTheme="minorBidi" w:eastAsia="Times New Roman" w:hAnsiTheme="minorBidi"/>
          <w:sz w:val="24"/>
          <w:szCs w:val="24"/>
          <w:lang w:val="en-US"/>
        </w:rPr>
        <w:t xml:space="preserve"> since we use sound to transfer data all that is required is a </w:t>
      </w:r>
      <w:r w:rsidR="00ED17CC" w:rsidRPr="00F41071">
        <w:rPr>
          <w:rFonts w:asciiTheme="minorBidi" w:eastAsia="Times New Roman" w:hAnsiTheme="minorBidi"/>
          <w:sz w:val="24"/>
          <w:szCs w:val="24"/>
          <w:lang w:val="en-US"/>
        </w:rPr>
        <w:t>receiver,</w:t>
      </w:r>
      <w:r w:rsidRPr="00F41071">
        <w:rPr>
          <w:rFonts w:asciiTheme="minorBidi" w:eastAsia="Times New Roman" w:hAnsiTheme="minorBidi"/>
          <w:sz w:val="24"/>
          <w:szCs w:val="24"/>
          <w:lang w:val="en-US"/>
        </w:rPr>
        <w:t xml:space="preserve"> output device and the capability to compute the application, which means it can run on devices that </w:t>
      </w:r>
      <w:r w:rsidR="005018ED" w:rsidRPr="00F41071">
        <w:rPr>
          <w:rFonts w:asciiTheme="minorBidi" w:eastAsia="Times New Roman" w:hAnsiTheme="minorBidi"/>
          <w:sz w:val="24"/>
          <w:szCs w:val="24"/>
          <w:lang w:val="en-US"/>
        </w:rPr>
        <w:t>do</w:t>
      </w:r>
      <w:r w:rsidRPr="00F41071">
        <w:rPr>
          <w:rFonts w:asciiTheme="minorBidi" w:eastAsia="Times New Roman" w:hAnsiTheme="minorBidi"/>
          <w:sz w:val="24"/>
          <w:szCs w:val="24"/>
          <w:lang w:val="en-US"/>
        </w:rPr>
        <w:t xml:space="preserve"> not have RF access</w:t>
      </w:r>
      <w:r w:rsidR="0093458D" w:rsidRPr="00F41071">
        <w:rPr>
          <w:rFonts w:asciiTheme="minorBidi" w:eastAsia="Times New Roman" w:hAnsiTheme="minorBidi"/>
          <w:sz w:val="24"/>
          <w:szCs w:val="24"/>
          <w:lang w:val="en-US"/>
        </w:rPr>
        <w:t xml:space="preserve"> </w:t>
      </w:r>
      <w:r w:rsidRPr="00F41071">
        <w:rPr>
          <w:rFonts w:asciiTheme="minorBidi" w:eastAsia="Times New Roman" w:hAnsiTheme="minorBidi"/>
          <w:sz w:val="24"/>
          <w:szCs w:val="24"/>
          <w:lang w:val="en-US"/>
        </w:rPr>
        <w:t>(antenna)</w:t>
      </w:r>
      <w:r w:rsidR="0093458D" w:rsidRPr="00F41071">
        <w:rPr>
          <w:rFonts w:asciiTheme="minorBidi" w:eastAsia="Times New Roman" w:hAnsiTheme="minorBidi"/>
          <w:sz w:val="24"/>
          <w:szCs w:val="24"/>
          <w:lang w:val="en-US"/>
        </w:rPr>
        <w:t>.</w:t>
      </w:r>
    </w:p>
    <w:p w14:paraId="2A7149C1" w14:textId="2A225DF0" w:rsidR="00BD16DC" w:rsidRPr="00F41071" w:rsidRDefault="00C7700C" w:rsidP="00E24B12">
      <w:pPr>
        <w:shd w:val="clear" w:color="auto" w:fill="FFFFFF"/>
        <w:ind w:left="1440" w:right="580" w:hanging="360"/>
        <w:jc w:val="left"/>
        <w:rPr>
          <w:rFonts w:asciiTheme="minorBidi" w:eastAsia="Times New Roman" w:hAnsiTheme="minorBidi"/>
          <w:sz w:val="24"/>
          <w:szCs w:val="24"/>
          <w:lang w:val="en-US"/>
        </w:rPr>
      </w:pPr>
      <w:r w:rsidRPr="00F41071">
        <w:rPr>
          <w:rFonts w:asciiTheme="minorBidi" w:eastAsia="Times New Roman" w:hAnsiTheme="minorBidi"/>
          <w:sz w:val="24"/>
          <w:szCs w:val="24"/>
          <w:lang w:val="en-US"/>
        </w:rPr>
        <w:t>c.</w:t>
      </w:r>
      <w:r w:rsidR="005B1BB6" w:rsidRPr="00F41071">
        <w:rPr>
          <w:rFonts w:asciiTheme="minorBidi" w:eastAsia="Times New Roman" w:hAnsiTheme="minorBidi"/>
          <w:sz w:val="24"/>
          <w:szCs w:val="24"/>
          <w:lang w:val="en-US"/>
        </w:rPr>
        <w:t xml:space="preserve">Enhanced </w:t>
      </w:r>
      <w:r w:rsidR="00ED17CC" w:rsidRPr="00F41071">
        <w:rPr>
          <w:rFonts w:asciiTheme="minorBidi" w:eastAsia="Times New Roman" w:hAnsiTheme="minorBidi"/>
          <w:sz w:val="24"/>
          <w:szCs w:val="24"/>
          <w:lang w:val="en-US"/>
        </w:rPr>
        <w:t>Security</w:t>
      </w:r>
      <w:r w:rsidRPr="00F41071">
        <w:rPr>
          <w:rFonts w:asciiTheme="minorBidi" w:eastAsia="Times New Roman" w:hAnsiTheme="minorBidi"/>
          <w:sz w:val="24"/>
          <w:szCs w:val="24"/>
          <w:lang w:val="en-US"/>
        </w:rPr>
        <w:t xml:space="preserve"> as seen in </w:t>
      </w:r>
      <w:r w:rsidR="00ED17CC" w:rsidRPr="00F41071">
        <w:rPr>
          <w:rFonts w:asciiTheme="minorBidi" w:eastAsia="Times New Roman" w:hAnsiTheme="minorBidi"/>
          <w:sz w:val="24"/>
          <w:szCs w:val="24"/>
          <w:lang w:val="en-US"/>
        </w:rPr>
        <w:t>S</w:t>
      </w:r>
      <w:r w:rsidR="005B1BB6" w:rsidRPr="00F41071">
        <w:rPr>
          <w:rFonts w:asciiTheme="minorBidi" w:eastAsia="Times New Roman" w:hAnsiTheme="minorBidi"/>
          <w:sz w:val="24"/>
          <w:szCs w:val="24"/>
          <w:lang w:val="en-US"/>
        </w:rPr>
        <w:t>ection 2.1.2</w:t>
      </w:r>
      <w:r w:rsidRPr="00F41071">
        <w:rPr>
          <w:rFonts w:asciiTheme="minorBidi" w:eastAsia="Times New Roman" w:hAnsiTheme="minorBidi"/>
          <w:sz w:val="24"/>
          <w:szCs w:val="24"/>
          <w:lang w:val="en-US"/>
        </w:rPr>
        <w:t xml:space="preserve"> since </w:t>
      </w:r>
      <w:r w:rsidR="009342DB" w:rsidRPr="00F41071">
        <w:rPr>
          <w:rFonts w:asciiTheme="minorBidi" w:eastAsia="Times New Roman" w:hAnsiTheme="minorBidi"/>
          <w:sz w:val="24"/>
          <w:szCs w:val="24"/>
          <w:lang w:val="en-US"/>
        </w:rPr>
        <w:t xml:space="preserve">ultrasound </w:t>
      </w:r>
      <w:r w:rsidRPr="00F41071">
        <w:rPr>
          <w:rFonts w:asciiTheme="minorBidi" w:eastAsia="Times New Roman" w:hAnsiTheme="minorBidi"/>
          <w:sz w:val="24"/>
          <w:szCs w:val="24"/>
          <w:lang w:val="en-US"/>
        </w:rPr>
        <w:t xml:space="preserve">waves </w:t>
      </w:r>
      <w:r w:rsidR="005018ED" w:rsidRPr="00F41071">
        <w:rPr>
          <w:rFonts w:asciiTheme="minorBidi" w:eastAsia="Times New Roman" w:hAnsiTheme="minorBidi"/>
          <w:sz w:val="24"/>
          <w:szCs w:val="24"/>
          <w:lang w:val="en-US"/>
        </w:rPr>
        <w:t>have</w:t>
      </w:r>
      <w:r w:rsidRPr="00F41071">
        <w:rPr>
          <w:rFonts w:asciiTheme="minorBidi" w:eastAsia="Times New Roman" w:hAnsiTheme="minorBidi"/>
          <w:sz w:val="24"/>
          <w:szCs w:val="24"/>
          <w:lang w:val="en-US"/>
        </w:rPr>
        <w:t xml:space="preserve"> a short distance life, they offer privacy that RF cannot.</w:t>
      </w:r>
      <w:commentRangeEnd w:id="52"/>
      <w:r w:rsidR="00F30C80" w:rsidRPr="00F41071">
        <w:rPr>
          <w:rStyle w:val="CommentReference"/>
          <w:rFonts w:asciiTheme="minorBidi" w:eastAsia="Times New Roman" w:hAnsiTheme="minorBidi"/>
          <w:sz w:val="24"/>
          <w:szCs w:val="24"/>
          <w:lang w:val="en-US"/>
        </w:rPr>
        <w:commentReference w:id="52"/>
      </w:r>
    </w:p>
    <w:p w14:paraId="5727494E" w14:textId="2BA35614" w:rsidR="00BD16DC" w:rsidRPr="00F41071" w:rsidRDefault="00C7700C" w:rsidP="00B30885">
      <w:pPr>
        <w:shd w:val="clear" w:color="auto" w:fill="FFFFFF"/>
        <w:ind w:left="1440" w:right="580" w:hanging="360"/>
        <w:jc w:val="left"/>
        <w:rPr>
          <w:rFonts w:asciiTheme="minorBidi" w:eastAsia="Times New Roman" w:hAnsiTheme="minorBidi"/>
          <w:sz w:val="24"/>
          <w:szCs w:val="24"/>
          <w:lang w:val="en-US"/>
        </w:rPr>
      </w:pPr>
      <w:r w:rsidRPr="00F41071">
        <w:rPr>
          <w:rFonts w:asciiTheme="minorBidi" w:eastAsia="Times New Roman" w:hAnsiTheme="minorBidi"/>
          <w:sz w:val="24"/>
          <w:szCs w:val="24"/>
          <w:lang w:val="en-US"/>
        </w:rPr>
        <w:lastRenderedPageBreak/>
        <w:t>d</w:t>
      </w:r>
      <w:r w:rsidR="00D5341B" w:rsidRPr="00F41071">
        <w:rPr>
          <w:rFonts w:asciiTheme="minorBidi" w:eastAsia="Times New Roman" w:hAnsiTheme="minorBidi"/>
          <w:sz w:val="24"/>
          <w:szCs w:val="24"/>
          <w:lang w:val="en-US"/>
        </w:rPr>
        <w:t>.Environmental</w:t>
      </w:r>
      <w:r w:rsidR="005B1BB6" w:rsidRPr="00F41071">
        <w:rPr>
          <w:rFonts w:asciiTheme="minorBidi" w:eastAsia="Times New Roman" w:hAnsiTheme="minorBidi"/>
          <w:sz w:val="24"/>
          <w:szCs w:val="24"/>
          <w:lang w:val="en-US"/>
        </w:rPr>
        <w:t xml:space="preserve"> Resilience</w:t>
      </w:r>
      <w:r w:rsidRPr="00F41071">
        <w:rPr>
          <w:rFonts w:asciiTheme="minorBidi" w:eastAsia="Times New Roman" w:hAnsiTheme="minorBidi"/>
          <w:sz w:val="24"/>
          <w:szCs w:val="24"/>
          <w:lang w:val="en-US"/>
        </w:rPr>
        <w:t xml:space="preserve">: as seen in </w:t>
      </w:r>
      <w:r w:rsidR="005B7E88" w:rsidRPr="00F41071">
        <w:rPr>
          <w:rFonts w:asciiTheme="minorBidi" w:eastAsia="Times New Roman" w:hAnsiTheme="minorBidi"/>
          <w:sz w:val="24"/>
          <w:szCs w:val="24"/>
          <w:lang w:val="en-US"/>
        </w:rPr>
        <w:t xml:space="preserve">Section </w:t>
      </w:r>
      <w:r w:rsidRPr="00F41071">
        <w:rPr>
          <w:rFonts w:asciiTheme="minorBidi" w:eastAsia="Times New Roman" w:hAnsiTheme="minorBidi"/>
          <w:sz w:val="24"/>
          <w:szCs w:val="24"/>
          <w:lang w:val="en-US"/>
        </w:rPr>
        <w:t>1.1.3</w:t>
      </w:r>
      <w:r w:rsidRPr="00F41071">
        <w:rPr>
          <w:rFonts w:asciiTheme="minorBidi" w:eastAsia="Times New Roman" w:hAnsiTheme="minorBidi"/>
          <w:sz w:val="24"/>
          <w:szCs w:val="24"/>
          <w:lang w:val="en-US"/>
        </w:rPr>
        <w:br/>
      </w:r>
      <w:r w:rsidR="00EA3A58" w:rsidRPr="00F41071">
        <w:rPr>
          <w:rFonts w:asciiTheme="minorBidi" w:eastAsia="Times New Roman" w:hAnsiTheme="minorBidi"/>
          <w:sz w:val="24"/>
          <w:szCs w:val="24"/>
          <w:lang w:val="en-US"/>
        </w:rPr>
        <w:t xml:space="preserve">ultrasound </w:t>
      </w:r>
      <w:r w:rsidRPr="00F41071">
        <w:rPr>
          <w:rFonts w:asciiTheme="minorBidi" w:eastAsia="Times New Roman" w:hAnsiTheme="minorBidi"/>
          <w:sz w:val="24"/>
          <w:szCs w:val="24"/>
          <w:lang w:val="en-US"/>
        </w:rPr>
        <w:t xml:space="preserve">allows access through materials that </w:t>
      </w:r>
      <w:r w:rsidR="00EA3A58" w:rsidRPr="00F41071">
        <w:rPr>
          <w:rFonts w:asciiTheme="minorBidi" w:eastAsia="Times New Roman" w:hAnsiTheme="minorBidi"/>
          <w:sz w:val="24"/>
          <w:szCs w:val="24"/>
          <w:lang w:val="en-US"/>
        </w:rPr>
        <w:t>therefore</w:t>
      </w:r>
      <w:r w:rsidR="00D5341B" w:rsidRPr="00F41071">
        <w:rPr>
          <w:rFonts w:asciiTheme="minorBidi" w:eastAsia="Times New Roman" w:hAnsiTheme="minorBidi"/>
          <w:sz w:val="24"/>
          <w:szCs w:val="24"/>
          <w:lang w:val="en-US"/>
        </w:rPr>
        <w:t xml:space="preserve"> thereby</w:t>
      </w:r>
      <w:r w:rsidRPr="00F41071">
        <w:rPr>
          <w:rFonts w:asciiTheme="minorBidi" w:eastAsia="Times New Roman" w:hAnsiTheme="minorBidi"/>
          <w:sz w:val="24"/>
          <w:szCs w:val="24"/>
          <w:lang w:val="en-US"/>
        </w:rPr>
        <w:t xml:space="preserve"> be applied to transfer information where RF is lacking.</w:t>
      </w:r>
    </w:p>
    <w:p w14:paraId="63CA494D" w14:textId="007DA346" w:rsidR="00880B66" w:rsidRDefault="00C7700C" w:rsidP="008F2F5D">
      <w:pPr>
        <w:spacing w:after="0"/>
        <w:ind w:left="1080"/>
        <w:jc w:val="left"/>
        <w:rPr>
          <w:rFonts w:asciiTheme="minorBidi" w:eastAsia="Times New Roman" w:hAnsiTheme="minorBidi"/>
          <w:sz w:val="24"/>
          <w:szCs w:val="24"/>
          <w:lang w:val="en-US"/>
        </w:rPr>
      </w:pPr>
      <w:r w:rsidRPr="00F41071">
        <w:rPr>
          <w:rFonts w:asciiTheme="minorBidi" w:eastAsia="Times New Roman" w:hAnsiTheme="minorBidi"/>
          <w:sz w:val="24"/>
          <w:szCs w:val="24"/>
          <w:lang w:val="en-US"/>
        </w:rPr>
        <w:t>e.</w:t>
      </w:r>
      <w:r w:rsidR="005B1BB6" w:rsidRPr="00F41071">
        <w:rPr>
          <w:rFonts w:asciiTheme="minorBidi" w:eastAsia="Times New Roman" w:hAnsiTheme="minorBidi"/>
          <w:sz w:val="24"/>
          <w:szCs w:val="24"/>
          <w:lang w:val="en-US"/>
        </w:rPr>
        <w:t>Ease of Integration</w:t>
      </w:r>
      <w:r w:rsidRPr="00F41071">
        <w:rPr>
          <w:rFonts w:asciiTheme="minorBidi" w:eastAsia="Times New Roman" w:hAnsiTheme="minorBidi"/>
          <w:sz w:val="24"/>
          <w:szCs w:val="24"/>
          <w:lang w:val="en-US"/>
        </w:rPr>
        <w:t xml:space="preserve">: since the </w:t>
      </w:r>
      <w:r w:rsidR="00F41071" w:rsidRPr="00F41071">
        <w:rPr>
          <w:rFonts w:asciiTheme="minorBidi" w:eastAsia="Times New Roman" w:hAnsiTheme="minorBidi"/>
          <w:sz w:val="24"/>
          <w:szCs w:val="24"/>
          <w:lang w:val="en-US"/>
        </w:rPr>
        <w:t>requirements</w:t>
      </w:r>
      <w:r w:rsidRPr="00F41071">
        <w:rPr>
          <w:rFonts w:asciiTheme="minorBidi" w:eastAsia="Times New Roman" w:hAnsiTheme="minorBidi"/>
          <w:sz w:val="24"/>
          <w:szCs w:val="24"/>
          <w:lang w:val="en-US"/>
        </w:rPr>
        <w:t xml:space="preserve"> for operations are so minimal </w:t>
      </w:r>
      <w:r w:rsidR="00880B66" w:rsidRPr="00F41071">
        <w:rPr>
          <w:rFonts w:asciiTheme="minorBidi" w:eastAsia="Times New Roman" w:hAnsiTheme="minorBidi"/>
          <w:sz w:val="24"/>
          <w:szCs w:val="24"/>
          <w:lang w:val="en-US"/>
        </w:rPr>
        <w:t>technology</w:t>
      </w:r>
      <w:r w:rsidRPr="00F41071">
        <w:rPr>
          <w:rFonts w:asciiTheme="minorBidi" w:eastAsia="Times New Roman" w:hAnsiTheme="minorBidi"/>
          <w:sz w:val="24"/>
          <w:szCs w:val="24"/>
          <w:lang w:val="en-US"/>
        </w:rPr>
        <w:t xml:space="preserve"> can be implemented on different platforms much more easily than other technologies.</w:t>
      </w:r>
    </w:p>
    <w:p w14:paraId="7720B1DF" w14:textId="185A85C3" w:rsidR="00C1643B" w:rsidRDefault="00044F15" w:rsidP="008F2F5D">
      <w:pPr>
        <w:spacing w:after="0"/>
        <w:ind w:left="1080"/>
        <w:jc w:val="left"/>
        <w:rPr>
          <w:rFonts w:asciiTheme="minorBidi" w:eastAsia="Times New Roman" w:hAnsiTheme="minorBidi"/>
          <w:sz w:val="24"/>
          <w:szCs w:val="24"/>
          <w:lang w:val="en-US"/>
        </w:rPr>
      </w:pPr>
      <w:r>
        <w:rPr>
          <w:rFonts w:asciiTheme="minorBidi" w:eastAsia="Times New Roman" w:hAnsiTheme="minorBidi"/>
          <w:sz w:val="24"/>
          <w:szCs w:val="24"/>
          <w:lang w:val="en-US"/>
        </w:rPr>
        <w:br/>
      </w:r>
      <w:r w:rsidR="008F2F5D" w:rsidRPr="008F2F5D">
        <w:rPr>
          <w:rFonts w:asciiTheme="minorBidi" w:hAnsiTheme="minorBidi"/>
          <w:b/>
          <w:bCs/>
          <w:sz w:val="32"/>
          <w:szCs w:val="32"/>
        </w:rPr>
        <w:t xml:space="preserve">Challenges </w:t>
      </w:r>
      <w:r>
        <w:rPr>
          <w:rFonts w:asciiTheme="minorBidi" w:hAnsiTheme="minorBidi"/>
          <w:b/>
          <w:bCs/>
          <w:sz w:val="32"/>
          <w:szCs w:val="32"/>
          <w:lang w:val="en-US"/>
        </w:rPr>
        <w:t>and Solutions</w:t>
      </w:r>
    </w:p>
    <w:p w14:paraId="05970F7A" w14:textId="77777777" w:rsidR="00044F15" w:rsidRPr="00541209" w:rsidRDefault="00044F15" w:rsidP="00044F15">
      <w:pPr>
        <w:pStyle w:val="ListParagraph"/>
        <w:numPr>
          <w:ilvl w:val="3"/>
          <w:numId w:val="27"/>
        </w:numPr>
        <w:shd w:val="clear" w:color="auto" w:fill="FFFFFF"/>
        <w:spacing w:after="120"/>
        <w:ind w:right="580"/>
        <w:jc w:val="left"/>
        <w:rPr>
          <w:rFonts w:asciiTheme="minorBidi" w:hAnsiTheme="minorBidi"/>
          <w:b/>
          <w:bCs/>
          <w:sz w:val="24"/>
          <w:szCs w:val="24"/>
          <w:lang w:val="en-US"/>
        </w:rPr>
      </w:pPr>
      <w:r w:rsidRPr="00541209">
        <w:rPr>
          <w:rFonts w:asciiTheme="minorBidi" w:hAnsiTheme="minorBidi"/>
          <w:b/>
          <w:bCs/>
          <w:sz w:val="24"/>
          <w:szCs w:val="24"/>
          <w:lang w:val="en-US"/>
        </w:rPr>
        <w:t>Programming language in a work environment:</w:t>
      </w:r>
    </w:p>
    <w:p w14:paraId="0F397757" w14:textId="77777777" w:rsidR="00044F15" w:rsidRPr="00541209" w:rsidRDefault="00044F15" w:rsidP="00044F15">
      <w:pPr>
        <w:pStyle w:val="ListParagraph"/>
        <w:shd w:val="clear" w:color="auto" w:fill="FFFFFF"/>
        <w:spacing w:after="120"/>
        <w:ind w:left="1494" w:right="580"/>
        <w:jc w:val="left"/>
        <w:rPr>
          <w:rFonts w:asciiTheme="minorBidi" w:hAnsiTheme="minorBidi"/>
          <w:sz w:val="24"/>
          <w:szCs w:val="24"/>
          <w:lang w:val="en-US"/>
        </w:rPr>
      </w:pPr>
      <w:r w:rsidRPr="00541209">
        <w:rPr>
          <w:rFonts w:asciiTheme="minorBidi" w:hAnsiTheme="minorBidi"/>
          <w:sz w:val="24"/>
          <w:szCs w:val="24"/>
          <w:lang w:val="en-US"/>
        </w:rPr>
        <w:t>As part of the project requirements, we were required to learn and work with a new programming language called DART, a modern high-level language based on object-oriented development. The language was created as a programming tool for the FLUTTER development environment. This is a development environment designed to develop uniform code for various platforms such as mobile, web, desktop, etc. The main idea was to develop uniform code that could run on any platform.</w:t>
      </w:r>
    </w:p>
    <w:p w14:paraId="2AA40B0A" w14:textId="77777777" w:rsidR="00044F15" w:rsidRPr="00541209" w:rsidRDefault="00044F15" w:rsidP="00044F15">
      <w:pPr>
        <w:pStyle w:val="ListParagraph"/>
        <w:shd w:val="clear" w:color="auto" w:fill="FFFFFF"/>
        <w:spacing w:after="120"/>
        <w:ind w:left="1494" w:right="580"/>
        <w:jc w:val="left"/>
        <w:rPr>
          <w:rFonts w:asciiTheme="minorBidi" w:hAnsiTheme="minorBidi"/>
          <w:sz w:val="24"/>
          <w:szCs w:val="24"/>
          <w:rtl/>
          <w:lang w:val="en-US"/>
        </w:rPr>
      </w:pPr>
      <w:r w:rsidRPr="00541209">
        <w:rPr>
          <w:rFonts w:asciiTheme="minorBidi" w:hAnsiTheme="minorBidi"/>
          <w:sz w:val="24"/>
          <w:szCs w:val="24"/>
          <w:lang w:val="en-US"/>
        </w:rPr>
        <w:t>Like any new language and new development environment, we had to adapt to it in a relatively short time to start the project, this was the first practical task.</w:t>
      </w:r>
    </w:p>
    <w:p w14:paraId="72484E94" w14:textId="77777777" w:rsidR="00044F15" w:rsidRPr="00541209" w:rsidRDefault="00044F15" w:rsidP="00044F15">
      <w:pPr>
        <w:pStyle w:val="ListParagraph"/>
        <w:shd w:val="clear" w:color="auto" w:fill="FFFFFF"/>
        <w:spacing w:after="120"/>
        <w:ind w:left="1494" w:right="580"/>
        <w:jc w:val="left"/>
        <w:rPr>
          <w:rFonts w:asciiTheme="minorBidi" w:hAnsiTheme="minorBidi"/>
          <w:b/>
          <w:bCs/>
          <w:sz w:val="24"/>
          <w:szCs w:val="24"/>
          <w:lang w:val="en-US"/>
        </w:rPr>
      </w:pPr>
    </w:p>
    <w:p w14:paraId="5AFB7CB3" w14:textId="77777777" w:rsidR="00044F15" w:rsidRPr="00541209" w:rsidRDefault="00044F15" w:rsidP="00044F15">
      <w:pPr>
        <w:pStyle w:val="ListParagraph"/>
        <w:numPr>
          <w:ilvl w:val="3"/>
          <w:numId w:val="27"/>
        </w:numPr>
        <w:shd w:val="clear" w:color="auto" w:fill="FFFFFF"/>
        <w:spacing w:after="120"/>
        <w:ind w:right="580"/>
        <w:jc w:val="left"/>
        <w:rPr>
          <w:rFonts w:asciiTheme="minorBidi" w:hAnsiTheme="minorBidi"/>
          <w:b/>
          <w:bCs/>
          <w:sz w:val="24"/>
          <w:szCs w:val="24"/>
          <w:lang w:val="en-US"/>
        </w:rPr>
      </w:pPr>
      <w:r w:rsidRPr="00541209">
        <w:rPr>
          <w:rFonts w:asciiTheme="minorBidi" w:hAnsiTheme="minorBidi"/>
          <w:b/>
          <w:bCs/>
          <w:sz w:val="24"/>
          <w:szCs w:val="24"/>
          <w:lang w:val="en-US"/>
        </w:rPr>
        <w:t>Audio library selection process:</w:t>
      </w:r>
    </w:p>
    <w:p w14:paraId="7CEBBF75" w14:textId="77777777" w:rsidR="00044F15" w:rsidRPr="00541209" w:rsidRDefault="00044F15" w:rsidP="00044F15">
      <w:pPr>
        <w:pStyle w:val="ListParagraph"/>
        <w:shd w:val="clear" w:color="auto" w:fill="FFFFFF"/>
        <w:spacing w:after="120"/>
        <w:ind w:left="1494" w:right="580"/>
        <w:jc w:val="left"/>
        <w:rPr>
          <w:rFonts w:asciiTheme="minorBidi" w:hAnsiTheme="minorBidi"/>
          <w:sz w:val="24"/>
          <w:szCs w:val="24"/>
          <w:rtl/>
          <w:lang w:val="en-US"/>
        </w:rPr>
      </w:pPr>
      <w:r w:rsidRPr="00541209">
        <w:rPr>
          <w:rFonts w:asciiTheme="minorBidi" w:hAnsiTheme="minorBidi"/>
          <w:sz w:val="24"/>
          <w:szCs w:val="24"/>
          <w:lang w:val="en-US"/>
        </w:rPr>
        <w:t>The flutter development environment comes with several built-in audio libraries that you can work with, In Flutter, audio libraries are generally divided into three categories based on how much control they give you over the hardware.</w:t>
      </w:r>
    </w:p>
    <w:p w14:paraId="7B1CE2F0" w14:textId="77777777" w:rsidR="00044F15" w:rsidRPr="00541209" w:rsidRDefault="00044F15" w:rsidP="00044F15">
      <w:pPr>
        <w:pStyle w:val="ListParagraph"/>
        <w:shd w:val="clear" w:color="auto" w:fill="FFFFFF"/>
        <w:spacing w:after="120"/>
        <w:ind w:left="1494" w:right="580"/>
        <w:rPr>
          <w:rFonts w:asciiTheme="minorBidi" w:hAnsiTheme="minorBidi"/>
          <w:b/>
          <w:bCs/>
          <w:sz w:val="24"/>
          <w:szCs w:val="24"/>
          <w:lang w:val="en-US"/>
        </w:rPr>
      </w:pPr>
      <w:r w:rsidRPr="00541209">
        <w:rPr>
          <w:rFonts w:asciiTheme="minorBidi" w:hAnsiTheme="minorBidi"/>
          <w:b/>
          <w:bCs/>
          <w:sz w:val="24"/>
          <w:szCs w:val="24"/>
          <w:lang w:val="en-US"/>
        </w:rPr>
        <w:t>1. High-Level Libraries</w:t>
      </w:r>
    </w:p>
    <w:p w14:paraId="1E3AFFB6" w14:textId="77777777" w:rsidR="00044F15" w:rsidRPr="00541209" w:rsidRDefault="00044F15" w:rsidP="00044F15">
      <w:pPr>
        <w:pStyle w:val="ListParagraph"/>
        <w:shd w:val="clear" w:color="auto" w:fill="FFFFFF"/>
        <w:spacing w:after="120"/>
        <w:ind w:left="1494" w:right="580"/>
        <w:rPr>
          <w:rFonts w:asciiTheme="minorBidi" w:hAnsiTheme="minorBidi"/>
          <w:sz w:val="24"/>
          <w:szCs w:val="24"/>
          <w:lang w:val="en-US"/>
        </w:rPr>
      </w:pPr>
      <w:r w:rsidRPr="00541209">
        <w:rPr>
          <w:rFonts w:asciiTheme="minorBidi" w:hAnsiTheme="minorBidi"/>
          <w:sz w:val="24"/>
          <w:szCs w:val="24"/>
          <w:lang w:val="en-US"/>
        </w:rPr>
        <w:t xml:space="preserve">These are designed for standard apps that need to play music or sound effects. They handle file decoding (MP3, WAV) and streaming automatically, like </w:t>
      </w:r>
      <w:r w:rsidRPr="00541209">
        <w:rPr>
          <w:rFonts w:asciiTheme="minorBidi" w:hAnsiTheme="minorBidi"/>
          <w:b/>
          <w:bCs/>
          <w:sz w:val="24"/>
          <w:szCs w:val="24"/>
          <w:lang w:val="en-US"/>
        </w:rPr>
        <w:t>"</w:t>
      </w:r>
      <w:r w:rsidRPr="00541209">
        <w:rPr>
          <w:rFonts w:asciiTheme="minorBidi" w:hAnsiTheme="minorBidi"/>
          <w:sz w:val="24"/>
          <w:szCs w:val="24"/>
          <w:lang w:val="en-US"/>
        </w:rPr>
        <w:t xml:space="preserve">audioplayers" and </w:t>
      </w:r>
      <w:r w:rsidRPr="00541209">
        <w:rPr>
          <w:rFonts w:asciiTheme="minorBidi" w:hAnsiTheme="minorBidi"/>
          <w:b/>
          <w:bCs/>
          <w:sz w:val="24"/>
          <w:szCs w:val="24"/>
          <w:lang w:val="en-US"/>
        </w:rPr>
        <w:t>"</w:t>
      </w:r>
      <w:r w:rsidRPr="00541209">
        <w:rPr>
          <w:rFonts w:asciiTheme="minorBidi" w:hAnsiTheme="minorBidi"/>
          <w:sz w:val="24"/>
          <w:szCs w:val="24"/>
          <w:lang w:val="en-US"/>
        </w:rPr>
        <w:t>just_audio</w:t>
      </w:r>
      <w:r w:rsidRPr="00541209">
        <w:rPr>
          <w:rFonts w:asciiTheme="minorBidi" w:hAnsiTheme="minorBidi"/>
          <w:b/>
          <w:bCs/>
          <w:sz w:val="24"/>
          <w:szCs w:val="24"/>
          <w:lang w:val="en-US"/>
        </w:rPr>
        <w:t>"</w:t>
      </w:r>
      <w:r w:rsidRPr="00541209">
        <w:rPr>
          <w:rFonts w:asciiTheme="minorBidi" w:hAnsiTheme="minorBidi"/>
          <w:sz w:val="24"/>
          <w:szCs w:val="24"/>
          <w:lang w:val="en-US"/>
        </w:rPr>
        <w:t>.</w:t>
      </w:r>
    </w:p>
    <w:p w14:paraId="58709998" w14:textId="77777777" w:rsidR="00044F15" w:rsidRPr="00541209" w:rsidRDefault="00044F15" w:rsidP="00044F15">
      <w:pPr>
        <w:pStyle w:val="ListParagraph"/>
        <w:shd w:val="clear" w:color="auto" w:fill="FFFFFF"/>
        <w:spacing w:after="120"/>
        <w:ind w:left="1494" w:right="580"/>
        <w:rPr>
          <w:rFonts w:asciiTheme="minorBidi" w:hAnsiTheme="minorBidi"/>
          <w:sz w:val="24"/>
          <w:szCs w:val="24"/>
          <w:lang w:val="en-US"/>
        </w:rPr>
      </w:pPr>
      <w:r w:rsidRPr="00541209">
        <w:rPr>
          <w:rFonts w:asciiTheme="minorBidi" w:hAnsiTheme="minorBidi"/>
          <w:sz w:val="24"/>
          <w:szCs w:val="24"/>
          <w:u w:val="single"/>
          <w:lang w:val="en-US"/>
        </w:rPr>
        <w:t>Why aren't they ideal for the project?</w:t>
      </w:r>
      <w:r w:rsidRPr="00541209">
        <w:rPr>
          <w:rFonts w:asciiTheme="minorBidi" w:hAnsiTheme="minorBidi"/>
          <w:sz w:val="24"/>
          <w:szCs w:val="24"/>
          <w:lang w:val="en-US"/>
        </w:rPr>
        <w:t xml:space="preserve"> These libraries often introduce extra buffering and compression, which can distort the ultrasonic sine waves.</w:t>
      </w:r>
    </w:p>
    <w:p w14:paraId="72C14A10" w14:textId="77777777" w:rsidR="00044F15" w:rsidRPr="00541209" w:rsidRDefault="00044F15" w:rsidP="00044F15">
      <w:pPr>
        <w:pStyle w:val="ListParagraph"/>
        <w:shd w:val="clear" w:color="auto" w:fill="FFFFFF"/>
        <w:spacing w:after="120"/>
        <w:ind w:left="1494" w:right="580"/>
        <w:rPr>
          <w:rFonts w:asciiTheme="minorBidi" w:hAnsiTheme="minorBidi"/>
          <w:sz w:val="24"/>
          <w:szCs w:val="24"/>
          <w:lang w:val="en-US"/>
        </w:rPr>
      </w:pPr>
    </w:p>
    <w:p w14:paraId="7C432C96" w14:textId="77777777" w:rsidR="00044F15" w:rsidRPr="00541209" w:rsidRDefault="00044F15" w:rsidP="00044F15">
      <w:pPr>
        <w:pStyle w:val="ListParagraph"/>
        <w:shd w:val="clear" w:color="auto" w:fill="FFFFFF"/>
        <w:spacing w:after="120"/>
        <w:ind w:left="1494" w:right="580"/>
        <w:rPr>
          <w:rFonts w:asciiTheme="minorBidi" w:hAnsiTheme="minorBidi"/>
          <w:b/>
          <w:bCs/>
          <w:sz w:val="24"/>
          <w:szCs w:val="24"/>
          <w:lang w:val="en-US"/>
        </w:rPr>
      </w:pPr>
      <w:r w:rsidRPr="00541209">
        <w:rPr>
          <w:rFonts w:asciiTheme="minorBidi" w:hAnsiTheme="minorBidi"/>
          <w:b/>
          <w:bCs/>
          <w:sz w:val="24"/>
          <w:szCs w:val="24"/>
          <w:lang w:val="en-US"/>
        </w:rPr>
        <w:t>2. Low-Level Libraries (Raw PCM Streaming)</w:t>
      </w:r>
    </w:p>
    <w:p w14:paraId="38128289" w14:textId="77777777" w:rsidR="00044F15" w:rsidRPr="00541209" w:rsidRDefault="00044F15" w:rsidP="00044F15">
      <w:pPr>
        <w:pStyle w:val="ListParagraph"/>
        <w:shd w:val="clear" w:color="auto" w:fill="FFFFFF"/>
        <w:spacing w:after="120"/>
        <w:ind w:left="1494" w:right="580"/>
        <w:rPr>
          <w:rFonts w:asciiTheme="minorBidi" w:hAnsiTheme="minorBidi"/>
          <w:sz w:val="24"/>
          <w:szCs w:val="24"/>
          <w:lang w:val="en-US"/>
        </w:rPr>
      </w:pPr>
      <w:r w:rsidRPr="00541209">
        <w:rPr>
          <w:rFonts w:asciiTheme="minorBidi" w:hAnsiTheme="minorBidi"/>
          <w:sz w:val="24"/>
          <w:szCs w:val="24"/>
          <w:lang w:val="en-US"/>
        </w:rPr>
        <w:t>This is the category that the project falls into. Instead of playing a file, we are generating a raw stream of numbers (PCM data) representing your bitstream and injecting it directly into the audio buffer, like "raw_sound" and "flutter_sound".</w:t>
      </w:r>
    </w:p>
    <w:p w14:paraId="392687FA" w14:textId="77777777" w:rsidR="00044F15" w:rsidRPr="00541209" w:rsidRDefault="00044F15" w:rsidP="00044F15">
      <w:pPr>
        <w:pStyle w:val="ListParagraph"/>
        <w:shd w:val="clear" w:color="auto" w:fill="FFFFFF"/>
        <w:spacing w:after="120"/>
        <w:ind w:left="1494" w:right="580"/>
        <w:rPr>
          <w:rFonts w:asciiTheme="minorBidi" w:hAnsiTheme="minorBidi"/>
          <w:sz w:val="24"/>
          <w:szCs w:val="24"/>
          <w:lang w:val="en-US"/>
        </w:rPr>
      </w:pPr>
    </w:p>
    <w:p w14:paraId="163B633B" w14:textId="77777777" w:rsidR="00044F15" w:rsidRPr="00541209" w:rsidRDefault="00044F15" w:rsidP="00044F15">
      <w:pPr>
        <w:pStyle w:val="ListParagraph"/>
        <w:shd w:val="clear" w:color="auto" w:fill="FFFFFF"/>
        <w:spacing w:after="120"/>
        <w:ind w:left="1494" w:right="580"/>
        <w:rPr>
          <w:rFonts w:asciiTheme="minorBidi" w:hAnsiTheme="minorBidi"/>
          <w:sz w:val="24"/>
          <w:szCs w:val="24"/>
          <w:rtl/>
          <w:lang w:val="en-US"/>
        </w:rPr>
      </w:pPr>
      <w:r w:rsidRPr="00541209">
        <w:rPr>
          <w:rFonts w:asciiTheme="minorBidi" w:hAnsiTheme="minorBidi"/>
          <w:sz w:val="24"/>
          <w:szCs w:val="24"/>
          <w:lang w:val="en-US"/>
        </w:rPr>
        <w:t>We compared these two libraries, tried both to see which one would meet the needs of the project and be simpler and easier to use. We encountered problems with the "flutter_sound" library, it did not produce the required sound consistently and correctly, and sometimes even faked sounds. Therefore, we chose to use the "raw_sound" library, it worked most consistently and reliably.</w:t>
      </w:r>
    </w:p>
    <w:p w14:paraId="7F5A8700" w14:textId="77777777" w:rsidR="00044F15" w:rsidRPr="00541209" w:rsidRDefault="00044F15" w:rsidP="00044F15">
      <w:pPr>
        <w:pStyle w:val="ListParagraph"/>
        <w:shd w:val="clear" w:color="auto" w:fill="FFFFFF"/>
        <w:spacing w:after="120"/>
        <w:ind w:left="1494" w:right="580"/>
        <w:rPr>
          <w:rFonts w:asciiTheme="minorBidi" w:hAnsiTheme="minorBidi"/>
          <w:sz w:val="24"/>
          <w:szCs w:val="24"/>
          <w:lang w:val="en-US"/>
        </w:rPr>
      </w:pPr>
    </w:p>
    <w:p w14:paraId="4EFA1086" w14:textId="77777777" w:rsidR="00044F15" w:rsidRPr="00541209" w:rsidRDefault="00044F15" w:rsidP="00044F15">
      <w:pPr>
        <w:pStyle w:val="ListParagraph"/>
        <w:shd w:val="clear" w:color="auto" w:fill="FFFFFF"/>
        <w:spacing w:after="120"/>
        <w:ind w:left="1494" w:right="580"/>
        <w:rPr>
          <w:rFonts w:asciiTheme="minorBidi" w:hAnsiTheme="minorBidi"/>
          <w:b/>
          <w:bCs/>
          <w:sz w:val="24"/>
          <w:szCs w:val="24"/>
          <w:lang w:val="en-US"/>
        </w:rPr>
      </w:pPr>
      <w:r w:rsidRPr="00541209">
        <w:rPr>
          <w:rFonts w:asciiTheme="minorBidi" w:hAnsiTheme="minorBidi"/>
          <w:b/>
          <w:bCs/>
          <w:sz w:val="24"/>
          <w:szCs w:val="24"/>
          <w:lang w:val="en-US"/>
        </w:rPr>
        <w:t>3. The Engineering Approach: Dart FFI &amp; Native Plugins</w:t>
      </w:r>
    </w:p>
    <w:p w14:paraId="6A58B287" w14:textId="77777777" w:rsidR="00044F15" w:rsidRPr="00541209" w:rsidRDefault="00044F15" w:rsidP="00044F15">
      <w:pPr>
        <w:pStyle w:val="ListParagraph"/>
        <w:shd w:val="clear" w:color="auto" w:fill="FFFFFF"/>
        <w:spacing w:after="120"/>
        <w:ind w:left="1494" w:right="580"/>
        <w:rPr>
          <w:rFonts w:asciiTheme="minorBidi" w:hAnsiTheme="minorBidi"/>
          <w:sz w:val="24"/>
          <w:szCs w:val="24"/>
          <w:lang w:val="en-US"/>
        </w:rPr>
      </w:pPr>
      <w:r w:rsidRPr="00541209">
        <w:rPr>
          <w:rFonts w:asciiTheme="minorBidi" w:hAnsiTheme="minorBidi"/>
          <w:sz w:val="24"/>
          <w:szCs w:val="24"/>
          <w:lang w:val="en-US"/>
        </w:rPr>
        <w:t xml:space="preserve">When the Flutter/Dart bridge is too slow for real-time DSP, engineers move the logic to the </w:t>
      </w:r>
      <w:r w:rsidRPr="00541209">
        <w:rPr>
          <w:rFonts w:asciiTheme="minorBidi" w:hAnsiTheme="minorBidi"/>
          <w:b/>
          <w:bCs/>
          <w:sz w:val="24"/>
          <w:szCs w:val="24"/>
          <w:lang w:val="en-US"/>
        </w:rPr>
        <w:t>Native layer</w:t>
      </w:r>
      <w:r w:rsidRPr="00541209">
        <w:rPr>
          <w:rFonts w:asciiTheme="minorBidi" w:hAnsiTheme="minorBidi"/>
          <w:sz w:val="24"/>
          <w:szCs w:val="24"/>
          <w:lang w:val="en-US"/>
        </w:rPr>
        <w:t>.</w:t>
      </w:r>
    </w:p>
    <w:p w14:paraId="67C5DAAE" w14:textId="77777777" w:rsidR="00044F15" w:rsidRPr="00541209" w:rsidRDefault="00044F15" w:rsidP="00044F15">
      <w:pPr>
        <w:pStyle w:val="ListParagraph"/>
        <w:shd w:val="clear" w:color="auto" w:fill="FFFFFF"/>
        <w:spacing w:after="120"/>
        <w:ind w:left="1494" w:right="580"/>
        <w:rPr>
          <w:rFonts w:asciiTheme="minorBidi" w:hAnsiTheme="minorBidi"/>
          <w:sz w:val="24"/>
          <w:szCs w:val="24"/>
          <w:lang w:val="en-US"/>
        </w:rPr>
      </w:pPr>
      <w:r w:rsidRPr="00541209">
        <w:rPr>
          <w:rFonts w:asciiTheme="minorBidi" w:hAnsiTheme="minorBidi"/>
          <w:b/>
          <w:bCs/>
          <w:sz w:val="24"/>
          <w:szCs w:val="24"/>
          <w:lang w:val="en-US"/>
        </w:rPr>
        <w:t>Oboe (Android):</w:t>
      </w:r>
      <w:r w:rsidRPr="00541209">
        <w:rPr>
          <w:rFonts w:asciiTheme="minorBidi" w:hAnsiTheme="minorBidi"/>
          <w:sz w:val="24"/>
          <w:szCs w:val="24"/>
          <w:lang w:val="en-US"/>
        </w:rPr>
        <w:t xml:space="preserve"> A C++ library by Google designed for lowest-latency audio.</w:t>
      </w:r>
    </w:p>
    <w:p w14:paraId="2C6325CC" w14:textId="77777777" w:rsidR="00044F15" w:rsidRPr="00541209" w:rsidRDefault="00044F15" w:rsidP="00044F15">
      <w:pPr>
        <w:pStyle w:val="ListParagraph"/>
        <w:shd w:val="clear" w:color="auto" w:fill="FFFFFF"/>
        <w:spacing w:after="120"/>
        <w:ind w:left="1494" w:right="580"/>
        <w:rPr>
          <w:rFonts w:asciiTheme="minorBidi" w:hAnsiTheme="minorBidi"/>
          <w:sz w:val="24"/>
          <w:szCs w:val="24"/>
          <w:lang w:val="en-US"/>
        </w:rPr>
      </w:pPr>
      <w:r w:rsidRPr="00541209">
        <w:rPr>
          <w:rFonts w:asciiTheme="minorBidi" w:hAnsiTheme="minorBidi"/>
          <w:b/>
          <w:bCs/>
          <w:sz w:val="24"/>
          <w:szCs w:val="24"/>
          <w:lang w:val="en-US"/>
        </w:rPr>
        <w:t>Dart FFI (Foreign Function Interface):</w:t>
      </w:r>
      <w:r w:rsidRPr="00541209">
        <w:rPr>
          <w:rFonts w:asciiTheme="minorBidi" w:hAnsiTheme="minorBidi"/>
          <w:sz w:val="24"/>
          <w:szCs w:val="24"/>
          <w:lang w:val="en-US"/>
        </w:rPr>
        <w:t xml:space="preserve"> This allows us to write code and call functions that were written in </w:t>
      </w:r>
      <w:r w:rsidRPr="00541209">
        <w:rPr>
          <w:rFonts w:asciiTheme="minorBidi" w:hAnsiTheme="minorBidi"/>
          <w:b/>
          <w:bCs/>
          <w:sz w:val="24"/>
          <w:szCs w:val="24"/>
          <w:lang w:val="en-US"/>
        </w:rPr>
        <w:t>C</w:t>
      </w:r>
      <w:r w:rsidRPr="00541209">
        <w:rPr>
          <w:rFonts w:asciiTheme="minorBidi" w:hAnsiTheme="minorBidi"/>
          <w:sz w:val="24"/>
          <w:szCs w:val="24"/>
          <w:lang w:val="en-US"/>
        </w:rPr>
        <w:t xml:space="preserve"> and call it directly from Flutter.</w:t>
      </w:r>
    </w:p>
    <w:p w14:paraId="72ADBBC1" w14:textId="77777777" w:rsidR="00044F15" w:rsidRPr="00541209" w:rsidRDefault="00044F15" w:rsidP="00044F15">
      <w:pPr>
        <w:pStyle w:val="ListParagraph"/>
        <w:shd w:val="clear" w:color="auto" w:fill="FFFFFF"/>
        <w:spacing w:after="120"/>
        <w:ind w:left="1494" w:right="580"/>
        <w:jc w:val="left"/>
        <w:rPr>
          <w:rFonts w:asciiTheme="minorBidi" w:hAnsiTheme="minorBidi"/>
          <w:sz w:val="24"/>
          <w:szCs w:val="24"/>
          <w:lang w:val="en-US"/>
        </w:rPr>
      </w:pPr>
      <w:r w:rsidRPr="00541209">
        <w:rPr>
          <w:rFonts w:asciiTheme="minorBidi" w:hAnsiTheme="minorBidi"/>
          <w:sz w:val="24"/>
          <w:szCs w:val="24"/>
          <w:lang w:val="en-US"/>
        </w:rPr>
        <w:t>Those are low level libraries, this is not our first choice, because this is the most complex path to pick.</w:t>
      </w:r>
    </w:p>
    <w:p w14:paraId="0E08C13E" w14:textId="77777777" w:rsidR="00044F15" w:rsidRPr="00541209" w:rsidRDefault="00044F15" w:rsidP="00044F15">
      <w:pPr>
        <w:pStyle w:val="ListParagraph"/>
        <w:numPr>
          <w:ilvl w:val="3"/>
          <w:numId w:val="27"/>
        </w:numPr>
        <w:shd w:val="clear" w:color="auto" w:fill="FFFFFF"/>
        <w:spacing w:after="120"/>
        <w:ind w:right="580"/>
        <w:jc w:val="left"/>
        <w:rPr>
          <w:rFonts w:asciiTheme="minorBidi" w:hAnsiTheme="minorBidi"/>
          <w:sz w:val="24"/>
          <w:szCs w:val="24"/>
          <w:lang w:val="en-US"/>
        </w:rPr>
      </w:pPr>
      <w:r w:rsidRPr="00541209">
        <w:rPr>
          <w:rFonts w:asciiTheme="minorBidi" w:hAnsiTheme="minorBidi"/>
          <w:b/>
          <w:bCs/>
          <w:sz w:val="24"/>
          <w:szCs w:val="24"/>
          <w:lang w:val="en-US"/>
        </w:rPr>
        <w:t>Data Integrity and System Compatibility</w:t>
      </w:r>
      <w:r w:rsidRPr="00541209">
        <w:rPr>
          <w:rFonts w:asciiTheme="minorBidi" w:hAnsiTheme="minorBidi"/>
          <w:b/>
          <w:bCs/>
          <w:sz w:val="24"/>
          <w:szCs w:val="24"/>
          <w:lang w:val="en-US"/>
        </w:rPr>
        <w:br/>
        <w:t>The Challenge:</w:t>
      </w:r>
      <w:r w:rsidRPr="00541209">
        <w:rPr>
          <w:rFonts w:asciiTheme="minorBidi" w:hAnsiTheme="minorBidi"/>
          <w:sz w:val="24"/>
          <w:szCs w:val="24"/>
          <w:lang w:val="en-US"/>
        </w:rPr>
        <w:t xml:space="preserve"> Initially, the CRC calculations were implemented using bitwise operations on generic int types. We discovered that in Dart (specifically when interfacing with the Android audio layer), integer handling can vary across different architectures (64-bit vs. 32-bit). This led to inconsistent checksum results between devices.</w:t>
      </w:r>
      <w:r w:rsidRPr="00541209">
        <w:rPr>
          <w:rFonts w:asciiTheme="minorBidi" w:hAnsiTheme="minorBidi"/>
          <w:sz w:val="24"/>
          <w:szCs w:val="24"/>
          <w:lang w:val="en-US"/>
        </w:rPr>
        <w:br/>
      </w:r>
      <w:r w:rsidRPr="00541209">
        <w:rPr>
          <w:rFonts w:asciiTheme="minorBidi" w:hAnsiTheme="minorBidi"/>
          <w:b/>
          <w:bCs/>
          <w:sz w:val="24"/>
          <w:szCs w:val="24"/>
          <w:lang w:val="en-US"/>
        </w:rPr>
        <w:t>The Solution:</w:t>
      </w:r>
      <w:r w:rsidRPr="00541209">
        <w:rPr>
          <w:rFonts w:asciiTheme="minorBidi" w:hAnsiTheme="minorBidi"/>
          <w:sz w:val="24"/>
          <w:szCs w:val="24"/>
          <w:lang w:val="en-US"/>
        </w:rPr>
        <w:t xml:space="preserve"> The messenger logic was refactored to use Uint8List and Byte Data exclusively. This ensures strict memory alignment to 8-bit bytes and prevents overflow errors, guaranteeing that the CRC remains consistent regardless of the underlying hardware architecture.</w:t>
      </w:r>
    </w:p>
    <w:p w14:paraId="7474C06F" w14:textId="197C0B0A" w:rsidR="008258B4" w:rsidRDefault="00044F15" w:rsidP="008F2F5D">
      <w:pPr>
        <w:pStyle w:val="ListParagraph"/>
        <w:numPr>
          <w:ilvl w:val="3"/>
          <w:numId w:val="27"/>
        </w:numPr>
        <w:shd w:val="clear" w:color="auto" w:fill="FFFFFF"/>
        <w:spacing w:after="120"/>
        <w:ind w:right="580"/>
        <w:jc w:val="left"/>
        <w:rPr>
          <w:rFonts w:asciiTheme="minorBidi" w:hAnsiTheme="minorBidi"/>
          <w:b/>
          <w:bCs/>
          <w:sz w:val="24"/>
          <w:szCs w:val="24"/>
          <w:lang w:val="en-US"/>
        </w:rPr>
      </w:pPr>
      <w:r w:rsidRPr="00541209">
        <w:rPr>
          <w:rFonts w:asciiTheme="minorBidi" w:hAnsiTheme="minorBidi"/>
          <w:b/>
          <w:bCs/>
          <w:sz w:val="24"/>
          <w:szCs w:val="24"/>
          <w:lang w:val="en-US"/>
        </w:rPr>
        <w:t>DSP Challenges – Frequency vs. Time Resolution (The FFT Trade-off)</w:t>
      </w:r>
      <w:r w:rsidR="0024736B" w:rsidRPr="00541209">
        <w:rPr>
          <w:rFonts w:asciiTheme="minorBidi" w:hAnsiTheme="minorBidi"/>
          <w:b/>
          <w:bCs/>
          <w:sz w:val="24"/>
          <w:szCs w:val="24"/>
          <w:rtl/>
          <w:lang w:val="en-US"/>
        </w:rPr>
        <w:br/>
      </w:r>
      <w:r w:rsidR="0024736B" w:rsidRPr="008258B4">
        <w:rPr>
          <w:rFonts w:asciiTheme="minorBidi" w:hAnsiTheme="minorBidi"/>
          <w:sz w:val="24"/>
          <w:szCs w:val="24"/>
          <w:lang w:val="en-US"/>
        </w:rPr>
        <w:t>The Initial Stage: To establish a basic data link, the project initially utilized Binary FSK with two frequencies: 18kHz (bit '0') and 20kHz (bit '1'). Distinguishing between these frequencies required high frequency resolution. Using a sampling rate of 44,100Hz and an FFT window (N) of 512 samples, the frequency resolution was calculated as:</w:t>
      </w:r>
      <w:r w:rsidR="0024736B" w:rsidRPr="00541209">
        <w:rPr>
          <w:rFonts w:asciiTheme="minorBidi" w:hAnsiTheme="minorBidi"/>
          <w:b/>
          <w:bCs/>
          <w:sz w:val="24"/>
          <w:szCs w:val="24"/>
          <w:rtl/>
          <w:lang w:val="en-US"/>
        </w:rPr>
        <w:br/>
      </w:r>
      <w:r w:rsidRPr="00541209">
        <w:rPr>
          <w:rFonts w:asciiTheme="minorBidi" w:hAnsiTheme="minorBidi"/>
          <w:sz w:val="24"/>
          <w:szCs w:val="24"/>
          <w:lang w:val="en-US"/>
        </w:rPr>
        <w:br/>
      </w:r>
      <m:oMath>
        <m:r>
          <w:rPr>
            <w:rFonts w:ascii="Cambria Math" w:hAnsi="Cambria Math"/>
            <w:sz w:val="24"/>
            <w:szCs w:val="24"/>
            <w:rtl/>
            <w:lang w:val="en-US"/>
          </w:rPr>
          <m:t>∆</m:t>
        </m:r>
        <m:r>
          <w:rPr>
            <w:rFonts w:ascii="Cambria Math" w:hAnsi="Cambria Math"/>
            <w:sz w:val="24"/>
            <w:szCs w:val="24"/>
            <w:lang w:val="en-US"/>
          </w:rPr>
          <m:t xml:space="preserve">f= </m:t>
        </m:r>
        <m:f>
          <m:fPr>
            <m:ctrlPr>
              <w:rPr>
                <w:rFonts w:ascii="Cambria Math" w:hAnsi="Cambria Math"/>
                <w:i/>
                <w:sz w:val="24"/>
                <w:szCs w:val="24"/>
                <w:lang w:val="en-US"/>
              </w:rPr>
            </m:ctrlPr>
          </m:fPr>
          <m:num>
            <m:sSub>
              <m:sSubPr>
                <m:ctrlPr>
                  <w:rPr>
                    <w:rFonts w:ascii="Cambria Math" w:hAnsi="Cambria Math"/>
                    <w:i/>
                    <w:sz w:val="24"/>
                    <w:szCs w:val="24"/>
                    <w:lang w:val="en-US"/>
                  </w:rPr>
                </m:ctrlPr>
              </m:sSubPr>
              <m:e>
                <m:r>
                  <w:rPr>
                    <w:rFonts w:ascii="Cambria Math" w:hAnsi="Cambria Math"/>
                    <w:sz w:val="24"/>
                    <w:szCs w:val="24"/>
                    <w:lang w:val="en-US"/>
                  </w:rPr>
                  <m:t>f</m:t>
                </m:r>
              </m:e>
              <m:sub>
                <m:r>
                  <w:rPr>
                    <w:rFonts w:ascii="Cambria Math" w:hAnsi="Cambria Math"/>
                    <w:sz w:val="24"/>
                    <w:szCs w:val="24"/>
                    <w:lang w:val="en-US"/>
                  </w:rPr>
                  <m:t>s</m:t>
                </m:r>
              </m:sub>
            </m:sSub>
          </m:num>
          <m:den>
            <m:r>
              <w:rPr>
                <w:rFonts w:ascii="Cambria Math" w:hAnsi="Cambria Math"/>
                <w:sz w:val="24"/>
                <w:szCs w:val="24"/>
                <w:lang w:val="en-US"/>
              </w:rPr>
              <m:t>N</m:t>
            </m:r>
          </m:den>
        </m:f>
        <m:r>
          <w:rPr>
            <w:rFonts w:ascii="Cambria Math" w:hAnsi="Cambria Math"/>
            <w:sz w:val="24"/>
            <w:szCs w:val="24"/>
            <w:lang w:val="en-US"/>
          </w:rPr>
          <m:t xml:space="preserve">= </m:t>
        </m:r>
        <m:f>
          <m:fPr>
            <m:ctrlPr>
              <w:rPr>
                <w:rFonts w:ascii="Cambria Math" w:hAnsi="Cambria Math"/>
                <w:i/>
                <w:sz w:val="24"/>
                <w:szCs w:val="24"/>
                <w:lang w:val="en-US"/>
              </w:rPr>
            </m:ctrlPr>
          </m:fPr>
          <m:num>
            <m:r>
              <w:rPr>
                <w:rFonts w:ascii="Cambria Math" w:hAnsi="Cambria Math"/>
                <w:sz w:val="24"/>
                <w:szCs w:val="24"/>
                <w:lang w:val="en-US"/>
              </w:rPr>
              <m:t>44100</m:t>
            </m:r>
          </m:num>
          <m:den>
            <m:r>
              <w:rPr>
                <w:rFonts w:ascii="Cambria Math" w:hAnsi="Cambria Math"/>
                <w:sz w:val="24"/>
                <w:szCs w:val="24"/>
                <w:lang w:val="en-US"/>
              </w:rPr>
              <m:t>512</m:t>
            </m:r>
          </m:den>
        </m:f>
        <m:r>
          <w:rPr>
            <w:rFonts w:ascii="Cambria Math" w:hAnsi="Cambria Math" w:cs="Cambria Math" w:hint="cs"/>
            <w:sz w:val="24"/>
            <w:szCs w:val="24"/>
            <w:rtl/>
            <w:lang w:val="en-US"/>
          </w:rPr>
          <m:t>≅</m:t>
        </m:r>
        <m:r>
          <w:rPr>
            <w:rFonts w:ascii="Cambria Math" w:hAnsi="Cambria Math"/>
            <w:sz w:val="24"/>
            <w:szCs w:val="24"/>
            <w:lang w:val="en-US"/>
          </w:rPr>
          <m:t>86Hz</m:t>
        </m:r>
      </m:oMath>
      <w:r w:rsidRPr="00541209">
        <w:rPr>
          <w:rFonts w:asciiTheme="minorBidi" w:hAnsiTheme="minorBidi"/>
          <w:sz w:val="24"/>
          <w:szCs w:val="24"/>
          <w:lang w:val="en-US"/>
        </w:rPr>
        <w:t xml:space="preserve"> </w:t>
      </w:r>
      <w:r w:rsidRPr="00541209">
        <w:rPr>
          <w:rFonts w:asciiTheme="minorBidi" w:hAnsiTheme="minorBidi"/>
          <w:b/>
          <w:bCs/>
          <w:sz w:val="24"/>
          <w:szCs w:val="24"/>
          <w:lang w:val="en-US"/>
        </w:rPr>
        <w:br/>
      </w:r>
    </w:p>
    <w:p w14:paraId="10444C00" w14:textId="13D52EE5" w:rsidR="008F2F5D" w:rsidRPr="00541209" w:rsidRDefault="008F2F5D" w:rsidP="008F2F5D">
      <w:pPr>
        <w:pStyle w:val="ListParagraph"/>
        <w:numPr>
          <w:ilvl w:val="3"/>
          <w:numId w:val="27"/>
        </w:numPr>
        <w:shd w:val="clear" w:color="auto" w:fill="FFFFFF"/>
        <w:spacing w:after="120"/>
        <w:ind w:right="580"/>
        <w:jc w:val="left"/>
        <w:rPr>
          <w:rFonts w:asciiTheme="minorBidi" w:hAnsiTheme="minorBidi"/>
          <w:b/>
          <w:bCs/>
          <w:sz w:val="24"/>
          <w:szCs w:val="24"/>
          <w:lang w:val="en-US"/>
        </w:rPr>
      </w:pPr>
      <w:r w:rsidRPr="00541209">
        <w:rPr>
          <w:rFonts w:asciiTheme="minorBidi" w:hAnsiTheme="minorBidi"/>
          <w:b/>
          <w:bCs/>
          <w:sz w:val="24"/>
          <w:szCs w:val="24"/>
          <w:lang w:val="en-US"/>
        </w:rPr>
        <w:t xml:space="preserve">The Challenge (Time Smearing): </w:t>
      </w:r>
      <w:r w:rsidRPr="008258B4">
        <w:rPr>
          <w:rFonts w:asciiTheme="minorBidi" w:hAnsiTheme="minorBidi"/>
          <w:sz w:val="24"/>
          <w:szCs w:val="24"/>
          <w:lang w:val="en-US"/>
        </w:rPr>
        <w:t>While increasing the window size (N) improves frequency precision, it introduces "Time Smearing." A large window makes it difficult to detect the exact transition points between bits (the Baud Rate timing), as the window may overlap across two different bit periods, corrupting the data.</w:t>
      </w:r>
    </w:p>
    <w:p w14:paraId="39338BD9" w14:textId="77777777" w:rsidR="008F2F5D" w:rsidRPr="00BB302D" w:rsidRDefault="00044F15" w:rsidP="00BB302D">
      <w:pPr>
        <w:shd w:val="clear" w:color="auto" w:fill="FFFFFF"/>
        <w:spacing w:after="120"/>
        <w:ind w:left="1352" w:right="580"/>
        <w:jc w:val="left"/>
        <w:rPr>
          <w:rFonts w:asciiTheme="minorBidi" w:hAnsiTheme="minorBidi"/>
          <w:sz w:val="24"/>
          <w:szCs w:val="24"/>
          <w:rtl/>
          <w:lang w:val="en-US"/>
        </w:rPr>
      </w:pPr>
      <w:r w:rsidRPr="0091595A">
        <w:rPr>
          <w:rFonts w:asciiTheme="minorBidi" w:hAnsiTheme="minorBidi"/>
          <w:b/>
          <w:bCs/>
          <w:sz w:val="24"/>
          <w:szCs w:val="24"/>
          <w:lang w:val="en-US"/>
        </w:rPr>
        <w:t>The Solution:</w:t>
      </w:r>
      <w:r w:rsidRPr="0091595A">
        <w:rPr>
          <w:rFonts w:asciiTheme="minorBidi" w:hAnsiTheme="minorBidi"/>
          <w:sz w:val="24"/>
          <w:szCs w:val="24"/>
          <w:lang w:val="en-US"/>
        </w:rPr>
        <w:t xml:space="preserve"> </w:t>
      </w:r>
      <w:r w:rsidR="008F2F5D" w:rsidRPr="0091595A">
        <w:rPr>
          <w:rFonts w:asciiTheme="minorBidi" w:hAnsiTheme="minorBidi"/>
          <w:sz w:val="24"/>
          <w:szCs w:val="24"/>
          <w:lang w:val="en-US"/>
        </w:rPr>
        <w:t xml:space="preserve">To maintain a small, responsive window while ensuring reliability, we implemented a </w:t>
      </w:r>
      <w:r w:rsidR="008F2F5D" w:rsidRPr="0091595A">
        <w:rPr>
          <w:rFonts w:asciiTheme="minorBidi" w:hAnsiTheme="minorBidi"/>
          <w:b/>
          <w:bCs/>
          <w:sz w:val="24"/>
          <w:szCs w:val="24"/>
          <w:lang w:val="en-US"/>
        </w:rPr>
        <w:t>Frequency Bins (Buckets)</w:t>
      </w:r>
      <w:r w:rsidR="008F2F5D" w:rsidRPr="0091595A">
        <w:rPr>
          <w:rFonts w:asciiTheme="minorBidi" w:hAnsiTheme="minorBidi"/>
          <w:sz w:val="24"/>
          <w:szCs w:val="24"/>
          <w:lang w:val="en-US"/>
        </w:rPr>
        <w:t xml:space="preserve"> approach. Instead of searching for a single peak, we defined an energy "bucket" around the target bin. Averaging the energy within these buckets made the initial 18kHz/20kHz system robust against environmental noise and hardware variance.</w:t>
      </w:r>
    </w:p>
    <w:p w14:paraId="00EA312F" w14:textId="702AE8D8" w:rsidR="00044F15" w:rsidRPr="00541209" w:rsidRDefault="00044F15" w:rsidP="00BB302D">
      <w:pPr>
        <w:pStyle w:val="ListParagraph"/>
        <w:shd w:val="clear" w:color="auto" w:fill="FFFFFF"/>
        <w:spacing w:after="120"/>
        <w:ind w:left="1352" w:right="580"/>
        <w:jc w:val="left"/>
        <w:rPr>
          <w:rFonts w:asciiTheme="minorBidi" w:hAnsiTheme="minorBidi"/>
          <w:sz w:val="24"/>
          <w:szCs w:val="24"/>
          <w:lang w:val="en-US"/>
        </w:rPr>
      </w:pPr>
      <m:oMathPara>
        <m:oMathParaPr>
          <m:jc m:val="left"/>
        </m:oMathParaPr>
        <m:oMath>
          <m:r>
            <w:rPr>
              <w:rFonts w:ascii="Cambria Math" w:hAnsi="Cambria Math"/>
              <w:sz w:val="24"/>
              <w:szCs w:val="24"/>
              <w:lang w:val="en-US"/>
            </w:rPr>
            <w:lastRenderedPageBreak/>
            <m:t>Target Bin=round</m:t>
          </m:r>
          <m:d>
            <m:dPr>
              <m:ctrlPr>
                <w:rPr>
                  <w:rFonts w:ascii="Cambria Math" w:hAnsi="Cambria Math"/>
                  <w:i/>
                  <w:sz w:val="24"/>
                  <w:szCs w:val="24"/>
                  <w:lang w:val="en-US"/>
                </w:rPr>
              </m:ctrlPr>
            </m:dPr>
            <m:e>
              <m:f>
                <m:fPr>
                  <m:ctrlPr>
                    <w:rPr>
                      <w:rFonts w:ascii="Cambria Math" w:hAnsi="Cambria Math"/>
                      <w:i/>
                      <w:sz w:val="24"/>
                      <w:szCs w:val="24"/>
                      <w:lang w:val="en-US"/>
                    </w:rPr>
                  </m:ctrlPr>
                </m:fPr>
                <m:num>
                  <m:sSub>
                    <m:sSubPr>
                      <m:ctrlPr>
                        <w:rPr>
                          <w:rFonts w:ascii="Cambria Math" w:hAnsi="Cambria Math"/>
                          <w:i/>
                          <w:sz w:val="24"/>
                          <w:szCs w:val="24"/>
                          <w:lang w:val="en-US"/>
                        </w:rPr>
                      </m:ctrlPr>
                    </m:sSubPr>
                    <m:e>
                      <m:r>
                        <w:rPr>
                          <w:rFonts w:ascii="Cambria Math" w:hAnsi="Cambria Math"/>
                          <w:sz w:val="24"/>
                          <w:szCs w:val="24"/>
                          <w:lang w:val="en-US"/>
                        </w:rPr>
                        <m:t>f</m:t>
                      </m:r>
                    </m:e>
                    <m:sub>
                      <m:r>
                        <w:rPr>
                          <w:rFonts w:ascii="Cambria Math" w:hAnsi="Cambria Math"/>
                          <w:sz w:val="24"/>
                          <w:szCs w:val="24"/>
                          <w:lang w:val="en-US"/>
                        </w:rPr>
                        <m:t>target</m:t>
                      </m:r>
                    </m:sub>
                  </m:sSub>
                  <m:r>
                    <w:rPr>
                      <w:rFonts w:ascii="Cambria Math" w:hAnsi="Cambria Math"/>
                      <w:sz w:val="24"/>
                      <w:szCs w:val="24"/>
                      <w:lang w:val="en-US"/>
                    </w:rPr>
                    <m:t>*N</m:t>
                  </m:r>
                </m:num>
                <m:den>
                  <m:sSub>
                    <m:sSubPr>
                      <m:ctrlPr>
                        <w:rPr>
                          <w:rFonts w:ascii="Cambria Math" w:hAnsi="Cambria Math"/>
                          <w:i/>
                          <w:sz w:val="24"/>
                          <w:szCs w:val="24"/>
                          <w:lang w:val="en-US"/>
                        </w:rPr>
                      </m:ctrlPr>
                    </m:sSubPr>
                    <m:e>
                      <m:r>
                        <w:rPr>
                          <w:rFonts w:ascii="Cambria Math" w:hAnsi="Cambria Math"/>
                          <w:sz w:val="24"/>
                          <w:szCs w:val="24"/>
                          <w:lang w:val="en-US"/>
                        </w:rPr>
                        <m:t>f</m:t>
                      </m:r>
                    </m:e>
                    <m:sub>
                      <m:r>
                        <w:rPr>
                          <w:rFonts w:ascii="Cambria Math" w:hAnsi="Cambria Math"/>
                          <w:sz w:val="24"/>
                          <w:szCs w:val="24"/>
                          <w:lang w:val="en-US"/>
                        </w:rPr>
                        <m:t>s</m:t>
                      </m:r>
                    </m:sub>
                  </m:sSub>
                </m:den>
              </m:f>
            </m:e>
          </m:d>
          <m:r>
            <m:rPr>
              <m:sty m:val="p"/>
            </m:rPr>
            <w:rPr>
              <w:rFonts w:ascii="Cambria Math" w:hAnsi="Cambria Math"/>
              <w:sz w:val="24"/>
              <w:szCs w:val="24"/>
              <w:lang w:val="en-US"/>
            </w:rPr>
            <w:br/>
          </m:r>
        </m:oMath>
      </m:oMathPara>
      <w:r w:rsidRPr="00541209">
        <w:rPr>
          <w:rFonts w:asciiTheme="minorBidi" w:hAnsiTheme="minorBidi"/>
          <w:sz w:val="24"/>
          <w:szCs w:val="24"/>
          <w:lang w:val="en-US"/>
        </w:rPr>
        <w:t>Averaging the energy within these buckets makes the system robust against slight frequency drifts caused by environmental noise or hardware variance.</w:t>
      </w:r>
    </w:p>
    <w:p w14:paraId="09A01C6B" w14:textId="61FAE781" w:rsidR="0063023D" w:rsidRPr="00541209" w:rsidRDefault="00044F15" w:rsidP="0063023D">
      <w:pPr>
        <w:pStyle w:val="ListParagraph"/>
        <w:numPr>
          <w:ilvl w:val="3"/>
          <w:numId w:val="27"/>
        </w:numPr>
        <w:shd w:val="clear" w:color="auto" w:fill="FFFFFF"/>
        <w:spacing w:after="120"/>
        <w:ind w:right="580"/>
        <w:jc w:val="left"/>
        <w:rPr>
          <w:rFonts w:asciiTheme="minorBidi" w:hAnsiTheme="minorBidi"/>
          <w:sz w:val="24"/>
          <w:szCs w:val="24"/>
          <w:lang w:val="en-US"/>
        </w:rPr>
      </w:pPr>
      <w:r w:rsidRPr="00541209">
        <w:rPr>
          <w:rFonts w:asciiTheme="minorBidi" w:hAnsiTheme="minorBidi"/>
          <w:b/>
          <w:bCs/>
          <w:sz w:val="24"/>
          <w:szCs w:val="24"/>
          <w:lang w:val="en-US"/>
        </w:rPr>
        <w:t>Timing Synchronization and Clock Drift</w:t>
      </w:r>
      <w:r w:rsidRPr="00541209">
        <w:rPr>
          <w:rFonts w:asciiTheme="minorBidi" w:hAnsiTheme="minorBidi"/>
          <w:b/>
          <w:bCs/>
          <w:sz w:val="24"/>
          <w:szCs w:val="24"/>
          <w:lang w:val="en-US"/>
        </w:rPr>
        <w:br/>
        <w:t>The Challenge:</w:t>
      </w:r>
      <w:r w:rsidRPr="00541209">
        <w:rPr>
          <w:rFonts w:asciiTheme="minorBidi" w:hAnsiTheme="minorBidi"/>
          <w:sz w:val="24"/>
          <w:szCs w:val="24"/>
          <w:lang w:val="en-US"/>
        </w:rPr>
        <w:t xml:space="preserve"> We observed that even between identical devices (e.g., two Galaxy A36 units), there are minor variations in the hardware's internal sampling rate. This Clock Drift causes the receiver's frame timing to gradually desync from the transmitter, eventually leading to packet corruption and CRC failure.</w:t>
      </w:r>
      <w:r w:rsidRPr="00541209">
        <w:rPr>
          <w:rFonts w:asciiTheme="minorBidi" w:hAnsiTheme="minorBidi"/>
          <w:b/>
          <w:bCs/>
          <w:sz w:val="24"/>
          <w:szCs w:val="24"/>
          <w:lang w:val="en-US"/>
        </w:rPr>
        <w:br/>
      </w:r>
      <w:r w:rsidR="0063023D" w:rsidRPr="00541209">
        <w:rPr>
          <w:rFonts w:asciiTheme="minorBidi" w:hAnsiTheme="minorBidi"/>
          <w:b/>
          <w:bCs/>
          <w:sz w:val="24"/>
          <w:szCs w:val="24"/>
          <w:lang w:val="en-US"/>
        </w:rPr>
        <w:t>T</w:t>
      </w:r>
      <w:r w:rsidR="0063023D" w:rsidRPr="00BB302D">
        <w:rPr>
          <w:rFonts w:asciiTheme="minorBidi" w:hAnsiTheme="minorBidi"/>
          <w:b/>
          <w:bCs/>
          <w:sz w:val="24"/>
          <w:szCs w:val="24"/>
          <w:lang w:val="en-US"/>
        </w:rPr>
        <w:t xml:space="preserve">he Solution: </w:t>
      </w:r>
      <w:r w:rsidR="0063023D" w:rsidRPr="00BB302D">
        <w:rPr>
          <w:rFonts w:asciiTheme="minorBidi" w:hAnsiTheme="minorBidi"/>
          <w:sz w:val="24"/>
          <w:szCs w:val="24"/>
          <w:lang w:val="en-US"/>
        </w:rPr>
        <w:t>We developed a "Symbol-Based Forgiving Synchronization" mechanism. Instead of relying on a single FFT frame, the system accumulates detection counts for a specific frequency. A Symbol is pushed to the decoder only after it has been consistently detected for 80% of its expected duration (based on the 10 Baud rate). This prevents "false triggers" from transient noise and handles minor clock drift between devices</w:t>
      </w:r>
      <w:r w:rsidR="008F2F5D" w:rsidRPr="00541209">
        <w:rPr>
          <w:rFonts w:asciiTheme="minorBidi" w:hAnsiTheme="minorBidi"/>
          <w:sz w:val="24"/>
          <w:szCs w:val="24"/>
          <w:rtl/>
          <w:lang w:val="en-US"/>
        </w:rPr>
        <w:t xml:space="preserve"> </w:t>
      </w:r>
      <w:commentRangeStart w:id="53"/>
      <w:r w:rsidRPr="00BB302D">
        <w:rPr>
          <w:rFonts w:asciiTheme="minorBidi" w:hAnsiTheme="minorBidi"/>
          <w:sz w:val="24"/>
          <w:szCs w:val="24"/>
          <w:lang w:val="en-US"/>
        </w:rPr>
        <w:t xml:space="preserve">Bandwidth </w:t>
      </w:r>
    </w:p>
    <w:p w14:paraId="6D3CBC57" w14:textId="6088FE08" w:rsidR="00806025" w:rsidRPr="003566EB" w:rsidRDefault="00044F15" w:rsidP="0024736B">
      <w:pPr>
        <w:pStyle w:val="ListParagraph"/>
        <w:numPr>
          <w:ilvl w:val="3"/>
          <w:numId w:val="27"/>
        </w:numPr>
        <w:shd w:val="clear" w:color="auto" w:fill="FFFFFF"/>
        <w:spacing w:after="0"/>
        <w:ind w:left="1354" w:right="580"/>
        <w:jc w:val="left"/>
        <w:rPr>
          <w:rFonts w:asciiTheme="minorBidi" w:eastAsia="Times New Roman" w:hAnsiTheme="minorBidi"/>
          <w:sz w:val="24"/>
          <w:szCs w:val="24"/>
          <w:rtl/>
          <w:lang w:val="en-US"/>
        </w:rPr>
      </w:pPr>
      <w:r w:rsidRPr="00541209">
        <w:rPr>
          <w:rFonts w:asciiTheme="minorBidi" w:hAnsiTheme="minorBidi"/>
          <w:b/>
          <w:bCs/>
          <w:sz w:val="24"/>
          <w:szCs w:val="24"/>
          <w:lang w:val="en-US"/>
        </w:rPr>
        <w:t>Optimization and Signal-to-Noise Ratio (SNR)</w:t>
      </w:r>
      <w:r w:rsidRPr="003566EB">
        <w:rPr>
          <w:rFonts w:asciiTheme="minorBidi" w:hAnsiTheme="minorBidi"/>
          <w:sz w:val="24"/>
          <w:szCs w:val="24"/>
          <w:lang w:val="en-US"/>
        </w:rPr>
        <w:br/>
      </w:r>
      <w:commentRangeEnd w:id="53"/>
      <w:r w:rsidR="00BB302D" w:rsidRPr="00541209">
        <w:rPr>
          <w:rStyle w:val="CommentReference"/>
          <w:rFonts w:asciiTheme="minorBidi" w:hAnsiTheme="minorBidi"/>
          <w:b/>
          <w:bCs/>
          <w:sz w:val="24"/>
          <w:szCs w:val="24"/>
          <w:lang w:val="en-US"/>
        </w:rPr>
        <w:commentReference w:id="53"/>
      </w:r>
      <w:r w:rsidRPr="00541209">
        <w:rPr>
          <w:rFonts w:asciiTheme="minorBidi" w:hAnsiTheme="minorBidi"/>
          <w:b/>
          <w:bCs/>
          <w:sz w:val="24"/>
          <w:szCs w:val="24"/>
          <w:lang w:val="en-US"/>
        </w:rPr>
        <w:t xml:space="preserve">The Challenge: </w:t>
      </w:r>
      <w:r w:rsidRPr="00541209">
        <w:rPr>
          <w:rFonts w:asciiTheme="minorBidi" w:hAnsiTheme="minorBidi"/>
          <w:sz w:val="24"/>
          <w:szCs w:val="24"/>
          <w:lang w:val="en-US"/>
        </w:rPr>
        <w:t xml:space="preserve">At frequencies of </w:t>
      </w:r>
      <m:oMath>
        <m:r>
          <w:rPr>
            <w:rFonts w:ascii="Cambria Math" w:hAnsi="Cambria Math"/>
            <w:sz w:val="24"/>
            <w:szCs w:val="24"/>
            <w:lang w:val="en-US"/>
          </w:rPr>
          <m:t xml:space="preserve">20kHz </m:t>
        </m:r>
      </m:oMath>
      <w:r w:rsidRPr="00541209">
        <w:rPr>
          <w:rFonts w:asciiTheme="minorBidi" w:hAnsiTheme="minorBidi"/>
          <w:sz w:val="24"/>
          <w:szCs w:val="24"/>
          <w:lang w:val="en-US"/>
        </w:rPr>
        <w:t>and above, the frequency response of the A36 devices drops sharply, causing the signal to be overwhelmed by ambient white noise.</w:t>
      </w:r>
      <w:r w:rsidRPr="00541209">
        <w:rPr>
          <w:rFonts w:asciiTheme="minorBidi" w:hAnsiTheme="minorBidi"/>
          <w:b/>
          <w:bCs/>
          <w:sz w:val="24"/>
          <w:szCs w:val="24"/>
          <w:lang w:val="en-US"/>
        </w:rPr>
        <w:br/>
        <w:t>The Solution</w:t>
      </w:r>
      <w:r w:rsidR="00806025" w:rsidRPr="00541209">
        <w:rPr>
          <w:rFonts w:asciiTheme="minorBidi" w:hAnsiTheme="minorBidi"/>
          <w:b/>
          <w:bCs/>
          <w:sz w:val="24"/>
          <w:szCs w:val="24"/>
          <w:rtl/>
          <w:lang w:val="en-US"/>
        </w:rPr>
        <w:t xml:space="preserve"> :</w:t>
      </w:r>
      <w:r w:rsidR="00806025" w:rsidRPr="003566EB">
        <w:rPr>
          <w:rFonts w:asciiTheme="minorBidi" w:hAnsiTheme="minorBidi"/>
          <w:sz w:val="24"/>
          <w:szCs w:val="24"/>
          <w:lang w:val="en-US"/>
        </w:rPr>
        <w:t>We optimized the operational bandwidth to the 17,000Hz – 19,700Hz range. While hardware response drops at higher frequencies, this wider 2.7kHz bandwidth is necessary to provide enough separation between the 16 channels, ensuring that each "symbol bucket" does not overlap with its neighbor (Inter-Channel Interference)</w:t>
      </w:r>
    </w:p>
    <w:p w14:paraId="4B4EBF6B" w14:textId="77777777" w:rsidR="008F2F5D" w:rsidRPr="003566EB" w:rsidRDefault="008F2F5D" w:rsidP="008F2F5D">
      <w:pPr>
        <w:pStyle w:val="ListParagraph"/>
        <w:numPr>
          <w:ilvl w:val="3"/>
          <w:numId w:val="27"/>
        </w:numPr>
        <w:shd w:val="clear" w:color="auto" w:fill="FFFFFF"/>
        <w:spacing w:after="0"/>
        <w:ind w:left="1354" w:right="580"/>
        <w:jc w:val="left"/>
        <w:rPr>
          <w:rFonts w:asciiTheme="minorBidi" w:eastAsia="Times New Roman" w:hAnsiTheme="minorBidi"/>
          <w:sz w:val="24"/>
          <w:szCs w:val="24"/>
          <w:lang w:val="en-US"/>
        </w:rPr>
      </w:pPr>
      <w:r w:rsidRPr="003566EB">
        <w:rPr>
          <w:rFonts w:asciiTheme="minorBidi" w:eastAsia="Times New Roman" w:hAnsiTheme="minorBidi"/>
          <w:b/>
          <w:bCs/>
          <w:sz w:val="24"/>
          <w:szCs w:val="24"/>
          <w:lang w:val="en-US"/>
        </w:rPr>
        <w:t>Hardware Constraints:</w:t>
      </w:r>
      <w:r w:rsidRPr="00541209">
        <w:rPr>
          <w:rFonts w:asciiTheme="minorBidi" w:eastAsia="Times New Roman" w:hAnsiTheme="minorBidi"/>
          <w:sz w:val="24"/>
          <w:szCs w:val="24"/>
          <w:rtl/>
        </w:rPr>
        <w:t xml:space="preserve"> </w:t>
      </w:r>
      <w:r w:rsidRPr="003566EB">
        <w:rPr>
          <w:rFonts w:asciiTheme="minorBidi" w:eastAsia="Times New Roman" w:hAnsiTheme="minorBidi"/>
          <w:sz w:val="24"/>
          <w:szCs w:val="24"/>
          <w:lang w:val="en-US"/>
        </w:rPr>
        <w:t>Despite the success of the "Buckets" approach, testing revealed that many mobile devices have a sharp drop in microphone sensitivity at 20kHz, leading to inconsistent results. Furthermore, the binary (0/1) approach offered limited throughput.</w:t>
      </w:r>
    </w:p>
    <w:p w14:paraId="27123C6C" w14:textId="1E77518C" w:rsidR="008F2F5D" w:rsidRPr="00541209" w:rsidRDefault="003566EB" w:rsidP="00BC1556">
      <w:pPr>
        <w:pStyle w:val="ListParagraph"/>
        <w:shd w:val="clear" w:color="auto" w:fill="FFFFFF"/>
        <w:spacing w:after="0"/>
        <w:ind w:left="1354" w:right="580"/>
        <w:rPr>
          <w:rFonts w:asciiTheme="minorBidi" w:eastAsia="Times New Roman" w:hAnsiTheme="minorBidi"/>
          <w:sz w:val="24"/>
          <w:szCs w:val="24"/>
          <w:lang w:val="en-US"/>
        </w:rPr>
      </w:pPr>
      <w:ins w:id="54" w:author="אלנה רווה" w:date="2026-05-11T11:44:00Z">
        <w:r w:rsidRPr="00541209">
          <w:rPr>
            <w:rFonts w:asciiTheme="minorBidi" w:hAnsiTheme="minorBidi"/>
            <w:b/>
            <w:bCs/>
            <w:sz w:val="24"/>
            <w:szCs w:val="24"/>
            <w:lang w:val="en-US"/>
          </w:rPr>
          <w:t xml:space="preserve">The </w:t>
        </w:r>
      </w:ins>
      <w:del w:id="55" w:author="אלנה רווה" w:date="2026-05-11T11:44:00Z">
        <w:r w:rsidR="008F2F5D" w:rsidRPr="00541209" w:rsidDel="00BC1556">
          <w:rPr>
            <w:rFonts w:asciiTheme="minorBidi" w:eastAsia="Times New Roman" w:hAnsiTheme="minorBidi"/>
            <w:sz w:val="24"/>
            <w:szCs w:val="24"/>
            <w:lang w:val="en-US"/>
          </w:rPr>
          <w:delText>To</w:delText>
        </w:r>
      </w:del>
      <w:ins w:id="56" w:author="אלנה רווה" w:date="2026-05-11T11:44:00Z">
        <w:r w:rsidR="00BC1556" w:rsidRPr="00541209">
          <w:rPr>
            <w:rFonts w:asciiTheme="minorBidi" w:hAnsiTheme="minorBidi"/>
            <w:b/>
            <w:bCs/>
            <w:sz w:val="24"/>
            <w:szCs w:val="24"/>
            <w:lang w:val="en-US"/>
          </w:rPr>
          <w:t>Solution</w:t>
        </w:r>
        <w:r w:rsidR="00BC1556" w:rsidRPr="00541209">
          <w:rPr>
            <w:rFonts w:asciiTheme="minorBidi" w:hAnsiTheme="minorBidi" w:hint="cs"/>
            <w:b/>
            <w:bCs/>
            <w:sz w:val="24"/>
            <w:szCs w:val="24"/>
            <w:rtl/>
            <w:lang w:val="en-US"/>
          </w:rPr>
          <w:t xml:space="preserve">: </w:t>
        </w:r>
        <w:r w:rsidR="00BC1556" w:rsidRPr="00541209">
          <w:rPr>
            <w:rFonts w:asciiTheme="minorBidi" w:hAnsiTheme="minorBidi" w:hint="cs"/>
            <w:b/>
            <w:bCs/>
            <w:sz w:val="24"/>
            <w:szCs w:val="24"/>
            <w:lang w:val="en-US"/>
          </w:rPr>
          <w:t>To</w:t>
        </w:r>
      </w:ins>
      <w:r w:rsidR="008F2F5D" w:rsidRPr="00541209">
        <w:rPr>
          <w:rFonts w:asciiTheme="minorBidi" w:eastAsia="Times New Roman" w:hAnsiTheme="minorBidi"/>
          <w:sz w:val="24"/>
          <w:szCs w:val="24"/>
          <w:lang w:val="en-US"/>
        </w:rPr>
        <w:t xml:space="preserve"> overcome this, we evolved the system to </w:t>
      </w:r>
      <w:r w:rsidR="008F2F5D" w:rsidRPr="00541209">
        <w:rPr>
          <w:rFonts w:asciiTheme="minorBidi" w:eastAsia="Times New Roman" w:hAnsiTheme="minorBidi"/>
          <w:sz w:val="24"/>
          <w:szCs w:val="24"/>
          <w:lang w:val="en-US"/>
          <w:rPrChange w:id="57" w:author="יוני גרינברג" w:date="2026-04-29T01:06:00Z">
            <w:rPr>
              <w:rFonts w:asciiTheme="minorBidi" w:eastAsia="Times New Roman" w:hAnsiTheme="minorBidi"/>
              <w:b/>
              <w:bCs/>
              <w:sz w:val="24"/>
              <w:szCs w:val="24"/>
              <w:lang w:val="en-US"/>
            </w:rPr>
          </w:rPrChange>
        </w:rPr>
        <w:t>16-MFSK</w:t>
      </w:r>
      <w:r w:rsidR="008F2F5D" w:rsidRPr="00541209">
        <w:rPr>
          <w:rFonts w:asciiTheme="minorBidi" w:eastAsia="Times New Roman" w:hAnsiTheme="minorBidi"/>
          <w:sz w:val="24"/>
          <w:szCs w:val="24"/>
          <w:lang w:val="en-US"/>
        </w:rPr>
        <w:t>. By utilizing 16 distinct frequencies within a more stable acoustic range (</w:t>
      </w:r>
      <w:r w:rsidR="008F2F5D" w:rsidRPr="00541209">
        <w:rPr>
          <w:rFonts w:asciiTheme="minorBidi" w:eastAsia="Times New Roman" w:hAnsiTheme="minorBidi"/>
          <w:sz w:val="24"/>
          <w:szCs w:val="24"/>
          <w:lang w:val="en-US"/>
          <w:rPrChange w:id="58" w:author="יוני גרינברג" w:date="2026-04-29T01:06:00Z">
            <w:rPr>
              <w:rFonts w:asciiTheme="minorBidi" w:eastAsia="Times New Roman" w:hAnsiTheme="minorBidi"/>
              <w:b/>
              <w:bCs/>
              <w:sz w:val="24"/>
              <w:szCs w:val="24"/>
              <w:lang w:val="en-US"/>
            </w:rPr>
          </w:rPrChange>
        </w:rPr>
        <w:t>17kHz – 19.7kHz</w:t>
      </w:r>
      <w:r w:rsidR="008F2F5D" w:rsidRPr="00541209">
        <w:rPr>
          <w:rFonts w:asciiTheme="minorBidi" w:eastAsia="Times New Roman" w:hAnsiTheme="minorBidi"/>
          <w:sz w:val="24"/>
          <w:szCs w:val="24"/>
          <w:lang w:val="en-US"/>
        </w:rPr>
        <w:t>), we quadrupled the data rate (4 bits per symbol) and avoided the hardware limitations of the 20kHz ceiling. This transition leveraged our "Buckets" logic to manage 16 simultaneous channels with high precision and zero cross-channel interference.</w:t>
      </w:r>
    </w:p>
    <w:p w14:paraId="15C69DA2" w14:textId="77777777" w:rsidR="00F41071" w:rsidRPr="00C1643B" w:rsidRDefault="00F41071" w:rsidP="00B30885">
      <w:pPr>
        <w:spacing w:after="0"/>
        <w:jc w:val="left"/>
        <w:rPr>
          <w:rFonts w:asciiTheme="minorBidi" w:hAnsiTheme="minorBidi"/>
          <w:b/>
          <w:bCs/>
          <w:sz w:val="24"/>
          <w:szCs w:val="24"/>
          <w:lang w:val="en-US"/>
        </w:rPr>
      </w:pPr>
    </w:p>
    <w:p w14:paraId="3D3E29EF" w14:textId="63AF4F6D" w:rsidR="00BD16DC" w:rsidRPr="00C94A66" w:rsidRDefault="00050ED6" w:rsidP="00B30885">
      <w:pPr>
        <w:spacing w:after="240"/>
        <w:jc w:val="left"/>
        <w:rPr>
          <w:rFonts w:asciiTheme="minorBidi" w:hAnsiTheme="minorBidi"/>
          <w:b/>
          <w:bCs/>
          <w:sz w:val="32"/>
          <w:szCs w:val="32"/>
          <w:lang w:val="en-US"/>
        </w:rPr>
      </w:pPr>
      <w:r w:rsidRPr="008D1887">
        <w:rPr>
          <w:rFonts w:asciiTheme="minorBidi" w:hAnsiTheme="minorBidi"/>
          <w:b/>
          <w:bCs/>
          <w:sz w:val="32"/>
          <w:szCs w:val="32"/>
          <w:lang w:val="en-US"/>
        </w:rPr>
        <w:t>Chapter</w:t>
      </w:r>
      <w:r w:rsidRPr="008D1887">
        <w:rPr>
          <w:rFonts w:asciiTheme="minorBidi" w:hAnsiTheme="minorBidi"/>
          <w:b/>
          <w:bCs/>
          <w:sz w:val="24"/>
          <w:szCs w:val="24"/>
          <w:lang w:val="en-US"/>
        </w:rPr>
        <w:t xml:space="preserve"> </w:t>
      </w:r>
      <w:r>
        <w:rPr>
          <w:rFonts w:asciiTheme="minorBidi" w:hAnsiTheme="minorBidi"/>
          <w:b/>
          <w:bCs/>
          <w:sz w:val="32"/>
          <w:szCs w:val="32"/>
          <w:lang w:val="en-US"/>
        </w:rPr>
        <w:t>3</w:t>
      </w:r>
      <w:r w:rsidR="00DA341C">
        <w:rPr>
          <w:rFonts w:asciiTheme="minorBidi" w:hAnsiTheme="minorBidi"/>
          <w:b/>
          <w:bCs/>
          <w:sz w:val="32"/>
          <w:szCs w:val="32"/>
          <w:lang w:val="en-US"/>
        </w:rPr>
        <w:t xml:space="preserve">. </w:t>
      </w:r>
      <w:r w:rsidR="00C7700C" w:rsidRPr="00C94A66">
        <w:rPr>
          <w:rFonts w:asciiTheme="minorBidi" w:hAnsiTheme="minorBidi"/>
          <w:b/>
          <w:bCs/>
          <w:sz w:val="32"/>
          <w:szCs w:val="32"/>
          <w:lang w:val="en-US"/>
        </w:rPr>
        <w:t>GENERAL STEPS OF IMPLEMENTATION</w:t>
      </w:r>
      <w:r w:rsidR="006D2D33">
        <w:rPr>
          <w:rFonts w:asciiTheme="minorBidi" w:hAnsiTheme="minorBidi"/>
          <w:b/>
          <w:bCs/>
          <w:sz w:val="32"/>
          <w:szCs w:val="32"/>
          <w:lang w:val="en-US"/>
        </w:rPr>
        <w:t xml:space="preserve">, </w:t>
      </w:r>
    </w:p>
    <w:p w14:paraId="539E89EF" w14:textId="77777777" w:rsidR="000562F9" w:rsidRPr="003B5E68" w:rsidRDefault="000562F9" w:rsidP="00261D48">
      <w:pPr>
        <w:shd w:val="clear" w:color="auto" w:fill="FFFFFF"/>
        <w:spacing w:after="120"/>
        <w:ind w:left="1083" w:right="580"/>
        <w:jc w:val="left"/>
        <w:rPr>
          <w:rFonts w:asciiTheme="minorBidi" w:eastAsia="Times New Roman" w:hAnsiTheme="minorBidi"/>
          <w:sz w:val="24"/>
          <w:szCs w:val="24"/>
          <w:lang w:val="en-US"/>
        </w:rPr>
      </w:pPr>
      <w:r w:rsidRPr="003B5E68">
        <w:rPr>
          <w:rFonts w:asciiTheme="minorBidi" w:eastAsia="Times New Roman" w:hAnsiTheme="minorBidi"/>
          <w:sz w:val="24"/>
          <w:szCs w:val="24"/>
          <w:lang w:val="en-US"/>
        </w:rPr>
        <w:t>The implementation leverages the principle of Data-over-Sound, utilizing existing device hardware (microphone and speaker) to exchange data.</w:t>
      </w:r>
    </w:p>
    <w:p w14:paraId="041E8146" w14:textId="77777777" w:rsidR="000562F9" w:rsidRPr="003B5E68" w:rsidRDefault="000562F9" w:rsidP="00261D48">
      <w:pPr>
        <w:shd w:val="clear" w:color="auto" w:fill="FFFFFF"/>
        <w:spacing w:after="120"/>
        <w:ind w:left="1083" w:right="580"/>
        <w:jc w:val="left"/>
        <w:rPr>
          <w:rFonts w:asciiTheme="minorBidi" w:eastAsia="Times New Roman" w:hAnsiTheme="minorBidi"/>
          <w:sz w:val="24"/>
          <w:szCs w:val="24"/>
          <w:lang w:val="en-US"/>
        </w:rPr>
      </w:pPr>
      <w:r w:rsidRPr="003B5E68">
        <w:rPr>
          <w:rFonts w:asciiTheme="minorBidi" w:eastAsia="Times New Roman" w:hAnsiTheme="minorBidi"/>
          <w:sz w:val="24"/>
          <w:szCs w:val="24"/>
          <w:lang w:val="en-US"/>
        </w:rPr>
        <w:lastRenderedPageBreak/>
        <w:t xml:space="preserve"> </w:t>
      </w:r>
    </w:p>
    <w:p w14:paraId="2152200A" w14:textId="432FFCAF" w:rsidR="000562F9" w:rsidRPr="003B5E68" w:rsidRDefault="000562F9" w:rsidP="00261D48">
      <w:pPr>
        <w:shd w:val="clear" w:color="auto" w:fill="FFFFFF"/>
        <w:spacing w:after="120"/>
        <w:ind w:right="580"/>
        <w:jc w:val="left"/>
        <w:rPr>
          <w:rFonts w:asciiTheme="minorBidi" w:eastAsia="Times New Roman" w:hAnsiTheme="minorBidi"/>
          <w:b/>
          <w:bCs/>
          <w:sz w:val="24"/>
          <w:szCs w:val="24"/>
          <w:lang w:val="en-US"/>
        </w:rPr>
      </w:pPr>
      <w:r w:rsidRPr="003B5E68">
        <w:rPr>
          <w:rFonts w:asciiTheme="minorBidi" w:eastAsia="Times New Roman" w:hAnsiTheme="minorBidi"/>
          <w:b/>
          <w:bCs/>
          <w:sz w:val="24"/>
          <w:szCs w:val="24"/>
          <w:lang w:val="en-US"/>
        </w:rPr>
        <w:t>3.1. Data Encoding (FSK):</w:t>
      </w:r>
      <w:r w:rsidR="001B0D63" w:rsidRPr="003B5E68">
        <w:rPr>
          <w:rFonts w:asciiTheme="minorBidi" w:eastAsia="Times New Roman" w:hAnsiTheme="minorBidi"/>
          <w:b/>
          <w:bCs/>
          <w:sz w:val="24"/>
          <w:szCs w:val="24"/>
          <w:lang w:val="en-US"/>
        </w:rPr>
        <w:t>[1][2]</w:t>
      </w:r>
    </w:p>
    <w:p w14:paraId="66A3EFA7" w14:textId="77777777" w:rsidR="000562F9" w:rsidRPr="003B5E68" w:rsidRDefault="000562F9" w:rsidP="00261D48">
      <w:pPr>
        <w:shd w:val="clear" w:color="auto" w:fill="FFFFFF"/>
        <w:spacing w:after="120"/>
        <w:ind w:left="1083" w:right="580"/>
        <w:jc w:val="left"/>
        <w:rPr>
          <w:rFonts w:asciiTheme="minorBidi" w:eastAsia="Times New Roman" w:hAnsiTheme="minorBidi"/>
          <w:sz w:val="24"/>
          <w:szCs w:val="24"/>
          <w:lang w:val="en-US"/>
        </w:rPr>
      </w:pPr>
      <w:r w:rsidRPr="003B5E68">
        <w:rPr>
          <w:rFonts w:asciiTheme="minorBidi" w:eastAsia="Times New Roman" w:hAnsiTheme="minorBidi"/>
          <w:sz w:val="24"/>
          <w:szCs w:val="24"/>
          <w:lang w:val="en-US"/>
        </w:rPr>
        <w:t>The application uses Frequency-Shift Keying (FSK) to encode binary data onto ultrasonic sound waves.</w:t>
      </w:r>
    </w:p>
    <w:p w14:paraId="3A2DD992" w14:textId="77777777" w:rsidR="000562F9" w:rsidRPr="003B5E68" w:rsidRDefault="000562F9" w:rsidP="00261D48">
      <w:pPr>
        <w:shd w:val="clear" w:color="auto" w:fill="FFFFFF"/>
        <w:spacing w:after="120"/>
        <w:ind w:left="1083" w:right="580"/>
        <w:jc w:val="left"/>
        <w:rPr>
          <w:rFonts w:asciiTheme="minorBidi" w:eastAsia="Times New Roman" w:hAnsiTheme="minorBidi"/>
          <w:sz w:val="24"/>
          <w:szCs w:val="24"/>
          <w:lang w:val="en-US"/>
        </w:rPr>
      </w:pPr>
      <w:r w:rsidRPr="003B5E68">
        <w:rPr>
          <w:rFonts w:asciiTheme="minorBidi" w:eastAsia="Times New Roman" w:hAnsiTheme="minorBidi"/>
          <w:sz w:val="24"/>
          <w:szCs w:val="24"/>
          <w:lang w:val="en-US"/>
        </w:rPr>
        <w:t>Frequency Shift Keying (FSK) is a digital modulation technique extensively utilized in modern telecommunications and data transmission systems. It involves changing the frequency of a carrier signal to carry information.</w:t>
      </w:r>
    </w:p>
    <w:p w14:paraId="0C009234" w14:textId="77777777" w:rsidR="000562F9" w:rsidRPr="003B5E68" w:rsidRDefault="000562F9" w:rsidP="00261D48">
      <w:pPr>
        <w:shd w:val="clear" w:color="auto" w:fill="FFFFFF"/>
        <w:spacing w:after="120"/>
        <w:ind w:left="1083" w:right="580"/>
        <w:jc w:val="left"/>
        <w:rPr>
          <w:rFonts w:asciiTheme="minorBidi" w:eastAsia="Times New Roman" w:hAnsiTheme="minorBidi"/>
          <w:sz w:val="24"/>
          <w:szCs w:val="24"/>
          <w:lang w:val="en-US"/>
        </w:rPr>
      </w:pPr>
      <w:r w:rsidRPr="003B5E68">
        <w:rPr>
          <w:rFonts w:asciiTheme="minorBidi" w:eastAsia="Times New Roman" w:hAnsiTheme="minorBidi"/>
          <w:sz w:val="24"/>
          <w:szCs w:val="24"/>
          <w:lang w:val="en-US"/>
        </w:rPr>
        <w:t>The simplest FSK is binary FSK (BFSK, which is also commonly referred to as 2FSK or 2-FSK), in which the carrier is shifted between two discrete frequencies to transmit binary (0s and 1s) information.</w:t>
      </w:r>
    </w:p>
    <w:p w14:paraId="0B488949" w14:textId="77777777" w:rsidR="000562F9" w:rsidRPr="003B5E68" w:rsidRDefault="000562F9" w:rsidP="00261D48">
      <w:pPr>
        <w:shd w:val="clear" w:color="auto" w:fill="FFFFFF"/>
        <w:spacing w:after="120"/>
        <w:ind w:left="1083" w:right="580"/>
        <w:jc w:val="left"/>
        <w:rPr>
          <w:rFonts w:asciiTheme="minorBidi" w:eastAsia="Times New Roman" w:hAnsiTheme="minorBidi"/>
          <w:sz w:val="24"/>
          <w:szCs w:val="24"/>
        </w:rPr>
      </w:pPr>
      <w:r w:rsidRPr="003B5E68">
        <w:rPr>
          <w:rFonts w:asciiTheme="minorBidi" w:eastAsia="Times New Roman" w:hAnsiTheme="minorBidi"/>
          <w:noProof/>
          <w:sz w:val="24"/>
          <w:szCs w:val="24"/>
        </w:rPr>
        <w:drawing>
          <wp:inline distT="114300" distB="114300" distL="114300" distR="114300" wp14:anchorId="31516A8B" wp14:editId="1B711E5B">
            <wp:extent cx="4862513" cy="2962275"/>
            <wp:effectExtent l="0" t="0" r="0" b="0"/>
            <wp:docPr id="174605803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
                    <a:srcRect/>
                    <a:stretch>
                      <a:fillRect/>
                    </a:stretch>
                  </pic:blipFill>
                  <pic:spPr>
                    <a:xfrm>
                      <a:off x="0" y="0"/>
                      <a:ext cx="4862513" cy="2962275"/>
                    </a:xfrm>
                    <a:prstGeom prst="rect">
                      <a:avLst/>
                    </a:prstGeom>
                    <a:ln/>
                  </pic:spPr>
                </pic:pic>
              </a:graphicData>
            </a:graphic>
          </wp:inline>
        </w:drawing>
      </w:r>
    </w:p>
    <w:p w14:paraId="7147591D" w14:textId="63D78139" w:rsidR="007C56B1" w:rsidRPr="0055347E" w:rsidRDefault="007C56B1" w:rsidP="00261D48">
      <w:pPr>
        <w:shd w:val="clear" w:color="auto" w:fill="FFFFFF"/>
        <w:spacing w:after="120"/>
        <w:ind w:left="1083" w:right="580"/>
        <w:jc w:val="left"/>
        <w:rPr>
          <w:rFonts w:asciiTheme="minorBidi" w:eastAsia="Times New Roman" w:hAnsiTheme="minorBidi"/>
          <w:sz w:val="24"/>
          <w:szCs w:val="24"/>
          <w:lang w:val="en-US"/>
        </w:rPr>
      </w:pPr>
      <w:r w:rsidRPr="003B5E68">
        <w:rPr>
          <w:rFonts w:asciiTheme="minorBidi" w:eastAsia="Times New Roman" w:hAnsiTheme="minorBidi"/>
          <w:b/>
          <w:bCs/>
          <w:sz w:val="24"/>
          <w:szCs w:val="24"/>
          <w:lang w:val="en-US"/>
        </w:rPr>
        <w:t>Figure 1:</w:t>
      </w:r>
      <w:r w:rsidRPr="003B5E68">
        <w:rPr>
          <w:rFonts w:asciiTheme="minorBidi" w:eastAsia="Times New Roman" w:hAnsiTheme="minorBidi"/>
          <w:sz w:val="24"/>
          <w:szCs w:val="24"/>
          <w:lang w:val="en-US"/>
        </w:rPr>
        <w:t xml:space="preserve"> Time-domain representation of Binary Frequency-Shift Keying (BFSK) modulation, illustrating the shift between carrier </w:t>
      </w:r>
      <w:r w:rsidR="003B5E68" w:rsidRPr="003B5E68">
        <w:rPr>
          <w:rFonts w:asciiTheme="minorBidi" w:eastAsia="Times New Roman" w:hAnsiTheme="minorBidi"/>
          <w:sz w:val="24"/>
          <w:szCs w:val="24"/>
          <w:lang w:val="en-US"/>
        </w:rPr>
        <w:t>frequencies, (</w:t>
      </w:r>
      <w:r w:rsidR="00B41A02" w:rsidRPr="003B5E68">
        <w:rPr>
          <w:rFonts w:asciiTheme="minorBidi" w:eastAsia="Times New Roman" w:hAnsiTheme="minorBidi"/>
          <w:sz w:val="24"/>
          <w:szCs w:val="24"/>
          <w:lang w:val="en-US"/>
        </w:rPr>
        <w:t>Figure Created by Google "nano banana pro" AI Model)</w:t>
      </w:r>
      <w:r w:rsidRPr="0055347E">
        <w:rPr>
          <w:rFonts w:asciiTheme="minorBidi" w:eastAsia="Times New Roman" w:hAnsiTheme="minorBidi"/>
          <w:sz w:val="24"/>
          <w:szCs w:val="24"/>
          <w:lang w:val="en-US"/>
        </w:rPr>
        <w:t>.</w:t>
      </w:r>
    </w:p>
    <w:p w14:paraId="3C503B00" w14:textId="77777777" w:rsidR="005B7E88" w:rsidRDefault="005B7E88" w:rsidP="00261D48">
      <w:pPr>
        <w:shd w:val="clear" w:color="auto" w:fill="FFFFFF"/>
        <w:spacing w:after="120"/>
        <w:ind w:left="1083" w:right="580"/>
        <w:jc w:val="left"/>
        <w:rPr>
          <w:rFonts w:asciiTheme="minorBidi" w:eastAsia="Times New Roman" w:hAnsiTheme="minorBidi"/>
          <w:sz w:val="24"/>
          <w:szCs w:val="24"/>
          <w:lang w:val="en-US"/>
        </w:rPr>
      </w:pPr>
    </w:p>
    <w:p w14:paraId="54A30911" w14:textId="77777777" w:rsidR="00217392" w:rsidRDefault="00EA459D" w:rsidP="00261D48">
      <w:pPr>
        <w:shd w:val="clear" w:color="auto" w:fill="FFFFFF"/>
        <w:spacing w:after="120"/>
        <w:ind w:right="580"/>
        <w:jc w:val="left"/>
        <w:rPr>
          <w:rFonts w:asciiTheme="minorBidi" w:eastAsia="Times New Roman" w:hAnsiTheme="minorBidi"/>
          <w:sz w:val="24"/>
          <w:szCs w:val="24"/>
          <w:lang w:val="en-US"/>
        </w:rPr>
      </w:pPr>
      <w:r w:rsidRPr="0055347E">
        <w:rPr>
          <w:rFonts w:asciiTheme="minorBidi" w:eastAsia="Times New Roman" w:hAnsiTheme="minorBidi"/>
          <w:b/>
          <w:bCs/>
          <w:sz w:val="24"/>
          <w:szCs w:val="24"/>
          <w:lang w:val="en-US"/>
        </w:rPr>
        <w:t>3.1.1 Frequency</w:t>
      </w:r>
      <w:r w:rsidR="000562F9" w:rsidRPr="0055347E">
        <w:rPr>
          <w:rFonts w:asciiTheme="minorBidi" w:eastAsia="Times New Roman" w:hAnsiTheme="minorBidi"/>
          <w:b/>
          <w:bCs/>
          <w:sz w:val="24"/>
          <w:szCs w:val="24"/>
          <w:lang w:val="en-US"/>
        </w:rPr>
        <w:t xml:space="preserve"> Selection:</w:t>
      </w:r>
      <w:r w:rsidR="000562F9" w:rsidRPr="0055347E">
        <w:rPr>
          <w:rFonts w:asciiTheme="minorBidi" w:eastAsia="Times New Roman" w:hAnsiTheme="minorBidi"/>
          <w:sz w:val="24"/>
          <w:szCs w:val="24"/>
          <w:lang w:val="en-US"/>
        </w:rPr>
        <w:t xml:space="preserve"> </w:t>
      </w:r>
    </w:p>
    <w:p w14:paraId="78C760D3" w14:textId="103822FD" w:rsidR="000562F9" w:rsidRPr="0055347E" w:rsidRDefault="000562F9" w:rsidP="00261D48">
      <w:pPr>
        <w:shd w:val="clear" w:color="auto" w:fill="FFFFFF"/>
        <w:spacing w:after="120"/>
        <w:ind w:left="1080" w:right="580"/>
        <w:jc w:val="left"/>
        <w:rPr>
          <w:rFonts w:asciiTheme="minorBidi" w:eastAsia="Times New Roman" w:hAnsiTheme="minorBidi"/>
          <w:sz w:val="24"/>
          <w:szCs w:val="24"/>
          <w:lang w:val="en-US"/>
        </w:rPr>
      </w:pPr>
      <w:r w:rsidRPr="0055347E">
        <w:rPr>
          <w:rFonts w:asciiTheme="minorBidi" w:eastAsia="Times New Roman" w:hAnsiTheme="minorBidi"/>
          <w:sz w:val="24"/>
          <w:szCs w:val="24"/>
          <w:lang w:val="en-US"/>
        </w:rPr>
        <w:t xml:space="preserve">The communication channel is set between 18 </w:t>
      </w:r>
      <w:r w:rsidR="005018ED" w:rsidRPr="0055347E">
        <w:rPr>
          <w:rFonts w:asciiTheme="minorBidi" w:eastAsia="Times New Roman" w:hAnsiTheme="minorBidi"/>
          <w:sz w:val="24"/>
          <w:szCs w:val="24"/>
          <w:lang w:val="en-US"/>
        </w:rPr>
        <w:t xml:space="preserve">KHZ </w:t>
      </w:r>
      <w:r w:rsidRPr="0055347E">
        <w:rPr>
          <w:rFonts w:asciiTheme="minorBidi" w:eastAsia="Times New Roman" w:hAnsiTheme="minorBidi"/>
          <w:sz w:val="24"/>
          <w:szCs w:val="24"/>
          <w:lang w:val="en-US"/>
        </w:rPr>
        <w:t xml:space="preserve">and 20 </w:t>
      </w:r>
      <w:r w:rsidR="005018ED" w:rsidRPr="0055347E">
        <w:rPr>
          <w:rFonts w:asciiTheme="minorBidi" w:eastAsia="Times New Roman" w:hAnsiTheme="minorBidi"/>
          <w:sz w:val="24"/>
          <w:szCs w:val="24"/>
          <w:lang w:val="en-US"/>
        </w:rPr>
        <w:t>KHZ</w:t>
      </w:r>
      <w:r w:rsidRPr="0055347E">
        <w:rPr>
          <w:rFonts w:asciiTheme="minorBidi" w:eastAsia="Times New Roman" w:hAnsiTheme="minorBidi"/>
          <w:sz w:val="24"/>
          <w:szCs w:val="24"/>
          <w:lang w:val="en-US"/>
        </w:rPr>
        <w:t xml:space="preserve">, which are generally inaudible to humans. A bit '0' is signified by transmitting on 18 </w:t>
      </w:r>
      <w:r w:rsidR="005018ED" w:rsidRPr="0055347E">
        <w:rPr>
          <w:rFonts w:asciiTheme="minorBidi" w:eastAsia="Times New Roman" w:hAnsiTheme="minorBidi"/>
          <w:sz w:val="24"/>
          <w:szCs w:val="24"/>
          <w:lang w:val="en-US"/>
        </w:rPr>
        <w:t>KHZ</w:t>
      </w:r>
      <w:r w:rsidRPr="0055347E">
        <w:rPr>
          <w:rFonts w:asciiTheme="minorBidi" w:eastAsia="Times New Roman" w:hAnsiTheme="minorBidi"/>
          <w:sz w:val="24"/>
          <w:szCs w:val="24"/>
          <w:lang w:val="en-US"/>
        </w:rPr>
        <w:t>, and a bit '1' is signified by transmitting on 20 KHz.</w:t>
      </w:r>
    </w:p>
    <w:p w14:paraId="14A8CCC6" w14:textId="77777777" w:rsidR="00217392" w:rsidRDefault="00EA459D" w:rsidP="00261D48">
      <w:pPr>
        <w:shd w:val="clear" w:color="auto" w:fill="FFFFFF"/>
        <w:spacing w:after="120"/>
        <w:ind w:right="580"/>
        <w:jc w:val="left"/>
        <w:rPr>
          <w:rFonts w:asciiTheme="minorBidi" w:eastAsia="Times New Roman" w:hAnsiTheme="minorBidi"/>
          <w:b/>
          <w:bCs/>
          <w:sz w:val="24"/>
          <w:szCs w:val="24"/>
          <w:lang w:val="en-US"/>
        </w:rPr>
      </w:pPr>
      <w:r w:rsidRPr="0055347E">
        <w:rPr>
          <w:rFonts w:asciiTheme="minorBidi" w:eastAsia="Times New Roman" w:hAnsiTheme="minorBidi"/>
          <w:b/>
          <w:bCs/>
          <w:sz w:val="24"/>
          <w:szCs w:val="24"/>
          <w:lang w:val="en-US"/>
        </w:rPr>
        <w:t>3.1.2 Bit</w:t>
      </w:r>
      <w:r w:rsidR="000562F9" w:rsidRPr="0055347E">
        <w:rPr>
          <w:rFonts w:asciiTheme="minorBidi" w:eastAsia="Times New Roman" w:hAnsiTheme="minorBidi"/>
          <w:b/>
          <w:bCs/>
          <w:sz w:val="24"/>
          <w:szCs w:val="24"/>
          <w:lang w:val="en-US"/>
        </w:rPr>
        <w:t xml:space="preserve"> Duration:</w:t>
      </w:r>
    </w:p>
    <w:p w14:paraId="13DA7E68" w14:textId="261BD435" w:rsidR="000562F9" w:rsidRPr="0055347E" w:rsidRDefault="000562F9" w:rsidP="00261D48">
      <w:pPr>
        <w:shd w:val="clear" w:color="auto" w:fill="FFFFFF"/>
        <w:spacing w:after="120"/>
        <w:ind w:left="1083" w:right="580"/>
        <w:jc w:val="left"/>
        <w:rPr>
          <w:rFonts w:asciiTheme="minorBidi" w:eastAsia="Times New Roman" w:hAnsiTheme="minorBidi"/>
          <w:sz w:val="24"/>
          <w:szCs w:val="24"/>
          <w:lang w:val="en-US"/>
        </w:rPr>
      </w:pPr>
      <w:r w:rsidRPr="0055347E">
        <w:rPr>
          <w:rFonts w:asciiTheme="minorBidi" w:eastAsia="Times New Roman" w:hAnsiTheme="minorBidi"/>
          <w:sz w:val="24"/>
          <w:szCs w:val="24"/>
          <w:lang w:val="en-US"/>
        </w:rPr>
        <w:t xml:space="preserve"> The optimal duration time for playing a tone representing one bit is 0.5 milliseconds. Piezoelectric components (used for ultrasonic transmission like speakers) behave like a spring, they take time to start vibrating at full amplitude and time to decay. At a typical frequency (~ 20kHz) with a single wave period is T = 50 microsec (T </w:t>
      </w:r>
      <w:r w:rsidRPr="0055347E">
        <w:rPr>
          <w:rFonts w:asciiTheme="minorBidi" w:eastAsia="Times New Roman" w:hAnsiTheme="minorBidi"/>
          <w:sz w:val="24"/>
          <w:szCs w:val="24"/>
          <w:lang w:val="en-US"/>
        </w:rPr>
        <w:lastRenderedPageBreak/>
        <w:t xml:space="preserve">= 1/F). A standard speaker typically requires about 5 cycles to reach full amplitude (Rise Time). </w:t>
      </w:r>
      <w:r w:rsidR="00EA459D" w:rsidRPr="0055347E">
        <w:rPr>
          <w:rFonts w:asciiTheme="minorBidi" w:eastAsia="Times New Roman" w:hAnsiTheme="minorBidi"/>
          <w:sz w:val="24"/>
          <w:szCs w:val="24"/>
          <w:lang w:val="en-US"/>
        </w:rPr>
        <w:t>We</w:t>
      </w:r>
      <w:r w:rsidRPr="0055347E">
        <w:rPr>
          <w:rFonts w:asciiTheme="minorBidi" w:eastAsia="Times New Roman" w:hAnsiTheme="minorBidi"/>
          <w:sz w:val="24"/>
          <w:szCs w:val="24"/>
          <w:lang w:val="en-US"/>
        </w:rPr>
        <w:t xml:space="preserve"> can calculate the minimal Rise Time: 5 </w:t>
      </w:r>
      <w:r w:rsidR="00EA459D" w:rsidRPr="0055347E">
        <w:rPr>
          <w:rFonts w:asciiTheme="minorBidi" w:eastAsia="Times New Roman" w:hAnsiTheme="minorBidi"/>
          <w:sz w:val="24"/>
          <w:szCs w:val="24"/>
          <w:lang w:val="en-US"/>
        </w:rPr>
        <w:t>cycles *</w:t>
      </w:r>
      <w:r w:rsidRPr="0055347E">
        <w:rPr>
          <w:rFonts w:asciiTheme="minorBidi" w:eastAsia="Times New Roman" w:hAnsiTheme="minorBidi"/>
          <w:sz w:val="24"/>
          <w:szCs w:val="24"/>
          <w:lang w:val="en-US"/>
        </w:rPr>
        <w:t xml:space="preserve"> 50 microsec = 0.25 </w:t>
      </w:r>
      <w:r w:rsidR="005018ED" w:rsidRPr="0055347E">
        <w:rPr>
          <w:rFonts w:asciiTheme="minorBidi" w:eastAsia="Times New Roman" w:hAnsiTheme="minorBidi"/>
          <w:sz w:val="24"/>
          <w:szCs w:val="24"/>
          <w:lang w:val="en-US"/>
        </w:rPr>
        <w:t>milliseconds</w:t>
      </w:r>
      <w:r w:rsidRPr="0055347E">
        <w:rPr>
          <w:rFonts w:asciiTheme="minorBidi" w:eastAsia="Times New Roman" w:hAnsiTheme="minorBidi"/>
          <w:sz w:val="24"/>
          <w:szCs w:val="24"/>
          <w:lang w:val="en-US"/>
        </w:rPr>
        <w:t xml:space="preserve">. To ensure the signal reaches a stable steady state after the initial rise time, and to allow for sufficient sampling by the receiver, a safety factor of 2 was applied 0.25 </w:t>
      </w:r>
      <w:r w:rsidR="005018ED" w:rsidRPr="0055347E">
        <w:rPr>
          <w:rFonts w:asciiTheme="minorBidi" w:eastAsia="Times New Roman" w:hAnsiTheme="minorBidi"/>
          <w:sz w:val="24"/>
          <w:szCs w:val="24"/>
          <w:lang w:val="en-US"/>
        </w:rPr>
        <w:t>milliseconds</w:t>
      </w:r>
      <w:r w:rsidRPr="0055347E">
        <w:rPr>
          <w:rFonts w:asciiTheme="minorBidi" w:eastAsia="Times New Roman" w:hAnsiTheme="minorBidi"/>
          <w:sz w:val="24"/>
          <w:szCs w:val="24"/>
          <w:lang w:val="en-US"/>
        </w:rPr>
        <w:t xml:space="preserve"> * 2 = 0.5 </w:t>
      </w:r>
      <w:r w:rsidR="005018ED" w:rsidRPr="0055347E">
        <w:rPr>
          <w:rFonts w:asciiTheme="minorBidi" w:eastAsia="Times New Roman" w:hAnsiTheme="minorBidi"/>
          <w:sz w:val="24"/>
          <w:szCs w:val="24"/>
          <w:lang w:val="en-US"/>
        </w:rPr>
        <w:t>milliseconds</w:t>
      </w:r>
      <w:r w:rsidRPr="0055347E">
        <w:rPr>
          <w:rFonts w:asciiTheme="minorBidi" w:eastAsia="Times New Roman" w:hAnsiTheme="minorBidi"/>
          <w:sz w:val="24"/>
          <w:szCs w:val="24"/>
          <w:lang w:val="en-US"/>
        </w:rPr>
        <w:t>.</w:t>
      </w:r>
    </w:p>
    <w:p w14:paraId="5EAAE514" w14:textId="7F012067" w:rsidR="00217392" w:rsidRDefault="000562F9" w:rsidP="00261D48">
      <w:pPr>
        <w:shd w:val="clear" w:color="auto" w:fill="FFFFFF"/>
        <w:spacing w:after="120"/>
        <w:ind w:right="580"/>
        <w:jc w:val="left"/>
        <w:rPr>
          <w:rFonts w:asciiTheme="minorBidi" w:eastAsia="Times New Roman" w:hAnsiTheme="minorBidi"/>
          <w:sz w:val="24"/>
          <w:szCs w:val="24"/>
          <w:lang w:val="en-US"/>
        </w:rPr>
      </w:pPr>
      <w:r w:rsidRPr="0055347E">
        <w:rPr>
          <w:rFonts w:asciiTheme="minorBidi" w:eastAsia="Times New Roman" w:hAnsiTheme="minorBidi"/>
          <w:b/>
          <w:bCs/>
          <w:sz w:val="24"/>
          <w:szCs w:val="24"/>
          <w:lang w:val="en-US"/>
        </w:rPr>
        <w:t xml:space="preserve">3.2 </w:t>
      </w:r>
      <w:r w:rsidR="00E24B12">
        <w:rPr>
          <w:rFonts w:asciiTheme="minorBidi" w:eastAsia="Times New Roman" w:hAnsiTheme="minorBidi"/>
          <w:b/>
          <w:bCs/>
          <w:sz w:val="24"/>
          <w:szCs w:val="24"/>
          <w:lang w:val="en-US"/>
        </w:rPr>
        <w:t>C</w:t>
      </w:r>
      <w:r w:rsidR="00E24B12" w:rsidRPr="0055347E">
        <w:rPr>
          <w:rFonts w:asciiTheme="minorBidi" w:eastAsia="Times New Roman" w:hAnsiTheme="minorBidi"/>
          <w:b/>
          <w:bCs/>
          <w:sz w:val="24"/>
          <w:szCs w:val="24"/>
          <w:lang w:val="en-US"/>
        </w:rPr>
        <w:t xml:space="preserve">onnection </w:t>
      </w:r>
      <w:r w:rsidR="00E24B12">
        <w:rPr>
          <w:rFonts w:asciiTheme="minorBidi" w:eastAsia="Times New Roman" w:hAnsiTheme="minorBidi"/>
          <w:b/>
          <w:bCs/>
          <w:sz w:val="24"/>
          <w:szCs w:val="24"/>
          <w:lang w:val="en-US"/>
        </w:rPr>
        <w:t>E</w:t>
      </w:r>
      <w:r w:rsidR="00E24B12" w:rsidRPr="0055347E">
        <w:rPr>
          <w:rFonts w:asciiTheme="minorBidi" w:eastAsia="Times New Roman" w:hAnsiTheme="minorBidi"/>
          <w:b/>
          <w:bCs/>
          <w:sz w:val="24"/>
          <w:szCs w:val="24"/>
          <w:lang w:val="en-US"/>
        </w:rPr>
        <w:t>stablishment</w:t>
      </w:r>
      <w:r w:rsidRPr="0055347E">
        <w:rPr>
          <w:rFonts w:asciiTheme="minorBidi" w:eastAsia="Times New Roman" w:hAnsiTheme="minorBidi"/>
          <w:b/>
          <w:bCs/>
          <w:sz w:val="24"/>
          <w:szCs w:val="24"/>
          <w:lang w:val="en-US"/>
        </w:rPr>
        <w:t>:</w:t>
      </w:r>
      <w:r w:rsidRPr="0055347E">
        <w:rPr>
          <w:rFonts w:asciiTheme="minorBidi" w:eastAsia="Times New Roman" w:hAnsiTheme="minorBidi"/>
          <w:sz w:val="24"/>
          <w:szCs w:val="24"/>
          <w:lang w:val="en-US"/>
        </w:rPr>
        <w:t xml:space="preserve"> </w:t>
      </w:r>
    </w:p>
    <w:p w14:paraId="40302A15" w14:textId="6DA7EFE4" w:rsidR="000562F9" w:rsidRPr="0055347E" w:rsidRDefault="000562F9" w:rsidP="00261D48">
      <w:pPr>
        <w:shd w:val="clear" w:color="auto" w:fill="FFFFFF"/>
        <w:spacing w:after="120"/>
        <w:ind w:left="1083" w:right="580"/>
        <w:jc w:val="left"/>
        <w:rPr>
          <w:rFonts w:asciiTheme="minorBidi" w:eastAsia="Times New Roman" w:hAnsiTheme="minorBidi"/>
          <w:sz w:val="24"/>
          <w:szCs w:val="24"/>
          <w:lang w:val="en-US"/>
        </w:rPr>
      </w:pPr>
      <w:r w:rsidRPr="0055347E">
        <w:rPr>
          <w:rFonts w:asciiTheme="minorBidi" w:eastAsia="Times New Roman" w:hAnsiTheme="minorBidi"/>
          <w:sz w:val="24"/>
          <w:szCs w:val="24"/>
          <w:lang w:val="en-US"/>
        </w:rPr>
        <w:t>CSMA/CA with RTS/CTS:</w:t>
      </w:r>
    </w:p>
    <w:p w14:paraId="12CB3A5A" w14:textId="7CF4BB22" w:rsidR="000562F9" w:rsidRPr="0055347E" w:rsidRDefault="000562F9" w:rsidP="00261D48">
      <w:pPr>
        <w:shd w:val="clear" w:color="auto" w:fill="FFFFFF"/>
        <w:spacing w:after="120"/>
        <w:ind w:left="1440" w:right="580"/>
        <w:jc w:val="left"/>
        <w:rPr>
          <w:rFonts w:asciiTheme="minorBidi" w:eastAsia="Times New Roman" w:hAnsiTheme="minorBidi"/>
          <w:sz w:val="24"/>
          <w:szCs w:val="24"/>
          <w:lang w:val="en-US"/>
        </w:rPr>
      </w:pPr>
      <w:r w:rsidRPr="0055347E">
        <w:rPr>
          <w:rFonts w:asciiTheme="minorBidi" w:eastAsia="Times New Roman" w:hAnsiTheme="minorBidi"/>
          <w:sz w:val="24"/>
          <w:szCs w:val="24"/>
          <w:lang w:val="en-US"/>
        </w:rPr>
        <w:t xml:space="preserve">CSMA is a basic method that controls the communication of multiple participants on a shared and decentralized transmission medium. However, this is now available in three different variants, which depend on the transmission medium. While CSMA/CA is mainly used in wireless networks, CSMA/CD was developed for Ethernet, and CSMA/CR is used in controller area networks (CAN), which are mainly used in cars and machines. </w:t>
      </w:r>
      <w:r w:rsidR="001B0D63" w:rsidRPr="0055347E">
        <w:rPr>
          <w:rFonts w:asciiTheme="minorBidi" w:eastAsia="Times New Roman" w:hAnsiTheme="minorBidi"/>
          <w:sz w:val="24"/>
          <w:szCs w:val="24"/>
          <w:lang w:val="en-US"/>
        </w:rPr>
        <w:t>[3]</w:t>
      </w:r>
    </w:p>
    <w:p w14:paraId="198A568E" w14:textId="77777777" w:rsidR="000562F9" w:rsidRPr="0055347E" w:rsidRDefault="000562F9" w:rsidP="00261D48">
      <w:pPr>
        <w:shd w:val="clear" w:color="auto" w:fill="FFFFFF"/>
        <w:spacing w:after="120"/>
        <w:ind w:left="1083" w:right="580"/>
        <w:jc w:val="left"/>
        <w:rPr>
          <w:rFonts w:asciiTheme="minorBidi" w:eastAsia="Times New Roman" w:hAnsiTheme="minorBidi"/>
          <w:sz w:val="24"/>
          <w:szCs w:val="24"/>
          <w:lang w:val="en-US"/>
        </w:rPr>
      </w:pPr>
      <w:r w:rsidRPr="0055347E">
        <w:rPr>
          <w:rFonts w:asciiTheme="minorBidi" w:eastAsia="Times New Roman" w:hAnsiTheme="minorBidi"/>
          <w:sz w:val="24"/>
          <w:szCs w:val="24"/>
          <w:lang w:val="en-US"/>
        </w:rPr>
        <w:t>Request to send and clear to send (RTS/CTS):</w:t>
      </w:r>
    </w:p>
    <w:p w14:paraId="6B27407A" w14:textId="6E97B723" w:rsidR="000562F9" w:rsidRPr="0055347E" w:rsidRDefault="000562F9" w:rsidP="00261D48">
      <w:pPr>
        <w:shd w:val="clear" w:color="auto" w:fill="FFFFFF"/>
        <w:spacing w:after="120"/>
        <w:ind w:left="1440" w:right="580"/>
        <w:jc w:val="left"/>
        <w:rPr>
          <w:rFonts w:asciiTheme="minorBidi" w:eastAsia="Times New Roman" w:hAnsiTheme="minorBidi"/>
          <w:sz w:val="24"/>
          <w:szCs w:val="24"/>
          <w:lang w:val="en-US"/>
        </w:rPr>
      </w:pPr>
      <w:r w:rsidRPr="0055347E">
        <w:rPr>
          <w:rFonts w:asciiTheme="minorBidi" w:eastAsia="Times New Roman" w:hAnsiTheme="minorBidi"/>
          <w:sz w:val="24"/>
          <w:szCs w:val="24"/>
          <w:lang w:val="en-US"/>
        </w:rPr>
        <w:t xml:space="preserve">The frames “Request to Send” (RTS) and “Clear to Send” (CTS) are part of the optional extension CSMA/CA RTS/CTS. This procedure is upstream of the actual data transmission. If a participant determines that the transmission medium is free, the device first sends an RTS frame to the </w:t>
      </w:r>
      <w:r w:rsidR="00EA459D" w:rsidRPr="0055347E">
        <w:rPr>
          <w:rFonts w:asciiTheme="minorBidi" w:eastAsia="Times New Roman" w:hAnsiTheme="minorBidi"/>
          <w:sz w:val="24"/>
          <w:szCs w:val="24"/>
          <w:lang w:val="en-US"/>
        </w:rPr>
        <w:t>participant</w:t>
      </w:r>
      <w:r w:rsidRPr="0055347E">
        <w:rPr>
          <w:rFonts w:asciiTheme="minorBidi" w:eastAsia="Times New Roman" w:hAnsiTheme="minorBidi"/>
          <w:sz w:val="24"/>
          <w:szCs w:val="24"/>
          <w:lang w:val="en-US"/>
        </w:rPr>
        <w:t xml:space="preserve"> to receive the data. With this, the output computer makes it clear that it wants to start a transmission and will occupy the transmission medium for a certain time.</w:t>
      </w:r>
    </w:p>
    <w:p w14:paraId="5BE17FAE" w14:textId="77777777" w:rsidR="000562F9" w:rsidRPr="0055347E" w:rsidRDefault="000562F9" w:rsidP="00261D48">
      <w:pPr>
        <w:shd w:val="clear" w:color="auto" w:fill="FFFFFF"/>
        <w:spacing w:after="120"/>
        <w:ind w:left="1440" w:right="580"/>
        <w:jc w:val="left"/>
        <w:rPr>
          <w:rFonts w:asciiTheme="minorBidi" w:eastAsia="Times New Roman" w:hAnsiTheme="minorBidi"/>
          <w:sz w:val="24"/>
          <w:szCs w:val="24"/>
          <w:lang w:val="en-US"/>
        </w:rPr>
      </w:pPr>
      <w:r w:rsidRPr="0055347E">
        <w:rPr>
          <w:rFonts w:asciiTheme="minorBidi" w:eastAsia="Times New Roman" w:hAnsiTheme="minorBidi"/>
          <w:sz w:val="24"/>
          <w:szCs w:val="24"/>
          <w:lang w:val="en-US"/>
        </w:rPr>
        <w:t>The receiver, in turn, sends a CTS frame to the original sender. As with the RTS frame, all other participants in the range are informed that the transmission is currently occupied and the transmitter is enabled for transmission. Only then does the original device start transmitting the data. Now it is not possible for the participants in a wireless network to detect collisions or other interference during transmission. For this reason, the receiving station needs to send an acknowledgement (ACK) when the data packet has arrived correctly.</w:t>
      </w:r>
    </w:p>
    <w:p w14:paraId="74EC1DAF" w14:textId="77777777" w:rsidR="000562F9" w:rsidRPr="001C719D" w:rsidRDefault="000562F9" w:rsidP="00261D48">
      <w:pPr>
        <w:shd w:val="clear" w:color="auto" w:fill="FFFFFF"/>
        <w:spacing w:after="120"/>
        <w:ind w:left="1440" w:right="580"/>
        <w:jc w:val="left"/>
        <w:rPr>
          <w:rFonts w:asciiTheme="minorBidi" w:eastAsia="Times New Roman" w:hAnsiTheme="minorBidi"/>
          <w:sz w:val="24"/>
          <w:szCs w:val="24"/>
          <w:lang w:val="en-US"/>
        </w:rPr>
      </w:pPr>
      <w:r w:rsidRPr="0055347E">
        <w:rPr>
          <w:rFonts w:asciiTheme="minorBidi" w:eastAsia="Times New Roman" w:hAnsiTheme="minorBidi"/>
          <w:sz w:val="24"/>
          <w:szCs w:val="24"/>
          <w:lang w:val="en-US"/>
        </w:rPr>
        <w:t>If the ACK frame doesn’t appear, the sender of the data assumes that a complication has occurred and resends the data packet. The station has a preferential right to use the medium and doesn’t have to wait again for the channel to be free. The three frame types each consist of several fields.</w:t>
      </w:r>
    </w:p>
    <w:p w14:paraId="5546C58E" w14:textId="77777777" w:rsidR="00255773" w:rsidRDefault="00255773" w:rsidP="00261D48">
      <w:pPr>
        <w:shd w:val="clear" w:color="auto" w:fill="FFFFFF"/>
        <w:ind w:left="1083" w:right="580"/>
        <w:jc w:val="left"/>
        <w:rPr>
          <w:rFonts w:asciiTheme="minorBidi" w:eastAsia="Times New Roman" w:hAnsiTheme="minorBidi"/>
          <w:sz w:val="24"/>
          <w:szCs w:val="24"/>
          <w:lang w:val="en-US"/>
        </w:rPr>
      </w:pPr>
    </w:p>
    <w:p w14:paraId="3A67FDC5" w14:textId="0FCC8262" w:rsidR="00CF4142" w:rsidRPr="001C719D" w:rsidRDefault="00CF4142" w:rsidP="002A049E">
      <w:pPr>
        <w:shd w:val="clear" w:color="auto" w:fill="FFFFFF"/>
        <w:ind w:left="1083"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RTS/CTS </w:t>
      </w:r>
      <w:bookmarkStart w:id="59" w:name="_Hlk218353008"/>
      <w:r w:rsidRPr="001C719D">
        <w:rPr>
          <w:rFonts w:asciiTheme="minorBidi" w:eastAsia="Times New Roman" w:hAnsiTheme="minorBidi"/>
          <w:sz w:val="24"/>
          <w:szCs w:val="24"/>
          <w:lang w:val="en-US"/>
        </w:rPr>
        <w:t>Sequence:</w:t>
      </w:r>
    </w:p>
    <w:p w14:paraId="5FCDFA4A" w14:textId="4D185D75" w:rsidR="00101872" w:rsidRPr="001C719D" w:rsidRDefault="00CF4142" w:rsidP="00261D48">
      <w:pPr>
        <w:pStyle w:val="ListParagraph"/>
        <w:numPr>
          <w:ilvl w:val="6"/>
          <w:numId w:val="40"/>
        </w:numPr>
        <w:shd w:val="clear" w:color="auto" w:fill="FFFFFF"/>
        <w:ind w:left="1440"/>
        <w:jc w:val="left"/>
        <w:rPr>
          <w:rFonts w:asciiTheme="minorBidi" w:eastAsia="Times New Roman" w:hAnsiTheme="minorBidi"/>
          <w:sz w:val="24"/>
          <w:szCs w:val="24"/>
          <w:lang w:val="en-US"/>
        </w:rPr>
      </w:pPr>
      <w:r w:rsidRPr="0055347E">
        <w:rPr>
          <w:rFonts w:asciiTheme="minorBidi" w:eastAsia="Times New Roman" w:hAnsiTheme="minorBidi"/>
          <w:b/>
          <w:bCs/>
          <w:sz w:val="24"/>
          <w:szCs w:val="24"/>
          <w:lang w:val="en-US"/>
        </w:rPr>
        <w:t>RTS (Request to Send):</w:t>
      </w:r>
      <w:r w:rsidRPr="001C719D">
        <w:rPr>
          <w:rFonts w:asciiTheme="minorBidi" w:eastAsia="Times New Roman" w:hAnsiTheme="minorBidi"/>
          <w:sz w:val="24"/>
          <w:szCs w:val="24"/>
          <w:lang w:val="en-US"/>
        </w:rPr>
        <w:t xml:space="preserve"> The transmitter sends a short control frame indicating intent to transmit</w:t>
      </w:r>
    </w:p>
    <w:p w14:paraId="3F0F3B45" w14:textId="47705B08" w:rsidR="00101872" w:rsidRPr="001C719D" w:rsidRDefault="00101872" w:rsidP="00261D48">
      <w:pPr>
        <w:pStyle w:val="ListParagraph"/>
        <w:numPr>
          <w:ilvl w:val="6"/>
          <w:numId w:val="40"/>
        </w:numPr>
        <w:shd w:val="clear" w:color="auto" w:fill="FFFFFF"/>
        <w:ind w:left="1440"/>
        <w:jc w:val="left"/>
        <w:rPr>
          <w:rFonts w:asciiTheme="minorBidi" w:eastAsia="Times New Roman" w:hAnsiTheme="minorBidi"/>
          <w:sz w:val="24"/>
          <w:szCs w:val="24"/>
          <w:lang w:val="en-US"/>
        </w:rPr>
      </w:pPr>
      <w:r w:rsidRPr="0055347E">
        <w:rPr>
          <w:rFonts w:asciiTheme="minorBidi" w:eastAsia="Times New Roman" w:hAnsiTheme="minorBidi"/>
          <w:b/>
          <w:bCs/>
          <w:sz w:val="24"/>
          <w:szCs w:val="24"/>
          <w:lang w:val="en-US"/>
        </w:rPr>
        <w:lastRenderedPageBreak/>
        <w:t>Wait (SIFS):</w:t>
      </w:r>
      <w:r w:rsidRPr="001C719D">
        <w:rPr>
          <w:rFonts w:asciiTheme="minorBidi" w:eastAsia="Times New Roman" w:hAnsiTheme="minorBidi"/>
          <w:sz w:val="24"/>
          <w:szCs w:val="24"/>
          <w:lang w:val="en-US"/>
        </w:rPr>
        <w:t xml:space="preserve"> The transmitter enters a listening state for a predefined window (Timeout).</w:t>
      </w:r>
    </w:p>
    <w:p w14:paraId="7A0E3EBA" w14:textId="5443CB14" w:rsidR="00101872" w:rsidRPr="001C719D" w:rsidRDefault="00101872" w:rsidP="00261D48">
      <w:pPr>
        <w:pStyle w:val="ListParagraph"/>
        <w:numPr>
          <w:ilvl w:val="6"/>
          <w:numId w:val="40"/>
        </w:numPr>
        <w:shd w:val="clear" w:color="auto" w:fill="FFFFFF"/>
        <w:ind w:left="1440"/>
        <w:jc w:val="left"/>
        <w:rPr>
          <w:rFonts w:asciiTheme="minorBidi" w:eastAsia="Times New Roman" w:hAnsiTheme="minorBidi"/>
          <w:sz w:val="24"/>
          <w:szCs w:val="24"/>
          <w:lang w:val="en-US"/>
        </w:rPr>
      </w:pPr>
      <w:r w:rsidRPr="0055347E">
        <w:rPr>
          <w:rFonts w:asciiTheme="minorBidi" w:eastAsia="Times New Roman" w:hAnsiTheme="minorBidi"/>
          <w:b/>
          <w:bCs/>
          <w:sz w:val="24"/>
          <w:szCs w:val="24"/>
          <w:lang w:val="en-US"/>
        </w:rPr>
        <w:t>CTS (Clear to Send):</w:t>
      </w:r>
      <w:r w:rsidRPr="001C719D">
        <w:rPr>
          <w:rFonts w:asciiTheme="minorBidi" w:eastAsia="Times New Roman" w:hAnsiTheme="minorBidi"/>
          <w:sz w:val="24"/>
          <w:szCs w:val="24"/>
          <w:lang w:val="en-US"/>
        </w:rPr>
        <w:t xml:space="preserve"> If the receiver is idle, it responds with a CTS frame.</w:t>
      </w:r>
    </w:p>
    <w:p w14:paraId="53013369" w14:textId="5AF304C8" w:rsidR="00D2722A" w:rsidRPr="0055347E" w:rsidRDefault="00D2722A" w:rsidP="00261D48">
      <w:pPr>
        <w:pStyle w:val="ListParagraph"/>
        <w:numPr>
          <w:ilvl w:val="6"/>
          <w:numId w:val="40"/>
        </w:numPr>
        <w:shd w:val="clear" w:color="auto" w:fill="FFFFFF"/>
        <w:ind w:left="1440"/>
        <w:jc w:val="left"/>
        <w:rPr>
          <w:rFonts w:asciiTheme="minorBidi" w:eastAsia="Times New Roman" w:hAnsiTheme="minorBidi"/>
          <w:sz w:val="24"/>
          <w:szCs w:val="24"/>
          <w:lang w:val="en-US"/>
        </w:rPr>
      </w:pPr>
      <w:r w:rsidRPr="0055347E">
        <w:rPr>
          <w:rFonts w:asciiTheme="minorBidi" w:eastAsia="Times New Roman" w:hAnsiTheme="minorBidi"/>
          <w:b/>
          <w:bCs/>
          <w:sz w:val="24"/>
          <w:szCs w:val="24"/>
          <w:lang w:val="en-US"/>
        </w:rPr>
        <w:t>Data Transmission:</w:t>
      </w:r>
      <w:r w:rsidRPr="001C719D">
        <w:rPr>
          <w:rFonts w:asciiTheme="minorBidi" w:eastAsia="Times New Roman" w:hAnsiTheme="minorBidi"/>
          <w:sz w:val="24"/>
          <w:szCs w:val="24"/>
          <w:lang w:val="en-US"/>
        </w:rPr>
        <w:t xml:space="preserve"> Upon receiving the CTS, the transmitter sends the full data packet.</w:t>
      </w:r>
    </w:p>
    <w:bookmarkEnd w:id="59"/>
    <w:p w14:paraId="724D89AB" w14:textId="5484FD39" w:rsidR="00B41A02" w:rsidRPr="0055347E" w:rsidRDefault="00B41A02" w:rsidP="00000700">
      <w:pPr>
        <w:shd w:val="clear" w:color="auto" w:fill="FFFFFF"/>
        <w:spacing w:after="120"/>
        <w:ind w:left="1083" w:right="580"/>
        <w:jc w:val="center"/>
        <w:rPr>
          <w:rFonts w:asciiTheme="minorBidi" w:eastAsia="Times New Roman" w:hAnsiTheme="minorBidi"/>
          <w:sz w:val="24"/>
          <w:szCs w:val="24"/>
          <w:lang w:val="en-US"/>
        </w:rPr>
      </w:pPr>
      <w:r w:rsidRPr="0055347E">
        <w:rPr>
          <w:rFonts w:asciiTheme="minorBidi" w:eastAsia="Times New Roman" w:hAnsiTheme="minorBidi"/>
          <w:noProof/>
          <w:sz w:val="24"/>
          <w:szCs w:val="24"/>
          <w:lang w:val="en-US"/>
        </w:rPr>
        <w:drawing>
          <wp:inline distT="0" distB="0" distL="0" distR="0" wp14:anchorId="232C372D" wp14:editId="20130146">
            <wp:extent cx="3436620" cy="2988249"/>
            <wp:effectExtent l="0" t="0" r="0" b="3175"/>
            <wp:docPr id="314473670" name="תמונה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444854" cy="2995408"/>
                    </a:xfrm>
                    <a:prstGeom prst="rect">
                      <a:avLst/>
                    </a:prstGeom>
                    <a:noFill/>
                    <a:ln>
                      <a:noFill/>
                    </a:ln>
                  </pic:spPr>
                </pic:pic>
              </a:graphicData>
            </a:graphic>
          </wp:inline>
        </w:drawing>
      </w:r>
    </w:p>
    <w:p w14:paraId="423629B5" w14:textId="77777777" w:rsidR="00B41A02" w:rsidRPr="0055347E" w:rsidRDefault="00B41A02" w:rsidP="00261D48">
      <w:pPr>
        <w:shd w:val="clear" w:color="auto" w:fill="FFFFFF"/>
        <w:spacing w:after="120"/>
        <w:ind w:left="1083" w:right="580"/>
        <w:jc w:val="left"/>
        <w:rPr>
          <w:rFonts w:asciiTheme="minorBidi" w:eastAsia="Times New Roman" w:hAnsiTheme="minorBidi"/>
          <w:sz w:val="24"/>
          <w:szCs w:val="24"/>
          <w:lang w:val="en-US"/>
        </w:rPr>
      </w:pPr>
    </w:p>
    <w:p w14:paraId="50B14C52" w14:textId="62979C4F" w:rsidR="00B41A02" w:rsidRDefault="007C56B1" w:rsidP="00261D48">
      <w:pPr>
        <w:shd w:val="clear" w:color="auto" w:fill="FFFFFF"/>
        <w:spacing w:after="120"/>
        <w:ind w:left="1083" w:right="580"/>
        <w:jc w:val="left"/>
        <w:rPr>
          <w:rFonts w:asciiTheme="minorBidi" w:eastAsia="Times New Roman" w:hAnsiTheme="minorBidi"/>
          <w:sz w:val="24"/>
          <w:szCs w:val="24"/>
          <w:lang w:val="en-US"/>
        </w:rPr>
      </w:pPr>
      <w:r w:rsidRPr="0055347E">
        <w:rPr>
          <w:rFonts w:asciiTheme="minorBidi" w:eastAsia="Times New Roman" w:hAnsiTheme="minorBidi"/>
          <w:b/>
          <w:bCs/>
          <w:sz w:val="24"/>
          <w:szCs w:val="24"/>
          <w:lang w:val="en-US"/>
        </w:rPr>
        <w:t>Figure 2:</w:t>
      </w:r>
      <w:r w:rsidRPr="0055347E">
        <w:rPr>
          <w:rFonts w:asciiTheme="minorBidi" w:eastAsia="Times New Roman" w:hAnsiTheme="minorBidi"/>
          <w:sz w:val="24"/>
          <w:szCs w:val="24"/>
          <w:lang w:val="en-US"/>
        </w:rPr>
        <w:t xml:space="preserve"> Sequence diagram of the CSMA/CA protocol utilizing the RTS/CTS handshake </w:t>
      </w:r>
      <w:r w:rsidR="00711ABF" w:rsidRPr="0055347E">
        <w:rPr>
          <w:rFonts w:asciiTheme="minorBidi" w:eastAsia="Times New Roman" w:hAnsiTheme="minorBidi"/>
          <w:sz w:val="24"/>
          <w:szCs w:val="24"/>
          <w:lang w:val="en-US"/>
        </w:rPr>
        <w:t>mechanism</w:t>
      </w:r>
      <w:r w:rsidR="00711ABF">
        <w:rPr>
          <w:rFonts w:asciiTheme="minorBidi" w:eastAsia="Times New Roman" w:hAnsiTheme="minorBidi"/>
          <w:sz w:val="24"/>
          <w:szCs w:val="24"/>
          <w:lang w:val="en-US"/>
        </w:rPr>
        <w:t>,</w:t>
      </w:r>
      <w:r w:rsidR="000C4176" w:rsidRPr="0055347E">
        <w:rPr>
          <w:rFonts w:asciiTheme="minorBidi" w:eastAsia="Times New Roman" w:hAnsiTheme="minorBidi"/>
          <w:b/>
          <w:bCs/>
          <w:sz w:val="24"/>
          <w:szCs w:val="24"/>
          <w:lang w:val="en-US"/>
        </w:rPr>
        <w:t xml:space="preserve"> </w:t>
      </w:r>
      <w:r w:rsidR="00B41A02" w:rsidRPr="0055347E">
        <w:rPr>
          <w:rFonts w:asciiTheme="minorBidi" w:eastAsia="Times New Roman" w:hAnsiTheme="minorBidi"/>
          <w:sz w:val="24"/>
          <w:szCs w:val="24"/>
          <w:lang w:val="en-US"/>
        </w:rPr>
        <w:t>(Figure Created by Google "nano banana pro" AI Model).</w:t>
      </w:r>
    </w:p>
    <w:p w14:paraId="62CDB151" w14:textId="77777777" w:rsidR="0017377D" w:rsidRPr="0055347E" w:rsidRDefault="0017377D" w:rsidP="00261D48">
      <w:pPr>
        <w:shd w:val="clear" w:color="auto" w:fill="FFFFFF"/>
        <w:spacing w:after="120"/>
        <w:ind w:left="1083" w:right="580"/>
        <w:jc w:val="left"/>
        <w:rPr>
          <w:rFonts w:asciiTheme="minorBidi" w:eastAsia="Times New Roman" w:hAnsiTheme="minorBidi"/>
          <w:sz w:val="24"/>
          <w:szCs w:val="24"/>
          <w:lang w:val="en-US"/>
        </w:rPr>
      </w:pPr>
    </w:p>
    <w:p w14:paraId="284B338D" w14:textId="77777777" w:rsidR="00217392" w:rsidRDefault="00EA459D" w:rsidP="00261D48">
      <w:pPr>
        <w:shd w:val="clear" w:color="auto" w:fill="FFFFFF"/>
        <w:spacing w:after="120"/>
        <w:ind w:right="580"/>
        <w:jc w:val="left"/>
        <w:rPr>
          <w:rFonts w:asciiTheme="minorBidi" w:eastAsia="Times New Roman" w:hAnsiTheme="minorBidi"/>
          <w:b/>
          <w:bCs/>
          <w:sz w:val="24"/>
          <w:szCs w:val="24"/>
          <w:lang w:val="en-US"/>
        </w:rPr>
      </w:pPr>
      <w:r w:rsidRPr="00B03113">
        <w:rPr>
          <w:rFonts w:asciiTheme="minorBidi" w:eastAsia="Times New Roman" w:hAnsiTheme="minorBidi"/>
          <w:b/>
          <w:bCs/>
          <w:sz w:val="24"/>
          <w:szCs w:val="24"/>
          <w:lang w:val="en-US"/>
        </w:rPr>
        <w:t xml:space="preserve">3.2.1 </w:t>
      </w:r>
      <w:r w:rsidR="00CF4142" w:rsidRPr="00B03113">
        <w:rPr>
          <w:rFonts w:asciiTheme="minorBidi" w:eastAsia="Times New Roman" w:hAnsiTheme="minorBidi"/>
          <w:b/>
          <w:bCs/>
          <w:sz w:val="24"/>
          <w:szCs w:val="24"/>
          <w:lang w:val="en-US"/>
        </w:rPr>
        <w:t xml:space="preserve">RTS/CTS </w:t>
      </w:r>
      <w:r w:rsidRPr="00B03113">
        <w:rPr>
          <w:rFonts w:asciiTheme="minorBidi" w:eastAsia="Times New Roman" w:hAnsiTheme="minorBidi"/>
          <w:b/>
          <w:bCs/>
          <w:sz w:val="24"/>
          <w:szCs w:val="24"/>
          <w:lang w:val="en-US"/>
        </w:rPr>
        <w:t>Frame</w:t>
      </w:r>
      <w:r w:rsidR="000562F9" w:rsidRPr="00B03113">
        <w:rPr>
          <w:rFonts w:asciiTheme="minorBidi" w:eastAsia="Times New Roman" w:hAnsiTheme="minorBidi"/>
          <w:b/>
          <w:bCs/>
          <w:sz w:val="24"/>
          <w:szCs w:val="24"/>
          <w:lang w:val="en-US"/>
        </w:rPr>
        <w:t xml:space="preserve"> Structure:</w:t>
      </w:r>
    </w:p>
    <w:p w14:paraId="05FBC179" w14:textId="4A89ECB8" w:rsidR="000562F9" w:rsidRPr="00B03113" w:rsidRDefault="000562F9" w:rsidP="00261D48">
      <w:pPr>
        <w:shd w:val="clear" w:color="auto" w:fill="FFFFFF"/>
        <w:spacing w:after="120"/>
        <w:ind w:left="1083" w:right="580"/>
        <w:jc w:val="left"/>
        <w:rPr>
          <w:rFonts w:asciiTheme="minorBidi" w:eastAsia="Times New Roman" w:hAnsiTheme="minorBidi"/>
          <w:sz w:val="24"/>
          <w:szCs w:val="24"/>
          <w:lang w:val="en-US"/>
        </w:rPr>
      </w:pPr>
      <w:r w:rsidRPr="00B03113">
        <w:rPr>
          <w:rFonts w:asciiTheme="minorBidi" w:eastAsia="Times New Roman" w:hAnsiTheme="minorBidi"/>
          <w:sz w:val="24"/>
          <w:szCs w:val="24"/>
          <w:lang w:val="en-US"/>
        </w:rPr>
        <w:t xml:space="preserve"> Each transmission is a fixed 56-bit frame. The transmission time for the full frame is approximately 28 milliseconds (56 * 0.5ms). The frame components are:</w:t>
      </w:r>
    </w:p>
    <w:p w14:paraId="2639EE04" w14:textId="77777777" w:rsidR="000562F9" w:rsidRPr="00B03113" w:rsidRDefault="000562F9" w:rsidP="00261D48">
      <w:pPr>
        <w:shd w:val="clear" w:color="auto" w:fill="FFFFFF"/>
        <w:ind w:left="1800" w:right="580" w:hanging="360"/>
        <w:jc w:val="left"/>
        <w:rPr>
          <w:rFonts w:asciiTheme="minorBidi" w:eastAsia="Times New Roman" w:hAnsiTheme="minorBidi"/>
          <w:sz w:val="24"/>
          <w:szCs w:val="24"/>
          <w:lang w:val="en-US"/>
        </w:rPr>
      </w:pPr>
      <w:r w:rsidRPr="00B03113">
        <w:rPr>
          <w:rFonts w:asciiTheme="minorBidi" w:eastAsia="Times New Roman" w:hAnsiTheme="minorBidi"/>
          <w:sz w:val="24"/>
          <w:szCs w:val="24"/>
          <w:lang w:val="en-US"/>
        </w:rPr>
        <w:t xml:space="preserve">1.  </w:t>
      </w:r>
      <w:r w:rsidRPr="00B03113">
        <w:rPr>
          <w:rFonts w:asciiTheme="minorBidi" w:eastAsia="Times New Roman" w:hAnsiTheme="minorBidi"/>
          <w:sz w:val="24"/>
          <w:szCs w:val="24"/>
          <w:lang w:val="en-US"/>
        </w:rPr>
        <w:tab/>
        <w:t xml:space="preserve"> Starting character 'F' (4 bits).</w:t>
      </w:r>
    </w:p>
    <w:p w14:paraId="176CC5A1" w14:textId="77777777" w:rsidR="000562F9" w:rsidRPr="00B03113" w:rsidRDefault="000562F9" w:rsidP="00261D48">
      <w:pPr>
        <w:shd w:val="clear" w:color="auto" w:fill="FFFFFF"/>
        <w:ind w:left="1800" w:right="580" w:hanging="360"/>
        <w:jc w:val="left"/>
        <w:rPr>
          <w:rFonts w:asciiTheme="minorBidi" w:eastAsia="Times New Roman" w:hAnsiTheme="minorBidi"/>
          <w:sz w:val="24"/>
          <w:szCs w:val="24"/>
          <w:lang w:val="en-US"/>
        </w:rPr>
      </w:pPr>
      <w:r w:rsidRPr="00B03113">
        <w:rPr>
          <w:rFonts w:asciiTheme="minorBidi" w:eastAsia="Times New Roman" w:hAnsiTheme="minorBidi"/>
          <w:sz w:val="24"/>
          <w:szCs w:val="24"/>
          <w:lang w:val="en-US"/>
        </w:rPr>
        <w:t xml:space="preserve">2.  </w:t>
      </w:r>
      <w:r w:rsidRPr="00B03113">
        <w:rPr>
          <w:rFonts w:asciiTheme="minorBidi" w:eastAsia="Times New Roman" w:hAnsiTheme="minorBidi"/>
          <w:sz w:val="24"/>
          <w:szCs w:val="24"/>
          <w:lang w:val="en-US"/>
        </w:rPr>
        <w:tab/>
        <w:t>User ID (40 bits).</w:t>
      </w:r>
    </w:p>
    <w:p w14:paraId="42E6717A" w14:textId="77777777" w:rsidR="000562F9" w:rsidRPr="00B03113" w:rsidRDefault="000562F9" w:rsidP="00261D48">
      <w:pPr>
        <w:shd w:val="clear" w:color="auto" w:fill="FFFFFF"/>
        <w:ind w:left="1800" w:right="580" w:hanging="360"/>
        <w:jc w:val="left"/>
        <w:rPr>
          <w:rFonts w:asciiTheme="minorBidi" w:eastAsia="Times New Roman" w:hAnsiTheme="minorBidi"/>
          <w:sz w:val="24"/>
          <w:szCs w:val="24"/>
          <w:lang w:val="en-US"/>
        </w:rPr>
      </w:pPr>
      <w:r w:rsidRPr="00B03113">
        <w:rPr>
          <w:rFonts w:asciiTheme="minorBidi" w:eastAsia="Times New Roman" w:hAnsiTheme="minorBidi"/>
          <w:sz w:val="24"/>
          <w:szCs w:val="24"/>
          <w:lang w:val="en-US"/>
        </w:rPr>
        <w:t xml:space="preserve">3.  </w:t>
      </w:r>
      <w:r w:rsidRPr="00B03113">
        <w:rPr>
          <w:rFonts w:asciiTheme="minorBidi" w:eastAsia="Times New Roman" w:hAnsiTheme="minorBidi"/>
          <w:sz w:val="24"/>
          <w:szCs w:val="24"/>
          <w:lang w:val="en-US"/>
        </w:rPr>
        <w:tab/>
        <w:t>Separating character 'F' (4 bits).</w:t>
      </w:r>
    </w:p>
    <w:p w14:paraId="1D9C33CF" w14:textId="164E8CBB" w:rsidR="000562F9" w:rsidRPr="001C719D" w:rsidRDefault="000562F9" w:rsidP="00055C08">
      <w:pPr>
        <w:shd w:val="clear" w:color="auto" w:fill="FFFFFF"/>
        <w:spacing w:after="120"/>
        <w:ind w:left="1800" w:right="580" w:hanging="360"/>
        <w:jc w:val="left"/>
        <w:rPr>
          <w:rFonts w:asciiTheme="minorBidi" w:eastAsia="Times New Roman" w:hAnsiTheme="minorBidi"/>
          <w:sz w:val="24"/>
          <w:szCs w:val="24"/>
          <w:lang w:val="en-US"/>
        </w:rPr>
      </w:pPr>
      <w:r w:rsidRPr="00B03113">
        <w:rPr>
          <w:rFonts w:asciiTheme="minorBidi" w:eastAsia="Times New Roman" w:hAnsiTheme="minorBidi"/>
          <w:sz w:val="24"/>
          <w:szCs w:val="24"/>
          <w:lang w:val="en-US"/>
        </w:rPr>
        <w:t xml:space="preserve">4.    Checksum (8 bits), calculated by </w:t>
      </w:r>
      <w:r w:rsidR="00055C08" w:rsidRPr="00E30A60">
        <w:rPr>
          <w:rFonts w:asciiTheme="minorBidi" w:eastAsia="Times New Roman" w:hAnsiTheme="minorBidi"/>
          <w:sz w:val="24"/>
          <w:szCs w:val="24"/>
          <w:lang w:val="en-US"/>
        </w:rPr>
        <w:t>Cyclic Redundancy Check (CRC)</w:t>
      </w:r>
      <w:r w:rsidRPr="00B03113">
        <w:rPr>
          <w:rFonts w:asciiTheme="minorBidi" w:eastAsia="Times New Roman" w:hAnsiTheme="minorBidi"/>
          <w:sz w:val="24"/>
          <w:szCs w:val="24"/>
          <w:lang w:val="en-US"/>
        </w:rPr>
        <w:t xml:space="preserve"> the characters/digits of the data section.</w:t>
      </w:r>
    </w:p>
    <w:p w14:paraId="5FD03D7B" w14:textId="77777777" w:rsidR="00CF4142" w:rsidRPr="00B03113" w:rsidRDefault="00CF4142" w:rsidP="00261D48">
      <w:pPr>
        <w:shd w:val="clear" w:color="auto" w:fill="FFFFFF"/>
        <w:spacing w:after="120"/>
        <w:ind w:left="1083" w:right="580"/>
        <w:jc w:val="left"/>
        <w:rPr>
          <w:rFonts w:asciiTheme="minorBidi" w:eastAsia="Times New Roman" w:hAnsiTheme="minorBidi"/>
          <w:sz w:val="24"/>
          <w:szCs w:val="24"/>
          <w:lang w:val="en-US"/>
        </w:rPr>
      </w:pPr>
    </w:p>
    <w:p w14:paraId="0C7C418D" w14:textId="5B5B4728" w:rsidR="000562F9" w:rsidRPr="00B03113" w:rsidRDefault="00F05DE0" w:rsidP="00000700">
      <w:pPr>
        <w:shd w:val="clear" w:color="auto" w:fill="FFFFFF"/>
        <w:spacing w:after="120"/>
        <w:ind w:left="1083" w:right="580" w:hanging="360"/>
        <w:jc w:val="center"/>
        <w:rPr>
          <w:rFonts w:asciiTheme="minorBidi" w:eastAsia="Times New Roman" w:hAnsiTheme="minorBidi"/>
          <w:sz w:val="24"/>
          <w:szCs w:val="24"/>
          <w:rtl/>
          <w:lang w:val="en-US"/>
        </w:rPr>
      </w:pPr>
      <w:r>
        <w:rPr>
          <w:noProof/>
        </w:rPr>
        <w:lastRenderedPageBreak/>
        <w:drawing>
          <wp:inline distT="0" distB="0" distL="0" distR="0" wp14:anchorId="73D4C5A8" wp14:editId="278C836F">
            <wp:extent cx="5733415" cy="2995295"/>
            <wp:effectExtent l="0" t="0" r="635" b="0"/>
            <wp:docPr id="968414699" name="תמונה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3415" cy="2995295"/>
                    </a:xfrm>
                    <a:prstGeom prst="rect">
                      <a:avLst/>
                    </a:prstGeom>
                    <a:noFill/>
                    <a:ln>
                      <a:noFill/>
                    </a:ln>
                  </pic:spPr>
                </pic:pic>
              </a:graphicData>
            </a:graphic>
          </wp:inline>
        </w:drawing>
      </w:r>
    </w:p>
    <w:p w14:paraId="3A7FD0CA" w14:textId="69FCAFF1" w:rsidR="00B41A02" w:rsidRPr="00B03113" w:rsidRDefault="007C56B1" w:rsidP="00261D48">
      <w:pPr>
        <w:shd w:val="clear" w:color="auto" w:fill="FFFFFF"/>
        <w:spacing w:after="120"/>
        <w:ind w:left="1083" w:right="580" w:firstLine="360"/>
        <w:jc w:val="left"/>
        <w:rPr>
          <w:rFonts w:asciiTheme="minorBidi" w:eastAsia="Times New Roman" w:hAnsiTheme="minorBidi"/>
          <w:sz w:val="24"/>
          <w:szCs w:val="24"/>
          <w:lang w:val="en-US"/>
        </w:rPr>
      </w:pPr>
      <w:r w:rsidRPr="00B03113">
        <w:rPr>
          <w:rFonts w:asciiTheme="minorBidi" w:eastAsia="Times New Roman" w:hAnsiTheme="minorBidi"/>
          <w:b/>
          <w:bCs/>
          <w:sz w:val="24"/>
          <w:szCs w:val="24"/>
          <w:lang w:val="en-US"/>
        </w:rPr>
        <w:t>Figure 3:</w:t>
      </w:r>
      <w:r w:rsidRPr="00B03113">
        <w:rPr>
          <w:rFonts w:asciiTheme="minorBidi" w:eastAsia="Times New Roman" w:hAnsiTheme="minorBidi"/>
          <w:sz w:val="24"/>
          <w:szCs w:val="24"/>
          <w:lang w:val="en-US"/>
        </w:rPr>
        <w:t xml:space="preserve"> Schematic breakdown of the 56-bit Ultrasonic </w:t>
      </w:r>
      <w:r w:rsidR="00CF4142" w:rsidRPr="001C719D">
        <w:rPr>
          <w:rFonts w:asciiTheme="minorBidi" w:eastAsia="Times New Roman" w:hAnsiTheme="minorBidi"/>
          <w:sz w:val="24"/>
          <w:szCs w:val="24"/>
          <w:lang w:val="en-US"/>
        </w:rPr>
        <w:t>RTS/CTS</w:t>
      </w:r>
      <w:r w:rsidR="00CF4142" w:rsidRPr="00B03113">
        <w:rPr>
          <w:rFonts w:asciiTheme="minorBidi" w:eastAsia="Times New Roman" w:hAnsiTheme="minorBidi"/>
          <w:sz w:val="24"/>
          <w:szCs w:val="24"/>
          <w:lang w:val="en-US"/>
        </w:rPr>
        <w:t xml:space="preserve"> </w:t>
      </w:r>
      <w:r w:rsidR="00CF2B94" w:rsidRPr="00B03113">
        <w:rPr>
          <w:rFonts w:asciiTheme="minorBidi" w:eastAsia="Times New Roman" w:hAnsiTheme="minorBidi"/>
          <w:sz w:val="24"/>
          <w:szCs w:val="24"/>
          <w:lang w:val="en-US"/>
        </w:rPr>
        <w:t>Frame</w:t>
      </w:r>
      <w:r w:rsidR="00B03113">
        <w:rPr>
          <w:rFonts w:asciiTheme="minorBidi" w:eastAsia="Times New Roman" w:hAnsiTheme="minorBidi"/>
          <w:sz w:val="24"/>
          <w:szCs w:val="24"/>
          <w:lang w:val="en-US"/>
        </w:rPr>
        <w:t>,</w:t>
      </w:r>
      <w:r w:rsidR="00B03113" w:rsidRPr="00B03113">
        <w:rPr>
          <w:rFonts w:asciiTheme="minorBidi" w:eastAsia="Times New Roman" w:hAnsiTheme="minorBidi"/>
          <w:sz w:val="24"/>
          <w:szCs w:val="24"/>
          <w:lang w:val="en-US"/>
        </w:rPr>
        <w:t xml:space="preserve"> </w:t>
      </w:r>
      <w:r w:rsidR="00CF2B94" w:rsidRPr="00B03113">
        <w:rPr>
          <w:rFonts w:asciiTheme="minorBidi" w:eastAsia="Times New Roman" w:hAnsiTheme="minorBidi"/>
          <w:sz w:val="24"/>
          <w:szCs w:val="24"/>
          <w:lang w:val="en-US"/>
        </w:rPr>
        <w:t>(</w:t>
      </w:r>
      <w:r w:rsidR="00B41A02" w:rsidRPr="00B03113">
        <w:rPr>
          <w:rFonts w:asciiTheme="minorBidi" w:eastAsia="Times New Roman" w:hAnsiTheme="minorBidi"/>
          <w:sz w:val="24"/>
          <w:szCs w:val="24"/>
          <w:lang w:val="en-US"/>
        </w:rPr>
        <w:t>Figure Created by Google "nano banana pro" AI Model).</w:t>
      </w:r>
    </w:p>
    <w:p w14:paraId="15EB7E4A" w14:textId="77777777" w:rsidR="000562F9" w:rsidRPr="00A12970" w:rsidRDefault="000562F9" w:rsidP="00261D48">
      <w:pPr>
        <w:shd w:val="clear" w:color="auto" w:fill="FFFFFF"/>
        <w:spacing w:after="120"/>
        <w:ind w:right="580"/>
        <w:jc w:val="left"/>
        <w:rPr>
          <w:rFonts w:asciiTheme="minorBidi" w:eastAsia="Times New Roman" w:hAnsiTheme="minorBidi"/>
          <w:sz w:val="24"/>
          <w:szCs w:val="24"/>
          <w:lang w:val="en-US"/>
        </w:rPr>
      </w:pPr>
    </w:p>
    <w:p w14:paraId="06589BFA" w14:textId="0A24BF6C" w:rsidR="000562F9" w:rsidRPr="00A12970" w:rsidRDefault="000562F9" w:rsidP="00261D48">
      <w:pPr>
        <w:shd w:val="clear" w:color="auto" w:fill="FFFFFF"/>
        <w:spacing w:after="120"/>
        <w:ind w:right="580"/>
        <w:jc w:val="left"/>
        <w:rPr>
          <w:rFonts w:asciiTheme="minorBidi" w:eastAsia="Times New Roman" w:hAnsiTheme="minorBidi"/>
          <w:b/>
          <w:bCs/>
          <w:sz w:val="24"/>
          <w:szCs w:val="24"/>
          <w:lang w:val="en-US"/>
        </w:rPr>
      </w:pPr>
      <w:r w:rsidRPr="00A12970">
        <w:rPr>
          <w:rFonts w:asciiTheme="minorBidi" w:eastAsia="Times New Roman" w:hAnsiTheme="minorBidi"/>
          <w:b/>
          <w:bCs/>
          <w:sz w:val="24"/>
          <w:szCs w:val="24"/>
          <w:lang w:val="en-US"/>
        </w:rPr>
        <w:t>3.2.2 Transmitter Implementation</w:t>
      </w:r>
      <w:r w:rsidR="001B7A10">
        <w:rPr>
          <w:rFonts w:asciiTheme="minorBidi" w:eastAsia="Times New Roman" w:hAnsiTheme="minorBidi"/>
          <w:b/>
          <w:bCs/>
          <w:sz w:val="24"/>
          <w:szCs w:val="24"/>
          <w:lang w:val="en-US"/>
        </w:rPr>
        <w:t>:</w:t>
      </w:r>
    </w:p>
    <w:p w14:paraId="7F61ED5F" w14:textId="77777777" w:rsidR="00A12970" w:rsidRDefault="000562F9" w:rsidP="00261D48">
      <w:pPr>
        <w:shd w:val="clear" w:color="auto" w:fill="FFFFFF"/>
        <w:spacing w:after="120"/>
        <w:ind w:left="1083" w:right="580"/>
        <w:jc w:val="left"/>
        <w:rPr>
          <w:rFonts w:asciiTheme="minorBidi" w:eastAsia="Times New Roman" w:hAnsiTheme="minorBidi"/>
          <w:sz w:val="24"/>
          <w:szCs w:val="24"/>
          <w:lang w:val="en-US"/>
        </w:rPr>
      </w:pPr>
      <w:r w:rsidRPr="00A12970">
        <w:rPr>
          <w:rFonts w:asciiTheme="minorBidi" w:eastAsia="Times New Roman" w:hAnsiTheme="minorBidi"/>
          <w:sz w:val="24"/>
          <w:szCs w:val="24"/>
          <w:lang w:val="en-US"/>
        </w:rPr>
        <w:t>The transmission process uses the Android API's ‘AudioTrack’ or IOS API's ‘AVAudioEngine’.</w:t>
      </w:r>
    </w:p>
    <w:p w14:paraId="52F929BC" w14:textId="26EA2388" w:rsidR="00CF4142" w:rsidRPr="00A12970" w:rsidRDefault="00CF4142" w:rsidP="00261D48">
      <w:pPr>
        <w:shd w:val="clear" w:color="auto" w:fill="FFFFFF"/>
        <w:spacing w:after="120"/>
        <w:ind w:left="1083" w:right="580"/>
        <w:jc w:val="left"/>
        <w:rPr>
          <w:rFonts w:asciiTheme="minorBidi" w:eastAsia="Times New Roman" w:hAnsiTheme="minorBidi"/>
          <w:b/>
          <w:bCs/>
          <w:sz w:val="24"/>
          <w:szCs w:val="24"/>
          <w:lang w:val="en-US"/>
        </w:rPr>
      </w:pPr>
      <w:r w:rsidRPr="00A12970">
        <w:rPr>
          <w:rFonts w:asciiTheme="minorBidi" w:eastAsia="Times New Roman" w:hAnsiTheme="minorBidi"/>
          <w:b/>
          <w:bCs/>
          <w:sz w:val="24"/>
          <w:szCs w:val="24"/>
          <w:lang w:val="en-US"/>
        </w:rPr>
        <w:t xml:space="preserve">Data Frame Structure: </w:t>
      </w:r>
    </w:p>
    <w:p w14:paraId="3BC30656" w14:textId="77777777" w:rsidR="00CF4142" w:rsidRPr="00A9337B" w:rsidRDefault="00CF4142" w:rsidP="00261D48">
      <w:pPr>
        <w:spacing w:after="100" w:afterAutospacing="1" w:line="240" w:lineRule="auto"/>
        <w:ind w:left="1440"/>
        <w:jc w:val="left"/>
        <w:rPr>
          <w:rFonts w:asciiTheme="minorBidi" w:eastAsia="Times New Roman" w:hAnsiTheme="minorBidi"/>
          <w:sz w:val="24"/>
          <w:szCs w:val="24"/>
          <w:lang w:val="en-US"/>
        </w:rPr>
      </w:pPr>
      <w:r w:rsidRPr="00A9337B">
        <w:rPr>
          <w:rFonts w:asciiTheme="minorBidi" w:eastAsia="Times New Roman" w:hAnsiTheme="minorBidi"/>
          <w:sz w:val="24"/>
          <w:szCs w:val="24"/>
          <w:lang w:val="en-US"/>
        </w:rPr>
        <w:t>To accommodate the physical constraints of the ultrasonic channel (limited bandwidth and a transmission rate of 0.5ms per bit), the protocol utilizes a lightweight, byte-oriented frame structure. The design prioritizes minimal overhead while ensuring robust synchronization and support for multi-packet fragmentation.</w:t>
      </w:r>
    </w:p>
    <w:p w14:paraId="43D6E071" w14:textId="77777777" w:rsidR="00CF4142" w:rsidRPr="00A9337B" w:rsidRDefault="00CF4142" w:rsidP="00261D48">
      <w:pPr>
        <w:spacing w:after="100" w:afterAutospacing="1" w:line="240" w:lineRule="auto"/>
        <w:ind w:left="1440"/>
        <w:jc w:val="left"/>
        <w:rPr>
          <w:rFonts w:asciiTheme="minorBidi" w:eastAsia="Times New Roman" w:hAnsiTheme="minorBidi"/>
          <w:sz w:val="24"/>
          <w:szCs w:val="24"/>
          <w:lang w:val="en-US"/>
        </w:rPr>
      </w:pPr>
      <w:r w:rsidRPr="00A9337B">
        <w:rPr>
          <w:rFonts w:asciiTheme="minorBidi" w:eastAsia="Times New Roman" w:hAnsiTheme="minorBidi"/>
          <w:sz w:val="24"/>
          <w:szCs w:val="24"/>
          <w:lang w:val="en-US"/>
        </w:rPr>
        <w:t xml:space="preserve">The total fixed overhead per frame is </w:t>
      </w:r>
      <w:r w:rsidRPr="00A9337B">
        <w:rPr>
          <w:rFonts w:asciiTheme="minorBidi" w:eastAsia="Times New Roman" w:hAnsiTheme="minorBidi"/>
          <w:b/>
          <w:bCs/>
          <w:sz w:val="24"/>
          <w:szCs w:val="24"/>
          <w:lang w:val="en-US"/>
        </w:rPr>
        <w:t>8 Bytes</w:t>
      </w:r>
      <w:r w:rsidRPr="00A9337B">
        <w:rPr>
          <w:rFonts w:asciiTheme="minorBidi" w:eastAsia="Times New Roman" w:hAnsiTheme="minorBidi"/>
          <w:sz w:val="24"/>
          <w:szCs w:val="24"/>
          <w:lang w:val="en-US"/>
        </w:rPr>
        <w:t xml:space="preserve"> (approx. 32ms transmission time), ensuring high throughput for user data.</w:t>
      </w:r>
    </w:p>
    <w:tbl>
      <w:tblPr>
        <w:tblW w:w="10209" w:type="dxa"/>
        <w:tblCellSpacing w:w="15" w:type="dxa"/>
        <w:tblInd w:w="-481" w:type="dxa"/>
        <w:tblCellMar>
          <w:top w:w="15" w:type="dxa"/>
          <w:left w:w="15" w:type="dxa"/>
          <w:bottom w:w="15" w:type="dxa"/>
          <w:right w:w="15" w:type="dxa"/>
        </w:tblCellMar>
        <w:tblLook w:val="04A0" w:firstRow="1" w:lastRow="0" w:firstColumn="1" w:lastColumn="0" w:noHBand="0" w:noVBand="1"/>
      </w:tblPr>
      <w:tblGrid>
        <w:gridCol w:w="1210"/>
        <w:gridCol w:w="2208"/>
        <w:gridCol w:w="1497"/>
        <w:gridCol w:w="2620"/>
        <w:gridCol w:w="2674"/>
      </w:tblGrid>
      <w:tr w:rsidR="00C1643B" w:rsidRPr="001C719D" w14:paraId="1DC4C8E5" w14:textId="77777777" w:rsidTr="00C1643B">
        <w:trPr>
          <w:trHeight w:val="362"/>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56D28AB" w14:textId="77777777" w:rsidR="00CF4142" w:rsidRPr="00A9337B" w:rsidRDefault="00CF4142" w:rsidP="00E24B12">
            <w:pPr>
              <w:spacing w:line="240" w:lineRule="auto"/>
              <w:jc w:val="left"/>
              <w:rPr>
                <w:rFonts w:asciiTheme="minorBidi" w:eastAsia="Times New Roman" w:hAnsiTheme="minorBidi"/>
                <w:lang w:val="en-US"/>
              </w:rPr>
            </w:pPr>
            <w:r w:rsidRPr="00A9337B">
              <w:rPr>
                <w:rFonts w:asciiTheme="minorBidi" w:eastAsia="Times New Roman" w:hAnsiTheme="minorBidi"/>
                <w:b/>
                <w:bCs/>
                <w:lang w:val="en-US"/>
              </w:rPr>
              <w:t>Order</w:t>
            </w:r>
          </w:p>
        </w:tc>
        <w:tc>
          <w:tcPr>
            <w:tcW w:w="0" w:type="auto"/>
            <w:tcBorders>
              <w:top w:val="single" w:sz="6" w:space="0" w:color="auto"/>
              <w:left w:val="single" w:sz="6" w:space="0" w:color="auto"/>
              <w:bottom w:val="single" w:sz="6" w:space="0" w:color="auto"/>
              <w:right w:val="single" w:sz="6" w:space="0" w:color="auto"/>
            </w:tcBorders>
            <w:vAlign w:val="center"/>
            <w:hideMark/>
          </w:tcPr>
          <w:p w14:paraId="67BDE4E3" w14:textId="77777777" w:rsidR="00CF4142" w:rsidRPr="00A9337B" w:rsidRDefault="00CF4142" w:rsidP="00261D48">
            <w:pPr>
              <w:spacing w:line="240" w:lineRule="auto"/>
              <w:jc w:val="left"/>
              <w:rPr>
                <w:rFonts w:asciiTheme="minorBidi" w:eastAsia="Times New Roman" w:hAnsiTheme="minorBidi"/>
                <w:lang w:val="en-US"/>
              </w:rPr>
            </w:pPr>
            <w:r w:rsidRPr="00A9337B">
              <w:rPr>
                <w:rFonts w:asciiTheme="minorBidi" w:eastAsia="Times New Roman" w:hAnsiTheme="minorBidi"/>
                <w:b/>
                <w:bCs/>
                <w:lang w:val="en-US"/>
              </w:rPr>
              <w:t>Field Name</w:t>
            </w:r>
          </w:p>
        </w:tc>
        <w:tc>
          <w:tcPr>
            <w:tcW w:w="0" w:type="auto"/>
            <w:tcBorders>
              <w:top w:val="single" w:sz="6" w:space="0" w:color="auto"/>
              <w:left w:val="single" w:sz="6" w:space="0" w:color="auto"/>
              <w:bottom w:val="single" w:sz="6" w:space="0" w:color="auto"/>
              <w:right w:val="single" w:sz="6" w:space="0" w:color="auto"/>
            </w:tcBorders>
            <w:vAlign w:val="center"/>
            <w:hideMark/>
          </w:tcPr>
          <w:p w14:paraId="7B02BE37" w14:textId="77777777" w:rsidR="00CF4142" w:rsidRPr="00A9337B" w:rsidRDefault="00CF4142" w:rsidP="00261D48">
            <w:pPr>
              <w:spacing w:line="240" w:lineRule="auto"/>
              <w:jc w:val="left"/>
              <w:rPr>
                <w:rFonts w:asciiTheme="minorBidi" w:eastAsia="Times New Roman" w:hAnsiTheme="minorBidi"/>
                <w:lang w:val="en-US"/>
              </w:rPr>
            </w:pPr>
            <w:r w:rsidRPr="00A9337B">
              <w:rPr>
                <w:rFonts w:asciiTheme="minorBidi" w:eastAsia="Times New Roman" w:hAnsiTheme="minorBidi"/>
                <w:b/>
                <w:bCs/>
                <w:lang w:val="en-US"/>
              </w:rPr>
              <w:t>Size</w:t>
            </w:r>
          </w:p>
        </w:tc>
        <w:tc>
          <w:tcPr>
            <w:tcW w:w="0" w:type="auto"/>
            <w:tcBorders>
              <w:top w:val="single" w:sz="6" w:space="0" w:color="auto"/>
              <w:left w:val="single" w:sz="6" w:space="0" w:color="auto"/>
              <w:bottom w:val="single" w:sz="6" w:space="0" w:color="auto"/>
              <w:right w:val="single" w:sz="6" w:space="0" w:color="auto"/>
            </w:tcBorders>
            <w:vAlign w:val="center"/>
            <w:hideMark/>
          </w:tcPr>
          <w:p w14:paraId="33483772" w14:textId="77777777" w:rsidR="00CF4142" w:rsidRPr="00A9337B" w:rsidRDefault="00CF4142" w:rsidP="00261D48">
            <w:pPr>
              <w:spacing w:line="240" w:lineRule="auto"/>
              <w:jc w:val="left"/>
              <w:rPr>
                <w:rFonts w:asciiTheme="minorBidi" w:eastAsia="Times New Roman" w:hAnsiTheme="minorBidi"/>
                <w:lang w:val="en-US"/>
              </w:rPr>
            </w:pPr>
            <w:r w:rsidRPr="00A9337B">
              <w:rPr>
                <w:rFonts w:asciiTheme="minorBidi" w:eastAsia="Times New Roman" w:hAnsiTheme="minorBidi"/>
                <w:b/>
                <w:bCs/>
                <w:lang w:val="en-US"/>
              </w:rPr>
              <w:t>Value / Type</w:t>
            </w:r>
          </w:p>
        </w:tc>
        <w:tc>
          <w:tcPr>
            <w:tcW w:w="2629" w:type="dxa"/>
            <w:tcBorders>
              <w:top w:val="single" w:sz="6" w:space="0" w:color="auto"/>
              <w:left w:val="single" w:sz="6" w:space="0" w:color="auto"/>
              <w:bottom w:val="single" w:sz="6" w:space="0" w:color="auto"/>
              <w:right w:val="single" w:sz="6" w:space="0" w:color="auto"/>
            </w:tcBorders>
            <w:vAlign w:val="center"/>
            <w:hideMark/>
          </w:tcPr>
          <w:p w14:paraId="7483E6CE" w14:textId="77777777" w:rsidR="00CF4142" w:rsidRPr="00A9337B" w:rsidRDefault="00CF4142" w:rsidP="00261D48">
            <w:pPr>
              <w:spacing w:line="240" w:lineRule="auto"/>
              <w:jc w:val="left"/>
              <w:rPr>
                <w:rFonts w:asciiTheme="minorBidi" w:eastAsia="Times New Roman" w:hAnsiTheme="minorBidi"/>
                <w:lang w:val="en-US"/>
              </w:rPr>
            </w:pPr>
            <w:r w:rsidRPr="00A9337B">
              <w:rPr>
                <w:rFonts w:asciiTheme="minorBidi" w:eastAsia="Times New Roman" w:hAnsiTheme="minorBidi"/>
                <w:b/>
                <w:bCs/>
                <w:lang w:val="en-US"/>
              </w:rPr>
              <w:t>Function</w:t>
            </w:r>
          </w:p>
        </w:tc>
      </w:tr>
      <w:tr w:rsidR="00C1643B" w:rsidRPr="0037676A" w14:paraId="0D499654" w14:textId="77777777" w:rsidTr="00A9337B">
        <w:trPr>
          <w:trHeight w:val="1280"/>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0316FF0" w14:textId="77777777" w:rsidR="00CF4142" w:rsidRPr="00A9337B" w:rsidRDefault="00CF4142" w:rsidP="00261D48">
            <w:pPr>
              <w:spacing w:line="240" w:lineRule="auto"/>
              <w:jc w:val="left"/>
              <w:rPr>
                <w:rFonts w:asciiTheme="minorBidi" w:eastAsia="Times New Roman" w:hAnsiTheme="minorBidi"/>
                <w:lang w:val="en-US"/>
              </w:rPr>
            </w:pPr>
            <w:r w:rsidRPr="00A9337B">
              <w:rPr>
                <w:rFonts w:asciiTheme="minorBidi" w:eastAsia="Times New Roman" w:hAnsiTheme="minorBidi"/>
                <w:b/>
                <w:bCs/>
                <w:lang w:val="en-US"/>
              </w:rPr>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33A02D8C" w14:textId="77777777" w:rsidR="00CF4142" w:rsidRPr="00A9337B" w:rsidRDefault="00CF4142" w:rsidP="00261D48">
            <w:pPr>
              <w:spacing w:line="240" w:lineRule="auto"/>
              <w:jc w:val="left"/>
              <w:rPr>
                <w:rFonts w:asciiTheme="minorBidi" w:eastAsia="Times New Roman" w:hAnsiTheme="minorBidi"/>
                <w:lang w:val="en-US"/>
              </w:rPr>
            </w:pPr>
            <w:r w:rsidRPr="00A9337B">
              <w:rPr>
                <w:rFonts w:asciiTheme="minorBidi" w:eastAsia="Times New Roman" w:hAnsiTheme="minorBidi"/>
                <w:b/>
                <w:bCs/>
                <w:lang w:val="en-US"/>
              </w:rPr>
              <w:t>Preamble</w:t>
            </w:r>
          </w:p>
        </w:tc>
        <w:tc>
          <w:tcPr>
            <w:tcW w:w="0" w:type="auto"/>
            <w:tcBorders>
              <w:top w:val="single" w:sz="6" w:space="0" w:color="auto"/>
              <w:left w:val="single" w:sz="6" w:space="0" w:color="auto"/>
              <w:bottom w:val="single" w:sz="6" w:space="0" w:color="auto"/>
              <w:right w:val="single" w:sz="6" w:space="0" w:color="auto"/>
            </w:tcBorders>
            <w:vAlign w:val="center"/>
            <w:hideMark/>
          </w:tcPr>
          <w:p w14:paraId="230018DF" w14:textId="77777777" w:rsidR="00CF4142" w:rsidRPr="00A9337B" w:rsidRDefault="00CF4142" w:rsidP="00261D48">
            <w:pPr>
              <w:spacing w:line="240" w:lineRule="auto"/>
              <w:jc w:val="left"/>
              <w:rPr>
                <w:rFonts w:asciiTheme="minorBidi" w:eastAsia="Times New Roman" w:hAnsiTheme="minorBidi"/>
                <w:lang w:val="en-US"/>
              </w:rPr>
            </w:pPr>
            <w:r w:rsidRPr="00A9337B">
              <w:rPr>
                <w:rFonts w:asciiTheme="minorBidi" w:eastAsia="Times New Roman" w:hAnsiTheme="minorBidi"/>
                <w:lang w:val="en-US"/>
              </w:rPr>
              <w:t>4 Bytes</w:t>
            </w:r>
          </w:p>
        </w:tc>
        <w:tc>
          <w:tcPr>
            <w:tcW w:w="0" w:type="auto"/>
            <w:tcBorders>
              <w:top w:val="single" w:sz="6" w:space="0" w:color="auto"/>
              <w:left w:val="single" w:sz="6" w:space="0" w:color="auto"/>
              <w:bottom w:val="single" w:sz="6" w:space="0" w:color="auto"/>
              <w:right w:val="single" w:sz="6" w:space="0" w:color="auto"/>
            </w:tcBorders>
            <w:vAlign w:val="center"/>
            <w:hideMark/>
          </w:tcPr>
          <w:p w14:paraId="55C6E1A7" w14:textId="77777777" w:rsidR="00CF4142" w:rsidRPr="00A9337B" w:rsidRDefault="00CF4142" w:rsidP="00261D48">
            <w:pPr>
              <w:spacing w:line="240" w:lineRule="auto"/>
              <w:jc w:val="left"/>
              <w:rPr>
                <w:rFonts w:asciiTheme="minorBidi" w:eastAsia="Times New Roman" w:hAnsiTheme="minorBidi"/>
                <w:lang w:val="en-US"/>
              </w:rPr>
            </w:pPr>
            <w:r w:rsidRPr="00A9337B">
              <w:rPr>
                <w:rFonts w:asciiTheme="minorBidi" w:eastAsia="Times New Roman" w:hAnsiTheme="minorBidi"/>
                <w:lang w:val="en-US"/>
              </w:rPr>
              <w:t>0xAAAAAAAA</w:t>
            </w:r>
          </w:p>
        </w:tc>
        <w:tc>
          <w:tcPr>
            <w:tcW w:w="2629" w:type="dxa"/>
            <w:tcBorders>
              <w:top w:val="single" w:sz="6" w:space="0" w:color="auto"/>
              <w:left w:val="single" w:sz="6" w:space="0" w:color="auto"/>
              <w:bottom w:val="single" w:sz="6" w:space="0" w:color="auto"/>
              <w:right w:val="single" w:sz="6" w:space="0" w:color="auto"/>
            </w:tcBorders>
            <w:vAlign w:val="center"/>
            <w:hideMark/>
          </w:tcPr>
          <w:p w14:paraId="49CB97D0" w14:textId="77777777" w:rsidR="00CF4142" w:rsidRPr="00A9337B" w:rsidRDefault="00CF4142" w:rsidP="00261D48">
            <w:pPr>
              <w:spacing w:line="240" w:lineRule="auto"/>
              <w:jc w:val="left"/>
              <w:rPr>
                <w:rFonts w:asciiTheme="minorBidi" w:eastAsia="Times New Roman" w:hAnsiTheme="minorBidi"/>
                <w:lang w:val="en-US"/>
              </w:rPr>
            </w:pPr>
            <w:r w:rsidRPr="00A9337B">
              <w:rPr>
                <w:rFonts w:asciiTheme="minorBidi" w:eastAsia="Times New Roman" w:hAnsiTheme="minorBidi"/>
                <w:b/>
                <w:bCs/>
                <w:lang w:val="en-US"/>
              </w:rPr>
              <w:t>Synchronization:</w:t>
            </w:r>
            <w:r w:rsidRPr="00A9337B">
              <w:rPr>
                <w:rFonts w:asciiTheme="minorBidi" w:eastAsia="Times New Roman" w:hAnsiTheme="minorBidi"/>
                <w:lang w:val="en-US"/>
              </w:rPr>
              <w:t xml:space="preserve"> A training sequence enabling the receiver to perform clock recovery and stabilize AGC (Automatic Gain Control).</w:t>
            </w:r>
          </w:p>
        </w:tc>
      </w:tr>
      <w:tr w:rsidR="00C1643B" w:rsidRPr="0037676A" w14:paraId="7021A3A7" w14:textId="77777777" w:rsidTr="00A9337B">
        <w:trPr>
          <w:trHeight w:val="1053"/>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B12C240" w14:textId="77777777" w:rsidR="00CF4142" w:rsidRPr="00A9337B" w:rsidRDefault="00CF4142" w:rsidP="00261D48">
            <w:pPr>
              <w:spacing w:line="240" w:lineRule="auto"/>
              <w:jc w:val="left"/>
              <w:rPr>
                <w:rFonts w:asciiTheme="minorBidi" w:eastAsia="Times New Roman" w:hAnsiTheme="minorBidi"/>
                <w:lang w:val="en-US"/>
              </w:rPr>
            </w:pPr>
            <w:r w:rsidRPr="00A9337B">
              <w:rPr>
                <w:rFonts w:asciiTheme="minorBidi" w:eastAsia="Times New Roman" w:hAnsiTheme="minorBidi"/>
                <w:b/>
                <w:bCs/>
                <w:lang w:val="en-US"/>
              </w:rPr>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49B30FBB" w14:textId="77777777" w:rsidR="00CF4142" w:rsidRPr="00A9337B" w:rsidRDefault="00CF4142" w:rsidP="00261D48">
            <w:pPr>
              <w:spacing w:line="240" w:lineRule="auto"/>
              <w:jc w:val="left"/>
              <w:rPr>
                <w:rFonts w:asciiTheme="minorBidi" w:eastAsia="Times New Roman" w:hAnsiTheme="minorBidi"/>
                <w:lang w:val="en-US"/>
              </w:rPr>
            </w:pPr>
            <w:r w:rsidRPr="00A9337B">
              <w:rPr>
                <w:rFonts w:asciiTheme="minorBidi" w:eastAsia="Times New Roman" w:hAnsiTheme="minorBidi"/>
                <w:b/>
                <w:bCs/>
                <w:lang w:val="en-US"/>
              </w:rPr>
              <w:t>Sync Word</w:t>
            </w:r>
          </w:p>
        </w:tc>
        <w:tc>
          <w:tcPr>
            <w:tcW w:w="0" w:type="auto"/>
            <w:tcBorders>
              <w:top w:val="single" w:sz="6" w:space="0" w:color="auto"/>
              <w:left w:val="single" w:sz="6" w:space="0" w:color="auto"/>
              <w:bottom w:val="single" w:sz="6" w:space="0" w:color="auto"/>
              <w:right w:val="single" w:sz="6" w:space="0" w:color="auto"/>
            </w:tcBorders>
            <w:vAlign w:val="center"/>
            <w:hideMark/>
          </w:tcPr>
          <w:p w14:paraId="756F43C9" w14:textId="77777777" w:rsidR="00CF4142" w:rsidRPr="00A9337B" w:rsidRDefault="00CF4142" w:rsidP="00261D48">
            <w:pPr>
              <w:spacing w:line="240" w:lineRule="auto"/>
              <w:jc w:val="left"/>
              <w:rPr>
                <w:rFonts w:asciiTheme="minorBidi" w:eastAsia="Times New Roman" w:hAnsiTheme="minorBidi"/>
                <w:lang w:val="en-US"/>
              </w:rPr>
            </w:pPr>
            <w:r w:rsidRPr="00A9337B">
              <w:rPr>
                <w:rFonts w:asciiTheme="minorBidi" w:eastAsia="Times New Roman" w:hAnsiTheme="minorBidi"/>
                <w:lang w:val="en-US"/>
              </w:rPr>
              <w:t>1 Byte</w:t>
            </w:r>
          </w:p>
        </w:tc>
        <w:tc>
          <w:tcPr>
            <w:tcW w:w="0" w:type="auto"/>
            <w:tcBorders>
              <w:top w:val="single" w:sz="6" w:space="0" w:color="auto"/>
              <w:left w:val="single" w:sz="6" w:space="0" w:color="auto"/>
              <w:bottom w:val="single" w:sz="6" w:space="0" w:color="auto"/>
              <w:right w:val="single" w:sz="6" w:space="0" w:color="auto"/>
            </w:tcBorders>
            <w:vAlign w:val="center"/>
            <w:hideMark/>
          </w:tcPr>
          <w:p w14:paraId="48886177" w14:textId="77777777" w:rsidR="00CF4142" w:rsidRPr="00A9337B" w:rsidRDefault="00CF4142" w:rsidP="00261D48">
            <w:pPr>
              <w:spacing w:line="240" w:lineRule="auto"/>
              <w:jc w:val="left"/>
              <w:rPr>
                <w:rFonts w:asciiTheme="minorBidi" w:eastAsia="Times New Roman" w:hAnsiTheme="minorBidi"/>
                <w:lang w:val="en-US"/>
              </w:rPr>
            </w:pPr>
            <w:r w:rsidRPr="00A9337B">
              <w:rPr>
                <w:rFonts w:asciiTheme="minorBidi" w:eastAsia="Times New Roman" w:hAnsiTheme="minorBidi"/>
                <w:lang w:val="en-US"/>
              </w:rPr>
              <w:t>0xFF</w:t>
            </w:r>
          </w:p>
        </w:tc>
        <w:tc>
          <w:tcPr>
            <w:tcW w:w="2629" w:type="dxa"/>
            <w:tcBorders>
              <w:top w:val="single" w:sz="6" w:space="0" w:color="auto"/>
              <w:left w:val="single" w:sz="6" w:space="0" w:color="auto"/>
              <w:bottom w:val="single" w:sz="6" w:space="0" w:color="auto"/>
              <w:right w:val="single" w:sz="6" w:space="0" w:color="auto"/>
            </w:tcBorders>
            <w:vAlign w:val="center"/>
            <w:hideMark/>
          </w:tcPr>
          <w:p w14:paraId="330FFE5A" w14:textId="77777777" w:rsidR="00CF4142" w:rsidRPr="00A9337B" w:rsidRDefault="00CF4142" w:rsidP="00261D48">
            <w:pPr>
              <w:spacing w:line="240" w:lineRule="auto"/>
              <w:jc w:val="left"/>
              <w:rPr>
                <w:rFonts w:asciiTheme="minorBidi" w:eastAsia="Times New Roman" w:hAnsiTheme="minorBidi"/>
                <w:lang w:val="en-US"/>
              </w:rPr>
            </w:pPr>
            <w:r w:rsidRPr="00A9337B">
              <w:rPr>
                <w:rFonts w:asciiTheme="minorBidi" w:eastAsia="Times New Roman" w:hAnsiTheme="minorBidi"/>
                <w:b/>
                <w:bCs/>
                <w:lang w:val="en-US"/>
              </w:rPr>
              <w:t>Start Delimiter:</w:t>
            </w:r>
            <w:r w:rsidRPr="00A9337B">
              <w:rPr>
                <w:rFonts w:asciiTheme="minorBidi" w:eastAsia="Times New Roman" w:hAnsiTheme="minorBidi"/>
                <w:lang w:val="en-US"/>
              </w:rPr>
              <w:t xml:space="preserve"> A unique marker indicating the end of the training phase and the start of valid data.</w:t>
            </w:r>
          </w:p>
        </w:tc>
      </w:tr>
      <w:tr w:rsidR="00C1643B" w:rsidRPr="0037676A" w14:paraId="0F9B6C86" w14:textId="77777777" w:rsidTr="00A9337B">
        <w:trPr>
          <w:trHeight w:val="826"/>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5291E54" w14:textId="77777777" w:rsidR="00CF4142" w:rsidRPr="00A9337B" w:rsidRDefault="00CF4142" w:rsidP="00261D48">
            <w:pPr>
              <w:spacing w:line="240" w:lineRule="auto"/>
              <w:jc w:val="left"/>
              <w:rPr>
                <w:rFonts w:asciiTheme="minorBidi" w:eastAsia="Times New Roman" w:hAnsiTheme="minorBidi"/>
                <w:lang w:val="en-US"/>
              </w:rPr>
            </w:pPr>
            <w:r w:rsidRPr="00A9337B">
              <w:rPr>
                <w:rFonts w:asciiTheme="minorBidi" w:eastAsia="Times New Roman" w:hAnsiTheme="minorBidi"/>
                <w:b/>
                <w:bCs/>
                <w:lang w:val="en-US"/>
              </w:rPr>
              <w:lastRenderedPageBreak/>
              <w:t>3</w:t>
            </w:r>
          </w:p>
        </w:tc>
        <w:tc>
          <w:tcPr>
            <w:tcW w:w="0" w:type="auto"/>
            <w:tcBorders>
              <w:top w:val="single" w:sz="6" w:space="0" w:color="auto"/>
              <w:left w:val="single" w:sz="6" w:space="0" w:color="auto"/>
              <w:bottom w:val="single" w:sz="6" w:space="0" w:color="auto"/>
              <w:right w:val="single" w:sz="6" w:space="0" w:color="auto"/>
            </w:tcBorders>
            <w:vAlign w:val="center"/>
            <w:hideMark/>
          </w:tcPr>
          <w:p w14:paraId="557D596D" w14:textId="77777777" w:rsidR="00CF4142" w:rsidRPr="00A9337B" w:rsidRDefault="00CF4142" w:rsidP="00261D48">
            <w:pPr>
              <w:spacing w:line="240" w:lineRule="auto"/>
              <w:jc w:val="left"/>
              <w:rPr>
                <w:rFonts w:asciiTheme="minorBidi" w:eastAsia="Times New Roman" w:hAnsiTheme="minorBidi"/>
                <w:lang w:val="en-US"/>
              </w:rPr>
            </w:pPr>
            <w:r w:rsidRPr="00A9337B">
              <w:rPr>
                <w:rFonts w:asciiTheme="minorBidi" w:eastAsia="Times New Roman" w:hAnsiTheme="minorBidi"/>
                <w:b/>
                <w:bCs/>
                <w:lang w:val="en-US"/>
              </w:rPr>
              <w:t>Frag Info</w:t>
            </w:r>
          </w:p>
        </w:tc>
        <w:tc>
          <w:tcPr>
            <w:tcW w:w="0" w:type="auto"/>
            <w:tcBorders>
              <w:top w:val="single" w:sz="6" w:space="0" w:color="auto"/>
              <w:left w:val="single" w:sz="6" w:space="0" w:color="auto"/>
              <w:bottom w:val="single" w:sz="6" w:space="0" w:color="auto"/>
              <w:right w:val="single" w:sz="6" w:space="0" w:color="auto"/>
            </w:tcBorders>
            <w:vAlign w:val="center"/>
            <w:hideMark/>
          </w:tcPr>
          <w:p w14:paraId="44DC8D6E" w14:textId="77777777" w:rsidR="00CF4142" w:rsidRPr="00A9337B" w:rsidRDefault="00CF4142" w:rsidP="00261D48">
            <w:pPr>
              <w:spacing w:line="240" w:lineRule="auto"/>
              <w:jc w:val="left"/>
              <w:rPr>
                <w:rFonts w:asciiTheme="minorBidi" w:eastAsia="Times New Roman" w:hAnsiTheme="minorBidi"/>
                <w:lang w:val="en-US"/>
              </w:rPr>
            </w:pPr>
            <w:r w:rsidRPr="00A9337B">
              <w:rPr>
                <w:rFonts w:asciiTheme="minorBidi" w:eastAsia="Times New Roman" w:hAnsiTheme="minorBidi"/>
                <w:lang w:val="en-US"/>
              </w:rPr>
              <w:t>1 Byte</w:t>
            </w:r>
          </w:p>
        </w:tc>
        <w:tc>
          <w:tcPr>
            <w:tcW w:w="0" w:type="auto"/>
            <w:tcBorders>
              <w:top w:val="single" w:sz="6" w:space="0" w:color="auto"/>
              <w:left w:val="single" w:sz="6" w:space="0" w:color="auto"/>
              <w:bottom w:val="single" w:sz="6" w:space="0" w:color="auto"/>
              <w:right w:val="single" w:sz="6" w:space="0" w:color="auto"/>
            </w:tcBorders>
            <w:vAlign w:val="center"/>
            <w:hideMark/>
          </w:tcPr>
          <w:p w14:paraId="5C2A7ED7" w14:textId="77777777" w:rsidR="00CF4142" w:rsidRPr="00A9337B" w:rsidRDefault="00CF4142" w:rsidP="00261D48">
            <w:pPr>
              <w:spacing w:line="240" w:lineRule="auto"/>
              <w:jc w:val="left"/>
              <w:rPr>
                <w:rFonts w:asciiTheme="minorBidi" w:eastAsia="Times New Roman" w:hAnsiTheme="minorBidi"/>
                <w:lang w:val="en-US"/>
              </w:rPr>
            </w:pPr>
            <w:r w:rsidRPr="00A9337B">
              <w:rPr>
                <w:rFonts w:asciiTheme="minorBidi" w:eastAsia="Times New Roman" w:hAnsiTheme="minorBidi"/>
                <w:lang w:val="en-US"/>
              </w:rPr>
              <w:t>Bit-Packed</w:t>
            </w:r>
          </w:p>
        </w:tc>
        <w:tc>
          <w:tcPr>
            <w:tcW w:w="2629" w:type="dxa"/>
            <w:tcBorders>
              <w:top w:val="single" w:sz="6" w:space="0" w:color="auto"/>
              <w:left w:val="single" w:sz="6" w:space="0" w:color="auto"/>
              <w:bottom w:val="single" w:sz="6" w:space="0" w:color="auto"/>
              <w:right w:val="single" w:sz="6" w:space="0" w:color="auto"/>
            </w:tcBorders>
            <w:vAlign w:val="center"/>
            <w:hideMark/>
          </w:tcPr>
          <w:p w14:paraId="6550DBB0" w14:textId="77777777" w:rsidR="00CF4142" w:rsidRPr="00A9337B" w:rsidRDefault="00CF4142" w:rsidP="00261D48">
            <w:pPr>
              <w:spacing w:line="240" w:lineRule="auto"/>
              <w:jc w:val="left"/>
              <w:rPr>
                <w:rFonts w:asciiTheme="minorBidi" w:eastAsia="Times New Roman" w:hAnsiTheme="minorBidi"/>
                <w:lang w:val="en-US"/>
              </w:rPr>
            </w:pPr>
            <w:r w:rsidRPr="00A9337B">
              <w:rPr>
                <w:rFonts w:asciiTheme="minorBidi" w:eastAsia="Times New Roman" w:hAnsiTheme="minorBidi"/>
                <w:b/>
                <w:bCs/>
                <w:lang w:val="en-US"/>
              </w:rPr>
              <w:t>Management:</w:t>
            </w:r>
            <w:r w:rsidRPr="00A9337B">
              <w:rPr>
                <w:rFonts w:asciiTheme="minorBidi" w:eastAsia="Times New Roman" w:hAnsiTheme="minorBidi"/>
                <w:lang w:val="en-US"/>
              </w:rPr>
              <w:t xml:space="preserve"> Contains both the packet index and the total packet count.</w:t>
            </w:r>
          </w:p>
        </w:tc>
      </w:tr>
      <w:tr w:rsidR="00C1643B" w:rsidRPr="0037676A" w14:paraId="727A8E5B" w14:textId="77777777" w:rsidTr="00A9337B">
        <w:trPr>
          <w:trHeight w:val="815"/>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30A7269" w14:textId="77777777" w:rsidR="00CF4142" w:rsidRPr="00A9337B" w:rsidRDefault="00CF4142" w:rsidP="00261D48">
            <w:pPr>
              <w:spacing w:line="240" w:lineRule="auto"/>
              <w:jc w:val="left"/>
              <w:rPr>
                <w:rFonts w:asciiTheme="minorBidi" w:eastAsia="Times New Roman" w:hAnsiTheme="minorBidi"/>
                <w:lang w:val="en-US"/>
              </w:rPr>
            </w:pPr>
            <w:r w:rsidRPr="00A9337B">
              <w:rPr>
                <w:rFonts w:asciiTheme="minorBidi" w:eastAsia="Times New Roman" w:hAnsiTheme="minorBidi"/>
                <w:b/>
                <w:bCs/>
                <w:lang w:val="en-US"/>
              </w:rPr>
              <w:t>4</w:t>
            </w:r>
          </w:p>
        </w:tc>
        <w:tc>
          <w:tcPr>
            <w:tcW w:w="0" w:type="auto"/>
            <w:tcBorders>
              <w:top w:val="single" w:sz="6" w:space="0" w:color="auto"/>
              <w:left w:val="single" w:sz="6" w:space="0" w:color="auto"/>
              <w:bottom w:val="single" w:sz="6" w:space="0" w:color="auto"/>
              <w:right w:val="single" w:sz="6" w:space="0" w:color="auto"/>
            </w:tcBorders>
            <w:vAlign w:val="center"/>
            <w:hideMark/>
          </w:tcPr>
          <w:p w14:paraId="72D42D76" w14:textId="77777777" w:rsidR="00CF4142" w:rsidRPr="00A9337B" w:rsidRDefault="00CF4142" w:rsidP="00261D48">
            <w:pPr>
              <w:spacing w:line="240" w:lineRule="auto"/>
              <w:jc w:val="left"/>
              <w:rPr>
                <w:rFonts w:asciiTheme="minorBidi" w:eastAsia="Times New Roman" w:hAnsiTheme="minorBidi"/>
                <w:lang w:val="en-US"/>
              </w:rPr>
            </w:pPr>
            <w:r w:rsidRPr="00A9337B">
              <w:rPr>
                <w:rFonts w:asciiTheme="minorBidi" w:eastAsia="Times New Roman" w:hAnsiTheme="minorBidi"/>
                <w:b/>
                <w:bCs/>
                <w:lang w:val="en-US"/>
              </w:rPr>
              <w:t>Length</w:t>
            </w:r>
          </w:p>
        </w:tc>
        <w:tc>
          <w:tcPr>
            <w:tcW w:w="0" w:type="auto"/>
            <w:tcBorders>
              <w:top w:val="single" w:sz="6" w:space="0" w:color="auto"/>
              <w:left w:val="single" w:sz="6" w:space="0" w:color="auto"/>
              <w:bottom w:val="single" w:sz="6" w:space="0" w:color="auto"/>
              <w:right w:val="single" w:sz="6" w:space="0" w:color="auto"/>
            </w:tcBorders>
            <w:vAlign w:val="center"/>
            <w:hideMark/>
          </w:tcPr>
          <w:p w14:paraId="50E109DE" w14:textId="77777777" w:rsidR="00CF4142" w:rsidRPr="00A9337B" w:rsidRDefault="00CF4142" w:rsidP="00261D48">
            <w:pPr>
              <w:spacing w:line="240" w:lineRule="auto"/>
              <w:jc w:val="left"/>
              <w:rPr>
                <w:rFonts w:asciiTheme="minorBidi" w:eastAsia="Times New Roman" w:hAnsiTheme="minorBidi"/>
                <w:lang w:val="en-US"/>
              </w:rPr>
            </w:pPr>
            <w:r w:rsidRPr="00A9337B">
              <w:rPr>
                <w:rFonts w:asciiTheme="minorBidi" w:eastAsia="Times New Roman" w:hAnsiTheme="minorBidi"/>
                <w:lang w:val="en-US"/>
              </w:rPr>
              <w:t>1 Byte</w:t>
            </w:r>
          </w:p>
        </w:tc>
        <w:tc>
          <w:tcPr>
            <w:tcW w:w="0" w:type="auto"/>
            <w:tcBorders>
              <w:top w:val="single" w:sz="6" w:space="0" w:color="auto"/>
              <w:left w:val="single" w:sz="6" w:space="0" w:color="auto"/>
              <w:bottom w:val="single" w:sz="6" w:space="0" w:color="auto"/>
              <w:right w:val="single" w:sz="6" w:space="0" w:color="auto"/>
            </w:tcBorders>
            <w:vAlign w:val="center"/>
            <w:hideMark/>
          </w:tcPr>
          <w:p w14:paraId="6444692E" w14:textId="77777777" w:rsidR="00CF4142" w:rsidRPr="00A9337B" w:rsidRDefault="00CF4142" w:rsidP="00261D48">
            <w:pPr>
              <w:spacing w:line="240" w:lineRule="auto"/>
              <w:jc w:val="left"/>
              <w:rPr>
                <w:rFonts w:asciiTheme="minorBidi" w:eastAsia="Times New Roman" w:hAnsiTheme="minorBidi"/>
                <w:lang w:val="en-US"/>
              </w:rPr>
            </w:pPr>
            <w:r w:rsidRPr="00A9337B">
              <w:rPr>
                <w:rFonts w:asciiTheme="minorBidi" w:eastAsia="Times New Roman" w:hAnsiTheme="minorBidi"/>
                <w:lang w:val="en-US"/>
              </w:rPr>
              <w:t>0x00 - 0x40</w:t>
            </w:r>
          </w:p>
        </w:tc>
        <w:tc>
          <w:tcPr>
            <w:tcW w:w="2629" w:type="dxa"/>
            <w:tcBorders>
              <w:top w:val="single" w:sz="6" w:space="0" w:color="auto"/>
              <w:left w:val="single" w:sz="6" w:space="0" w:color="auto"/>
              <w:bottom w:val="single" w:sz="6" w:space="0" w:color="auto"/>
              <w:right w:val="single" w:sz="6" w:space="0" w:color="auto"/>
            </w:tcBorders>
            <w:vAlign w:val="center"/>
            <w:hideMark/>
          </w:tcPr>
          <w:p w14:paraId="2F83FA41" w14:textId="4624D9BD" w:rsidR="00CF4142" w:rsidRPr="00A9337B" w:rsidRDefault="00CF4142" w:rsidP="00261D48">
            <w:pPr>
              <w:spacing w:line="240" w:lineRule="auto"/>
              <w:jc w:val="left"/>
              <w:rPr>
                <w:rFonts w:asciiTheme="minorBidi" w:eastAsia="Times New Roman" w:hAnsiTheme="minorBidi"/>
                <w:lang w:val="en-US"/>
              </w:rPr>
            </w:pPr>
            <w:r w:rsidRPr="00A9337B">
              <w:rPr>
                <w:rFonts w:asciiTheme="minorBidi" w:eastAsia="Times New Roman" w:hAnsiTheme="minorBidi"/>
                <w:b/>
                <w:bCs/>
                <w:lang w:val="en-US"/>
              </w:rPr>
              <w:t>Payload Size:</w:t>
            </w:r>
            <w:r w:rsidRPr="00A9337B">
              <w:rPr>
                <w:rFonts w:asciiTheme="minorBidi" w:eastAsia="Times New Roman" w:hAnsiTheme="minorBidi"/>
                <w:lang w:val="en-US"/>
              </w:rPr>
              <w:t xml:space="preserve"> Indicates the number of data bytes in the current frame (N).</w:t>
            </w:r>
          </w:p>
        </w:tc>
      </w:tr>
      <w:tr w:rsidR="00C1643B" w:rsidRPr="0037676A" w14:paraId="1A9935BF" w14:textId="77777777" w:rsidTr="00A9337B">
        <w:trPr>
          <w:trHeight w:val="600"/>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FEBA474" w14:textId="77777777" w:rsidR="00CF4142" w:rsidRPr="00A9337B" w:rsidRDefault="00CF4142" w:rsidP="00261D48">
            <w:pPr>
              <w:spacing w:line="240" w:lineRule="auto"/>
              <w:jc w:val="left"/>
              <w:rPr>
                <w:rFonts w:asciiTheme="minorBidi" w:eastAsia="Times New Roman" w:hAnsiTheme="minorBidi"/>
                <w:lang w:val="en-US"/>
              </w:rPr>
            </w:pPr>
            <w:r w:rsidRPr="00A9337B">
              <w:rPr>
                <w:rFonts w:asciiTheme="minorBidi" w:eastAsia="Times New Roman" w:hAnsiTheme="minorBidi"/>
                <w:b/>
                <w:bCs/>
                <w:lang w:val="en-US"/>
              </w:rPr>
              <w:t>5</w:t>
            </w:r>
          </w:p>
        </w:tc>
        <w:tc>
          <w:tcPr>
            <w:tcW w:w="0" w:type="auto"/>
            <w:tcBorders>
              <w:top w:val="single" w:sz="6" w:space="0" w:color="auto"/>
              <w:left w:val="single" w:sz="6" w:space="0" w:color="auto"/>
              <w:bottom w:val="single" w:sz="6" w:space="0" w:color="auto"/>
              <w:right w:val="single" w:sz="6" w:space="0" w:color="auto"/>
            </w:tcBorders>
            <w:vAlign w:val="center"/>
            <w:hideMark/>
          </w:tcPr>
          <w:p w14:paraId="5E10C2CA" w14:textId="77777777" w:rsidR="00CF4142" w:rsidRPr="00A9337B" w:rsidRDefault="00CF4142" w:rsidP="00261D48">
            <w:pPr>
              <w:spacing w:line="240" w:lineRule="auto"/>
              <w:jc w:val="left"/>
              <w:rPr>
                <w:rFonts w:asciiTheme="minorBidi" w:eastAsia="Times New Roman" w:hAnsiTheme="minorBidi"/>
                <w:lang w:val="en-US"/>
              </w:rPr>
            </w:pPr>
            <w:r w:rsidRPr="00A9337B">
              <w:rPr>
                <w:rFonts w:asciiTheme="minorBidi" w:eastAsia="Times New Roman" w:hAnsiTheme="minorBidi"/>
                <w:b/>
                <w:bCs/>
                <w:lang w:val="en-US"/>
              </w:rPr>
              <w:t>Payload</w:t>
            </w:r>
          </w:p>
        </w:tc>
        <w:tc>
          <w:tcPr>
            <w:tcW w:w="0" w:type="auto"/>
            <w:tcBorders>
              <w:top w:val="single" w:sz="6" w:space="0" w:color="auto"/>
              <w:left w:val="single" w:sz="6" w:space="0" w:color="auto"/>
              <w:bottom w:val="single" w:sz="6" w:space="0" w:color="auto"/>
              <w:right w:val="single" w:sz="6" w:space="0" w:color="auto"/>
            </w:tcBorders>
            <w:vAlign w:val="center"/>
            <w:hideMark/>
          </w:tcPr>
          <w:p w14:paraId="440DB89E" w14:textId="77777777" w:rsidR="00CF4142" w:rsidRPr="00A9337B" w:rsidRDefault="00CF4142" w:rsidP="00261D48">
            <w:pPr>
              <w:spacing w:line="240" w:lineRule="auto"/>
              <w:jc w:val="left"/>
              <w:rPr>
                <w:rFonts w:asciiTheme="minorBidi" w:eastAsia="Times New Roman" w:hAnsiTheme="minorBidi"/>
                <w:lang w:val="en-US"/>
              </w:rPr>
            </w:pPr>
            <w:r w:rsidRPr="00A9337B">
              <w:rPr>
                <w:rFonts w:asciiTheme="minorBidi" w:eastAsia="Times New Roman" w:hAnsiTheme="minorBidi"/>
                <w:lang w:val="en-US"/>
              </w:rPr>
              <w:t>N Bytes</w:t>
            </w:r>
          </w:p>
        </w:tc>
        <w:tc>
          <w:tcPr>
            <w:tcW w:w="0" w:type="auto"/>
            <w:tcBorders>
              <w:top w:val="single" w:sz="6" w:space="0" w:color="auto"/>
              <w:left w:val="single" w:sz="6" w:space="0" w:color="auto"/>
              <w:bottom w:val="single" w:sz="6" w:space="0" w:color="auto"/>
              <w:right w:val="single" w:sz="6" w:space="0" w:color="auto"/>
            </w:tcBorders>
            <w:vAlign w:val="center"/>
            <w:hideMark/>
          </w:tcPr>
          <w:p w14:paraId="5D705B31" w14:textId="77777777" w:rsidR="00CF4142" w:rsidRPr="00A9337B" w:rsidRDefault="00CF4142" w:rsidP="00261D48">
            <w:pPr>
              <w:spacing w:line="240" w:lineRule="auto"/>
              <w:jc w:val="left"/>
              <w:rPr>
                <w:rFonts w:asciiTheme="minorBidi" w:eastAsia="Times New Roman" w:hAnsiTheme="minorBidi"/>
                <w:lang w:val="en-US"/>
              </w:rPr>
            </w:pPr>
            <w:r w:rsidRPr="00A9337B">
              <w:rPr>
                <w:rFonts w:asciiTheme="minorBidi" w:eastAsia="Times New Roman" w:hAnsiTheme="minorBidi"/>
                <w:lang w:val="en-US"/>
              </w:rPr>
              <w:t>ASCII Data</w:t>
            </w:r>
          </w:p>
        </w:tc>
        <w:tc>
          <w:tcPr>
            <w:tcW w:w="2629" w:type="dxa"/>
            <w:tcBorders>
              <w:top w:val="single" w:sz="6" w:space="0" w:color="auto"/>
              <w:left w:val="single" w:sz="6" w:space="0" w:color="auto"/>
              <w:bottom w:val="single" w:sz="6" w:space="0" w:color="auto"/>
              <w:right w:val="single" w:sz="6" w:space="0" w:color="auto"/>
            </w:tcBorders>
            <w:vAlign w:val="center"/>
            <w:hideMark/>
          </w:tcPr>
          <w:p w14:paraId="3A673FD1" w14:textId="77777777" w:rsidR="00CF4142" w:rsidRPr="00A9337B" w:rsidRDefault="00CF4142" w:rsidP="00261D48">
            <w:pPr>
              <w:spacing w:line="240" w:lineRule="auto"/>
              <w:jc w:val="left"/>
              <w:rPr>
                <w:rFonts w:asciiTheme="minorBidi" w:eastAsia="Times New Roman" w:hAnsiTheme="minorBidi"/>
                <w:lang w:val="en-US"/>
              </w:rPr>
            </w:pPr>
            <w:r w:rsidRPr="00A9337B">
              <w:rPr>
                <w:rFonts w:asciiTheme="minorBidi" w:eastAsia="Times New Roman" w:hAnsiTheme="minorBidi"/>
                <w:b/>
                <w:bCs/>
                <w:lang w:val="en-US"/>
              </w:rPr>
              <w:t>User Data:</w:t>
            </w:r>
            <w:r w:rsidRPr="00A9337B">
              <w:rPr>
                <w:rFonts w:asciiTheme="minorBidi" w:eastAsia="Times New Roman" w:hAnsiTheme="minorBidi"/>
                <w:lang w:val="en-US"/>
              </w:rPr>
              <w:t xml:space="preserve"> The actual text content being transmitted.</w:t>
            </w:r>
          </w:p>
        </w:tc>
      </w:tr>
      <w:tr w:rsidR="00C1643B" w:rsidRPr="0037676A" w14:paraId="0C2046C4" w14:textId="77777777" w:rsidTr="00A9337B">
        <w:trPr>
          <w:trHeight w:val="588"/>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CF4D4D8" w14:textId="77777777" w:rsidR="00CF4142" w:rsidRPr="00A9337B" w:rsidRDefault="00CF4142" w:rsidP="000E783B">
            <w:pPr>
              <w:spacing w:line="240" w:lineRule="auto"/>
              <w:jc w:val="left"/>
              <w:rPr>
                <w:rFonts w:asciiTheme="minorBidi" w:eastAsia="Times New Roman" w:hAnsiTheme="minorBidi"/>
                <w:lang w:val="en-US"/>
              </w:rPr>
            </w:pPr>
            <w:r w:rsidRPr="00A9337B">
              <w:rPr>
                <w:rFonts w:asciiTheme="minorBidi" w:eastAsia="Times New Roman" w:hAnsiTheme="minorBidi"/>
                <w:b/>
                <w:bCs/>
                <w:lang w:val="en-US"/>
              </w:rPr>
              <w:t>6</w:t>
            </w:r>
          </w:p>
        </w:tc>
        <w:tc>
          <w:tcPr>
            <w:tcW w:w="0" w:type="auto"/>
            <w:tcBorders>
              <w:top w:val="single" w:sz="6" w:space="0" w:color="auto"/>
              <w:left w:val="single" w:sz="6" w:space="0" w:color="auto"/>
              <w:bottom w:val="single" w:sz="6" w:space="0" w:color="auto"/>
              <w:right w:val="single" w:sz="6" w:space="0" w:color="auto"/>
            </w:tcBorders>
            <w:vAlign w:val="center"/>
            <w:hideMark/>
          </w:tcPr>
          <w:p w14:paraId="77962C92" w14:textId="77777777" w:rsidR="00CF4142" w:rsidRPr="00A9337B" w:rsidRDefault="00CF4142" w:rsidP="000E783B">
            <w:pPr>
              <w:spacing w:line="240" w:lineRule="auto"/>
              <w:jc w:val="left"/>
              <w:rPr>
                <w:rFonts w:asciiTheme="minorBidi" w:eastAsia="Times New Roman" w:hAnsiTheme="minorBidi"/>
                <w:lang w:val="en-US"/>
              </w:rPr>
            </w:pPr>
            <w:r w:rsidRPr="00A9337B">
              <w:rPr>
                <w:rFonts w:asciiTheme="minorBidi" w:eastAsia="Times New Roman" w:hAnsiTheme="minorBidi"/>
                <w:b/>
                <w:bCs/>
                <w:lang w:val="en-US"/>
              </w:rPr>
              <w:t>Checksum</w:t>
            </w:r>
          </w:p>
        </w:tc>
        <w:tc>
          <w:tcPr>
            <w:tcW w:w="0" w:type="auto"/>
            <w:tcBorders>
              <w:top w:val="single" w:sz="6" w:space="0" w:color="auto"/>
              <w:left w:val="single" w:sz="6" w:space="0" w:color="auto"/>
              <w:bottom w:val="single" w:sz="6" w:space="0" w:color="auto"/>
              <w:right w:val="single" w:sz="6" w:space="0" w:color="auto"/>
            </w:tcBorders>
            <w:vAlign w:val="center"/>
            <w:hideMark/>
          </w:tcPr>
          <w:p w14:paraId="5738CF87" w14:textId="77777777" w:rsidR="00CF4142" w:rsidRPr="00A9337B" w:rsidRDefault="00CF4142" w:rsidP="000E783B">
            <w:pPr>
              <w:spacing w:line="240" w:lineRule="auto"/>
              <w:jc w:val="left"/>
              <w:rPr>
                <w:rFonts w:asciiTheme="minorBidi" w:eastAsia="Times New Roman" w:hAnsiTheme="minorBidi"/>
                <w:lang w:val="en-US"/>
              </w:rPr>
            </w:pPr>
            <w:r w:rsidRPr="00A9337B">
              <w:rPr>
                <w:rFonts w:asciiTheme="minorBidi" w:eastAsia="Times New Roman" w:hAnsiTheme="minorBidi"/>
                <w:lang w:val="en-US"/>
              </w:rPr>
              <w:t>1 Byte</w:t>
            </w:r>
          </w:p>
        </w:tc>
        <w:tc>
          <w:tcPr>
            <w:tcW w:w="0" w:type="auto"/>
            <w:tcBorders>
              <w:top w:val="single" w:sz="6" w:space="0" w:color="auto"/>
              <w:left w:val="single" w:sz="6" w:space="0" w:color="auto"/>
              <w:bottom w:val="single" w:sz="6" w:space="0" w:color="auto"/>
              <w:right w:val="single" w:sz="6" w:space="0" w:color="auto"/>
            </w:tcBorders>
            <w:vAlign w:val="center"/>
            <w:hideMark/>
          </w:tcPr>
          <w:p w14:paraId="397E5CDD" w14:textId="77777777" w:rsidR="00CF4142" w:rsidRPr="00A9337B" w:rsidRDefault="00CF4142" w:rsidP="000E783B">
            <w:pPr>
              <w:spacing w:line="240" w:lineRule="auto"/>
              <w:jc w:val="left"/>
              <w:rPr>
                <w:rFonts w:asciiTheme="minorBidi" w:eastAsia="Times New Roman" w:hAnsiTheme="minorBidi"/>
                <w:lang w:val="en-US"/>
              </w:rPr>
            </w:pPr>
            <w:r w:rsidRPr="00A9337B">
              <w:rPr>
                <w:rFonts w:asciiTheme="minorBidi" w:eastAsia="Times New Roman" w:hAnsiTheme="minorBidi"/>
                <w:lang w:val="en-US"/>
              </w:rPr>
              <w:t>Calculated</w:t>
            </w:r>
          </w:p>
        </w:tc>
        <w:tc>
          <w:tcPr>
            <w:tcW w:w="2629" w:type="dxa"/>
            <w:tcBorders>
              <w:top w:val="single" w:sz="6" w:space="0" w:color="auto"/>
              <w:left w:val="single" w:sz="6" w:space="0" w:color="auto"/>
              <w:bottom w:val="single" w:sz="6" w:space="0" w:color="auto"/>
              <w:right w:val="single" w:sz="6" w:space="0" w:color="auto"/>
            </w:tcBorders>
            <w:vAlign w:val="center"/>
            <w:hideMark/>
          </w:tcPr>
          <w:p w14:paraId="3FBD5690" w14:textId="0324DA55" w:rsidR="00CF4142" w:rsidRPr="00A9337B" w:rsidRDefault="00CF4142" w:rsidP="000E783B">
            <w:pPr>
              <w:spacing w:line="240" w:lineRule="auto"/>
              <w:jc w:val="left"/>
              <w:rPr>
                <w:rFonts w:asciiTheme="minorBidi" w:eastAsia="Times New Roman" w:hAnsiTheme="minorBidi"/>
                <w:lang w:val="en-US"/>
              </w:rPr>
            </w:pPr>
            <w:r w:rsidRPr="00A9337B">
              <w:rPr>
                <w:rFonts w:asciiTheme="minorBidi" w:eastAsia="Times New Roman" w:hAnsiTheme="minorBidi"/>
                <w:b/>
                <w:bCs/>
                <w:lang w:val="en-US"/>
              </w:rPr>
              <w:t>Integrity:</w:t>
            </w:r>
            <w:r w:rsidRPr="00A9337B">
              <w:rPr>
                <w:rFonts w:asciiTheme="minorBidi" w:eastAsia="Times New Roman" w:hAnsiTheme="minorBidi"/>
                <w:lang w:val="en-US"/>
              </w:rPr>
              <w:t xml:space="preserve"> An </w:t>
            </w:r>
            <w:r w:rsidR="00055C08">
              <w:rPr>
                <w:rFonts w:asciiTheme="minorBidi" w:eastAsia="Times New Roman" w:hAnsiTheme="minorBidi"/>
                <w:lang w:val="en-US"/>
              </w:rPr>
              <w:t>CRC</w:t>
            </w:r>
            <w:r w:rsidRPr="00A9337B">
              <w:rPr>
                <w:rFonts w:asciiTheme="minorBidi" w:eastAsia="Times New Roman" w:hAnsiTheme="minorBidi"/>
                <w:lang w:val="en-US"/>
              </w:rPr>
              <w:t>-</w:t>
            </w:r>
            <w:r w:rsidR="006715B1">
              <w:rPr>
                <w:rFonts w:asciiTheme="minorBidi" w:eastAsia="Times New Roman" w:hAnsiTheme="minorBidi"/>
                <w:lang w:val="en-US"/>
              </w:rPr>
              <w:t xml:space="preserve">8 </w:t>
            </w:r>
            <w:r w:rsidRPr="00A9337B">
              <w:rPr>
                <w:rFonts w:asciiTheme="minorBidi" w:eastAsia="Times New Roman" w:hAnsiTheme="minorBidi"/>
                <w:lang w:val="en-US"/>
              </w:rPr>
              <w:t>based checksum for error detection.</w:t>
            </w:r>
          </w:p>
        </w:tc>
      </w:tr>
    </w:tbl>
    <w:p w14:paraId="108AEBCB" w14:textId="77777777" w:rsidR="00CF4142" w:rsidRPr="00A9337B" w:rsidRDefault="00CF4142" w:rsidP="000E783B">
      <w:pPr>
        <w:ind w:left="1083"/>
        <w:jc w:val="left"/>
        <w:rPr>
          <w:rFonts w:asciiTheme="minorBidi" w:hAnsiTheme="minorBidi"/>
          <w:b/>
          <w:bCs/>
          <w:sz w:val="24"/>
          <w:szCs w:val="24"/>
          <w:lang w:val="en-US"/>
        </w:rPr>
      </w:pPr>
      <w:r w:rsidRPr="00A9337B">
        <w:rPr>
          <w:rFonts w:asciiTheme="minorBidi" w:eastAsia="Times New Roman" w:hAnsiTheme="minorBidi"/>
          <w:b/>
          <w:bCs/>
          <w:sz w:val="24"/>
          <w:szCs w:val="24"/>
          <w:lang w:val="en-US"/>
        </w:rPr>
        <w:t xml:space="preserve">Table 2: </w:t>
      </w:r>
      <w:r w:rsidRPr="00A9337B">
        <w:rPr>
          <w:rFonts w:asciiTheme="minorBidi" w:eastAsia="Times New Roman" w:hAnsiTheme="minorBidi"/>
          <w:b/>
          <w:bCs/>
          <w:sz w:val="24"/>
          <w:szCs w:val="24"/>
        </w:rPr>
        <w:t>Frame Layout Table</w:t>
      </w:r>
      <w:r w:rsidRPr="00A9337B">
        <w:rPr>
          <w:rFonts w:asciiTheme="minorBidi" w:eastAsia="Times New Roman" w:hAnsiTheme="minorBidi"/>
          <w:b/>
          <w:bCs/>
          <w:sz w:val="24"/>
          <w:szCs w:val="24"/>
          <w:lang w:val="en-US"/>
        </w:rPr>
        <w:t xml:space="preserve"> [6]</w:t>
      </w:r>
    </w:p>
    <w:p w14:paraId="3C847B86" w14:textId="77777777" w:rsidR="00CF4142" w:rsidRPr="001C719D" w:rsidRDefault="00CF4142" w:rsidP="000E783B">
      <w:pPr>
        <w:shd w:val="clear" w:color="auto" w:fill="FFFFFF"/>
        <w:spacing w:after="120"/>
        <w:ind w:left="1083" w:right="580"/>
        <w:jc w:val="left"/>
        <w:rPr>
          <w:rFonts w:asciiTheme="minorBidi" w:eastAsia="Times New Roman" w:hAnsiTheme="minorBidi"/>
          <w:sz w:val="24"/>
          <w:szCs w:val="24"/>
          <w:lang w:val="en-US"/>
        </w:rPr>
      </w:pPr>
    </w:p>
    <w:p w14:paraId="4183A709" w14:textId="439D2B89" w:rsidR="00CF4142" w:rsidRPr="00A9337B" w:rsidRDefault="00F05DE0">
      <w:pPr>
        <w:shd w:val="clear" w:color="auto" w:fill="FFFFFF"/>
        <w:spacing w:after="120"/>
        <w:ind w:right="580"/>
        <w:rPr>
          <w:rFonts w:asciiTheme="minorBidi" w:eastAsia="Times New Roman" w:hAnsiTheme="minorBidi"/>
          <w:sz w:val="24"/>
          <w:szCs w:val="24"/>
          <w:lang w:val="en-US"/>
        </w:rPr>
        <w:pPrChange w:id="60" w:author="אלנה רווה" w:date="2026-05-11T11:45:00Z">
          <w:pPr>
            <w:shd w:val="clear" w:color="auto" w:fill="FFFFFF"/>
            <w:spacing w:after="120"/>
            <w:ind w:left="1083" w:right="580"/>
          </w:pPr>
        </w:pPrChange>
      </w:pPr>
      <w:r>
        <w:rPr>
          <w:noProof/>
        </w:rPr>
        <w:drawing>
          <wp:inline distT="0" distB="0" distL="0" distR="0" wp14:anchorId="5DB6D42C" wp14:editId="31E3F80D">
            <wp:extent cx="5733415" cy="3275330"/>
            <wp:effectExtent l="0" t="0" r="635" b="1270"/>
            <wp:docPr id="117626919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3415" cy="3275330"/>
                    </a:xfrm>
                    <a:prstGeom prst="rect">
                      <a:avLst/>
                    </a:prstGeom>
                    <a:noFill/>
                    <a:ln>
                      <a:noFill/>
                    </a:ln>
                  </pic:spPr>
                </pic:pic>
              </a:graphicData>
            </a:graphic>
          </wp:inline>
        </w:drawing>
      </w:r>
    </w:p>
    <w:p w14:paraId="3A97CB29" w14:textId="77777777" w:rsidR="00A9337B" w:rsidRDefault="00CF4142" w:rsidP="000E783B">
      <w:pPr>
        <w:shd w:val="clear" w:color="auto" w:fill="FFFFFF"/>
        <w:spacing w:after="120"/>
        <w:ind w:left="1083" w:right="580"/>
        <w:jc w:val="left"/>
        <w:rPr>
          <w:rFonts w:asciiTheme="minorBidi" w:eastAsia="Times New Roman" w:hAnsiTheme="minorBidi"/>
          <w:sz w:val="24"/>
          <w:szCs w:val="24"/>
          <w:lang w:val="en-US"/>
        </w:rPr>
      </w:pPr>
      <w:r w:rsidRPr="001C719D">
        <w:rPr>
          <w:rFonts w:asciiTheme="minorBidi" w:eastAsia="Times New Roman" w:hAnsiTheme="minorBidi"/>
          <w:b/>
          <w:bCs/>
          <w:sz w:val="24"/>
          <w:szCs w:val="24"/>
          <w:lang w:val="en-US"/>
        </w:rPr>
        <w:t>Figure 4:</w:t>
      </w:r>
      <w:r w:rsidRPr="001C719D">
        <w:rPr>
          <w:rFonts w:asciiTheme="minorBidi" w:eastAsia="Times New Roman" w:hAnsiTheme="minorBidi"/>
          <w:sz w:val="24"/>
          <w:szCs w:val="24"/>
          <w:lang w:val="en-US"/>
        </w:rPr>
        <w:t xml:space="preserve"> Schematic breakdown of the Data Frame. (Figure Created by Google "nano banana pro" AI Model).</w:t>
      </w:r>
    </w:p>
    <w:p w14:paraId="155B99B8" w14:textId="77777777" w:rsidR="00A9337B" w:rsidRDefault="00A9337B" w:rsidP="000E783B">
      <w:pPr>
        <w:shd w:val="clear" w:color="auto" w:fill="FFFFFF"/>
        <w:spacing w:after="120"/>
        <w:ind w:left="1083" w:right="580"/>
        <w:jc w:val="left"/>
        <w:rPr>
          <w:rFonts w:asciiTheme="minorBidi" w:eastAsia="Times New Roman" w:hAnsiTheme="minorBidi"/>
          <w:sz w:val="24"/>
          <w:szCs w:val="24"/>
          <w:lang w:val="en-US"/>
        </w:rPr>
      </w:pPr>
    </w:p>
    <w:p w14:paraId="7937EE28" w14:textId="5532B521" w:rsidR="000562F9" w:rsidRPr="00A9337B" w:rsidRDefault="000562F9" w:rsidP="000E783B">
      <w:pPr>
        <w:shd w:val="clear" w:color="auto" w:fill="FFFFFF"/>
        <w:spacing w:after="120"/>
        <w:ind w:left="1083" w:right="580"/>
        <w:jc w:val="left"/>
        <w:rPr>
          <w:rFonts w:asciiTheme="minorBidi" w:eastAsia="Times New Roman" w:hAnsiTheme="minorBidi"/>
          <w:sz w:val="24"/>
          <w:szCs w:val="24"/>
          <w:lang w:val="en-US"/>
        </w:rPr>
      </w:pPr>
      <w:r w:rsidRPr="00A9337B">
        <w:rPr>
          <w:rFonts w:asciiTheme="minorBidi" w:eastAsia="Times New Roman" w:hAnsiTheme="minorBidi"/>
          <w:sz w:val="24"/>
          <w:szCs w:val="24"/>
          <w:lang w:val="en-US"/>
        </w:rPr>
        <w:t>1</w:t>
      </w:r>
      <w:r w:rsidR="00EA459D" w:rsidRPr="00A9337B">
        <w:rPr>
          <w:rFonts w:asciiTheme="minorBidi" w:eastAsia="Times New Roman" w:hAnsiTheme="minorBidi"/>
          <w:sz w:val="24"/>
          <w:szCs w:val="24"/>
          <w:lang w:val="en-US"/>
        </w:rPr>
        <w:t>. Tone</w:t>
      </w:r>
      <w:r w:rsidRPr="00A9337B">
        <w:rPr>
          <w:rFonts w:asciiTheme="minorBidi" w:eastAsia="Times New Roman" w:hAnsiTheme="minorBidi"/>
          <w:sz w:val="24"/>
          <w:szCs w:val="24"/>
          <w:lang w:val="en-US"/>
        </w:rPr>
        <w:t xml:space="preserve"> Generation: The application iterates over the binary sequence (the frame) and assigns the corresponding high (20 </w:t>
      </w:r>
      <w:r w:rsidR="005018ED" w:rsidRPr="00A9337B">
        <w:rPr>
          <w:rFonts w:asciiTheme="minorBidi" w:eastAsia="Times New Roman" w:hAnsiTheme="minorBidi"/>
          <w:sz w:val="24"/>
          <w:szCs w:val="24"/>
          <w:lang w:val="en-US"/>
        </w:rPr>
        <w:t>KHZ</w:t>
      </w:r>
      <w:r w:rsidRPr="00A9337B">
        <w:rPr>
          <w:rFonts w:asciiTheme="minorBidi" w:eastAsia="Times New Roman" w:hAnsiTheme="minorBidi"/>
          <w:sz w:val="24"/>
          <w:szCs w:val="24"/>
          <w:lang w:val="en-US"/>
        </w:rPr>
        <w:t xml:space="preserve">) or low (18 </w:t>
      </w:r>
      <w:r w:rsidR="005018ED" w:rsidRPr="00A9337B">
        <w:rPr>
          <w:rFonts w:asciiTheme="minorBidi" w:eastAsia="Times New Roman" w:hAnsiTheme="minorBidi"/>
          <w:sz w:val="24"/>
          <w:szCs w:val="24"/>
          <w:lang w:val="en-US"/>
        </w:rPr>
        <w:t>KHZ</w:t>
      </w:r>
      <w:r w:rsidRPr="00A9337B">
        <w:rPr>
          <w:rFonts w:asciiTheme="minorBidi" w:eastAsia="Times New Roman" w:hAnsiTheme="minorBidi"/>
          <w:sz w:val="24"/>
          <w:szCs w:val="24"/>
          <w:lang w:val="en-US"/>
        </w:rPr>
        <w:t>) frequency tone.</w:t>
      </w:r>
    </w:p>
    <w:p w14:paraId="71B87CD3" w14:textId="5B44F9AB" w:rsidR="000562F9" w:rsidRPr="00A9337B" w:rsidRDefault="000562F9" w:rsidP="000E783B">
      <w:pPr>
        <w:shd w:val="clear" w:color="auto" w:fill="FFFFFF"/>
        <w:spacing w:after="120"/>
        <w:ind w:left="1083" w:right="580"/>
        <w:jc w:val="left"/>
        <w:rPr>
          <w:rFonts w:asciiTheme="minorBidi" w:eastAsia="Times New Roman" w:hAnsiTheme="minorBidi"/>
          <w:sz w:val="24"/>
          <w:szCs w:val="24"/>
          <w:lang w:val="en-US"/>
        </w:rPr>
      </w:pPr>
      <w:r w:rsidRPr="00A9337B">
        <w:rPr>
          <w:rFonts w:asciiTheme="minorBidi" w:eastAsia="Times New Roman" w:hAnsiTheme="minorBidi"/>
          <w:sz w:val="24"/>
          <w:szCs w:val="24"/>
          <w:lang w:val="en-US"/>
        </w:rPr>
        <w:t>2</w:t>
      </w:r>
      <w:r w:rsidR="00EA459D" w:rsidRPr="00A9337B">
        <w:rPr>
          <w:rFonts w:asciiTheme="minorBidi" w:eastAsia="Times New Roman" w:hAnsiTheme="minorBidi"/>
          <w:sz w:val="24"/>
          <w:szCs w:val="24"/>
          <w:lang w:val="en-US"/>
        </w:rPr>
        <w:t>. Audio</w:t>
      </w:r>
      <w:r w:rsidRPr="00A9337B">
        <w:rPr>
          <w:rFonts w:asciiTheme="minorBidi" w:eastAsia="Times New Roman" w:hAnsiTheme="minorBidi"/>
          <w:sz w:val="24"/>
          <w:szCs w:val="24"/>
          <w:lang w:val="en-US"/>
        </w:rPr>
        <w:t xml:space="preserve"> Output: The synthesized audio track is played with the highest amplitude to transmit the data.</w:t>
      </w:r>
    </w:p>
    <w:p w14:paraId="4D999413" w14:textId="6709F491" w:rsidR="000562F9" w:rsidRPr="00A9337B" w:rsidRDefault="000562F9" w:rsidP="000E783B">
      <w:pPr>
        <w:shd w:val="clear" w:color="auto" w:fill="FFFFFF"/>
        <w:spacing w:after="120"/>
        <w:ind w:left="1083" w:right="580"/>
        <w:jc w:val="left"/>
        <w:rPr>
          <w:rFonts w:asciiTheme="minorBidi" w:eastAsia="Times New Roman" w:hAnsiTheme="minorBidi"/>
          <w:sz w:val="24"/>
          <w:szCs w:val="24"/>
          <w:lang w:val="en-US"/>
        </w:rPr>
      </w:pPr>
      <w:r w:rsidRPr="00A9337B">
        <w:rPr>
          <w:rFonts w:asciiTheme="minorBidi" w:eastAsia="Times New Roman" w:hAnsiTheme="minorBidi"/>
          <w:sz w:val="24"/>
          <w:szCs w:val="24"/>
          <w:lang w:val="en-US"/>
        </w:rPr>
        <w:lastRenderedPageBreak/>
        <w:t>3</w:t>
      </w:r>
      <w:r w:rsidR="00EA459D" w:rsidRPr="00A9337B">
        <w:rPr>
          <w:rFonts w:asciiTheme="minorBidi" w:eastAsia="Times New Roman" w:hAnsiTheme="minorBidi"/>
          <w:sz w:val="24"/>
          <w:szCs w:val="24"/>
          <w:lang w:val="en-US"/>
        </w:rPr>
        <w:t>. Flow</w:t>
      </w:r>
      <w:r w:rsidRPr="00A9337B">
        <w:rPr>
          <w:rFonts w:asciiTheme="minorBidi" w:eastAsia="Times New Roman" w:hAnsiTheme="minorBidi"/>
          <w:sz w:val="24"/>
          <w:szCs w:val="24"/>
          <w:lang w:val="en-US"/>
        </w:rPr>
        <w:t xml:space="preserve"> Control</w:t>
      </w:r>
      <w:r w:rsidR="00EA459D" w:rsidRPr="00A9337B">
        <w:rPr>
          <w:rFonts w:asciiTheme="minorBidi" w:eastAsia="Times New Roman" w:hAnsiTheme="minorBidi"/>
          <w:sz w:val="24"/>
          <w:szCs w:val="24"/>
          <w:lang w:val="en-US"/>
        </w:rPr>
        <w:t>: Transmission</w:t>
      </w:r>
      <w:r w:rsidRPr="00A9337B">
        <w:rPr>
          <w:rFonts w:asciiTheme="minorBidi" w:eastAsia="Times New Roman" w:hAnsiTheme="minorBidi"/>
          <w:sz w:val="24"/>
          <w:szCs w:val="24"/>
          <w:lang w:val="en-US"/>
        </w:rPr>
        <w:t xml:space="preserve"> is strictly controlled by the Collision Avoidance Protocol (Section 2) to ensure the channel is idle before sending.</w:t>
      </w:r>
    </w:p>
    <w:p w14:paraId="46D6801E" w14:textId="77777777" w:rsidR="00CF4142" w:rsidRPr="001C719D" w:rsidRDefault="000562F9" w:rsidP="000E783B">
      <w:pPr>
        <w:shd w:val="clear" w:color="auto" w:fill="FFFFFF"/>
        <w:spacing w:after="120"/>
        <w:ind w:left="1083" w:right="580"/>
        <w:jc w:val="left"/>
        <w:rPr>
          <w:rFonts w:asciiTheme="minorBidi" w:eastAsia="Times New Roman" w:hAnsiTheme="minorBidi"/>
          <w:sz w:val="24"/>
          <w:szCs w:val="24"/>
          <w:lang w:val="en-US"/>
        </w:rPr>
      </w:pPr>
      <w:r w:rsidRPr="00A9337B">
        <w:rPr>
          <w:rFonts w:asciiTheme="minorBidi" w:eastAsia="Times New Roman" w:hAnsiTheme="minorBidi"/>
          <w:sz w:val="24"/>
          <w:szCs w:val="24"/>
          <w:lang w:val="en-US"/>
        </w:rPr>
        <w:t xml:space="preserve"> </w:t>
      </w:r>
      <w:r w:rsidR="00CF4142" w:rsidRPr="001C719D">
        <w:rPr>
          <w:rFonts w:asciiTheme="minorBidi" w:eastAsia="Times New Roman" w:hAnsiTheme="minorBidi"/>
          <w:sz w:val="24"/>
          <w:szCs w:val="24"/>
          <w:lang w:val="en-US"/>
        </w:rPr>
        <w:t xml:space="preserve">Transmitted </w:t>
      </w:r>
      <w:r w:rsidR="00CF4142" w:rsidRPr="001C719D">
        <w:rPr>
          <w:rFonts w:asciiTheme="minorBidi" w:eastAsia="Times New Roman" w:hAnsiTheme="minorBidi"/>
          <w:sz w:val="24"/>
          <w:szCs w:val="24"/>
          <w:u w:val="single"/>
          <w:lang w:val="en-GB"/>
        </w:rPr>
        <w:t>side</w:t>
      </w:r>
      <w:r w:rsidR="00CF4142" w:rsidRPr="001C719D">
        <w:rPr>
          <w:rFonts w:asciiTheme="minorBidi" w:eastAsia="Times New Roman" w:hAnsiTheme="minorBidi"/>
          <w:sz w:val="24"/>
          <w:szCs w:val="24"/>
          <w:lang w:val="en-US"/>
        </w:rPr>
        <w:t xml:space="preserve"> pseudo code and algorithms:</w:t>
      </w:r>
    </w:p>
    <w:p w14:paraId="2DFDDD16" w14:textId="3EA5E91A" w:rsidR="00CF4142" w:rsidRPr="001C719D" w:rsidRDefault="00CF4142" w:rsidP="000E783B">
      <w:pPr>
        <w:shd w:val="clear" w:color="auto" w:fill="FFFFFF"/>
        <w:ind w:left="1083" w:right="580"/>
        <w:jc w:val="left"/>
        <w:rPr>
          <w:rFonts w:asciiTheme="minorBidi" w:eastAsia="Times New Roman" w:hAnsiTheme="minorBidi"/>
          <w:sz w:val="24"/>
          <w:szCs w:val="24"/>
          <w:lang w:val="en-US"/>
        </w:rPr>
      </w:pPr>
      <w:r w:rsidRPr="001C719D">
        <w:rPr>
          <w:rFonts w:asciiTheme="minorBidi" w:eastAsia="Times New Roman" w:hAnsiTheme="minorBidi"/>
          <w:b/>
          <w:bCs/>
          <w:sz w:val="24"/>
          <w:szCs w:val="24"/>
          <w:lang w:val="en-US"/>
        </w:rPr>
        <w:t>1.SYSTEM CONSTANTS &amp; CONFIGURATION</w:t>
      </w:r>
    </w:p>
    <w:p w14:paraId="7F1754D4" w14:textId="77777777" w:rsidR="00CF4142" w:rsidRPr="001C719D" w:rsidRDefault="00CF4142" w:rsidP="000E783B">
      <w:pPr>
        <w:shd w:val="clear" w:color="auto" w:fill="FFFFFF"/>
        <w:ind w:left="1083"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CONST SAMPLE_RATE     = 44100      // Hz</w:t>
      </w:r>
    </w:p>
    <w:p w14:paraId="3D1E3FED" w14:textId="77777777" w:rsidR="00CF4142" w:rsidRPr="001C719D" w:rsidRDefault="00CF4142" w:rsidP="000E783B">
      <w:pPr>
        <w:shd w:val="clear" w:color="auto" w:fill="FFFFFF"/>
        <w:ind w:left="1083"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CONST BIT_DURATION    = 0.0005     // 0.5 ms</w:t>
      </w:r>
    </w:p>
    <w:p w14:paraId="4C874B20" w14:textId="77777777" w:rsidR="00CF4142" w:rsidRPr="001C719D" w:rsidRDefault="00CF4142" w:rsidP="000E783B">
      <w:pPr>
        <w:shd w:val="clear" w:color="auto" w:fill="FFFFFF"/>
        <w:ind w:left="1083"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CONST SAMPLES_PER_BIT = 22         //</w:t>
      </w:r>
    </w:p>
    <w:p w14:paraId="7D59F745" w14:textId="77777777" w:rsidR="00CF4142" w:rsidRPr="001C719D" w:rsidRDefault="00CF4142" w:rsidP="000E783B">
      <w:pPr>
        <w:shd w:val="clear" w:color="auto" w:fill="FFFFFF"/>
        <w:ind w:left="1083"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CONST FREQ_LOGIC_0    = 18000      // Hz</w:t>
      </w:r>
    </w:p>
    <w:p w14:paraId="7F6FFA70" w14:textId="77777777" w:rsidR="00CF4142" w:rsidRPr="001C719D" w:rsidRDefault="00CF4142" w:rsidP="000E783B">
      <w:pPr>
        <w:shd w:val="clear" w:color="auto" w:fill="FFFFFF"/>
        <w:ind w:left="1083"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CONST FREQ_LOGIC_1    = 20000      // Hz</w:t>
      </w:r>
    </w:p>
    <w:p w14:paraId="05E79BF1" w14:textId="77777777" w:rsidR="00CF4142" w:rsidRPr="001C719D" w:rsidRDefault="00CF4142" w:rsidP="000E783B">
      <w:pPr>
        <w:shd w:val="clear" w:color="auto" w:fill="FFFFFF"/>
        <w:ind w:left="1083"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CONST RAMP_PERCENT    = 0.10       // 10% of bit duration for smoothing</w:t>
      </w:r>
    </w:p>
    <w:p w14:paraId="21562CC4" w14:textId="77777777" w:rsidR="00CF4142" w:rsidRPr="001C719D" w:rsidRDefault="00CF4142" w:rsidP="000E783B">
      <w:pPr>
        <w:shd w:val="clear" w:color="auto" w:fill="FFFFFF"/>
        <w:ind w:left="1083"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Protocol Constants</w:t>
      </w:r>
    </w:p>
    <w:p w14:paraId="0200283C" w14:textId="77777777" w:rsidR="00CF4142" w:rsidRPr="001C719D" w:rsidRDefault="00CF4142" w:rsidP="000E783B">
      <w:pPr>
        <w:shd w:val="clear" w:color="auto" w:fill="FFFFFF"/>
        <w:ind w:left="1083"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CONST PREAMBLE_SEQ    = 0xAAAAAAAA // 32-bit Training Sequence</w:t>
      </w:r>
    </w:p>
    <w:p w14:paraId="5B142EC8" w14:textId="77777777" w:rsidR="00CF4142" w:rsidRPr="001C719D" w:rsidRDefault="00CF4142" w:rsidP="000E783B">
      <w:pPr>
        <w:shd w:val="clear" w:color="auto" w:fill="FFFFFF"/>
        <w:ind w:left="1083"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CONST SYNC_BYTE       = 0xFF       // Start Delimiter</w:t>
      </w:r>
    </w:p>
    <w:p w14:paraId="30539636" w14:textId="77777777" w:rsidR="00CF4142" w:rsidRPr="001C719D" w:rsidRDefault="00CF4142" w:rsidP="000E783B">
      <w:pPr>
        <w:shd w:val="clear" w:color="auto" w:fill="FFFFFF"/>
        <w:spacing w:after="120"/>
        <w:ind w:left="1083" w:right="580"/>
        <w:jc w:val="left"/>
        <w:rPr>
          <w:rFonts w:asciiTheme="minorBidi" w:eastAsia="Times New Roman" w:hAnsiTheme="minorBidi"/>
          <w:sz w:val="24"/>
          <w:szCs w:val="24"/>
          <w:lang w:val="en-US"/>
        </w:rPr>
      </w:pPr>
    </w:p>
    <w:p w14:paraId="11B66126" w14:textId="77777777" w:rsidR="00CF4142" w:rsidRPr="001C719D" w:rsidRDefault="00CF4142" w:rsidP="000E783B">
      <w:pPr>
        <w:shd w:val="clear" w:color="auto" w:fill="FFFFFF"/>
        <w:spacing w:after="120"/>
        <w:ind w:left="1083" w:right="580"/>
        <w:jc w:val="left"/>
        <w:rPr>
          <w:rFonts w:asciiTheme="minorBidi" w:eastAsia="Times New Roman" w:hAnsiTheme="minorBidi"/>
          <w:b/>
          <w:bCs/>
          <w:sz w:val="24"/>
          <w:szCs w:val="24"/>
          <w:lang w:val="en-US"/>
        </w:rPr>
      </w:pPr>
      <w:r w:rsidRPr="001C719D">
        <w:rPr>
          <w:rFonts w:asciiTheme="minorBidi" w:eastAsia="Times New Roman" w:hAnsiTheme="minorBidi"/>
          <w:b/>
          <w:bCs/>
          <w:sz w:val="24"/>
          <w:szCs w:val="24"/>
          <w:lang w:val="en-US"/>
        </w:rPr>
        <w:t xml:space="preserve">2. PACKET SERIALIZATION </w:t>
      </w:r>
    </w:p>
    <w:p w14:paraId="1CB9A5E1" w14:textId="77777777" w:rsidR="00CF4142" w:rsidRPr="001C719D" w:rsidRDefault="00CF4142" w:rsidP="000E783B">
      <w:pPr>
        <w:shd w:val="clear" w:color="auto" w:fill="FFFFFF"/>
        <w:spacing w:after="120"/>
        <w:ind w:left="1083"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FUNCTION ConstructPacket(userMessageString, packetIndex, totalPackets):</w:t>
      </w:r>
    </w:p>
    <w:p w14:paraId="191D6FA0" w14:textId="77777777" w:rsidR="00CF4142" w:rsidRPr="001C719D" w:rsidRDefault="00CF4142" w:rsidP="000E783B">
      <w:pPr>
        <w:shd w:val="clear" w:color="auto" w:fill="FFFFFF"/>
        <w:spacing w:after="120"/>
        <w:ind w:left="1083"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    // Initialize buffer</w:t>
      </w:r>
    </w:p>
    <w:p w14:paraId="194FFA29" w14:textId="77777777" w:rsidR="00CF4142" w:rsidRPr="001C719D" w:rsidRDefault="00CF4142" w:rsidP="000E783B">
      <w:pPr>
        <w:shd w:val="clear" w:color="auto" w:fill="FFFFFF"/>
        <w:spacing w:after="120"/>
        <w:ind w:left="1083"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    List&lt;Byte&gt; frameBuffer = new List()</w:t>
      </w:r>
    </w:p>
    <w:p w14:paraId="2C3CB0BE" w14:textId="77777777" w:rsidR="00CF4142" w:rsidRPr="001C719D" w:rsidRDefault="00CF4142" w:rsidP="000E783B">
      <w:pPr>
        <w:shd w:val="clear" w:color="auto" w:fill="FFFFFF"/>
        <w:spacing w:after="120"/>
        <w:ind w:left="1083"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    // Add Preamble (4 Bytes)</w:t>
      </w:r>
    </w:p>
    <w:p w14:paraId="2F552531" w14:textId="77777777" w:rsidR="00CF4142" w:rsidRPr="001C719D" w:rsidRDefault="00CF4142" w:rsidP="000E783B">
      <w:pPr>
        <w:shd w:val="clear" w:color="auto" w:fill="FFFFFF"/>
        <w:spacing w:after="120"/>
        <w:ind w:left="1083"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    frameBuffer.addInt32(PREAMBLE_SEQ) </w:t>
      </w:r>
    </w:p>
    <w:p w14:paraId="70809D2B" w14:textId="77777777" w:rsidR="00CF4142" w:rsidRPr="001C719D" w:rsidRDefault="00CF4142" w:rsidP="000E783B">
      <w:pPr>
        <w:shd w:val="clear" w:color="auto" w:fill="FFFFFF"/>
        <w:spacing w:after="120"/>
        <w:ind w:left="1083"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    // Add Sync Word (1 Byte)</w:t>
      </w:r>
    </w:p>
    <w:p w14:paraId="111A68B2" w14:textId="77777777" w:rsidR="00CF4142" w:rsidRPr="001C719D" w:rsidRDefault="00CF4142" w:rsidP="000E783B">
      <w:pPr>
        <w:shd w:val="clear" w:color="auto" w:fill="FFFFFF"/>
        <w:spacing w:after="120"/>
        <w:ind w:left="1083"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    frameBuffer.addByte(SYNC_BYTE)</w:t>
      </w:r>
    </w:p>
    <w:p w14:paraId="3D2F21B2" w14:textId="77777777" w:rsidR="00CF4142" w:rsidRPr="001C719D" w:rsidRDefault="00CF4142" w:rsidP="000E783B">
      <w:pPr>
        <w:shd w:val="clear" w:color="auto" w:fill="FFFFFF"/>
        <w:spacing w:after="120"/>
        <w:ind w:left="1083"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    // Add Fragmentation Info (1 Byte)</w:t>
      </w:r>
    </w:p>
    <w:p w14:paraId="542C89DF" w14:textId="77777777" w:rsidR="00CF4142" w:rsidRPr="001C719D" w:rsidRDefault="00CF4142" w:rsidP="000E783B">
      <w:pPr>
        <w:shd w:val="clear" w:color="auto" w:fill="FFFFFF"/>
        <w:spacing w:after="120"/>
        <w:ind w:left="1083"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    // Bit Packing: Upper Nibble = Total, Lower Nibble = Index</w:t>
      </w:r>
    </w:p>
    <w:p w14:paraId="4BB2128B" w14:textId="77777777" w:rsidR="00CF4142" w:rsidRPr="001C719D" w:rsidRDefault="00CF4142" w:rsidP="000E783B">
      <w:pPr>
        <w:shd w:val="clear" w:color="auto" w:fill="FFFFFF"/>
        <w:spacing w:after="120"/>
        <w:ind w:left="1083"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    Byte fragInfo = (totalPackets &lt;&lt; 4) | (packetIndex &amp; 0x0F)</w:t>
      </w:r>
    </w:p>
    <w:p w14:paraId="097E32DE" w14:textId="77777777" w:rsidR="00CF4142" w:rsidRPr="001C719D" w:rsidRDefault="00CF4142" w:rsidP="000E783B">
      <w:pPr>
        <w:shd w:val="clear" w:color="auto" w:fill="FFFFFF"/>
        <w:spacing w:after="120"/>
        <w:ind w:left="1083"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    frameBuffer.addByte(fragInfo)</w:t>
      </w:r>
    </w:p>
    <w:p w14:paraId="4972365B" w14:textId="77777777" w:rsidR="00CF4142" w:rsidRPr="001C719D" w:rsidRDefault="00CF4142" w:rsidP="000E783B">
      <w:pPr>
        <w:shd w:val="clear" w:color="auto" w:fill="FFFFFF"/>
        <w:spacing w:after="120"/>
        <w:ind w:left="1083"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    // Add Payload Length (1 Byte)</w:t>
      </w:r>
    </w:p>
    <w:p w14:paraId="3D9C1461" w14:textId="77777777" w:rsidR="00CF4142" w:rsidRPr="001C719D" w:rsidRDefault="00CF4142" w:rsidP="000E783B">
      <w:pPr>
        <w:shd w:val="clear" w:color="auto" w:fill="FFFFFF"/>
        <w:spacing w:after="120"/>
        <w:ind w:left="1083"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    Byte length = userMessageString.length()</w:t>
      </w:r>
    </w:p>
    <w:p w14:paraId="27C6A67B" w14:textId="77777777" w:rsidR="00CF4142" w:rsidRPr="001C719D" w:rsidRDefault="00CF4142" w:rsidP="000E783B">
      <w:pPr>
        <w:shd w:val="clear" w:color="auto" w:fill="FFFFFF"/>
        <w:spacing w:after="120"/>
        <w:ind w:left="1083"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    frameBuffer.addByte(length)</w:t>
      </w:r>
    </w:p>
    <w:p w14:paraId="0AED7CFA" w14:textId="77777777" w:rsidR="00CF4142" w:rsidRPr="001C719D" w:rsidRDefault="00CF4142" w:rsidP="000E783B">
      <w:pPr>
        <w:shd w:val="clear" w:color="auto" w:fill="FFFFFF"/>
        <w:spacing w:after="120"/>
        <w:ind w:left="1083"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    // Add Payload Data &amp; Calculate Checksum</w:t>
      </w:r>
    </w:p>
    <w:p w14:paraId="4EA239EE" w14:textId="77777777" w:rsidR="00E30A60" w:rsidRPr="00E30A60" w:rsidRDefault="00CF4142" w:rsidP="00E30A60">
      <w:pPr>
        <w:shd w:val="clear" w:color="auto" w:fill="FFFFFF"/>
        <w:spacing w:after="120"/>
        <w:ind w:left="1083"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lastRenderedPageBreak/>
        <w:t xml:space="preserve">    </w:t>
      </w:r>
      <w:r w:rsidR="00E30A60" w:rsidRPr="00E30A60">
        <w:rPr>
          <w:rFonts w:asciiTheme="minorBidi" w:eastAsia="Times New Roman" w:hAnsiTheme="minorBidi"/>
          <w:sz w:val="24"/>
          <w:szCs w:val="24"/>
          <w:lang w:val="en-US"/>
        </w:rPr>
        <w:t>// Initialize CRC-8 (Start value is typically 0x00 or 0xFF)</w:t>
      </w:r>
    </w:p>
    <w:p w14:paraId="3A2E14D7" w14:textId="02B47A1D" w:rsidR="00E30A60" w:rsidRPr="00E30A60" w:rsidRDefault="00E30A60" w:rsidP="00E30A60">
      <w:pPr>
        <w:shd w:val="clear" w:color="auto" w:fill="FFFFFF"/>
        <w:spacing w:after="120"/>
        <w:ind w:left="1083" w:right="580"/>
        <w:jc w:val="left"/>
        <w:rPr>
          <w:rFonts w:asciiTheme="minorBidi" w:eastAsia="Times New Roman" w:hAnsiTheme="minorBidi"/>
          <w:sz w:val="24"/>
          <w:szCs w:val="24"/>
          <w:lang w:val="en-US"/>
        </w:rPr>
      </w:pPr>
      <w:r w:rsidRPr="00E30A60">
        <w:rPr>
          <w:rFonts w:asciiTheme="minorBidi" w:eastAsia="Times New Roman" w:hAnsiTheme="minorBidi"/>
          <w:sz w:val="24"/>
          <w:szCs w:val="24"/>
          <w:lang w:val="en-US"/>
        </w:rPr>
        <w:t xml:space="preserve">Byte crc = 0x00 </w:t>
      </w:r>
    </w:p>
    <w:p w14:paraId="14E251D4" w14:textId="77777777" w:rsidR="00E30A60" w:rsidRPr="00E30A60" w:rsidRDefault="00E30A60" w:rsidP="00E30A60">
      <w:pPr>
        <w:shd w:val="clear" w:color="auto" w:fill="FFFFFF"/>
        <w:spacing w:after="120"/>
        <w:ind w:left="1083" w:right="580"/>
        <w:jc w:val="left"/>
        <w:rPr>
          <w:rFonts w:asciiTheme="minorBidi" w:eastAsia="Times New Roman" w:hAnsiTheme="minorBidi"/>
          <w:sz w:val="24"/>
          <w:szCs w:val="24"/>
          <w:lang w:val="en-US"/>
        </w:rPr>
      </w:pPr>
      <w:r w:rsidRPr="00E30A60">
        <w:rPr>
          <w:rFonts w:asciiTheme="minorBidi" w:eastAsia="Times New Roman" w:hAnsiTheme="minorBidi"/>
          <w:sz w:val="24"/>
          <w:szCs w:val="24"/>
          <w:lang w:val="en-US"/>
        </w:rPr>
        <w:t>FOR each char IN userMessageString:</w:t>
      </w:r>
    </w:p>
    <w:p w14:paraId="4969DDB3" w14:textId="77777777" w:rsidR="00E30A60" w:rsidRPr="00E30A60" w:rsidRDefault="00E30A60" w:rsidP="00E30A60">
      <w:pPr>
        <w:shd w:val="clear" w:color="auto" w:fill="FFFFFF"/>
        <w:spacing w:after="120"/>
        <w:ind w:left="1083" w:right="580"/>
        <w:jc w:val="left"/>
        <w:rPr>
          <w:rFonts w:asciiTheme="minorBidi" w:eastAsia="Times New Roman" w:hAnsiTheme="minorBidi"/>
          <w:sz w:val="24"/>
          <w:szCs w:val="24"/>
          <w:lang w:val="en-US"/>
        </w:rPr>
      </w:pPr>
      <w:r w:rsidRPr="00E30A60">
        <w:rPr>
          <w:rFonts w:asciiTheme="minorBidi" w:eastAsia="Times New Roman" w:hAnsiTheme="minorBidi"/>
          <w:sz w:val="24"/>
          <w:szCs w:val="24"/>
          <w:lang w:val="en-US"/>
        </w:rPr>
        <w:t xml:space="preserve">    frameBuffer.addByte(char)</w:t>
      </w:r>
    </w:p>
    <w:p w14:paraId="7D6AF1E4" w14:textId="77777777" w:rsidR="00E30A60" w:rsidRPr="00E30A60" w:rsidRDefault="00E30A60" w:rsidP="00E30A60">
      <w:pPr>
        <w:shd w:val="clear" w:color="auto" w:fill="FFFFFF"/>
        <w:spacing w:after="120"/>
        <w:ind w:left="1083" w:right="580"/>
        <w:jc w:val="left"/>
        <w:rPr>
          <w:rFonts w:asciiTheme="minorBidi" w:eastAsia="Times New Roman" w:hAnsiTheme="minorBidi"/>
          <w:sz w:val="24"/>
          <w:szCs w:val="24"/>
          <w:lang w:val="en-US"/>
        </w:rPr>
      </w:pPr>
      <w:r w:rsidRPr="00E30A60">
        <w:rPr>
          <w:rFonts w:asciiTheme="minorBidi" w:eastAsia="Times New Roman" w:hAnsiTheme="minorBidi"/>
          <w:sz w:val="24"/>
          <w:szCs w:val="24"/>
          <w:lang w:val="en-US"/>
        </w:rPr>
        <w:t xml:space="preserve">    // Update CRC using a standard polynomial algorithm</w:t>
      </w:r>
    </w:p>
    <w:p w14:paraId="0ACEBE2E" w14:textId="77777777" w:rsidR="00E30A60" w:rsidRPr="00E30A60" w:rsidRDefault="00E30A60" w:rsidP="00E30A60">
      <w:pPr>
        <w:shd w:val="clear" w:color="auto" w:fill="FFFFFF"/>
        <w:spacing w:after="120"/>
        <w:ind w:left="1083" w:right="580"/>
        <w:jc w:val="left"/>
        <w:rPr>
          <w:rFonts w:asciiTheme="minorBidi" w:eastAsia="Times New Roman" w:hAnsiTheme="minorBidi"/>
          <w:sz w:val="24"/>
          <w:szCs w:val="24"/>
          <w:lang w:val="en-US"/>
        </w:rPr>
      </w:pPr>
      <w:r w:rsidRPr="00E30A60">
        <w:rPr>
          <w:rFonts w:asciiTheme="minorBidi" w:eastAsia="Times New Roman" w:hAnsiTheme="minorBidi"/>
          <w:sz w:val="24"/>
          <w:szCs w:val="24"/>
          <w:lang w:val="en-US"/>
        </w:rPr>
        <w:t xml:space="preserve">    crc = ComputeCRC8(crc, char)</w:t>
      </w:r>
    </w:p>
    <w:p w14:paraId="3862920D" w14:textId="77777777" w:rsidR="00E30A60" w:rsidRPr="00E30A60" w:rsidRDefault="00E30A60" w:rsidP="00E30A60">
      <w:pPr>
        <w:shd w:val="clear" w:color="auto" w:fill="FFFFFF"/>
        <w:spacing w:after="120"/>
        <w:ind w:left="1083" w:right="580"/>
        <w:jc w:val="left"/>
        <w:rPr>
          <w:rFonts w:asciiTheme="minorBidi" w:eastAsia="Times New Roman" w:hAnsiTheme="minorBidi"/>
          <w:sz w:val="24"/>
          <w:szCs w:val="24"/>
          <w:lang w:val="en-US"/>
        </w:rPr>
      </w:pPr>
      <w:r w:rsidRPr="00E30A60">
        <w:rPr>
          <w:rFonts w:asciiTheme="minorBidi" w:eastAsia="Times New Roman" w:hAnsiTheme="minorBidi"/>
          <w:sz w:val="24"/>
          <w:szCs w:val="24"/>
          <w:lang w:val="en-US"/>
        </w:rPr>
        <w:t>END FOR</w:t>
      </w:r>
    </w:p>
    <w:p w14:paraId="3889BE10" w14:textId="77777777" w:rsidR="00E30A60" w:rsidRPr="00E30A60" w:rsidRDefault="00E30A60" w:rsidP="00E30A60">
      <w:pPr>
        <w:shd w:val="clear" w:color="auto" w:fill="FFFFFF"/>
        <w:spacing w:after="120"/>
        <w:ind w:left="1083" w:right="580"/>
        <w:jc w:val="left"/>
        <w:rPr>
          <w:rFonts w:asciiTheme="minorBidi" w:eastAsia="Times New Roman" w:hAnsiTheme="minorBidi"/>
          <w:sz w:val="24"/>
          <w:szCs w:val="24"/>
          <w:lang w:val="en-US"/>
        </w:rPr>
      </w:pPr>
    </w:p>
    <w:p w14:paraId="174D2E47" w14:textId="77777777" w:rsidR="00E30A60" w:rsidRPr="00E30A60" w:rsidRDefault="00E30A60" w:rsidP="00E30A60">
      <w:pPr>
        <w:shd w:val="clear" w:color="auto" w:fill="FFFFFF"/>
        <w:spacing w:after="120"/>
        <w:ind w:left="1083" w:right="580"/>
        <w:jc w:val="left"/>
        <w:rPr>
          <w:rFonts w:asciiTheme="minorBidi" w:eastAsia="Times New Roman" w:hAnsiTheme="minorBidi"/>
          <w:sz w:val="24"/>
          <w:szCs w:val="24"/>
          <w:lang w:val="en-US"/>
        </w:rPr>
      </w:pPr>
      <w:r w:rsidRPr="00E30A60">
        <w:rPr>
          <w:rFonts w:asciiTheme="minorBidi" w:eastAsia="Times New Roman" w:hAnsiTheme="minorBidi"/>
          <w:sz w:val="24"/>
          <w:szCs w:val="24"/>
          <w:lang w:val="en-US"/>
        </w:rPr>
        <w:t>// Add Checksum (Still 1 Byte for 8-bit CRC)</w:t>
      </w:r>
    </w:p>
    <w:p w14:paraId="4D95CF87" w14:textId="06F511B1" w:rsidR="00CF4142" w:rsidRPr="001C719D" w:rsidRDefault="00E30A60" w:rsidP="00E30A60">
      <w:pPr>
        <w:shd w:val="clear" w:color="auto" w:fill="FFFFFF"/>
        <w:spacing w:after="120"/>
        <w:ind w:left="1083" w:right="580"/>
        <w:jc w:val="left"/>
        <w:rPr>
          <w:rFonts w:asciiTheme="minorBidi" w:eastAsia="Times New Roman" w:hAnsiTheme="minorBidi"/>
          <w:sz w:val="24"/>
          <w:szCs w:val="24"/>
          <w:lang w:val="en-US"/>
        </w:rPr>
      </w:pPr>
      <w:r w:rsidRPr="00E30A60">
        <w:rPr>
          <w:rFonts w:asciiTheme="minorBidi" w:eastAsia="Times New Roman" w:hAnsiTheme="minorBidi"/>
          <w:sz w:val="24"/>
          <w:szCs w:val="24"/>
          <w:lang w:val="en-US"/>
        </w:rPr>
        <w:t>frameBuffer.addByte(crc)</w:t>
      </w:r>
      <w:r w:rsidR="00CF4142" w:rsidRPr="001C719D">
        <w:rPr>
          <w:rFonts w:asciiTheme="minorBidi" w:eastAsia="Times New Roman" w:hAnsiTheme="minorBidi"/>
          <w:sz w:val="24"/>
          <w:szCs w:val="24"/>
          <w:lang w:val="en-US"/>
        </w:rPr>
        <w:t xml:space="preserve">    // Serialization</w:t>
      </w:r>
    </w:p>
    <w:p w14:paraId="07475632" w14:textId="77777777" w:rsidR="00CF4142" w:rsidRPr="001C719D" w:rsidRDefault="00CF4142" w:rsidP="000E783B">
      <w:pPr>
        <w:shd w:val="clear" w:color="auto" w:fill="FFFFFF"/>
        <w:spacing w:after="120"/>
        <w:ind w:left="1083"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    // Convert the Byte List into a flat array of Bits</w:t>
      </w:r>
    </w:p>
    <w:p w14:paraId="56C28212" w14:textId="77777777" w:rsidR="00CF4142" w:rsidRPr="001C719D" w:rsidRDefault="00CF4142" w:rsidP="000E783B">
      <w:pPr>
        <w:shd w:val="clear" w:color="auto" w:fill="FFFFFF"/>
        <w:spacing w:after="120"/>
        <w:ind w:left="1083"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    BitStream bits = ConvertBytesToBits(frameBuffer)</w:t>
      </w:r>
    </w:p>
    <w:p w14:paraId="7F04D86F" w14:textId="77777777" w:rsidR="00CF4142" w:rsidRPr="001C719D" w:rsidRDefault="00CF4142" w:rsidP="000E783B">
      <w:pPr>
        <w:shd w:val="clear" w:color="auto" w:fill="FFFFFF"/>
        <w:spacing w:after="120"/>
        <w:ind w:left="1083"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    RETURN bits</w:t>
      </w:r>
    </w:p>
    <w:p w14:paraId="77F009BD" w14:textId="77777777" w:rsidR="00CF4142" w:rsidRDefault="00CF4142" w:rsidP="000E783B">
      <w:pPr>
        <w:shd w:val="clear" w:color="auto" w:fill="FFFFFF"/>
        <w:spacing w:after="120"/>
        <w:ind w:left="1083"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END FUNCTION</w:t>
      </w:r>
    </w:p>
    <w:p w14:paraId="6835073E" w14:textId="6381D817" w:rsidR="00563544" w:rsidRPr="001C719D" w:rsidRDefault="00563544" w:rsidP="000E783B">
      <w:pPr>
        <w:shd w:val="clear" w:color="auto" w:fill="FFFFFF"/>
        <w:spacing w:after="120"/>
        <w:ind w:left="1083" w:right="580"/>
        <w:jc w:val="left"/>
        <w:rPr>
          <w:rFonts w:asciiTheme="minorBidi" w:eastAsia="Times New Roman" w:hAnsiTheme="minorBidi"/>
          <w:sz w:val="24"/>
          <w:szCs w:val="24"/>
          <w:lang w:val="en-US"/>
        </w:rPr>
      </w:pPr>
      <w:r>
        <w:rPr>
          <w:rFonts w:asciiTheme="minorBidi" w:eastAsia="Times New Roman" w:hAnsiTheme="minorBidi"/>
          <w:sz w:val="24"/>
          <w:szCs w:val="24"/>
          <w:lang w:val="en-US"/>
        </w:rPr>
        <w:t>//Helper Function</w:t>
      </w:r>
    </w:p>
    <w:p w14:paraId="0CD47A50" w14:textId="77777777" w:rsidR="00563544" w:rsidRPr="00563544" w:rsidRDefault="00563544" w:rsidP="00563544">
      <w:pPr>
        <w:shd w:val="clear" w:color="auto" w:fill="FFFFFF"/>
        <w:ind w:left="1083" w:right="580"/>
        <w:jc w:val="left"/>
        <w:rPr>
          <w:rFonts w:asciiTheme="minorBidi" w:eastAsia="Times New Roman" w:hAnsiTheme="minorBidi"/>
          <w:sz w:val="24"/>
          <w:szCs w:val="24"/>
          <w:lang w:val="en-US"/>
        </w:rPr>
      </w:pPr>
      <w:r w:rsidRPr="00563544">
        <w:rPr>
          <w:rFonts w:asciiTheme="minorBidi" w:eastAsia="Times New Roman" w:hAnsiTheme="minorBidi"/>
          <w:sz w:val="24"/>
          <w:szCs w:val="24"/>
          <w:lang w:val="en-US"/>
        </w:rPr>
        <w:t>FUNCTION ComputeCRC8(currentCrc, newByte):</w:t>
      </w:r>
    </w:p>
    <w:p w14:paraId="4E64F86C" w14:textId="77777777" w:rsidR="00563544" w:rsidRPr="00563544" w:rsidRDefault="00563544" w:rsidP="00563544">
      <w:pPr>
        <w:shd w:val="clear" w:color="auto" w:fill="FFFFFF"/>
        <w:ind w:left="1083" w:right="580"/>
        <w:jc w:val="left"/>
        <w:rPr>
          <w:rFonts w:asciiTheme="minorBidi" w:eastAsia="Times New Roman" w:hAnsiTheme="minorBidi"/>
          <w:sz w:val="24"/>
          <w:szCs w:val="24"/>
          <w:lang w:val="en-US"/>
        </w:rPr>
      </w:pPr>
      <w:r w:rsidRPr="00563544">
        <w:rPr>
          <w:rFonts w:asciiTheme="minorBidi" w:eastAsia="Times New Roman" w:hAnsiTheme="minorBidi"/>
          <w:sz w:val="24"/>
          <w:szCs w:val="24"/>
          <w:lang w:val="en-US"/>
        </w:rPr>
        <w:t xml:space="preserve">    Byte data = currentCrc XOR newByte</w:t>
      </w:r>
    </w:p>
    <w:p w14:paraId="129B2B44" w14:textId="77777777" w:rsidR="00563544" w:rsidRPr="00563544" w:rsidRDefault="00563544" w:rsidP="00563544">
      <w:pPr>
        <w:shd w:val="clear" w:color="auto" w:fill="FFFFFF"/>
        <w:ind w:left="1083" w:right="580"/>
        <w:jc w:val="left"/>
        <w:rPr>
          <w:rFonts w:asciiTheme="minorBidi" w:eastAsia="Times New Roman" w:hAnsiTheme="minorBidi"/>
          <w:sz w:val="24"/>
          <w:szCs w:val="24"/>
          <w:lang w:val="en-US"/>
        </w:rPr>
      </w:pPr>
      <w:r w:rsidRPr="00563544">
        <w:rPr>
          <w:rFonts w:asciiTheme="minorBidi" w:eastAsia="Times New Roman" w:hAnsiTheme="minorBidi"/>
          <w:sz w:val="24"/>
          <w:szCs w:val="24"/>
          <w:lang w:val="en-US"/>
        </w:rPr>
        <w:t xml:space="preserve">    FOR i = 0 TO 7:</w:t>
      </w:r>
    </w:p>
    <w:p w14:paraId="65D795FC" w14:textId="77777777" w:rsidR="00563544" w:rsidRPr="00563544" w:rsidRDefault="00563544" w:rsidP="00563544">
      <w:pPr>
        <w:shd w:val="clear" w:color="auto" w:fill="FFFFFF"/>
        <w:ind w:left="1083" w:right="580"/>
        <w:jc w:val="left"/>
        <w:rPr>
          <w:rFonts w:asciiTheme="minorBidi" w:eastAsia="Times New Roman" w:hAnsiTheme="minorBidi"/>
          <w:sz w:val="24"/>
          <w:szCs w:val="24"/>
          <w:lang w:val="en-US"/>
        </w:rPr>
      </w:pPr>
      <w:r w:rsidRPr="00563544">
        <w:rPr>
          <w:rFonts w:asciiTheme="minorBidi" w:eastAsia="Times New Roman" w:hAnsiTheme="minorBidi"/>
          <w:sz w:val="24"/>
          <w:szCs w:val="24"/>
          <w:lang w:val="en-US"/>
        </w:rPr>
        <w:t xml:space="preserve">        IF ((data AND 0x80) != 0) THEN</w:t>
      </w:r>
    </w:p>
    <w:p w14:paraId="1AA1CCED" w14:textId="77777777" w:rsidR="00563544" w:rsidRPr="00563544" w:rsidRDefault="00563544" w:rsidP="00563544">
      <w:pPr>
        <w:shd w:val="clear" w:color="auto" w:fill="FFFFFF"/>
        <w:ind w:left="1083" w:right="580"/>
        <w:jc w:val="left"/>
        <w:rPr>
          <w:rFonts w:asciiTheme="minorBidi" w:eastAsia="Times New Roman" w:hAnsiTheme="minorBidi"/>
          <w:sz w:val="24"/>
          <w:szCs w:val="24"/>
          <w:lang w:val="en-US"/>
        </w:rPr>
      </w:pPr>
      <w:r w:rsidRPr="00563544">
        <w:rPr>
          <w:rFonts w:asciiTheme="minorBidi" w:eastAsia="Times New Roman" w:hAnsiTheme="minorBidi"/>
          <w:sz w:val="24"/>
          <w:szCs w:val="24"/>
          <w:lang w:val="en-US"/>
        </w:rPr>
        <w:t xml:space="preserve">            // Polynomial 0x07 (Standard CRC-8)</w:t>
      </w:r>
    </w:p>
    <w:p w14:paraId="4C3F548C" w14:textId="77777777" w:rsidR="00563544" w:rsidRPr="00563544" w:rsidRDefault="00563544" w:rsidP="00563544">
      <w:pPr>
        <w:shd w:val="clear" w:color="auto" w:fill="FFFFFF"/>
        <w:ind w:left="1083" w:right="580"/>
        <w:jc w:val="left"/>
        <w:rPr>
          <w:rFonts w:asciiTheme="minorBidi" w:eastAsia="Times New Roman" w:hAnsiTheme="minorBidi"/>
          <w:sz w:val="24"/>
          <w:szCs w:val="24"/>
          <w:lang w:val="en-US"/>
        </w:rPr>
      </w:pPr>
      <w:r w:rsidRPr="00563544">
        <w:rPr>
          <w:rFonts w:asciiTheme="minorBidi" w:eastAsia="Times New Roman" w:hAnsiTheme="minorBidi"/>
          <w:sz w:val="24"/>
          <w:szCs w:val="24"/>
          <w:lang w:val="en-US"/>
        </w:rPr>
        <w:t xml:space="preserve">            data = (data &lt;&lt; 1) XOR 0x07</w:t>
      </w:r>
    </w:p>
    <w:p w14:paraId="349B5E65" w14:textId="77777777" w:rsidR="00563544" w:rsidRPr="00563544" w:rsidRDefault="00563544" w:rsidP="00563544">
      <w:pPr>
        <w:shd w:val="clear" w:color="auto" w:fill="FFFFFF"/>
        <w:ind w:left="1083" w:right="580"/>
        <w:jc w:val="left"/>
        <w:rPr>
          <w:rFonts w:asciiTheme="minorBidi" w:eastAsia="Times New Roman" w:hAnsiTheme="minorBidi"/>
          <w:sz w:val="24"/>
          <w:szCs w:val="24"/>
          <w:lang w:val="en-US"/>
        </w:rPr>
      </w:pPr>
      <w:r w:rsidRPr="00563544">
        <w:rPr>
          <w:rFonts w:asciiTheme="minorBidi" w:eastAsia="Times New Roman" w:hAnsiTheme="minorBidi"/>
          <w:sz w:val="24"/>
          <w:szCs w:val="24"/>
          <w:lang w:val="en-US"/>
        </w:rPr>
        <w:t xml:space="preserve">        ELSE</w:t>
      </w:r>
    </w:p>
    <w:p w14:paraId="478112DF" w14:textId="77777777" w:rsidR="00563544" w:rsidRPr="00563544" w:rsidRDefault="00563544" w:rsidP="00563544">
      <w:pPr>
        <w:shd w:val="clear" w:color="auto" w:fill="FFFFFF"/>
        <w:ind w:left="1083" w:right="580"/>
        <w:jc w:val="left"/>
        <w:rPr>
          <w:rFonts w:asciiTheme="minorBidi" w:eastAsia="Times New Roman" w:hAnsiTheme="minorBidi"/>
          <w:sz w:val="24"/>
          <w:szCs w:val="24"/>
          <w:lang w:val="en-US"/>
        </w:rPr>
      </w:pPr>
      <w:r w:rsidRPr="00563544">
        <w:rPr>
          <w:rFonts w:asciiTheme="minorBidi" w:eastAsia="Times New Roman" w:hAnsiTheme="minorBidi"/>
          <w:sz w:val="24"/>
          <w:szCs w:val="24"/>
          <w:lang w:val="en-US"/>
        </w:rPr>
        <w:t xml:space="preserve">            data = (data &lt;&lt; 1)</w:t>
      </w:r>
    </w:p>
    <w:p w14:paraId="3DBDC81C" w14:textId="77777777" w:rsidR="00563544" w:rsidRPr="00563544" w:rsidRDefault="00563544" w:rsidP="00563544">
      <w:pPr>
        <w:shd w:val="clear" w:color="auto" w:fill="FFFFFF"/>
        <w:ind w:left="1083" w:right="580"/>
        <w:jc w:val="left"/>
        <w:rPr>
          <w:rFonts w:asciiTheme="minorBidi" w:eastAsia="Times New Roman" w:hAnsiTheme="minorBidi"/>
          <w:sz w:val="24"/>
          <w:szCs w:val="24"/>
          <w:lang w:val="en-US"/>
        </w:rPr>
      </w:pPr>
      <w:r w:rsidRPr="00563544">
        <w:rPr>
          <w:rFonts w:asciiTheme="minorBidi" w:eastAsia="Times New Roman" w:hAnsiTheme="minorBidi"/>
          <w:sz w:val="24"/>
          <w:szCs w:val="24"/>
          <w:lang w:val="en-US"/>
        </w:rPr>
        <w:t xml:space="preserve">        END IF</w:t>
      </w:r>
    </w:p>
    <w:p w14:paraId="34B29E82" w14:textId="77777777" w:rsidR="00563544" w:rsidRPr="00563544" w:rsidRDefault="00563544" w:rsidP="00563544">
      <w:pPr>
        <w:shd w:val="clear" w:color="auto" w:fill="FFFFFF"/>
        <w:ind w:left="1083" w:right="580"/>
        <w:jc w:val="left"/>
        <w:rPr>
          <w:rFonts w:asciiTheme="minorBidi" w:eastAsia="Times New Roman" w:hAnsiTheme="minorBidi"/>
          <w:sz w:val="24"/>
          <w:szCs w:val="24"/>
          <w:lang w:val="en-US"/>
        </w:rPr>
      </w:pPr>
      <w:r w:rsidRPr="00563544">
        <w:rPr>
          <w:rFonts w:asciiTheme="minorBidi" w:eastAsia="Times New Roman" w:hAnsiTheme="minorBidi"/>
          <w:sz w:val="24"/>
          <w:szCs w:val="24"/>
          <w:lang w:val="en-US"/>
        </w:rPr>
        <w:t xml:space="preserve">    END FOR</w:t>
      </w:r>
    </w:p>
    <w:p w14:paraId="4377ADE1" w14:textId="77777777" w:rsidR="00563544" w:rsidRPr="00563544" w:rsidRDefault="00563544" w:rsidP="00563544">
      <w:pPr>
        <w:shd w:val="clear" w:color="auto" w:fill="FFFFFF"/>
        <w:ind w:left="1083" w:right="580"/>
        <w:jc w:val="left"/>
        <w:rPr>
          <w:rFonts w:asciiTheme="minorBidi" w:eastAsia="Times New Roman" w:hAnsiTheme="minorBidi"/>
          <w:sz w:val="24"/>
          <w:szCs w:val="24"/>
          <w:lang w:val="en-US"/>
        </w:rPr>
      </w:pPr>
      <w:r w:rsidRPr="00563544">
        <w:rPr>
          <w:rFonts w:asciiTheme="minorBidi" w:eastAsia="Times New Roman" w:hAnsiTheme="minorBidi"/>
          <w:sz w:val="24"/>
          <w:szCs w:val="24"/>
          <w:lang w:val="en-US"/>
        </w:rPr>
        <w:t xml:space="preserve">    RETURN data</w:t>
      </w:r>
    </w:p>
    <w:p w14:paraId="4EB29BC2" w14:textId="6156639B" w:rsidR="00CF4142" w:rsidRPr="001C719D" w:rsidRDefault="00563544" w:rsidP="00563544">
      <w:pPr>
        <w:shd w:val="clear" w:color="auto" w:fill="FFFFFF"/>
        <w:ind w:left="1083" w:right="580"/>
        <w:jc w:val="left"/>
        <w:rPr>
          <w:rFonts w:asciiTheme="minorBidi" w:eastAsia="Times New Roman" w:hAnsiTheme="minorBidi"/>
          <w:sz w:val="24"/>
          <w:szCs w:val="24"/>
          <w:lang w:val="en-US"/>
        </w:rPr>
      </w:pPr>
      <w:r w:rsidRPr="00563544">
        <w:rPr>
          <w:rFonts w:asciiTheme="minorBidi" w:eastAsia="Times New Roman" w:hAnsiTheme="minorBidi"/>
          <w:sz w:val="24"/>
          <w:szCs w:val="24"/>
          <w:lang w:val="en-US"/>
        </w:rPr>
        <w:t>END FUNCTION</w:t>
      </w:r>
    </w:p>
    <w:p w14:paraId="350E444F" w14:textId="77777777" w:rsidR="00CF4142" w:rsidRPr="001C719D" w:rsidRDefault="00CF4142" w:rsidP="000E783B">
      <w:pPr>
        <w:shd w:val="clear" w:color="auto" w:fill="FFFFFF"/>
        <w:ind w:left="1083" w:right="580"/>
        <w:jc w:val="left"/>
        <w:rPr>
          <w:rFonts w:asciiTheme="minorBidi" w:eastAsia="Times New Roman" w:hAnsiTheme="minorBidi"/>
          <w:b/>
          <w:bCs/>
          <w:sz w:val="24"/>
          <w:szCs w:val="24"/>
          <w:lang w:val="en-US"/>
        </w:rPr>
      </w:pPr>
      <w:r w:rsidRPr="001C719D">
        <w:rPr>
          <w:rFonts w:asciiTheme="minorBidi" w:eastAsia="Times New Roman" w:hAnsiTheme="minorBidi"/>
          <w:b/>
          <w:bCs/>
          <w:sz w:val="24"/>
          <w:szCs w:val="24"/>
          <w:lang w:val="en-US"/>
        </w:rPr>
        <w:t>3. PHYSICAL MODULATION</w:t>
      </w:r>
    </w:p>
    <w:p w14:paraId="7F5F5493" w14:textId="77777777" w:rsidR="00CF4142" w:rsidRPr="001C719D" w:rsidRDefault="00CF4142" w:rsidP="000E783B">
      <w:pPr>
        <w:shd w:val="clear" w:color="auto" w:fill="FFFFFF"/>
        <w:ind w:left="1083"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FUNCTION TransmitSignal(bitStream):</w:t>
      </w:r>
    </w:p>
    <w:p w14:paraId="073C8F5B" w14:textId="77777777" w:rsidR="00CF4142" w:rsidRPr="001C719D" w:rsidRDefault="00CF4142" w:rsidP="000E783B">
      <w:pPr>
        <w:shd w:val="clear" w:color="auto" w:fill="FFFFFF"/>
        <w:ind w:left="1083"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    // Initialize Audio Hardware</w:t>
      </w:r>
    </w:p>
    <w:p w14:paraId="39544497" w14:textId="77777777" w:rsidR="00CF4142" w:rsidRPr="001C719D" w:rsidRDefault="00CF4142" w:rsidP="000E783B">
      <w:pPr>
        <w:shd w:val="clear" w:color="auto" w:fill="FFFFFF"/>
        <w:ind w:left="1083"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    AudioTrack track = InitAudioTrack(SAMPLE_RATE, MODE_STREAM)</w:t>
      </w:r>
    </w:p>
    <w:p w14:paraId="70D826F9" w14:textId="77777777" w:rsidR="00CF4142" w:rsidRPr="001C719D" w:rsidRDefault="00CF4142" w:rsidP="000E783B">
      <w:pPr>
        <w:shd w:val="clear" w:color="auto" w:fill="FFFFFF"/>
        <w:ind w:left="1083"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lastRenderedPageBreak/>
        <w:t xml:space="preserve">    track.play()</w:t>
      </w:r>
    </w:p>
    <w:p w14:paraId="2F5C21A8" w14:textId="77777777" w:rsidR="00CF4142" w:rsidRPr="001C719D" w:rsidRDefault="00CF4142" w:rsidP="000E783B">
      <w:pPr>
        <w:shd w:val="clear" w:color="auto" w:fill="FFFFFF"/>
        <w:ind w:left="1083"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    Double phase = 0.0 // Tracks phase to ensure continuity (FSK)</w:t>
      </w:r>
    </w:p>
    <w:p w14:paraId="7C8405F7" w14:textId="77777777" w:rsidR="00CF4142" w:rsidRPr="001C719D" w:rsidRDefault="00CF4142" w:rsidP="000E783B">
      <w:pPr>
        <w:shd w:val="clear" w:color="auto" w:fill="FFFFFF"/>
        <w:ind w:left="1083"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    INT rampSamples = SAMPLES_PER_BIT * RAMP_PERCENT</w:t>
      </w:r>
    </w:p>
    <w:p w14:paraId="6FE5D00F" w14:textId="77777777" w:rsidR="00CF4142" w:rsidRPr="001C719D" w:rsidRDefault="00CF4142" w:rsidP="000E783B">
      <w:pPr>
        <w:shd w:val="clear" w:color="auto" w:fill="FFFFFF"/>
        <w:ind w:left="1083"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    // Transmission Loop</w:t>
      </w:r>
    </w:p>
    <w:p w14:paraId="5E6BCF0D" w14:textId="77777777" w:rsidR="00CF4142" w:rsidRPr="001C719D" w:rsidRDefault="00CF4142" w:rsidP="000E783B">
      <w:pPr>
        <w:shd w:val="clear" w:color="auto" w:fill="FFFFFF"/>
        <w:ind w:left="1083"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    FOR each bit IN bitStream:</w:t>
      </w:r>
    </w:p>
    <w:p w14:paraId="68F30C72" w14:textId="77777777" w:rsidR="00CF4142" w:rsidRPr="001C719D" w:rsidRDefault="00CF4142" w:rsidP="000E783B">
      <w:pPr>
        <w:shd w:val="clear" w:color="auto" w:fill="FFFFFF"/>
        <w:ind w:left="1083"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        // Frequency Selection</w:t>
      </w:r>
    </w:p>
    <w:p w14:paraId="4F3172BD" w14:textId="77777777" w:rsidR="00CF4142" w:rsidRPr="001C719D" w:rsidRDefault="00CF4142" w:rsidP="000E783B">
      <w:pPr>
        <w:shd w:val="clear" w:color="auto" w:fill="FFFFFF"/>
        <w:ind w:left="1083"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ab/>
        <w:t xml:space="preserve">    IF (bit == 0) THEN</w:t>
      </w:r>
    </w:p>
    <w:p w14:paraId="370BAA22" w14:textId="77777777" w:rsidR="00CF4142" w:rsidRPr="001C719D" w:rsidRDefault="00CF4142" w:rsidP="000E783B">
      <w:pPr>
        <w:shd w:val="clear" w:color="auto" w:fill="FFFFFF"/>
        <w:ind w:left="1083"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            targetFreq = FREQ_LOGIC_0  // 18 kHz</w:t>
      </w:r>
    </w:p>
    <w:p w14:paraId="558A9C4A" w14:textId="77777777" w:rsidR="00CF4142" w:rsidRPr="001C719D" w:rsidRDefault="00CF4142" w:rsidP="000E783B">
      <w:pPr>
        <w:shd w:val="clear" w:color="auto" w:fill="FFFFFF"/>
        <w:ind w:left="1083"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        ELSE</w:t>
      </w:r>
    </w:p>
    <w:p w14:paraId="419A96BA" w14:textId="77777777" w:rsidR="00CF4142" w:rsidRPr="001C719D" w:rsidRDefault="00CF4142" w:rsidP="000E783B">
      <w:pPr>
        <w:shd w:val="clear" w:color="auto" w:fill="FFFFFF"/>
        <w:ind w:left="1083"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            targetFreq = FREQ_LOGIC_1  // 20 kHz</w:t>
      </w:r>
    </w:p>
    <w:p w14:paraId="62954139" w14:textId="77777777" w:rsidR="00CF4142" w:rsidRPr="001C719D" w:rsidRDefault="00CF4142" w:rsidP="000E783B">
      <w:pPr>
        <w:shd w:val="clear" w:color="auto" w:fill="FFFFFF"/>
        <w:ind w:left="1083"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        END IF</w:t>
      </w:r>
    </w:p>
    <w:p w14:paraId="12F417E1" w14:textId="77777777" w:rsidR="00CF4142" w:rsidRPr="001C719D" w:rsidRDefault="00CF4142" w:rsidP="000E783B">
      <w:pPr>
        <w:shd w:val="clear" w:color="auto" w:fill="FFFFFF"/>
        <w:ind w:left="1083"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        // Sample Generation</w:t>
      </w:r>
    </w:p>
    <w:p w14:paraId="3944C2FE" w14:textId="77777777" w:rsidR="00CF4142" w:rsidRPr="001C719D" w:rsidRDefault="00CF4142" w:rsidP="000E783B">
      <w:pPr>
        <w:shd w:val="clear" w:color="auto" w:fill="FFFFFF"/>
        <w:ind w:left="1083"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        Float buffer[SAMPLES_PER_BIT]</w:t>
      </w:r>
    </w:p>
    <w:p w14:paraId="1DF96337" w14:textId="77777777" w:rsidR="00CF4142" w:rsidRPr="001C719D" w:rsidRDefault="00CF4142" w:rsidP="000E783B">
      <w:pPr>
        <w:shd w:val="clear" w:color="auto" w:fill="FFFFFF"/>
        <w:ind w:left="1083"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        FOR j = 0 TO SAMPLES_PER_BIT - 1:</w:t>
      </w:r>
    </w:p>
    <w:p w14:paraId="035FFFC3" w14:textId="77777777" w:rsidR="00CF4142" w:rsidRPr="001C719D" w:rsidRDefault="00CF4142" w:rsidP="000E783B">
      <w:pPr>
        <w:shd w:val="clear" w:color="auto" w:fill="FFFFFF"/>
        <w:ind w:left="1083"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            // Calculate angle based on previous phase</w:t>
      </w:r>
    </w:p>
    <w:p w14:paraId="14E399F5" w14:textId="77777777" w:rsidR="00CF4142" w:rsidRPr="001C719D" w:rsidRDefault="00CF4142" w:rsidP="000E783B">
      <w:pPr>
        <w:shd w:val="clear" w:color="auto" w:fill="FFFFFF"/>
        <w:ind w:left="1083"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            angle = 2 * PI * targetFreq * (j / SAMPLE_RATE)</w:t>
      </w:r>
    </w:p>
    <w:p w14:paraId="7A9615BB" w14:textId="77777777" w:rsidR="00CF4142" w:rsidRPr="001C719D" w:rsidRDefault="00CF4142" w:rsidP="000E783B">
      <w:pPr>
        <w:shd w:val="clear" w:color="auto" w:fill="FFFFFF"/>
        <w:ind w:left="1083"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            sample = sin(angle + phase)</w:t>
      </w:r>
    </w:p>
    <w:p w14:paraId="6ACC9CF2" w14:textId="77777777" w:rsidR="00CF4142" w:rsidRPr="001C719D" w:rsidRDefault="00CF4142" w:rsidP="000E783B">
      <w:pPr>
        <w:shd w:val="clear" w:color="auto" w:fill="FFFFFF"/>
        <w:ind w:left="1083"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            // Amplitude Ramping</w:t>
      </w:r>
    </w:p>
    <w:p w14:paraId="46ADCD0D" w14:textId="77777777" w:rsidR="00CF4142" w:rsidRPr="001C719D" w:rsidRDefault="00CF4142" w:rsidP="000E783B">
      <w:pPr>
        <w:shd w:val="clear" w:color="auto" w:fill="FFFFFF"/>
        <w:ind w:left="1083"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            IF (j &lt; rampSamples):</w:t>
      </w:r>
    </w:p>
    <w:p w14:paraId="14A03D2C" w14:textId="77777777" w:rsidR="00CF4142" w:rsidRPr="001C719D" w:rsidRDefault="00CF4142" w:rsidP="000E783B">
      <w:pPr>
        <w:shd w:val="clear" w:color="auto" w:fill="FFFFFF"/>
        <w:ind w:left="1083"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                sample = sample * (j / rampSamples)</w:t>
      </w:r>
    </w:p>
    <w:p w14:paraId="62578578" w14:textId="77777777" w:rsidR="00CF4142" w:rsidRPr="001C719D" w:rsidRDefault="00CF4142" w:rsidP="000E783B">
      <w:pPr>
        <w:shd w:val="clear" w:color="auto" w:fill="FFFFFF"/>
        <w:ind w:left="1083"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            ELSE IF (j &gt; SAMPLES_PER_BIT - rampSamples):</w:t>
      </w:r>
    </w:p>
    <w:p w14:paraId="52A8272E" w14:textId="77777777" w:rsidR="00CF4142" w:rsidRPr="001C719D" w:rsidRDefault="00CF4142" w:rsidP="000E783B">
      <w:pPr>
        <w:shd w:val="clear" w:color="auto" w:fill="FFFFFF"/>
        <w:ind w:left="1083"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                reversedIndex = SAMPLES_PER_BIT - j</w:t>
      </w:r>
    </w:p>
    <w:p w14:paraId="17F400B5" w14:textId="77777777" w:rsidR="00CF4142" w:rsidRPr="001C719D" w:rsidRDefault="00CF4142" w:rsidP="000E783B">
      <w:pPr>
        <w:shd w:val="clear" w:color="auto" w:fill="FFFFFF"/>
        <w:ind w:left="1083"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                sample = sample * (reversedIndex / rampSamples)</w:t>
      </w:r>
    </w:p>
    <w:p w14:paraId="06CBCFF0" w14:textId="77777777" w:rsidR="00CF4142" w:rsidRPr="001C719D" w:rsidRDefault="00CF4142" w:rsidP="000E783B">
      <w:pPr>
        <w:shd w:val="clear" w:color="auto" w:fill="FFFFFF"/>
        <w:ind w:left="1083"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            END IF</w:t>
      </w:r>
    </w:p>
    <w:p w14:paraId="53F4D5CB" w14:textId="77777777" w:rsidR="00CF4142" w:rsidRPr="001C719D" w:rsidRDefault="00CF4142" w:rsidP="000E783B">
      <w:pPr>
        <w:shd w:val="clear" w:color="auto" w:fill="FFFFFF"/>
        <w:ind w:left="1083"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            buffer[j] = sample</w:t>
      </w:r>
    </w:p>
    <w:p w14:paraId="72BAC202" w14:textId="77777777" w:rsidR="00CF4142" w:rsidRPr="001C719D" w:rsidRDefault="00CF4142" w:rsidP="000E783B">
      <w:pPr>
        <w:shd w:val="clear" w:color="auto" w:fill="FFFFFF"/>
        <w:ind w:left="1083"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        END FOR</w:t>
      </w:r>
    </w:p>
    <w:p w14:paraId="01B1AAD6" w14:textId="77777777" w:rsidR="00CF4142" w:rsidRPr="001C719D" w:rsidRDefault="00CF4142" w:rsidP="000E783B">
      <w:pPr>
        <w:shd w:val="clear" w:color="auto" w:fill="FFFFFF"/>
        <w:ind w:left="1083"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        // Update Phase</w:t>
      </w:r>
    </w:p>
    <w:p w14:paraId="17F37AA2" w14:textId="77777777" w:rsidR="00CF4142" w:rsidRPr="001C719D" w:rsidRDefault="00CF4142" w:rsidP="000E783B">
      <w:pPr>
        <w:shd w:val="clear" w:color="auto" w:fill="FFFFFF"/>
        <w:ind w:left="1083"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        phase = phase + (2 * PI * targetFreq * BIT_DURATION)</w:t>
      </w:r>
    </w:p>
    <w:p w14:paraId="72B456BE" w14:textId="77777777" w:rsidR="00CF4142" w:rsidRPr="001C719D" w:rsidRDefault="00CF4142" w:rsidP="000E783B">
      <w:pPr>
        <w:shd w:val="clear" w:color="auto" w:fill="FFFFFF"/>
        <w:ind w:left="1083"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        // Write to Hardware</w:t>
      </w:r>
    </w:p>
    <w:p w14:paraId="0B70A938" w14:textId="77777777" w:rsidR="00CF4142" w:rsidRPr="001C719D" w:rsidRDefault="00CF4142" w:rsidP="000E783B">
      <w:pPr>
        <w:shd w:val="clear" w:color="auto" w:fill="FFFFFF"/>
        <w:ind w:left="1083"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        track.write(buffer, SAMPLES_PER_BIT)  </w:t>
      </w:r>
    </w:p>
    <w:p w14:paraId="7C1875EC" w14:textId="77777777" w:rsidR="00CF4142" w:rsidRPr="001C719D" w:rsidRDefault="00CF4142" w:rsidP="000E783B">
      <w:pPr>
        <w:shd w:val="clear" w:color="auto" w:fill="FFFFFF"/>
        <w:ind w:left="1083"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    END FOR</w:t>
      </w:r>
    </w:p>
    <w:p w14:paraId="5170E1DC" w14:textId="77777777" w:rsidR="00CF4142" w:rsidRPr="001C719D" w:rsidRDefault="00CF4142" w:rsidP="000E783B">
      <w:pPr>
        <w:shd w:val="clear" w:color="auto" w:fill="FFFFFF"/>
        <w:ind w:left="1083"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lastRenderedPageBreak/>
        <w:t xml:space="preserve">    // Cleanup</w:t>
      </w:r>
    </w:p>
    <w:p w14:paraId="729589F6" w14:textId="77777777" w:rsidR="00CF4142" w:rsidRPr="001C719D" w:rsidRDefault="00CF4142" w:rsidP="000E783B">
      <w:pPr>
        <w:shd w:val="clear" w:color="auto" w:fill="FFFFFF"/>
        <w:ind w:left="1083"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    track.stop()</w:t>
      </w:r>
    </w:p>
    <w:p w14:paraId="6DDAA8C9" w14:textId="77777777" w:rsidR="00CF4142" w:rsidRPr="001C719D" w:rsidRDefault="00CF4142" w:rsidP="000E783B">
      <w:pPr>
        <w:shd w:val="clear" w:color="auto" w:fill="FFFFFF"/>
        <w:ind w:left="1083"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    track.release()</w:t>
      </w:r>
    </w:p>
    <w:p w14:paraId="788A2220" w14:textId="77777777" w:rsidR="00CF4142" w:rsidRPr="001C719D" w:rsidRDefault="00CF4142" w:rsidP="000E783B">
      <w:pPr>
        <w:shd w:val="clear" w:color="auto" w:fill="FFFFFF"/>
        <w:ind w:left="1083"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END FUNCTION</w:t>
      </w:r>
    </w:p>
    <w:p w14:paraId="664C103F" w14:textId="77777777" w:rsidR="00CF4142" w:rsidRPr="001C719D" w:rsidRDefault="00CF4142" w:rsidP="000E783B">
      <w:pPr>
        <w:shd w:val="clear" w:color="auto" w:fill="FFFFFF"/>
        <w:spacing w:after="120"/>
        <w:ind w:left="1083"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 </w:t>
      </w:r>
    </w:p>
    <w:p w14:paraId="0F182D03" w14:textId="77777777" w:rsidR="00CF4142" w:rsidRPr="001C719D" w:rsidRDefault="00CF4142" w:rsidP="000E783B">
      <w:pPr>
        <w:shd w:val="clear" w:color="auto" w:fill="FFFFFF"/>
        <w:spacing w:after="120"/>
        <w:ind w:left="1083" w:right="580"/>
        <w:jc w:val="left"/>
        <w:rPr>
          <w:rFonts w:asciiTheme="minorBidi" w:eastAsia="Times New Roman" w:hAnsiTheme="minorBidi"/>
          <w:b/>
          <w:bCs/>
          <w:sz w:val="24"/>
          <w:szCs w:val="24"/>
          <w:lang w:val="en-US"/>
        </w:rPr>
      </w:pPr>
      <w:r w:rsidRPr="001C719D">
        <w:rPr>
          <w:rFonts w:asciiTheme="minorBidi" w:eastAsia="Times New Roman" w:hAnsiTheme="minorBidi"/>
          <w:b/>
          <w:bCs/>
          <w:sz w:val="24"/>
          <w:szCs w:val="24"/>
          <w:lang w:val="en-US"/>
        </w:rPr>
        <w:t xml:space="preserve">4. MAIN EXECUTION </w:t>
      </w:r>
    </w:p>
    <w:p w14:paraId="2D8383B0" w14:textId="77777777" w:rsidR="00CF4142" w:rsidRPr="001C719D" w:rsidRDefault="00CF4142" w:rsidP="000E783B">
      <w:pPr>
        <w:shd w:val="clear" w:color="auto" w:fill="FFFFFF"/>
        <w:spacing w:after="120"/>
        <w:ind w:left="1083"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FUNCTION MainTransmit(textInput):</w:t>
      </w:r>
    </w:p>
    <w:p w14:paraId="295FC83D" w14:textId="77777777" w:rsidR="00CF4142" w:rsidRPr="001C719D" w:rsidRDefault="00CF4142" w:rsidP="000E783B">
      <w:pPr>
        <w:shd w:val="clear" w:color="auto" w:fill="FFFFFF"/>
        <w:spacing w:after="120"/>
        <w:ind w:left="1083"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    // Serialize Data</w:t>
      </w:r>
    </w:p>
    <w:p w14:paraId="5A9182B5" w14:textId="77777777" w:rsidR="00CF4142" w:rsidRPr="001C719D" w:rsidRDefault="00CF4142" w:rsidP="000E783B">
      <w:pPr>
        <w:shd w:val="clear" w:color="auto" w:fill="FFFFFF"/>
        <w:spacing w:after="120"/>
        <w:ind w:left="1083"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    BitStream readyBits = ConstructPacket(textInput, 0, 1)</w:t>
      </w:r>
    </w:p>
    <w:p w14:paraId="1B503C96" w14:textId="77777777" w:rsidR="00CF4142" w:rsidRPr="001C719D" w:rsidRDefault="00CF4142" w:rsidP="000E783B">
      <w:pPr>
        <w:shd w:val="clear" w:color="auto" w:fill="FFFFFF"/>
        <w:spacing w:after="120"/>
        <w:ind w:left="1083"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    // Transmit Audio</w:t>
      </w:r>
    </w:p>
    <w:p w14:paraId="7031105E" w14:textId="77777777" w:rsidR="00CF4142" w:rsidRPr="001C719D" w:rsidRDefault="00CF4142" w:rsidP="000E783B">
      <w:pPr>
        <w:shd w:val="clear" w:color="auto" w:fill="FFFFFF"/>
        <w:spacing w:after="120"/>
        <w:ind w:left="1083"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    TransmitSignal(readyBits)</w:t>
      </w:r>
    </w:p>
    <w:p w14:paraId="254DEA19" w14:textId="77777777" w:rsidR="00CF4142" w:rsidRPr="001C719D" w:rsidRDefault="00CF4142" w:rsidP="000E783B">
      <w:pPr>
        <w:shd w:val="clear" w:color="auto" w:fill="FFFFFF"/>
        <w:spacing w:after="120"/>
        <w:ind w:left="1083"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END FUNCTION</w:t>
      </w:r>
    </w:p>
    <w:p w14:paraId="17D28CA0" w14:textId="391A95FA" w:rsidR="000562F9" w:rsidRPr="00DC180D" w:rsidRDefault="000562F9" w:rsidP="000E783B">
      <w:pPr>
        <w:shd w:val="clear" w:color="auto" w:fill="FFFFFF"/>
        <w:spacing w:after="120"/>
        <w:ind w:left="1083" w:right="580"/>
        <w:jc w:val="left"/>
        <w:rPr>
          <w:rFonts w:asciiTheme="minorBidi" w:eastAsia="Times New Roman" w:hAnsiTheme="minorBidi"/>
          <w:sz w:val="24"/>
          <w:szCs w:val="24"/>
          <w:lang w:val="en-US"/>
        </w:rPr>
      </w:pPr>
    </w:p>
    <w:p w14:paraId="036982F0" w14:textId="07166D99" w:rsidR="000562F9" w:rsidRPr="00DC180D" w:rsidRDefault="000562F9" w:rsidP="000E783B">
      <w:pPr>
        <w:shd w:val="clear" w:color="auto" w:fill="FFFFFF"/>
        <w:spacing w:after="120"/>
        <w:ind w:right="580"/>
        <w:jc w:val="left"/>
        <w:rPr>
          <w:rFonts w:asciiTheme="minorBidi" w:eastAsia="Times New Roman" w:hAnsiTheme="minorBidi"/>
          <w:b/>
          <w:bCs/>
          <w:sz w:val="24"/>
          <w:szCs w:val="24"/>
          <w:lang w:val="en-US"/>
        </w:rPr>
      </w:pPr>
      <w:r w:rsidRPr="00DC180D">
        <w:rPr>
          <w:rFonts w:asciiTheme="minorBidi" w:eastAsia="Times New Roman" w:hAnsiTheme="minorBidi"/>
          <w:b/>
          <w:bCs/>
          <w:sz w:val="24"/>
          <w:szCs w:val="24"/>
          <w:lang w:val="en-US"/>
        </w:rPr>
        <w:t>3.2.3. Receiver Implementation</w:t>
      </w:r>
      <w:r w:rsidR="001C719D" w:rsidRPr="001C719D">
        <w:rPr>
          <w:rFonts w:asciiTheme="minorBidi" w:eastAsia="Times New Roman" w:hAnsiTheme="minorBidi"/>
          <w:b/>
          <w:bCs/>
          <w:sz w:val="24"/>
          <w:szCs w:val="24"/>
          <w:lang w:val="en-US"/>
        </w:rPr>
        <w:t>:</w:t>
      </w:r>
    </w:p>
    <w:p w14:paraId="01D0D622" w14:textId="77777777" w:rsidR="000562F9" w:rsidRPr="00DC180D" w:rsidRDefault="000562F9" w:rsidP="000E783B">
      <w:pPr>
        <w:shd w:val="clear" w:color="auto" w:fill="FFFFFF"/>
        <w:spacing w:after="120"/>
        <w:ind w:left="1083" w:right="580"/>
        <w:jc w:val="left"/>
        <w:rPr>
          <w:rFonts w:asciiTheme="minorBidi" w:eastAsia="Times New Roman" w:hAnsiTheme="minorBidi"/>
          <w:sz w:val="24"/>
          <w:szCs w:val="24"/>
          <w:lang w:val="en-US"/>
        </w:rPr>
      </w:pPr>
      <w:r w:rsidRPr="00DC180D">
        <w:rPr>
          <w:rFonts w:asciiTheme="minorBidi" w:eastAsia="Times New Roman" w:hAnsiTheme="minorBidi"/>
          <w:sz w:val="24"/>
          <w:szCs w:val="24"/>
          <w:lang w:val="en-US"/>
        </w:rPr>
        <w:t>The reception process uses the Android API's ‘AudioRecord’ or IOS API's ‘AVAudioRecorder’.</w:t>
      </w:r>
    </w:p>
    <w:p w14:paraId="43B37885" w14:textId="176D4D58" w:rsidR="000562F9" w:rsidRPr="00DC180D" w:rsidRDefault="000562F9" w:rsidP="000E783B">
      <w:pPr>
        <w:shd w:val="clear" w:color="auto" w:fill="FFFFFF"/>
        <w:spacing w:after="120"/>
        <w:ind w:left="1083" w:right="580"/>
        <w:jc w:val="left"/>
        <w:rPr>
          <w:rFonts w:asciiTheme="minorBidi" w:eastAsia="Times New Roman" w:hAnsiTheme="minorBidi"/>
          <w:sz w:val="24"/>
          <w:szCs w:val="24"/>
          <w:lang w:val="en-US"/>
        </w:rPr>
      </w:pPr>
      <w:r w:rsidRPr="00DC180D">
        <w:rPr>
          <w:rFonts w:asciiTheme="minorBidi" w:eastAsia="Times New Roman" w:hAnsiTheme="minorBidi"/>
          <w:b/>
          <w:bCs/>
          <w:sz w:val="24"/>
          <w:szCs w:val="24"/>
          <w:lang w:val="en-US"/>
        </w:rPr>
        <w:t>1</w:t>
      </w:r>
      <w:r w:rsidR="00EA459D" w:rsidRPr="00DC180D">
        <w:rPr>
          <w:rFonts w:asciiTheme="minorBidi" w:eastAsia="Times New Roman" w:hAnsiTheme="minorBidi"/>
          <w:b/>
          <w:bCs/>
          <w:sz w:val="24"/>
          <w:szCs w:val="24"/>
          <w:lang w:val="en-US"/>
        </w:rPr>
        <w:t>. Recording</w:t>
      </w:r>
      <w:r w:rsidRPr="00DC180D">
        <w:rPr>
          <w:rFonts w:asciiTheme="minorBidi" w:eastAsia="Times New Roman" w:hAnsiTheme="minorBidi"/>
          <w:b/>
          <w:bCs/>
          <w:sz w:val="24"/>
          <w:szCs w:val="24"/>
          <w:lang w:val="en-US"/>
        </w:rPr>
        <w:t>:</w:t>
      </w:r>
      <w:r w:rsidRPr="00DC180D">
        <w:rPr>
          <w:rFonts w:asciiTheme="minorBidi" w:eastAsia="Times New Roman" w:hAnsiTheme="minorBidi"/>
          <w:sz w:val="24"/>
          <w:szCs w:val="24"/>
          <w:lang w:val="en-US"/>
        </w:rPr>
        <w:t xml:space="preserve"> The device </w:t>
      </w:r>
      <w:r w:rsidR="00EA459D" w:rsidRPr="00DC180D">
        <w:rPr>
          <w:rFonts w:asciiTheme="minorBidi" w:eastAsia="Times New Roman" w:hAnsiTheme="minorBidi"/>
          <w:sz w:val="24"/>
          <w:szCs w:val="24"/>
          <w:lang w:val="en-US"/>
        </w:rPr>
        <w:t>listens to</w:t>
      </w:r>
      <w:r w:rsidRPr="00DC180D">
        <w:rPr>
          <w:rFonts w:asciiTheme="minorBidi" w:eastAsia="Times New Roman" w:hAnsiTheme="minorBidi"/>
          <w:sz w:val="24"/>
          <w:szCs w:val="24"/>
          <w:lang w:val="en-US"/>
        </w:rPr>
        <w:t xml:space="preserve"> and records audio from the input hardware.</w:t>
      </w:r>
    </w:p>
    <w:p w14:paraId="57235990" w14:textId="5CD06A5C" w:rsidR="000562F9" w:rsidRPr="00DC180D" w:rsidRDefault="000562F9" w:rsidP="000E783B">
      <w:pPr>
        <w:shd w:val="clear" w:color="auto" w:fill="FFFFFF"/>
        <w:spacing w:after="120"/>
        <w:ind w:left="1083" w:right="580"/>
        <w:jc w:val="left"/>
        <w:rPr>
          <w:rFonts w:asciiTheme="minorBidi" w:eastAsia="Times New Roman" w:hAnsiTheme="minorBidi"/>
          <w:sz w:val="24"/>
          <w:szCs w:val="24"/>
          <w:lang w:val="en-US"/>
        </w:rPr>
      </w:pPr>
      <w:r w:rsidRPr="00DC180D">
        <w:rPr>
          <w:rFonts w:asciiTheme="minorBidi" w:eastAsia="Times New Roman" w:hAnsiTheme="minorBidi"/>
          <w:b/>
          <w:bCs/>
          <w:sz w:val="24"/>
          <w:szCs w:val="24"/>
          <w:lang w:val="en-US"/>
        </w:rPr>
        <w:t>2</w:t>
      </w:r>
      <w:r w:rsidR="00EA459D" w:rsidRPr="00DC180D">
        <w:rPr>
          <w:rFonts w:asciiTheme="minorBidi" w:eastAsia="Times New Roman" w:hAnsiTheme="minorBidi"/>
          <w:b/>
          <w:bCs/>
          <w:sz w:val="24"/>
          <w:szCs w:val="24"/>
          <w:lang w:val="en-US"/>
        </w:rPr>
        <w:t>. Decoding</w:t>
      </w:r>
      <w:r w:rsidRPr="00DC180D">
        <w:rPr>
          <w:rFonts w:asciiTheme="minorBidi" w:eastAsia="Times New Roman" w:hAnsiTheme="minorBidi"/>
          <w:b/>
          <w:bCs/>
          <w:sz w:val="24"/>
          <w:szCs w:val="24"/>
          <w:lang w:val="en-US"/>
        </w:rPr>
        <w:t xml:space="preserve"> and Conversion:</w:t>
      </w:r>
      <w:r w:rsidRPr="00DC180D">
        <w:rPr>
          <w:rFonts w:asciiTheme="minorBidi" w:eastAsia="Times New Roman" w:hAnsiTheme="minorBidi"/>
          <w:sz w:val="24"/>
          <w:szCs w:val="24"/>
          <w:lang w:val="en-US"/>
        </w:rPr>
        <w:t xml:space="preserve"> The recorded audio data (in the time domain) is converted to the frequency domain using Fast Fourier Transform. This process identifies the dominant frequency in each time chunk, converting the analog signals back into binary digits ('0' or '1').</w:t>
      </w:r>
    </w:p>
    <w:p w14:paraId="022FD297" w14:textId="77777777" w:rsidR="000562F9" w:rsidRPr="00DC180D" w:rsidRDefault="000562F9" w:rsidP="000E783B">
      <w:pPr>
        <w:shd w:val="clear" w:color="auto" w:fill="FFFFFF"/>
        <w:spacing w:after="120"/>
        <w:ind w:left="1083" w:right="580"/>
        <w:jc w:val="left"/>
        <w:rPr>
          <w:rFonts w:asciiTheme="minorBidi" w:eastAsia="Times New Roman" w:hAnsiTheme="minorBidi"/>
          <w:sz w:val="24"/>
          <w:szCs w:val="24"/>
          <w:lang w:val="en-US"/>
        </w:rPr>
      </w:pPr>
      <w:r w:rsidRPr="00DC180D">
        <w:rPr>
          <w:rFonts w:asciiTheme="minorBidi" w:eastAsia="Times New Roman" w:hAnsiTheme="minorBidi"/>
          <w:b/>
          <w:bCs/>
          <w:sz w:val="24"/>
          <w:szCs w:val="24"/>
          <w:lang w:val="en-US"/>
        </w:rPr>
        <w:t>3.  Error Check:</w:t>
      </w:r>
      <w:r w:rsidRPr="00DC180D">
        <w:rPr>
          <w:rFonts w:asciiTheme="minorBidi" w:eastAsia="Times New Roman" w:hAnsiTheme="minorBidi"/>
          <w:sz w:val="24"/>
          <w:szCs w:val="24"/>
          <w:lang w:val="en-US"/>
        </w:rPr>
        <w:t xml:space="preserve"> Once the binary message is decoded, the receiver verifies the frame structure (start/separation flags) and the Checksum.</w:t>
      </w:r>
    </w:p>
    <w:p w14:paraId="7FAEA632" w14:textId="4891C93B" w:rsidR="000562F9" w:rsidRPr="00DC180D" w:rsidRDefault="000562F9" w:rsidP="000E783B">
      <w:pPr>
        <w:shd w:val="clear" w:color="auto" w:fill="FFFFFF"/>
        <w:spacing w:after="120"/>
        <w:ind w:left="1083" w:right="580"/>
        <w:jc w:val="left"/>
        <w:rPr>
          <w:rFonts w:asciiTheme="minorBidi" w:eastAsia="Times New Roman" w:hAnsiTheme="minorBidi"/>
          <w:sz w:val="24"/>
          <w:szCs w:val="24"/>
          <w:lang w:val="en-US"/>
        </w:rPr>
      </w:pPr>
      <w:r w:rsidRPr="00DC180D">
        <w:rPr>
          <w:rFonts w:asciiTheme="minorBidi" w:eastAsia="Times New Roman" w:hAnsiTheme="minorBidi"/>
          <w:b/>
          <w:bCs/>
          <w:sz w:val="24"/>
          <w:szCs w:val="24"/>
          <w:lang w:val="en-US"/>
        </w:rPr>
        <w:t>4</w:t>
      </w:r>
      <w:r w:rsidR="00EA459D" w:rsidRPr="00DC180D">
        <w:rPr>
          <w:rFonts w:asciiTheme="minorBidi" w:eastAsia="Times New Roman" w:hAnsiTheme="minorBidi"/>
          <w:b/>
          <w:bCs/>
          <w:sz w:val="24"/>
          <w:szCs w:val="24"/>
          <w:lang w:val="en-US"/>
        </w:rPr>
        <w:t>. Error</w:t>
      </w:r>
      <w:r w:rsidRPr="00DC180D">
        <w:rPr>
          <w:rFonts w:asciiTheme="minorBidi" w:eastAsia="Times New Roman" w:hAnsiTheme="minorBidi"/>
          <w:b/>
          <w:bCs/>
          <w:sz w:val="24"/>
          <w:szCs w:val="24"/>
          <w:lang w:val="en-US"/>
        </w:rPr>
        <w:t xml:space="preserve"> Signal:</w:t>
      </w:r>
      <w:r w:rsidRPr="00DC180D">
        <w:rPr>
          <w:rFonts w:asciiTheme="minorBidi" w:eastAsia="Times New Roman" w:hAnsiTheme="minorBidi"/>
          <w:sz w:val="24"/>
          <w:szCs w:val="24"/>
          <w:lang w:val="en-US"/>
        </w:rPr>
        <w:t xml:space="preserve"> If the calculated checksum does not match the received checksum, or if flags are missing, the receiving device immediately transmits an error signal back to the sender.</w:t>
      </w:r>
    </w:p>
    <w:p w14:paraId="6A2AC6F9" w14:textId="1CCFCF39" w:rsidR="000562F9" w:rsidRPr="001C719D" w:rsidRDefault="000562F9" w:rsidP="000E783B">
      <w:pPr>
        <w:shd w:val="clear" w:color="auto" w:fill="FFFFFF"/>
        <w:spacing w:after="120"/>
        <w:ind w:left="1083" w:right="580"/>
        <w:jc w:val="left"/>
        <w:rPr>
          <w:rFonts w:asciiTheme="minorBidi" w:eastAsia="Times New Roman" w:hAnsiTheme="minorBidi"/>
          <w:sz w:val="24"/>
          <w:szCs w:val="24"/>
          <w:lang w:val="en-US"/>
        </w:rPr>
      </w:pPr>
      <w:r w:rsidRPr="00DC180D">
        <w:rPr>
          <w:rFonts w:asciiTheme="minorBidi" w:eastAsia="Times New Roman" w:hAnsiTheme="minorBidi"/>
          <w:b/>
          <w:bCs/>
          <w:sz w:val="24"/>
          <w:szCs w:val="24"/>
          <w:lang w:val="en-US"/>
        </w:rPr>
        <w:t>5</w:t>
      </w:r>
      <w:r w:rsidR="00EA459D" w:rsidRPr="00DC180D">
        <w:rPr>
          <w:rFonts w:asciiTheme="minorBidi" w:eastAsia="Times New Roman" w:hAnsiTheme="minorBidi"/>
          <w:b/>
          <w:bCs/>
          <w:sz w:val="24"/>
          <w:szCs w:val="24"/>
          <w:lang w:val="en-US"/>
        </w:rPr>
        <w:t>. Local</w:t>
      </w:r>
      <w:r w:rsidRPr="00DC180D">
        <w:rPr>
          <w:rFonts w:asciiTheme="minorBidi" w:eastAsia="Times New Roman" w:hAnsiTheme="minorBidi"/>
          <w:b/>
          <w:bCs/>
          <w:sz w:val="24"/>
          <w:szCs w:val="24"/>
          <w:lang w:val="en-US"/>
        </w:rPr>
        <w:t xml:space="preserve"> Storage:</w:t>
      </w:r>
      <w:r w:rsidRPr="00DC180D">
        <w:rPr>
          <w:rFonts w:asciiTheme="minorBidi" w:eastAsia="Times New Roman" w:hAnsiTheme="minorBidi"/>
          <w:sz w:val="24"/>
          <w:szCs w:val="24"/>
          <w:lang w:val="en-US"/>
        </w:rPr>
        <w:t xml:space="preserve"> If the checksum is verified, the data (other user's ID, time of encounter) is saved locally in the device's database. Encounters lasting 15 minutes or more are flagged for potential upload to the cloud.</w:t>
      </w:r>
    </w:p>
    <w:p w14:paraId="4EB6D3A4" w14:textId="25185061" w:rsidR="00CF4142" w:rsidRPr="00DC180D" w:rsidRDefault="00CF4142" w:rsidP="000E783B">
      <w:pPr>
        <w:shd w:val="clear" w:color="auto" w:fill="FFFFFF"/>
        <w:spacing w:after="120"/>
        <w:ind w:right="580"/>
        <w:jc w:val="left"/>
        <w:rPr>
          <w:rFonts w:asciiTheme="minorBidi" w:eastAsia="Times New Roman" w:hAnsiTheme="minorBidi"/>
          <w:b/>
          <w:bCs/>
          <w:sz w:val="24"/>
          <w:szCs w:val="24"/>
          <w:lang w:val="en-US"/>
        </w:rPr>
      </w:pPr>
      <w:r w:rsidRPr="00DC180D">
        <w:rPr>
          <w:rFonts w:asciiTheme="minorBidi" w:eastAsia="Times New Roman" w:hAnsiTheme="minorBidi"/>
          <w:b/>
          <w:bCs/>
          <w:sz w:val="24"/>
          <w:szCs w:val="24"/>
          <w:lang w:val="en-US"/>
        </w:rPr>
        <w:t>3.2.</w:t>
      </w:r>
      <w:r w:rsidR="00217392">
        <w:rPr>
          <w:rFonts w:asciiTheme="minorBidi" w:eastAsia="Times New Roman" w:hAnsiTheme="minorBidi"/>
          <w:b/>
          <w:bCs/>
          <w:sz w:val="24"/>
          <w:szCs w:val="24"/>
          <w:lang w:val="en-US"/>
        </w:rPr>
        <w:t>4</w:t>
      </w:r>
      <w:r w:rsidRPr="00DC180D">
        <w:rPr>
          <w:rFonts w:asciiTheme="minorBidi" w:eastAsia="Times New Roman" w:hAnsiTheme="minorBidi"/>
          <w:b/>
          <w:bCs/>
          <w:sz w:val="24"/>
          <w:szCs w:val="24"/>
          <w:lang w:val="en-US"/>
        </w:rPr>
        <w:t xml:space="preserve"> Pseudo </w:t>
      </w:r>
      <w:r w:rsidR="00E24B12">
        <w:rPr>
          <w:rFonts w:asciiTheme="minorBidi" w:eastAsia="Times New Roman" w:hAnsiTheme="minorBidi"/>
          <w:b/>
          <w:bCs/>
          <w:sz w:val="24"/>
          <w:szCs w:val="24"/>
          <w:lang w:val="en-US"/>
        </w:rPr>
        <w:t>C</w:t>
      </w:r>
      <w:r w:rsidR="00E24B12" w:rsidRPr="00DC180D">
        <w:rPr>
          <w:rFonts w:asciiTheme="minorBidi" w:eastAsia="Times New Roman" w:hAnsiTheme="minorBidi"/>
          <w:b/>
          <w:bCs/>
          <w:sz w:val="24"/>
          <w:szCs w:val="24"/>
          <w:lang w:val="en-US"/>
        </w:rPr>
        <w:t xml:space="preserve">ode </w:t>
      </w:r>
      <w:r w:rsidR="00E24B12">
        <w:rPr>
          <w:rFonts w:asciiTheme="minorBidi" w:eastAsia="Times New Roman" w:hAnsiTheme="minorBidi"/>
          <w:b/>
          <w:bCs/>
          <w:sz w:val="24"/>
          <w:szCs w:val="24"/>
          <w:lang w:val="en-US"/>
        </w:rPr>
        <w:t>A</w:t>
      </w:r>
      <w:r w:rsidR="00E24B12" w:rsidRPr="00DC180D">
        <w:rPr>
          <w:rFonts w:asciiTheme="minorBidi" w:eastAsia="Times New Roman" w:hAnsiTheme="minorBidi"/>
          <w:b/>
          <w:bCs/>
          <w:sz w:val="24"/>
          <w:szCs w:val="24"/>
          <w:lang w:val="en-US"/>
        </w:rPr>
        <w:t xml:space="preserve">nd </w:t>
      </w:r>
      <w:r w:rsidR="00E24B12">
        <w:rPr>
          <w:rFonts w:asciiTheme="minorBidi" w:eastAsia="Times New Roman" w:hAnsiTheme="minorBidi"/>
          <w:b/>
          <w:bCs/>
          <w:sz w:val="24"/>
          <w:szCs w:val="24"/>
          <w:lang w:val="en-US"/>
        </w:rPr>
        <w:t>A</w:t>
      </w:r>
      <w:r w:rsidR="00E24B12" w:rsidRPr="00DC180D">
        <w:rPr>
          <w:rFonts w:asciiTheme="minorBidi" w:eastAsia="Times New Roman" w:hAnsiTheme="minorBidi"/>
          <w:b/>
          <w:bCs/>
          <w:sz w:val="24"/>
          <w:szCs w:val="24"/>
          <w:lang w:val="en-US"/>
        </w:rPr>
        <w:t>lgorithms</w:t>
      </w:r>
      <w:r w:rsidRPr="00DC180D">
        <w:rPr>
          <w:rFonts w:asciiTheme="minorBidi" w:eastAsia="Times New Roman" w:hAnsiTheme="minorBidi"/>
          <w:b/>
          <w:bCs/>
          <w:sz w:val="24"/>
          <w:szCs w:val="24"/>
          <w:lang w:val="en-US"/>
        </w:rPr>
        <w:t>:</w:t>
      </w:r>
    </w:p>
    <w:p w14:paraId="56E21C82" w14:textId="77777777" w:rsidR="00CF4142" w:rsidRPr="001C719D" w:rsidRDefault="00CF4142" w:rsidP="000E783B">
      <w:pPr>
        <w:shd w:val="clear" w:color="auto" w:fill="FFFFFF"/>
        <w:spacing w:after="120"/>
        <w:ind w:left="1083"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To demodulate the FSK signal, the system requires an efficient method to analyze frequency components within the received signal buffer. Two primary algorithms were evaluated:</w:t>
      </w:r>
    </w:p>
    <w:p w14:paraId="3B6C9C0A" w14:textId="4CB1BEB9" w:rsidR="00CF4142" w:rsidRPr="00DC180D" w:rsidRDefault="00CF4142" w:rsidP="000E783B">
      <w:pPr>
        <w:shd w:val="clear" w:color="auto" w:fill="FFFFFF"/>
        <w:spacing w:after="120"/>
        <w:ind w:left="1083" w:right="580"/>
        <w:jc w:val="left"/>
        <w:rPr>
          <w:rFonts w:asciiTheme="minorBidi" w:eastAsia="Times New Roman" w:hAnsiTheme="minorBidi"/>
          <w:b/>
          <w:bCs/>
          <w:sz w:val="24"/>
          <w:szCs w:val="24"/>
          <w:lang w:val="en-US"/>
        </w:rPr>
      </w:pPr>
      <w:r w:rsidRPr="00DC180D">
        <w:rPr>
          <w:rFonts w:asciiTheme="minorBidi" w:eastAsia="Times New Roman" w:hAnsiTheme="minorBidi"/>
          <w:b/>
          <w:bCs/>
          <w:sz w:val="24"/>
          <w:szCs w:val="24"/>
          <w:lang w:val="en-US"/>
        </w:rPr>
        <w:t>1. Fast Fourier Transform - FFT (Spectral Analysis)</w:t>
      </w:r>
      <w:r w:rsidR="001C719D" w:rsidRPr="001C719D">
        <w:rPr>
          <w:rFonts w:asciiTheme="minorBidi" w:eastAsia="Times New Roman" w:hAnsiTheme="minorBidi"/>
          <w:b/>
          <w:bCs/>
          <w:sz w:val="24"/>
          <w:szCs w:val="24"/>
          <w:lang w:val="en-US"/>
        </w:rPr>
        <w:t>:</w:t>
      </w:r>
    </w:p>
    <w:p w14:paraId="50AB0C4A" w14:textId="77777777" w:rsidR="00CF4142" w:rsidRPr="001C719D" w:rsidRDefault="00CF4142" w:rsidP="000E783B">
      <w:pPr>
        <w:shd w:val="clear" w:color="auto" w:fill="FFFFFF"/>
        <w:spacing w:after="120"/>
        <w:ind w:left="1440" w:right="580"/>
        <w:jc w:val="left"/>
        <w:rPr>
          <w:rFonts w:asciiTheme="minorBidi" w:eastAsia="Times New Roman" w:hAnsiTheme="minorBidi"/>
          <w:sz w:val="24"/>
          <w:szCs w:val="24"/>
          <w:rtl/>
          <w:lang w:val="en-US"/>
        </w:rPr>
      </w:pPr>
      <w:r w:rsidRPr="001C719D">
        <w:rPr>
          <w:rFonts w:asciiTheme="minorBidi" w:eastAsia="Times New Roman" w:hAnsiTheme="minorBidi"/>
          <w:sz w:val="24"/>
          <w:szCs w:val="24"/>
          <w:lang w:val="en-US"/>
        </w:rPr>
        <w:lastRenderedPageBreak/>
        <w:t xml:space="preserve">FFT provides a complete frequency spectrum analysis of the signal O(N*log N). </w:t>
      </w:r>
    </w:p>
    <w:p w14:paraId="4D0358DC" w14:textId="52671486" w:rsidR="00CF4142" w:rsidRPr="00DC180D" w:rsidRDefault="00CF4142" w:rsidP="000E783B">
      <w:pPr>
        <w:shd w:val="clear" w:color="auto" w:fill="FFFFFF"/>
        <w:spacing w:after="120"/>
        <w:ind w:left="1083" w:right="580"/>
        <w:jc w:val="left"/>
        <w:rPr>
          <w:rFonts w:asciiTheme="minorBidi" w:eastAsia="Times New Roman" w:hAnsiTheme="minorBidi"/>
          <w:b/>
          <w:bCs/>
          <w:sz w:val="24"/>
          <w:szCs w:val="24"/>
          <w:lang w:val="en-US"/>
        </w:rPr>
      </w:pPr>
      <w:r w:rsidRPr="00DC180D">
        <w:rPr>
          <w:rFonts w:asciiTheme="minorBidi" w:eastAsia="Times New Roman" w:hAnsiTheme="minorBidi"/>
          <w:b/>
          <w:bCs/>
          <w:sz w:val="24"/>
          <w:szCs w:val="24"/>
          <w:lang w:val="en-US"/>
        </w:rPr>
        <w:t>2. The Goertzel Algorithm (Targeted Detection)</w:t>
      </w:r>
      <w:r w:rsidR="001C719D" w:rsidRPr="001C719D">
        <w:rPr>
          <w:rFonts w:asciiTheme="minorBidi" w:eastAsia="Times New Roman" w:hAnsiTheme="minorBidi"/>
          <w:b/>
          <w:bCs/>
          <w:sz w:val="24"/>
          <w:szCs w:val="24"/>
          <w:lang w:val="en-US"/>
        </w:rPr>
        <w:t>:</w:t>
      </w:r>
    </w:p>
    <w:p w14:paraId="1474D1EE" w14:textId="77777777" w:rsidR="00CF4142" w:rsidRPr="001C719D" w:rsidRDefault="00CF4142" w:rsidP="000E783B">
      <w:pPr>
        <w:shd w:val="clear" w:color="auto" w:fill="FFFFFF"/>
        <w:spacing w:after="120"/>
        <w:ind w:left="1440"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This algorithm is optimized for detecting specific, pre-known frequencies (in our case, 18kHz and 20kHz). It functions as a digital band-pass filter with extremely low computational complexity O(N). </w:t>
      </w:r>
    </w:p>
    <w:p w14:paraId="514CAA82" w14:textId="297D0478" w:rsidR="00CF4142" w:rsidRPr="001C719D" w:rsidRDefault="00CF4142" w:rsidP="00C2147A">
      <w:pPr>
        <w:shd w:val="clear" w:color="auto" w:fill="FFFFFF"/>
        <w:spacing w:after="120"/>
        <w:ind w:left="1440"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Adaptive Strategy:</w:t>
      </w:r>
      <w:r w:rsidR="00C2147A">
        <w:rPr>
          <w:rFonts w:asciiTheme="minorBidi" w:eastAsia="Times New Roman" w:hAnsiTheme="minorBidi" w:hint="cs"/>
          <w:sz w:val="24"/>
          <w:szCs w:val="24"/>
          <w:rtl/>
          <w:lang w:val="en-US"/>
        </w:rPr>
        <w:t xml:space="preserve"> </w:t>
      </w:r>
      <w:r w:rsidRPr="001C719D">
        <w:rPr>
          <w:rFonts w:asciiTheme="minorBidi" w:eastAsia="Times New Roman" w:hAnsiTheme="minorBidi"/>
          <w:sz w:val="24"/>
          <w:szCs w:val="24"/>
          <w:lang w:val="en-US"/>
        </w:rPr>
        <w:t>The primary implementation utilizes the FFT Algorithm due to its very well known, proven to be fast and reliable in the DSP world.</w:t>
      </w:r>
      <w:r w:rsidR="005C2583">
        <w:rPr>
          <w:rFonts w:asciiTheme="minorBidi" w:eastAsia="Times New Roman" w:hAnsiTheme="minorBidi" w:hint="cs"/>
          <w:sz w:val="24"/>
          <w:szCs w:val="24"/>
          <w:rtl/>
          <w:lang w:val="en-US"/>
        </w:rPr>
        <w:t xml:space="preserve"> </w:t>
      </w:r>
      <w:r w:rsidRPr="001C719D">
        <w:rPr>
          <w:rFonts w:asciiTheme="minorBidi" w:eastAsia="Times New Roman" w:hAnsiTheme="minorBidi"/>
          <w:sz w:val="24"/>
          <w:szCs w:val="24"/>
          <w:lang w:val="en-US"/>
        </w:rPr>
        <w:t xml:space="preserve">However, the system architecture retains the flexibility to switch to Goertzel, </w:t>
      </w:r>
      <w:r w:rsidRPr="00DC180D">
        <w:rPr>
          <w:rFonts w:asciiTheme="minorBidi" w:eastAsia="Times New Roman" w:hAnsiTheme="minorBidi"/>
          <w:sz w:val="24"/>
          <w:szCs w:val="24"/>
          <w:lang w:val="en-US"/>
        </w:rPr>
        <w:t xml:space="preserve">During the testing phase, empirical benchmarks will be conducted to verify that the </w:t>
      </w:r>
      <w:r w:rsidRPr="000E783B">
        <w:rPr>
          <w:rFonts w:asciiTheme="minorBidi" w:eastAsia="Times New Roman" w:hAnsiTheme="minorBidi"/>
          <w:sz w:val="24"/>
          <w:szCs w:val="24"/>
          <w:lang w:val="en-US"/>
        </w:rPr>
        <w:t>2kHz bandwidth separation</w:t>
      </w:r>
      <w:r w:rsidRPr="00DC180D">
        <w:rPr>
          <w:rFonts w:asciiTheme="minorBidi" w:eastAsia="Times New Roman" w:hAnsiTheme="minorBidi"/>
          <w:sz w:val="24"/>
          <w:szCs w:val="24"/>
          <w:lang w:val="en-US"/>
        </w:rPr>
        <w:t xml:space="preserve"> (Guard Band) between Logical '0' (18kHz) and Logical '1' (20kHz) is sufficient for reliable detection over the acoustic channel.</w:t>
      </w:r>
    </w:p>
    <w:p w14:paraId="4093EE6E" w14:textId="3F3F0932" w:rsidR="00EA10D1" w:rsidRPr="00A24FD5" w:rsidRDefault="00EA10D1" w:rsidP="000E783B">
      <w:pPr>
        <w:shd w:val="clear" w:color="auto" w:fill="FFFFFF"/>
        <w:spacing w:after="120"/>
        <w:ind w:left="1083" w:right="580"/>
        <w:jc w:val="left"/>
        <w:rPr>
          <w:rFonts w:asciiTheme="minorBidi" w:eastAsia="Times New Roman" w:hAnsiTheme="minorBidi"/>
          <w:b/>
          <w:bCs/>
          <w:sz w:val="24"/>
          <w:szCs w:val="24"/>
          <w:lang w:val="en-US"/>
        </w:rPr>
      </w:pPr>
      <w:r w:rsidRPr="00DC180D">
        <w:rPr>
          <w:rFonts w:asciiTheme="minorBidi" w:eastAsia="Times New Roman" w:hAnsiTheme="minorBidi"/>
          <w:b/>
          <w:bCs/>
          <w:sz w:val="24"/>
          <w:szCs w:val="24"/>
          <w:lang w:val="en-US"/>
        </w:rPr>
        <w:t>1. SYSTEM CONSTANTS &amp; CONFIGURATION</w:t>
      </w:r>
      <w:r w:rsidR="001C719D" w:rsidRPr="001C719D">
        <w:rPr>
          <w:rFonts w:asciiTheme="minorBidi" w:eastAsia="Times New Roman" w:hAnsiTheme="minorBidi"/>
          <w:b/>
          <w:bCs/>
          <w:sz w:val="24"/>
          <w:szCs w:val="24"/>
          <w:lang w:val="en-US"/>
        </w:rPr>
        <w:t>:</w:t>
      </w:r>
    </w:p>
    <w:p w14:paraId="062EBBC5" w14:textId="77777777" w:rsidR="00EA10D1" w:rsidRPr="001C719D" w:rsidRDefault="00EA10D1" w:rsidP="000E783B">
      <w:pPr>
        <w:shd w:val="clear" w:color="auto" w:fill="FFFFFF"/>
        <w:spacing w:after="120"/>
        <w:ind w:left="1440"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CONST AudioSampleRate     = 48000</w:t>
      </w:r>
    </w:p>
    <w:p w14:paraId="49E624D2" w14:textId="77777777" w:rsidR="00EA10D1" w:rsidRPr="001C719D" w:rsidRDefault="00EA10D1" w:rsidP="000E783B">
      <w:pPr>
        <w:shd w:val="clear" w:color="auto" w:fill="FFFFFF"/>
        <w:spacing w:after="120"/>
        <w:ind w:left="1440"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CONST BitDurationSeconds  = 0.0005        // 0.5 ms</w:t>
      </w:r>
    </w:p>
    <w:p w14:paraId="1D1F653B" w14:textId="77777777" w:rsidR="00EA10D1" w:rsidRPr="001C719D" w:rsidRDefault="00EA10D1" w:rsidP="000E783B">
      <w:pPr>
        <w:shd w:val="clear" w:color="auto" w:fill="FFFFFF"/>
        <w:spacing w:after="120"/>
        <w:ind w:left="1440"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CONST SamplesPerBit       = 24            // 48000 * 0.0005</w:t>
      </w:r>
    </w:p>
    <w:p w14:paraId="587B5336" w14:textId="77777777" w:rsidR="00EA10D1" w:rsidRPr="001C719D" w:rsidRDefault="00EA10D1" w:rsidP="000E783B">
      <w:pPr>
        <w:shd w:val="clear" w:color="auto" w:fill="FFFFFF"/>
        <w:spacing w:after="120"/>
        <w:ind w:left="1440"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CONST FFT_WindowSize  = 128           </w:t>
      </w:r>
    </w:p>
    <w:p w14:paraId="0E342319" w14:textId="77777777" w:rsidR="00EA10D1" w:rsidRPr="001C719D" w:rsidRDefault="00EA10D1" w:rsidP="000E783B">
      <w:pPr>
        <w:shd w:val="clear" w:color="auto" w:fill="FFFFFF"/>
        <w:spacing w:after="120"/>
        <w:ind w:left="1440"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CONST NoiseThreshold  = 500.0</w:t>
      </w:r>
    </w:p>
    <w:p w14:paraId="2623DE37" w14:textId="77777777" w:rsidR="00EA10D1" w:rsidRPr="001C719D" w:rsidRDefault="00EA10D1" w:rsidP="00CF35E1">
      <w:pPr>
        <w:shd w:val="clear" w:color="auto" w:fill="FFFFFF"/>
        <w:spacing w:after="120"/>
        <w:ind w:left="1440"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Calculated Frequency Indices for FFT [Index = (Freq * FFT_Size) / Rate]</w:t>
      </w:r>
    </w:p>
    <w:p w14:paraId="49109AAE" w14:textId="77777777" w:rsidR="00EA10D1" w:rsidRPr="001C719D" w:rsidRDefault="00EA10D1" w:rsidP="000E783B">
      <w:pPr>
        <w:shd w:val="clear" w:color="auto" w:fill="FFFFFF"/>
        <w:spacing w:after="120"/>
        <w:ind w:left="1440"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CONST TargetIndex_18k     = 48            // (18000 * 128) / 48000</w:t>
      </w:r>
    </w:p>
    <w:p w14:paraId="1D0ADB1E" w14:textId="77777777" w:rsidR="00EA10D1" w:rsidRPr="001C719D" w:rsidRDefault="00EA10D1" w:rsidP="000E783B">
      <w:pPr>
        <w:shd w:val="clear" w:color="auto" w:fill="FFFFFF"/>
        <w:spacing w:after="120"/>
        <w:ind w:left="1440"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CONST TargetIndex_20k     = 53            // (20000 * 128) / 48000</w:t>
      </w:r>
    </w:p>
    <w:p w14:paraId="4484DE39" w14:textId="77777777" w:rsidR="00EA10D1" w:rsidRPr="001C719D" w:rsidRDefault="00EA10D1" w:rsidP="000E783B">
      <w:pPr>
        <w:shd w:val="clear" w:color="auto" w:fill="FFFFFF"/>
        <w:spacing w:after="120"/>
        <w:ind w:left="1440"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MAIN RECEIVER LOGIC</w:t>
      </w:r>
    </w:p>
    <w:p w14:paraId="384DFFC2" w14:textId="77777777" w:rsidR="00EA10D1" w:rsidRPr="00A24FD5" w:rsidRDefault="00EA10D1" w:rsidP="000E783B">
      <w:pPr>
        <w:shd w:val="clear" w:color="auto" w:fill="FFFFFF"/>
        <w:spacing w:after="120"/>
        <w:ind w:left="1083" w:right="580"/>
        <w:jc w:val="left"/>
        <w:rPr>
          <w:rFonts w:asciiTheme="minorBidi" w:eastAsia="Times New Roman" w:hAnsiTheme="minorBidi"/>
          <w:b/>
          <w:bCs/>
          <w:sz w:val="24"/>
          <w:szCs w:val="24"/>
          <w:lang w:val="en-US"/>
        </w:rPr>
      </w:pPr>
      <w:r w:rsidRPr="00A24FD5">
        <w:rPr>
          <w:rFonts w:asciiTheme="minorBidi" w:eastAsia="Times New Roman" w:hAnsiTheme="minorBidi"/>
          <w:b/>
          <w:bCs/>
          <w:sz w:val="24"/>
          <w:szCs w:val="24"/>
          <w:lang w:val="en-US"/>
        </w:rPr>
        <w:t>2. FUNCTION StartReceiver():</w:t>
      </w:r>
    </w:p>
    <w:p w14:paraId="23598128" w14:textId="77777777" w:rsidR="00EA10D1" w:rsidRPr="001C719D" w:rsidRDefault="00EA10D1" w:rsidP="000E783B">
      <w:pPr>
        <w:shd w:val="clear" w:color="auto" w:fill="FFFFFF"/>
        <w:spacing w:after="120"/>
        <w:ind w:left="1440"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    // Initialization</w:t>
      </w:r>
    </w:p>
    <w:p w14:paraId="3BBCA08A" w14:textId="77777777" w:rsidR="00EA10D1" w:rsidRPr="001C719D" w:rsidRDefault="00EA10D1" w:rsidP="000E783B">
      <w:pPr>
        <w:shd w:val="clear" w:color="auto" w:fill="FFFFFF"/>
        <w:spacing w:after="120"/>
        <w:ind w:left="1440"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    Instantiate AudioRecord as AudioInput</w:t>
      </w:r>
    </w:p>
    <w:p w14:paraId="4E67B323" w14:textId="77777777" w:rsidR="00EA10D1" w:rsidRPr="001C719D" w:rsidRDefault="00EA10D1" w:rsidP="000E783B">
      <w:pPr>
        <w:shd w:val="clear" w:color="auto" w:fill="FFFFFF"/>
        <w:spacing w:after="120"/>
        <w:ind w:left="1440"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    Float RawSampleBuffer[SamplesPerBit]      // Size: 24</w:t>
      </w:r>
    </w:p>
    <w:p w14:paraId="7B5019DB" w14:textId="77777777" w:rsidR="00EA10D1" w:rsidRPr="001C719D" w:rsidRDefault="00EA10D1" w:rsidP="000E783B">
      <w:pPr>
        <w:shd w:val="clear" w:color="auto" w:fill="FFFFFF"/>
        <w:spacing w:after="120"/>
        <w:ind w:left="1440"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    Complex ComplexFFTBuffer[FFT_WindowSize]  // Size: 128</w:t>
      </w:r>
    </w:p>
    <w:p w14:paraId="4AFCE616" w14:textId="77777777" w:rsidR="00EA10D1" w:rsidRPr="001C719D" w:rsidRDefault="00EA10D1" w:rsidP="000E783B">
      <w:pPr>
        <w:shd w:val="clear" w:color="auto" w:fill="FFFFFF"/>
        <w:spacing w:after="120"/>
        <w:ind w:left="1440"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    String ReceivedBitStream = ""</w:t>
      </w:r>
    </w:p>
    <w:p w14:paraId="6313B9D3" w14:textId="77777777" w:rsidR="00EA10D1" w:rsidRPr="001C719D" w:rsidRDefault="00EA10D1" w:rsidP="000E783B">
      <w:pPr>
        <w:shd w:val="clear" w:color="auto" w:fill="FFFFFF"/>
        <w:spacing w:after="120"/>
        <w:ind w:left="1440"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    Boolean IsListening = TRUE</w:t>
      </w:r>
    </w:p>
    <w:p w14:paraId="06CCB9B5" w14:textId="77777777" w:rsidR="00EA10D1" w:rsidRPr="001C719D" w:rsidRDefault="00EA10D1" w:rsidP="000E783B">
      <w:pPr>
        <w:shd w:val="clear" w:color="auto" w:fill="FFFFFF"/>
        <w:spacing w:after="120"/>
        <w:ind w:left="1440"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    // Start Hardware Capture</w:t>
      </w:r>
    </w:p>
    <w:p w14:paraId="76FD175D" w14:textId="77777777" w:rsidR="00EA10D1" w:rsidRPr="001C719D" w:rsidRDefault="00EA10D1" w:rsidP="000E783B">
      <w:pPr>
        <w:shd w:val="clear" w:color="auto" w:fill="FFFFFF"/>
        <w:spacing w:after="120"/>
        <w:ind w:left="1440"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    AudioInput.startRecording()</w:t>
      </w:r>
    </w:p>
    <w:p w14:paraId="667636FB" w14:textId="77777777" w:rsidR="00EA10D1" w:rsidRPr="001C719D" w:rsidRDefault="00EA10D1" w:rsidP="000E783B">
      <w:pPr>
        <w:shd w:val="clear" w:color="auto" w:fill="FFFFFF"/>
        <w:spacing w:after="120"/>
        <w:ind w:left="1440"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    // Main Processing Loop</w:t>
      </w:r>
    </w:p>
    <w:p w14:paraId="6028201C" w14:textId="77777777" w:rsidR="00EA10D1" w:rsidRPr="001C719D" w:rsidRDefault="00EA10D1" w:rsidP="000E783B">
      <w:pPr>
        <w:shd w:val="clear" w:color="auto" w:fill="FFFFFF"/>
        <w:spacing w:after="120"/>
        <w:ind w:left="1440"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    WHILE (IsListening):</w:t>
      </w:r>
    </w:p>
    <w:p w14:paraId="7E64C5B5" w14:textId="77777777" w:rsidR="00EA10D1" w:rsidRPr="001C719D" w:rsidRDefault="00EA10D1" w:rsidP="000E783B">
      <w:pPr>
        <w:shd w:val="clear" w:color="auto" w:fill="FFFFFF"/>
        <w:spacing w:after="120"/>
        <w:ind w:left="1440"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lastRenderedPageBreak/>
        <w:t xml:space="preserve">        // Read Raw Audio Chunk in Real-Time</w:t>
      </w:r>
    </w:p>
    <w:p w14:paraId="7B01B466" w14:textId="77777777" w:rsidR="00EA10D1" w:rsidRPr="001C719D" w:rsidRDefault="00EA10D1" w:rsidP="000E783B">
      <w:pPr>
        <w:shd w:val="clear" w:color="auto" w:fill="FFFFFF"/>
        <w:spacing w:after="120"/>
        <w:ind w:left="1440"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        SamplesReadCount = AudioInput.read(RawSampleBuffer, 0, SamplesPerBit)</w:t>
      </w:r>
    </w:p>
    <w:p w14:paraId="0B72B2CE" w14:textId="77777777" w:rsidR="00EA10D1" w:rsidRPr="001C719D" w:rsidRDefault="00EA10D1" w:rsidP="000E783B">
      <w:pPr>
        <w:shd w:val="clear" w:color="auto" w:fill="FFFFFF"/>
        <w:spacing w:after="120"/>
        <w:ind w:left="1440"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        // Zero Padding Prepare for FFT</w:t>
      </w:r>
    </w:p>
    <w:p w14:paraId="4A424527" w14:textId="77777777" w:rsidR="00EA10D1" w:rsidRPr="001C719D" w:rsidRDefault="00EA10D1" w:rsidP="000E783B">
      <w:pPr>
        <w:shd w:val="clear" w:color="auto" w:fill="FFFFFF"/>
        <w:spacing w:after="120"/>
        <w:ind w:left="1440"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        // Extends the 24 samples to 128 to improve spectral resolution</w:t>
      </w:r>
    </w:p>
    <w:p w14:paraId="6B63CB79" w14:textId="77777777" w:rsidR="00EA10D1" w:rsidRPr="001C719D" w:rsidRDefault="00EA10D1" w:rsidP="000E783B">
      <w:pPr>
        <w:shd w:val="clear" w:color="auto" w:fill="FFFFFF"/>
        <w:spacing w:after="120"/>
        <w:ind w:left="1440"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        FOR i = 0 TO FFT_WindowSize - 1:</w:t>
      </w:r>
    </w:p>
    <w:p w14:paraId="6E81C6C8" w14:textId="77777777" w:rsidR="00EA10D1" w:rsidRPr="001C719D" w:rsidRDefault="00EA10D1" w:rsidP="000E783B">
      <w:pPr>
        <w:shd w:val="clear" w:color="auto" w:fill="FFFFFF"/>
        <w:spacing w:after="120"/>
        <w:ind w:left="1440"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            IF (i &lt; SamplesPerBit):</w:t>
      </w:r>
    </w:p>
    <w:p w14:paraId="03B3E12B" w14:textId="77777777" w:rsidR="00EA10D1" w:rsidRPr="001C719D" w:rsidRDefault="00EA10D1" w:rsidP="000E783B">
      <w:pPr>
        <w:shd w:val="clear" w:color="auto" w:fill="FFFFFF"/>
        <w:spacing w:after="120"/>
        <w:ind w:left="1440"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                ComplexFFTBuffer[i].Real = RawSampleBuffer[i]</w:t>
      </w:r>
    </w:p>
    <w:p w14:paraId="26D1E180" w14:textId="77777777" w:rsidR="00EA10D1" w:rsidRPr="001C719D" w:rsidRDefault="00EA10D1" w:rsidP="000E783B">
      <w:pPr>
        <w:shd w:val="clear" w:color="auto" w:fill="FFFFFF"/>
        <w:spacing w:after="120"/>
        <w:ind w:left="1440"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            ELSE:</w:t>
      </w:r>
    </w:p>
    <w:p w14:paraId="5CC4ABC9" w14:textId="77777777" w:rsidR="00EA10D1" w:rsidRPr="001C719D" w:rsidRDefault="00EA10D1" w:rsidP="000E783B">
      <w:pPr>
        <w:shd w:val="clear" w:color="auto" w:fill="FFFFFF"/>
        <w:spacing w:after="120"/>
        <w:ind w:left="1440"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                ComplexFFTBuffer[i].Real = 0</w:t>
      </w:r>
    </w:p>
    <w:p w14:paraId="7FFF3860" w14:textId="77777777" w:rsidR="00EA10D1" w:rsidRPr="001C719D" w:rsidRDefault="00EA10D1" w:rsidP="000E783B">
      <w:pPr>
        <w:shd w:val="clear" w:color="auto" w:fill="FFFFFF"/>
        <w:spacing w:after="120"/>
        <w:ind w:left="1440"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            END IF</w:t>
      </w:r>
    </w:p>
    <w:p w14:paraId="7D22AC76" w14:textId="77777777" w:rsidR="00EA10D1" w:rsidRPr="001C719D" w:rsidRDefault="00EA10D1" w:rsidP="000E783B">
      <w:pPr>
        <w:shd w:val="clear" w:color="auto" w:fill="FFFFFF"/>
        <w:spacing w:after="120"/>
        <w:ind w:left="1440"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            ComplexFFTBuffer[i].Imaginary = 0</w:t>
      </w:r>
    </w:p>
    <w:p w14:paraId="32808AF9" w14:textId="017694AA" w:rsidR="00EA10D1" w:rsidRPr="001C719D" w:rsidRDefault="00EA10D1" w:rsidP="00D51A3C">
      <w:pPr>
        <w:shd w:val="clear" w:color="auto" w:fill="FFFFFF"/>
        <w:spacing w:after="120"/>
        <w:ind w:left="1440"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        END FOR</w:t>
      </w:r>
    </w:p>
    <w:p w14:paraId="08604B53" w14:textId="77777777" w:rsidR="00EA10D1" w:rsidRPr="001C719D" w:rsidRDefault="00EA10D1" w:rsidP="000E783B">
      <w:pPr>
        <w:shd w:val="clear" w:color="auto" w:fill="FFFFFF"/>
        <w:spacing w:after="120"/>
        <w:ind w:left="1440"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        // Converts time-domain samples to frequency domain</w:t>
      </w:r>
    </w:p>
    <w:p w14:paraId="713672F6" w14:textId="77777777" w:rsidR="00EA10D1" w:rsidRPr="001C719D" w:rsidRDefault="00EA10D1" w:rsidP="000E783B">
      <w:pPr>
        <w:shd w:val="clear" w:color="auto" w:fill="FFFFFF"/>
        <w:spacing w:after="120"/>
        <w:ind w:left="1440"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        SpectrumOutput = FastFourierTransform(ComplexFFTBuffer)</w:t>
      </w:r>
    </w:p>
    <w:p w14:paraId="50E52FF7" w14:textId="77777777" w:rsidR="00EA10D1" w:rsidRPr="001C719D" w:rsidRDefault="00EA10D1" w:rsidP="000E783B">
      <w:pPr>
        <w:shd w:val="clear" w:color="auto" w:fill="FFFFFF"/>
        <w:spacing w:after="120"/>
        <w:ind w:left="1440"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        // Get magnitude at specific target bins</w:t>
      </w:r>
    </w:p>
    <w:p w14:paraId="036E0674" w14:textId="77777777" w:rsidR="00EA10D1" w:rsidRPr="001C719D" w:rsidRDefault="00EA10D1" w:rsidP="000E783B">
      <w:pPr>
        <w:shd w:val="clear" w:color="auto" w:fill="FFFFFF"/>
        <w:spacing w:after="120"/>
        <w:ind w:left="1440"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        Amplitude_18k = Magnitude(SpectrumOutput[TargetIndex_18k])</w:t>
      </w:r>
    </w:p>
    <w:p w14:paraId="2EFA3CF3" w14:textId="77777777" w:rsidR="00EA10D1" w:rsidRPr="001C719D" w:rsidRDefault="00EA10D1" w:rsidP="000E783B">
      <w:pPr>
        <w:shd w:val="clear" w:color="auto" w:fill="FFFFFF"/>
        <w:spacing w:after="120"/>
        <w:ind w:left="1440"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        Amplitude_20k = Magnitude(SpectrumOutput[TargetIndex_20k])</w:t>
      </w:r>
    </w:p>
    <w:p w14:paraId="51010194" w14:textId="77777777" w:rsidR="00EA10D1" w:rsidRPr="001C719D" w:rsidRDefault="00EA10D1" w:rsidP="000E783B">
      <w:pPr>
        <w:shd w:val="clear" w:color="auto" w:fill="FFFFFF"/>
        <w:spacing w:after="120"/>
        <w:ind w:left="1440"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        // Demodulation Logic (Decision)</w:t>
      </w:r>
    </w:p>
    <w:p w14:paraId="2EA679A9" w14:textId="77777777" w:rsidR="00EA10D1" w:rsidRPr="001C719D" w:rsidRDefault="00EA10D1" w:rsidP="000E783B">
      <w:pPr>
        <w:shd w:val="clear" w:color="auto" w:fill="FFFFFF"/>
        <w:spacing w:after="120"/>
        <w:ind w:left="1440"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        DetectedLogicBit = -1  // Default state (Idle)</w:t>
      </w:r>
    </w:p>
    <w:p w14:paraId="43961BA4" w14:textId="77777777" w:rsidR="00EA10D1" w:rsidRPr="001C719D" w:rsidRDefault="00EA10D1" w:rsidP="000E783B">
      <w:pPr>
        <w:shd w:val="clear" w:color="auto" w:fill="FFFFFF"/>
        <w:spacing w:after="120"/>
        <w:ind w:left="1440"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        // Check if signal is above noise floor</w:t>
      </w:r>
    </w:p>
    <w:p w14:paraId="70AF34D9" w14:textId="77777777" w:rsidR="00EA10D1" w:rsidRPr="001C719D" w:rsidRDefault="00EA10D1" w:rsidP="000E783B">
      <w:pPr>
        <w:shd w:val="clear" w:color="auto" w:fill="FFFFFF"/>
        <w:spacing w:after="120"/>
        <w:ind w:left="1440"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        IF (Amplitude_18k &gt; NoiseThreshold OR Amplitude_20k &gt; NoiseThreshold):   </w:t>
      </w:r>
    </w:p>
    <w:p w14:paraId="0C8B539C" w14:textId="77777777" w:rsidR="00EA10D1" w:rsidRPr="001C719D" w:rsidRDefault="00EA10D1" w:rsidP="000E783B">
      <w:pPr>
        <w:shd w:val="clear" w:color="auto" w:fill="FFFFFF"/>
        <w:spacing w:after="120"/>
        <w:ind w:left="1440"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            // Compare which frequency is dominant</w:t>
      </w:r>
    </w:p>
    <w:p w14:paraId="58133501" w14:textId="77777777" w:rsidR="00EA10D1" w:rsidRPr="001C719D" w:rsidRDefault="00EA10D1" w:rsidP="000E783B">
      <w:pPr>
        <w:shd w:val="clear" w:color="auto" w:fill="FFFFFF"/>
        <w:spacing w:after="120"/>
        <w:ind w:left="1440"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            IF (Amplitude_20k &gt; Amplitude_18k):</w:t>
      </w:r>
    </w:p>
    <w:p w14:paraId="73E53D14" w14:textId="77777777" w:rsidR="00EA10D1" w:rsidRPr="001C719D" w:rsidRDefault="00EA10D1" w:rsidP="000E783B">
      <w:pPr>
        <w:shd w:val="clear" w:color="auto" w:fill="FFFFFF"/>
        <w:spacing w:after="120"/>
        <w:ind w:left="1440"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                DetectedLogicBit = 1</w:t>
      </w:r>
    </w:p>
    <w:p w14:paraId="3C6520AD" w14:textId="77777777" w:rsidR="00EA10D1" w:rsidRPr="001C719D" w:rsidRDefault="00EA10D1" w:rsidP="000E783B">
      <w:pPr>
        <w:shd w:val="clear" w:color="auto" w:fill="FFFFFF"/>
        <w:spacing w:after="120"/>
        <w:ind w:left="1440"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            ELSE:</w:t>
      </w:r>
    </w:p>
    <w:p w14:paraId="0EA362CB" w14:textId="77777777" w:rsidR="00EA10D1" w:rsidRPr="001C719D" w:rsidRDefault="00EA10D1" w:rsidP="000E783B">
      <w:pPr>
        <w:shd w:val="clear" w:color="auto" w:fill="FFFFFF"/>
        <w:spacing w:after="120"/>
        <w:ind w:left="1440"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                DetectedLogicBit = 0</w:t>
      </w:r>
    </w:p>
    <w:p w14:paraId="2D11C656" w14:textId="77777777" w:rsidR="00EA10D1" w:rsidRPr="001C719D" w:rsidRDefault="00EA10D1" w:rsidP="000E783B">
      <w:pPr>
        <w:shd w:val="clear" w:color="auto" w:fill="FFFFFF"/>
        <w:spacing w:after="120"/>
        <w:ind w:left="1440"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            END IF  </w:t>
      </w:r>
    </w:p>
    <w:p w14:paraId="1DF29AC0" w14:textId="77777777" w:rsidR="00EA10D1" w:rsidRPr="001C719D" w:rsidRDefault="00EA10D1" w:rsidP="000E783B">
      <w:pPr>
        <w:shd w:val="clear" w:color="auto" w:fill="FFFFFF"/>
        <w:spacing w:after="120"/>
        <w:ind w:left="1440"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        END IF</w:t>
      </w:r>
    </w:p>
    <w:p w14:paraId="7F27727E" w14:textId="77777777" w:rsidR="00EA10D1" w:rsidRPr="001C719D" w:rsidRDefault="00EA10D1" w:rsidP="000E783B">
      <w:pPr>
        <w:shd w:val="clear" w:color="auto" w:fill="FFFFFF"/>
        <w:spacing w:after="120"/>
        <w:ind w:left="1440"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        IF (DetectedLogicBit != -1):</w:t>
      </w:r>
    </w:p>
    <w:p w14:paraId="27603533" w14:textId="77777777" w:rsidR="00EA10D1" w:rsidRPr="001C719D" w:rsidRDefault="00EA10D1" w:rsidP="000E783B">
      <w:pPr>
        <w:shd w:val="clear" w:color="auto" w:fill="FFFFFF"/>
        <w:spacing w:after="120"/>
        <w:ind w:left="1440"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lastRenderedPageBreak/>
        <w:t xml:space="preserve">            ReceivedBitStream.append(DetectedLogicBit)</w:t>
      </w:r>
    </w:p>
    <w:p w14:paraId="30E5AEE2" w14:textId="77777777" w:rsidR="00EA10D1" w:rsidRPr="001C719D" w:rsidRDefault="00EA10D1" w:rsidP="000E783B">
      <w:pPr>
        <w:shd w:val="clear" w:color="auto" w:fill="FFFFFF"/>
        <w:spacing w:after="120"/>
        <w:ind w:left="1440"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            IF (PacketComplete(ReceivedBitStream)):</w:t>
      </w:r>
    </w:p>
    <w:p w14:paraId="7672E745" w14:textId="77777777" w:rsidR="00EA10D1" w:rsidRPr="001C719D" w:rsidRDefault="00EA10D1" w:rsidP="000E783B">
      <w:pPr>
        <w:shd w:val="clear" w:color="auto" w:fill="FFFFFF"/>
        <w:spacing w:after="120"/>
        <w:ind w:left="1440"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                 IsListening = FALSE</w:t>
      </w:r>
    </w:p>
    <w:p w14:paraId="311F33BC" w14:textId="77777777" w:rsidR="00EA10D1" w:rsidRPr="001C719D" w:rsidRDefault="00EA10D1" w:rsidP="000E783B">
      <w:pPr>
        <w:shd w:val="clear" w:color="auto" w:fill="FFFFFF"/>
        <w:spacing w:after="120"/>
        <w:ind w:left="1440"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            END IF</w:t>
      </w:r>
    </w:p>
    <w:p w14:paraId="15107BE8" w14:textId="77777777" w:rsidR="00EA10D1" w:rsidRPr="001C719D" w:rsidRDefault="00EA10D1" w:rsidP="000E783B">
      <w:pPr>
        <w:shd w:val="clear" w:color="auto" w:fill="FFFFFF"/>
        <w:spacing w:after="120"/>
        <w:ind w:left="1440"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        END IF</w:t>
      </w:r>
    </w:p>
    <w:p w14:paraId="346E2722" w14:textId="77777777" w:rsidR="00EA10D1" w:rsidRPr="001C719D" w:rsidRDefault="00EA10D1" w:rsidP="000E783B">
      <w:pPr>
        <w:shd w:val="clear" w:color="auto" w:fill="FFFFFF"/>
        <w:spacing w:after="120"/>
        <w:ind w:left="1440"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    END WHILE</w:t>
      </w:r>
    </w:p>
    <w:p w14:paraId="00E01182" w14:textId="77777777" w:rsidR="00EA10D1" w:rsidRPr="001C719D" w:rsidRDefault="00EA10D1" w:rsidP="000E783B">
      <w:pPr>
        <w:shd w:val="clear" w:color="auto" w:fill="FFFFFF"/>
        <w:spacing w:after="120"/>
        <w:ind w:left="1440"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4. Cleanup</w:t>
      </w:r>
    </w:p>
    <w:p w14:paraId="2F0C46A6" w14:textId="77777777" w:rsidR="00EA10D1" w:rsidRPr="001C719D" w:rsidRDefault="00EA10D1" w:rsidP="000E783B">
      <w:pPr>
        <w:shd w:val="clear" w:color="auto" w:fill="FFFFFF"/>
        <w:spacing w:after="120"/>
        <w:ind w:left="1440"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    AudioInput.stop()</w:t>
      </w:r>
    </w:p>
    <w:p w14:paraId="04FF1E68" w14:textId="77777777" w:rsidR="00EA10D1" w:rsidRPr="001C719D" w:rsidRDefault="00EA10D1" w:rsidP="000E783B">
      <w:pPr>
        <w:shd w:val="clear" w:color="auto" w:fill="FFFFFF"/>
        <w:spacing w:after="120"/>
        <w:ind w:left="1440"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    AudioInput.release()</w:t>
      </w:r>
    </w:p>
    <w:p w14:paraId="06202423" w14:textId="0AE4AABC" w:rsidR="000562F9" w:rsidRDefault="00EA10D1" w:rsidP="00D51A3C">
      <w:pPr>
        <w:shd w:val="clear" w:color="auto" w:fill="FFFFFF"/>
        <w:spacing w:after="120"/>
        <w:ind w:left="1440" w:right="580"/>
        <w:jc w:val="left"/>
        <w:rPr>
          <w:rFonts w:asciiTheme="minorBidi" w:eastAsia="Times New Roman" w:hAnsiTheme="minorBidi"/>
          <w:sz w:val="24"/>
          <w:szCs w:val="24"/>
          <w:rtl/>
          <w:lang w:val="en-US"/>
        </w:rPr>
      </w:pPr>
      <w:r w:rsidRPr="001C719D">
        <w:rPr>
          <w:rFonts w:asciiTheme="minorBidi" w:eastAsia="Times New Roman" w:hAnsiTheme="minorBidi"/>
          <w:sz w:val="24"/>
          <w:szCs w:val="24"/>
          <w:lang w:val="en-US"/>
        </w:rPr>
        <w:t>END FUNCTION</w:t>
      </w:r>
    </w:p>
    <w:p w14:paraId="02414178" w14:textId="77777777" w:rsidR="00C61896" w:rsidRDefault="00C61896" w:rsidP="00D51A3C">
      <w:pPr>
        <w:shd w:val="clear" w:color="auto" w:fill="FFFFFF"/>
        <w:spacing w:after="120"/>
        <w:ind w:left="1440" w:right="580"/>
        <w:jc w:val="left"/>
        <w:rPr>
          <w:rFonts w:asciiTheme="minorBidi" w:eastAsia="Times New Roman" w:hAnsiTheme="minorBidi"/>
          <w:sz w:val="24"/>
          <w:szCs w:val="24"/>
          <w:lang w:val="en-US"/>
        </w:rPr>
      </w:pPr>
    </w:p>
    <w:p w14:paraId="1A1718DA" w14:textId="2797FF34" w:rsidR="000562F9" w:rsidRPr="00A24FD5" w:rsidRDefault="000562F9" w:rsidP="000E783B">
      <w:pPr>
        <w:shd w:val="clear" w:color="auto" w:fill="FFFFFF"/>
        <w:spacing w:after="120"/>
        <w:ind w:right="580"/>
        <w:jc w:val="left"/>
        <w:rPr>
          <w:rFonts w:asciiTheme="minorBidi" w:eastAsia="Times New Roman" w:hAnsiTheme="minorBidi"/>
          <w:b/>
          <w:bCs/>
          <w:sz w:val="24"/>
          <w:szCs w:val="24"/>
          <w:lang w:val="en-US"/>
        </w:rPr>
      </w:pPr>
      <w:r w:rsidRPr="00A24FD5">
        <w:rPr>
          <w:rFonts w:asciiTheme="minorBidi" w:eastAsia="Times New Roman" w:hAnsiTheme="minorBidi"/>
          <w:b/>
          <w:bCs/>
          <w:sz w:val="24"/>
          <w:szCs w:val="24"/>
          <w:lang w:val="en-US"/>
        </w:rPr>
        <w:t>3.2.</w:t>
      </w:r>
      <w:r w:rsidR="00217392">
        <w:rPr>
          <w:rFonts w:asciiTheme="minorBidi" w:eastAsia="Times New Roman" w:hAnsiTheme="minorBidi"/>
          <w:b/>
          <w:bCs/>
          <w:sz w:val="24"/>
          <w:szCs w:val="24"/>
          <w:lang w:val="en-US"/>
        </w:rPr>
        <w:t>5</w:t>
      </w:r>
      <w:r w:rsidR="00217392" w:rsidRPr="00A24FD5">
        <w:rPr>
          <w:rFonts w:asciiTheme="minorBidi" w:eastAsia="Times New Roman" w:hAnsiTheme="minorBidi"/>
          <w:b/>
          <w:bCs/>
          <w:sz w:val="24"/>
          <w:szCs w:val="24"/>
          <w:lang w:val="en-US"/>
        </w:rPr>
        <w:t xml:space="preserve"> </w:t>
      </w:r>
      <w:r w:rsidRPr="00A24FD5">
        <w:rPr>
          <w:rFonts w:asciiTheme="minorBidi" w:eastAsia="Times New Roman" w:hAnsiTheme="minorBidi"/>
          <w:b/>
          <w:bCs/>
          <w:sz w:val="24"/>
          <w:szCs w:val="24"/>
          <w:lang w:val="en-US"/>
        </w:rPr>
        <w:t>Collision Avoidance Algorithm (CSMA/CA)</w:t>
      </w:r>
      <w:r w:rsidR="001C719D" w:rsidRPr="001C719D">
        <w:rPr>
          <w:rFonts w:asciiTheme="minorBidi" w:eastAsia="Times New Roman" w:hAnsiTheme="minorBidi"/>
          <w:b/>
          <w:bCs/>
          <w:sz w:val="24"/>
          <w:szCs w:val="24"/>
          <w:lang w:val="en-US"/>
        </w:rPr>
        <w:t>:</w:t>
      </w:r>
    </w:p>
    <w:p w14:paraId="03211746" w14:textId="77777777" w:rsidR="000562F9" w:rsidRPr="00A24FD5" w:rsidRDefault="000562F9" w:rsidP="000E783B">
      <w:pPr>
        <w:shd w:val="clear" w:color="auto" w:fill="FFFFFF"/>
        <w:spacing w:after="120"/>
        <w:ind w:left="1083" w:right="580"/>
        <w:jc w:val="left"/>
        <w:rPr>
          <w:rFonts w:asciiTheme="minorBidi" w:eastAsia="Times New Roman" w:hAnsiTheme="minorBidi"/>
          <w:sz w:val="24"/>
          <w:szCs w:val="24"/>
          <w:lang w:val="en-US"/>
        </w:rPr>
      </w:pPr>
      <w:r w:rsidRPr="00A24FD5">
        <w:rPr>
          <w:rFonts w:asciiTheme="minorBidi" w:eastAsia="Times New Roman" w:hAnsiTheme="minorBidi"/>
          <w:sz w:val="24"/>
          <w:szCs w:val="24"/>
          <w:lang w:val="en-US"/>
        </w:rPr>
        <w:t>Since collision detection is nearly impossible in wireless acoustic networks, the system relies heavily on a specialized Carrier-Sense Multiple Access with Collision Avoidance (CSMA/CA) protocol, designed to support a network of up to 15 devices in the optimal reception area (2-meter radius). The protocol utilizes unique, prime number-based waiting periods to minimize collision probability.</w:t>
      </w:r>
    </w:p>
    <w:p w14:paraId="27869520" w14:textId="4B362CB9" w:rsidR="000562F9" w:rsidRPr="00A24FD5" w:rsidRDefault="000562F9" w:rsidP="000E783B">
      <w:pPr>
        <w:shd w:val="clear" w:color="auto" w:fill="FFFFFF"/>
        <w:spacing w:after="120"/>
        <w:ind w:left="1083" w:right="580"/>
        <w:jc w:val="left"/>
        <w:rPr>
          <w:rFonts w:asciiTheme="minorBidi" w:eastAsia="Times New Roman" w:hAnsiTheme="minorBidi"/>
          <w:b/>
          <w:bCs/>
          <w:sz w:val="24"/>
          <w:szCs w:val="24"/>
          <w:lang w:val="en-US"/>
        </w:rPr>
      </w:pPr>
      <w:r w:rsidRPr="00A24FD5">
        <w:rPr>
          <w:rFonts w:asciiTheme="minorBidi" w:eastAsia="Times New Roman" w:hAnsiTheme="minorBidi"/>
          <w:b/>
          <w:bCs/>
          <w:sz w:val="24"/>
          <w:szCs w:val="24"/>
          <w:lang w:val="en-US"/>
        </w:rPr>
        <w:t>A. Waiting Periods (IFG)</w:t>
      </w:r>
      <w:r w:rsidR="001C719D" w:rsidRPr="001C719D">
        <w:rPr>
          <w:rFonts w:asciiTheme="minorBidi" w:eastAsia="Times New Roman" w:hAnsiTheme="minorBidi"/>
          <w:b/>
          <w:bCs/>
          <w:sz w:val="24"/>
          <w:szCs w:val="24"/>
          <w:lang w:val="en-US"/>
        </w:rPr>
        <w:t>:</w:t>
      </w:r>
    </w:p>
    <w:p w14:paraId="7113A50C" w14:textId="77777777" w:rsidR="000562F9" w:rsidRPr="00A24FD5" w:rsidRDefault="000562F9" w:rsidP="000E783B">
      <w:pPr>
        <w:shd w:val="clear" w:color="auto" w:fill="FFFFFF"/>
        <w:spacing w:after="120"/>
        <w:ind w:left="1083" w:right="580"/>
        <w:jc w:val="left"/>
        <w:rPr>
          <w:rFonts w:asciiTheme="minorBidi" w:eastAsia="Times New Roman" w:hAnsiTheme="minorBidi"/>
          <w:sz w:val="24"/>
          <w:szCs w:val="24"/>
          <w:lang w:val="en-US"/>
        </w:rPr>
      </w:pPr>
      <w:r w:rsidRPr="00A24FD5">
        <w:rPr>
          <w:rFonts w:asciiTheme="minorBidi" w:eastAsia="Times New Roman" w:hAnsiTheme="minorBidi"/>
          <w:sz w:val="24"/>
          <w:szCs w:val="24"/>
          <w:lang w:val="en-US"/>
        </w:rPr>
        <w:t>Each device is assigned two unique prime numbers to calculate its waiting periods (Inter-Frame Gap, or IFG):</w:t>
      </w:r>
    </w:p>
    <w:p w14:paraId="19AFA596" w14:textId="77777777" w:rsidR="000562F9" w:rsidRPr="00A24FD5" w:rsidRDefault="000562F9" w:rsidP="000E783B">
      <w:pPr>
        <w:shd w:val="clear" w:color="auto" w:fill="FFFFFF"/>
        <w:spacing w:after="120"/>
        <w:ind w:left="1083" w:right="580"/>
        <w:jc w:val="left"/>
        <w:rPr>
          <w:rFonts w:asciiTheme="minorBidi" w:eastAsia="Times New Roman" w:hAnsiTheme="minorBidi"/>
          <w:sz w:val="24"/>
          <w:szCs w:val="24"/>
          <w:lang w:val="en-US"/>
        </w:rPr>
      </w:pPr>
      <w:r w:rsidRPr="00A24FD5">
        <w:rPr>
          <w:rFonts w:asciiTheme="minorBidi" w:eastAsia="Times New Roman" w:hAnsiTheme="minorBidi"/>
          <w:b/>
          <w:bCs/>
          <w:sz w:val="24"/>
          <w:szCs w:val="24"/>
          <w:lang w:val="en-US"/>
        </w:rPr>
        <w:t>1.  Regular Base Waiting Period (RBWP):</w:t>
      </w:r>
      <w:r w:rsidRPr="00A24FD5">
        <w:rPr>
          <w:rFonts w:asciiTheme="minorBidi" w:eastAsia="Times New Roman" w:hAnsiTheme="minorBidi"/>
          <w:sz w:val="24"/>
          <w:szCs w:val="24"/>
          <w:lang w:val="en-US"/>
        </w:rPr>
        <w:t xml:space="preserve"> A high prime number (range 2503–4493). This determines the main cycle period (approximately 5 minutes) between regular transmission attempts.</w:t>
      </w:r>
    </w:p>
    <w:p w14:paraId="02703873" w14:textId="77777777" w:rsidR="000562F9" w:rsidRPr="00A24FD5" w:rsidRDefault="000562F9" w:rsidP="000E783B">
      <w:pPr>
        <w:shd w:val="clear" w:color="auto" w:fill="FFFFFF"/>
        <w:spacing w:after="120"/>
        <w:ind w:left="1083" w:right="580"/>
        <w:jc w:val="left"/>
        <w:rPr>
          <w:rFonts w:asciiTheme="minorBidi" w:eastAsia="Times New Roman" w:hAnsiTheme="minorBidi"/>
          <w:sz w:val="24"/>
          <w:szCs w:val="24"/>
          <w:lang w:val="en-US"/>
        </w:rPr>
      </w:pPr>
      <w:r w:rsidRPr="00A24FD5">
        <w:rPr>
          <w:rFonts w:asciiTheme="minorBidi" w:eastAsia="Times New Roman" w:hAnsiTheme="minorBidi"/>
          <w:b/>
          <w:bCs/>
          <w:sz w:val="24"/>
          <w:szCs w:val="24"/>
          <w:lang w:val="en-US"/>
        </w:rPr>
        <w:t xml:space="preserve">2.  Minimal Base Waiting Period (MBWP): </w:t>
      </w:r>
      <w:r w:rsidRPr="00A24FD5">
        <w:rPr>
          <w:rFonts w:asciiTheme="minorBidi" w:eastAsia="Times New Roman" w:hAnsiTheme="minorBidi"/>
          <w:sz w:val="24"/>
          <w:szCs w:val="24"/>
          <w:lang w:val="en-US"/>
        </w:rPr>
        <w:t>A lower prime number (range 59–1499). This is used as a shorter waiting period in case of a busy channel or a detected error/collision, to ensure the device gets another chance to transmit quickly (avoiding starvation).</w:t>
      </w:r>
    </w:p>
    <w:p w14:paraId="263235CC" w14:textId="77777777" w:rsidR="000562F9" w:rsidRPr="00A24FD5" w:rsidRDefault="000562F9" w:rsidP="000E783B">
      <w:pPr>
        <w:shd w:val="clear" w:color="auto" w:fill="FFFFFF"/>
        <w:spacing w:after="120"/>
        <w:ind w:left="1083" w:right="580"/>
        <w:jc w:val="left"/>
        <w:rPr>
          <w:rFonts w:asciiTheme="minorBidi" w:eastAsia="Times New Roman" w:hAnsiTheme="minorBidi"/>
          <w:b/>
          <w:bCs/>
          <w:sz w:val="24"/>
          <w:szCs w:val="24"/>
          <w:lang w:val="en-US"/>
        </w:rPr>
      </w:pPr>
      <w:r w:rsidRPr="00A24FD5">
        <w:rPr>
          <w:rFonts w:asciiTheme="minorBidi" w:eastAsia="Times New Roman" w:hAnsiTheme="minorBidi"/>
          <w:b/>
          <w:bCs/>
          <w:sz w:val="24"/>
          <w:szCs w:val="24"/>
          <w:lang w:val="en-US"/>
        </w:rPr>
        <w:t>B. The CSMA/CA Protocol Flow:</w:t>
      </w:r>
    </w:p>
    <w:p w14:paraId="6F46986B" w14:textId="77777777" w:rsidR="000562F9" w:rsidRPr="00A24FD5" w:rsidRDefault="000562F9" w:rsidP="000E783B">
      <w:pPr>
        <w:shd w:val="clear" w:color="auto" w:fill="FFFFFF"/>
        <w:spacing w:after="120"/>
        <w:ind w:left="1083" w:right="580"/>
        <w:jc w:val="left"/>
        <w:rPr>
          <w:rFonts w:asciiTheme="minorBidi" w:eastAsia="Times New Roman" w:hAnsiTheme="minorBidi"/>
          <w:sz w:val="24"/>
          <w:szCs w:val="24"/>
          <w:lang w:val="en-US"/>
        </w:rPr>
      </w:pPr>
      <w:r w:rsidRPr="00A24FD5">
        <w:rPr>
          <w:rFonts w:asciiTheme="minorBidi" w:eastAsia="Times New Roman" w:hAnsiTheme="minorBidi"/>
          <w:sz w:val="24"/>
          <w:szCs w:val="24"/>
          <w:lang w:val="en-US"/>
        </w:rPr>
        <w:t>The device continually cycles between listening and transmitting based on the timer (RBWP or MBWP).</w:t>
      </w:r>
    </w:p>
    <w:p w14:paraId="02523264" w14:textId="44FC8257" w:rsidR="000562F9" w:rsidRPr="00A24FD5" w:rsidRDefault="000562F9" w:rsidP="000E783B">
      <w:pPr>
        <w:shd w:val="clear" w:color="auto" w:fill="FFFFFF"/>
        <w:spacing w:after="120"/>
        <w:ind w:left="1083" w:right="580"/>
        <w:jc w:val="left"/>
        <w:rPr>
          <w:rFonts w:asciiTheme="minorBidi" w:eastAsia="Times New Roman" w:hAnsiTheme="minorBidi"/>
          <w:sz w:val="24"/>
          <w:szCs w:val="24"/>
          <w:lang w:val="en-US"/>
        </w:rPr>
      </w:pPr>
      <w:r w:rsidRPr="00A24FD5">
        <w:rPr>
          <w:rFonts w:asciiTheme="minorBidi" w:eastAsia="Times New Roman" w:hAnsiTheme="minorBidi"/>
          <w:b/>
          <w:bCs/>
          <w:sz w:val="24"/>
          <w:szCs w:val="24"/>
          <w:lang w:val="en-US"/>
        </w:rPr>
        <w:t>1</w:t>
      </w:r>
      <w:r w:rsidR="00EA459D" w:rsidRPr="00A24FD5">
        <w:rPr>
          <w:rFonts w:asciiTheme="minorBidi" w:eastAsia="Times New Roman" w:hAnsiTheme="minorBidi"/>
          <w:b/>
          <w:bCs/>
          <w:sz w:val="24"/>
          <w:szCs w:val="24"/>
          <w:lang w:val="en-US"/>
        </w:rPr>
        <w:t>. Frame</w:t>
      </w:r>
      <w:r w:rsidRPr="00A24FD5">
        <w:rPr>
          <w:rFonts w:asciiTheme="minorBidi" w:eastAsia="Times New Roman" w:hAnsiTheme="minorBidi"/>
          <w:b/>
          <w:bCs/>
          <w:sz w:val="24"/>
          <w:szCs w:val="24"/>
          <w:lang w:val="en-US"/>
        </w:rPr>
        <w:t xml:space="preserve"> Ready (RBWP Timeout):</w:t>
      </w:r>
      <w:r w:rsidRPr="00A24FD5">
        <w:rPr>
          <w:rFonts w:asciiTheme="minorBidi" w:eastAsia="Times New Roman" w:hAnsiTheme="minorBidi"/>
          <w:sz w:val="24"/>
          <w:szCs w:val="24"/>
          <w:lang w:val="en-US"/>
        </w:rPr>
        <w:t xml:space="preserve"> When the RBWP timer expires, the device prepares to transmit.</w:t>
      </w:r>
    </w:p>
    <w:p w14:paraId="2663E100" w14:textId="407B5A76" w:rsidR="000562F9" w:rsidRPr="00A24FD5" w:rsidRDefault="000562F9" w:rsidP="000E783B">
      <w:pPr>
        <w:shd w:val="clear" w:color="auto" w:fill="FFFFFF"/>
        <w:spacing w:after="120"/>
        <w:ind w:left="1083" w:right="580"/>
        <w:jc w:val="left"/>
        <w:rPr>
          <w:rFonts w:asciiTheme="minorBidi" w:eastAsia="Times New Roman" w:hAnsiTheme="minorBidi"/>
          <w:sz w:val="24"/>
          <w:szCs w:val="24"/>
          <w:lang w:val="en-US"/>
        </w:rPr>
      </w:pPr>
      <w:r w:rsidRPr="00A24FD5">
        <w:rPr>
          <w:rFonts w:asciiTheme="minorBidi" w:eastAsia="Times New Roman" w:hAnsiTheme="minorBidi"/>
          <w:b/>
          <w:bCs/>
          <w:sz w:val="24"/>
          <w:szCs w:val="24"/>
          <w:lang w:val="en-US"/>
        </w:rPr>
        <w:t>2.  Channel Check:</w:t>
      </w:r>
      <w:r w:rsidRPr="00A24FD5">
        <w:rPr>
          <w:rFonts w:asciiTheme="minorBidi" w:eastAsia="Times New Roman" w:hAnsiTheme="minorBidi"/>
          <w:sz w:val="24"/>
          <w:szCs w:val="24"/>
          <w:lang w:val="en-US"/>
        </w:rPr>
        <w:t xml:space="preserve"> The device </w:t>
      </w:r>
      <w:del w:id="61" w:author="אלנה רווה" w:date="2026-05-11T11:45:00Z">
        <w:r w:rsidR="00A24FD5" w:rsidRPr="00A24FD5" w:rsidDel="00E77409">
          <w:rPr>
            <w:rFonts w:asciiTheme="minorBidi" w:eastAsia="Times New Roman" w:hAnsiTheme="minorBidi"/>
            <w:sz w:val="24"/>
            <w:szCs w:val="24"/>
            <w:lang w:val="en-US"/>
          </w:rPr>
          <w:delText>checks</w:delText>
        </w:r>
        <w:r w:rsidR="00A24FD5" w:rsidDel="00E77409">
          <w:rPr>
            <w:rFonts w:asciiTheme="minorBidi" w:eastAsia="Times New Roman" w:hAnsiTheme="minorBidi"/>
            <w:sz w:val="24"/>
            <w:szCs w:val="24"/>
            <w:lang w:val="en-US"/>
          </w:rPr>
          <w:delText>:</w:delText>
        </w:r>
        <w:r w:rsidRPr="00A24FD5" w:rsidDel="00E77409">
          <w:rPr>
            <w:rFonts w:asciiTheme="minorBidi" w:eastAsia="Times New Roman" w:hAnsiTheme="minorBidi"/>
            <w:sz w:val="24"/>
            <w:szCs w:val="24"/>
            <w:lang w:val="en-US"/>
          </w:rPr>
          <w:delText>if</w:delText>
        </w:r>
      </w:del>
      <w:ins w:id="62" w:author="אלנה רווה" w:date="2026-05-11T11:45:00Z">
        <w:r w:rsidR="00E77409" w:rsidRPr="00A24FD5">
          <w:rPr>
            <w:rFonts w:asciiTheme="minorBidi" w:eastAsia="Times New Roman" w:hAnsiTheme="minorBidi"/>
            <w:sz w:val="24"/>
            <w:szCs w:val="24"/>
            <w:lang w:val="en-US"/>
          </w:rPr>
          <w:t>checks</w:t>
        </w:r>
        <w:r w:rsidR="00E77409">
          <w:rPr>
            <w:rFonts w:asciiTheme="minorBidi" w:eastAsia="Times New Roman" w:hAnsiTheme="minorBidi"/>
            <w:sz w:val="24"/>
            <w:szCs w:val="24"/>
            <w:lang w:val="en-US"/>
          </w:rPr>
          <w:t>:</w:t>
        </w:r>
        <w:r w:rsidR="00E77409" w:rsidRPr="00A24FD5">
          <w:rPr>
            <w:rFonts w:asciiTheme="minorBidi" w:eastAsia="Times New Roman" w:hAnsiTheme="minorBidi"/>
            <w:sz w:val="24"/>
            <w:szCs w:val="24"/>
            <w:lang w:val="en-US"/>
          </w:rPr>
          <w:t xml:space="preserve"> if</w:t>
        </w:r>
      </w:ins>
      <w:r w:rsidRPr="00A24FD5">
        <w:rPr>
          <w:rFonts w:asciiTheme="minorBidi" w:eastAsia="Times New Roman" w:hAnsiTheme="minorBidi"/>
          <w:sz w:val="24"/>
          <w:szCs w:val="24"/>
          <w:lang w:val="en-US"/>
        </w:rPr>
        <w:t xml:space="preserve"> the frequency (18–20 </w:t>
      </w:r>
      <w:r w:rsidR="005018ED" w:rsidRPr="00A24FD5">
        <w:rPr>
          <w:rFonts w:asciiTheme="minorBidi" w:eastAsia="Times New Roman" w:hAnsiTheme="minorBidi"/>
          <w:sz w:val="24"/>
          <w:szCs w:val="24"/>
          <w:lang w:val="en-US"/>
        </w:rPr>
        <w:t>KHZ</w:t>
      </w:r>
      <w:r w:rsidRPr="00A24FD5">
        <w:rPr>
          <w:rFonts w:asciiTheme="minorBidi" w:eastAsia="Times New Roman" w:hAnsiTheme="minorBidi"/>
          <w:sz w:val="24"/>
          <w:szCs w:val="24"/>
          <w:lang w:val="en-US"/>
        </w:rPr>
        <w:t>) is idle (silent) or busy (not silent).</w:t>
      </w:r>
    </w:p>
    <w:p w14:paraId="60BB7918" w14:textId="056DD3CC" w:rsidR="000562F9" w:rsidRPr="003F3E79" w:rsidRDefault="000562F9" w:rsidP="000E783B">
      <w:pPr>
        <w:shd w:val="clear" w:color="auto" w:fill="FFFFFF"/>
        <w:spacing w:after="120"/>
        <w:ind w:left="1083" w:right="580"/>
        <w:jc w:val="left"/>
        <w:rPr>
          <w:rFonts w:asciiTheme="minorBidi" w:eastAsia="Times New Roman" w:hAnsiTheme="minorBidi"/>
          <w:sz w:val="24"/>
          <w:szCs w:val="24"/>
          <w:lang w:val="en-US"/>
        </w:rPr>
      </w:pPr>
      <w:r w:rsidRPr="003F3E79">
        <w:rPr>
          <w:rFonts w:asciiTheme="minorBidi" w:eastAsia="Times New Roman" w:hAnsiTheme="minorBidi"/>
          <w:b/>
          <w:bCs/>
          <w:sz w:val="24"/>
          <w:szCs w:val="24"/>
          <w:lang w:val="en-US"/>
        </w:rPr>
        <w:t>3</w:t>
      </w:r>
      <w:r w:rsidR="00EA459D" w:rsidRPr="003F3E79">
        <w:rPr>
          <w:rFonts w:asciiTheme="minorBidi" w:eastAsia="Times New Roman" w:hAnsiTheme="minorBidi"/>
          <w:b/>
          <w:bCs/>
          <w:sz w:val="24"/>
          <w:szCs w:val="24"/>
          <w:lang w:val="en-US"/>
        </w:rPr>
        <w:t>. If</w:t>
      </w:r>
      <w:r w:rsidRPr="003F3E79">
        <w:rPr>
          <w:rFonts w:asciiTheme="minorBidi" w:eastAsia="Times New Roman" w:hAnsiTheme="minorBidi"/>
          <w:b/>
          <w:bCs/>
          <w:sz w:val="24"/>
          <w:szCs w:val="24"/>
          <w:lang w:val="en-US"/>
        </w:rPr>
        <w:t xml:space="preserve"> Busy:</w:t>
      </w:r>
      <w:r w:rsidRPr="003F3E79">
        <w:rPr>
          <w:rFonts w:asciiTheme="minorBidi" w:eastAsia="Times New Roman" w:hAnsiTheme="minorBidi"/>
          <w:sz w:val="24"/>
          <w:szCs w:val="24"/>
          <w:lang w:val="en-US"/>
        </w:rPr>
        <w:t xml:space="preserve"> The device immediately </w:t>
      </w:r>
      <w:commentRangeStart w:id="63"/>
      <w:r w:rsidRPr="003F3E79">
        <w:rPr>
          <w:rFonts w:asciiTheme="minorBidi" w:eastAsia="Times New Roman" w:hAnsiTheme="minorBidi"/>
          <w:sz w:val="24"/>
          <w:szCs w:val="24"/>
          <w:lang w:val="en-US"/>
        </w:rPr>
        <w:t>starts listeni</w:t>
      </w:r>
      <w:ins w:id="64" w:author="יוני גרינברג" w:date="2026-05-16T10:57:00Z">
        <w:r w:rsidR="0037676A">
          <w:rPr>
            <w:rFonts w:asciiTheme="minorBidi" w:eastAsia="Times New Roman" w:hAnsiTheme="minorBidi"/>
            <w:sz w:val="24"/>
            <w:szCs w:val="24"/>
            <w:lang w:val="en-US"/>
          </w:rPr>
          <w:t xml:space="preserve">ng </w:t>
        </w:r>
      </w:ins>
      <w:del w:id="65" w:author="יוני גרינברג" w:date="2026-05-16T10:58:00Z">
        <w:r w:rsidR="004909AF" w:rsidRPr="003F3E79" w:rsidDel="0037676A">
          <w:rPr>
            <w:rFonts w:asciiTheme="minorBidi" w:eastAsia="Times New Roman" w:hAnsiTheme="minorBidi"/>
            <w:sz w:val="24"/>
            <w:szCs w:val="24"/>
            <w:lang w:val="en-US"/>
          </w:rPr>
          <w:delText>to</w:delText>
        </w:r>
      </w:del>
      <w:r w:rsidRPr="003F3E79">
        <w:rPr>
          <w:rFonts w:asciiTheme="minorBidi" w:eastAsia="Times New Roman" w:hAnsiTheme="minorBidi"/>
          <w:sz w:val="24"/>
          <w:szCs w:val="24"/>
          <w:lang w:val="en-US"/>
        </w:rPr>
        <w:t xml:space="preserve">for </w:t>
      </w:r>
      <w:commentRangeEnd w:id="63"/>
      <w:r w:rsidR="00FC6636" w:rsidRPr="003F3E79">
        <w:rPr>
          <w:rStyle w:val="CommentReference"/>
          <w:rFonts w:asciiTheme="minorBidi" w:eastAsia="Times New Roman" w:hAnsiTheme="minorBidi"/>
          <w:sz w:val="24"/>
          <w:szCs w:val="24"/>
          <w:lang w:val="en-US"/>
        </w:rPr>
        <w:commentReference w:id="63"/>
      </w:r>
      <w:r w:rsidRPr="003F3E79">
        <w:rPr>
          <w:rFonts w:asciiTheme="minorBidi" w:eastAsia="Times New Roman" w:hAnsiTheme="minorBidi"/>
          <w:sz w:val="24"/>
          <w:szCs w:val="24"/>
          <w:lang w:val="en-US"/>
        </w:rPr>
        <w:t>MBWP. After MBWP, it checks the channel again. It remains in this MBWP loop until the channel is clear, preventing starvation.</w:t>
      </w:r>
    </w:p>
    <w:p w14:paraId="13217220" w14:textId="3CE00726" w:rsidR="000562F9" w:rsidRPr="003F3E79" w:rsidRDefault="000562F9" w:rsidP="000E783B">
      <w:pPr>
        <w:shd w:val="clear" w:color="auto" w:fill="FFFFFF"/>
        <w:spacing w:after="120"/>
        <w:ind w:left="1083" w:right="580"/>
        <w:jc w:val="left"/>
        <w:rPr>
          <w:rFonts w:asciiTheme="minorBidi" w:eastAsia="Times New Roman" w:hAnsiTheme="minorBidi"/>
          <w:sz w:val="24"/>
          <w:szCs w:val="24"/>
          <w:lang w:val="en-US"/>
        </w:rPr>
      </w:pPr>
      <w:r w:rsidRPr="003F3E79">
        <w:rPr>
          <w:rFonts w:asciiTheme="minorBidi" w:eastAsia="Times New Roman" w:hAnsiTheme="minorBidi"/>
          <w:b/>
          <w:bCs/>
          <w:sz w:val="24"/>
          <w:szCs w:val="24"/>
          <w:lang w:val="en-US"/>
        </w:rPr>
        <w:lastRenderedPageBreak/>
        <w:t>4</w:t>
      </w:r>
      <w:r w:rsidR="00EA459D" w:rsidRPr="003F3E79">
        <w:rPr>
          <w:rFonts w:asciiTheme="minorBidi" w:eastAsia="Times New Roman" w:hAnsiTheme="minorBidi"/>
          <w:b/>
          <w:bCs/>
          <w:sz w:val="24"/>
          <w:szCs w:val="24"/>
          <w:lang w:val="en-US"/>
        </w:rPr>
        <w:t>. If</w:t>
      </w:r>
      <w:r w:rsidRPr="003F3E79">
        <w:rPr>
          <w:rFonts w:asciiTheme="minorBidi" w:eastAsia="Times New Roman" w:hAnsiTheme="minorBidi"/>
          <w:b/>
          <w:bCs/>
          <w:sz w:val="24"/>
          <w:szCs w:val="24"/>
          <w:lang w:val="en-US"/>
        </w:rPr>
        <w:t xml:space="preserve"> Idle:</w:t>
      </w:r>
      <w:r w:rsidRPr="003F3E79">
        <w:rPr>
          <w:rFonts w:asciiTheme="minorBidi" w:eastAsia="Times New Roman" w:hAnsiTheme="minorBidi"/>
          <w:sz w:val="24"/>
          <w:szCs w:val="24"/>
          <w:lang w:val="en-US"/>
        </w:rPr>
        <w:t xml:space="preserve"> The device transmits the frame.</w:t>
      </w:r>
    </w:p>
    <w:p w14:paraId="0523F864" w14:textId="04AD9F24" w:rsidR="000562F9" w:rsidRPr="003F3E79" w:rsidRDefault="000562F9" w:rsidP="000E783B">
      <w:pPr>
        <w:shd w:val="clear" w:color="auto" w:fill="FFFFFF"/>
        <w:spacing w:after="120"/>
        <w:ind w:left="1083" w:right="580"/>
        <w:jc w:val="left"/>
        <w:rPr>
          <w:rFonts w:asciiTheme="minorBidi" w:eastAsia="Times New Roman" w:hAnsiTheme="minorBidi"/>
          <w:sz w:val="24"/>
          <w:szCs w:val="24"/>
          <w:lang w:val="en-US"/>
        </w:rPr>
      </w:pPr>
      <w:r w:rsidRPr="003F3E79">
        <w:rPr>
          <w:rFonts w:asciiTheme="minorBidi" w:eastAsia="Times New Roman" w:hAnsiTheme="minorBidi"/>
          <w:b/>
          <w:bCs/>
          <w:sz w:val="24"/>
          <w:szCs w:val="24"/>
          <w:lang w:val="en-US"/>
        </w:rPr>
        <w:t>5</w:t>
      </w:r>
      <w:r w:rsidR="00EA459D" w:rsidRPr="003F3E79">
        <w:rPr>
          <w:rFonts w:asciiTheme="minorBidi" w:eastAsia="Times New Roman" w:hAnsiTheme="minorBidi"/>
          <w:b/>
          <w:bCs/>
          <w:sz w:val="24"/>
          <w:szCs w:val="24"/>
          <w:lang w:val="en-US"/>
        </w:rPr>
        <w:t>. Wait</w:t>
      </w:r>
      <w:r w:rsidRPr="003F3E79">
        <w:rPr>
          <w:rFonts w:asciiTheme="minorBidi" w:eastAsia="Times New Roman" w:hAnsiTheme="minorBidi"/>
          <w:b/>
          <w:bCs/>
          <w:sz w:val="24"/>
          <w:szCs w:val="24"/>
          <w:lang w:val="en-US"/>
        </w:rPr>
        <w:t>:</w:t>
      </w:r>
      <w:r w:rsidRPr="003F3E79">
        <w:rPr>
          <w:rFonts w:asciiTheme="minorBidi" w:eastAsia="Times New Roman" w:hAnsiTheme="minorBidi"/>
          <w:sz w:val="24"/>
          <w:szCs w:val="24"/>
          <w:lang w:val="en-US"/>
        </w:rPr>
        <w:t xml:space="preserve"> The sender enters </w:t>
      </w:r>
      <w:r w:rsidR="00EA459D" w:rsidRPr="003F3E79">
        <w:rPr>
          <w:rFonts w:asciiTheme="minorBidi" w:eastAsia="Times New Roman" w:hAnsiTheme="minorBidi"/>
          <w:sz w:val="24"/>
          <w:szCs w:val="24"/>
          <w:lang w:val="en-US"/>
        </w:rPr>
        <w:t>listening to</w:t>
      </w:r>
      <w:r w:rsidRPr="003F3E79">
        <w:rPr>
          <w:rFonts w:asciiTheme="minorBidi" w:eastAsia="Times New Roman" w:hAnsiTheme="minorBidi"/>
          <w:sz w:val="24"/>
          <w:szCs w:val="24"/>
          <w:lang w:val="en-US"/>
        </w:rPr>
        <w:t xml:space="preserve"> mode and waits for 2,000 milliseconds (2 seconds) for an error signal (collision/error detection) from any receiver.</w:t>
      </w:r>
    </w:p>
    <w:p w14:paraId="4FFCC1BC" w14:textId="6E520F4E" w:rsidR="000562F9" w:rsidRPr="003F3E79" w:rsidRDefault="000562F9" w:rsidP="000E783B">
      <w:pPr>
        <w:shd w:val="clear" w:color="auto" w:fill="FFFFFF"/>
        <w:spacing w:after="120"/>
        <w:ind w:left="1083" w:right="580"/>
        <w:jc w:val="left"/>
        <w:rPr>
          <w:rFonts w:asciiTheme="minorBidi" w:eastAsia="Times New Roman" w:hAnsiTheme="minorBidi"/>
          <w:sz w:val="24"/>
          <w:szCs w:val="24"/>
          <w:lang w:val="en-US"/>
        </w:rPr>
      </w:pPr>
      <w:r w:rsidRPr="003F3E79">
        <w:rPr>
          <w:rFonts w:asciiTheme="minorBidi" w:eastAsia="Times New Roman" w:hAnsiTheme="minorBidi"/>
          <w:b/>
          <w:bCs/>
          <w:sz w:val="24"/>
          <w:szCs w:val="24"/>
          <w:lang w:val="en-US"/>
        </w:rPr>
        <w:t>6</w:t>
      </w:r>
      <w:r w:rsidR="00EA459D" w:rsidRPr="003F3E79">
        <w:rPr>
          <w:rFonts w:asciiTheme="minorBidi" w:eastAsia="Times New Roman" w:hAnsiTheme="minorBidi"/>
          <w:b/>
          <w:bCs/>
          <w:sz w:val="24"/>
          <w:szCs w:val="24"/>
          <w:lang w:val="en-US"/>
        </w:rPr>
        <w:t>. Collision</w:t>
      </w:r>
      <w:r w:rsidRPr="003F3E79">
        <w:rPr>
          <w:rFonts w:asciiTheme="minorBidi" w:eastAsia="Times New Roman" w:hAnsiTheme="minorBidi"/>
          <w:b/>
          <w:bCs/>
          <w:sz w:val="24"/>
          <w:szCs w:val="24"/>
          <w:lang w:val="en-US"/>
        </w:rPr>
        <w:t xml:space="preserve"> Handling:</w:t>
      </w:r>
      <w:r w:rsidRPr="003F3E79">
        <w:rPr>
          <w:rFonts w:asciiTheme="minorBidi" w:eastAsia="Times New Roman" w:hAnsiTheme="minorBidi"/>
          <w:sz w:val="24"/>
          <w:szCs w:val="24"/>
          <w:lang w:val="en-US"/>
        </w:rPr>
        <w:t xml:space="preserve"> If an error signal is received: The sender concludes a collision or transfer error occurred. It switches to listening mode and sets the timer to the shorter MBWP before attempting a re-transmission.</w:t>
      </w:r>
    </w:p>
    <w:p w14:paraId="6B86C2C2" w14:textId="4D9AF346" w:rsidR="002B5B97" w:rsidRDefault="000562F9" w:rsidP="00D51A3C">
      <w:pPr>
        <w:shd w:val="clear" w:color="auto" w:fill="FFFFFF"/>
        <w:spacing w:after="120"/>
        <w:ind w:left="1083" w:right="580"/>
        <w:jc w:val="left"/>
        <w:rPr>
          <w:rFonts w:asciiTheme="minorBidi" w:eastAsia="Times New Roman" w:hAnsiTheme="minorBidi"/>
          <w:sz w:val="24"/>
          <w:szCs w:val="24"/>
          <w:rtl/>
          <w:lang w:val="en-US"/>
        </w:rPr>
      </w:pPr>
      <w:r w:rsidRPr="003F3E79">
        <w:rPr>
          <w:rFonts w:asciiTheme="minorBidi" w:eastAsia="Times New Roman" w:hAnsiTheme="minorBidi"/>
          <w:sz w:val="24"/>
          <w:szCs w:val="24"/>
          <w:lang w:val="en-US"/>
        </w:rPr>
        <w:t>If no error signal is received: The transmission was successful. The device resets the timer to RBWP for the start of the next 5-minute cycle.</w:t>
      </w:r>
    </w:p>
    <w:p w14:paraId="17FD36C0" w14:textId="77777777" w:rsidR="000949F3" w:rsidRDefault="000949F3" w:rsidP="00D51A3C">
      <w:pPr>
        <w:shd w:val="clear" w:color="auto" w:fill="FFFFFF"/>
        <w:spacing w:after="120"/>
        <w:ind w:left="1083" w:right="580"/>
        <w:jc w:val="left"/>
        <w:rPr>
          <w:rFonts w:asciiTheme="minorBidi" w:eastAsia="Times New Roman" w:hAnsiTheme="minorBidi"/>
          <w:sz w:val="24"/>
          <w:szCs w:val="24"/>
          <w:rtl/>
          <w:lang w:val="en-US"/>
        </w:rPr>
      </w:pPr>
    </w:p>
    <w:p w14:paraId="35BAD05A" w14:textId="77777777" w:rsidR="000949F3" w:rsidRPr="003F3E79" w:rsidRDefault="000949F3" w:rsidP="00D51A3C">
      <w:pPr>
        <w:shd w:val="clear" w:color="auto" w:fill="FFFFFF"/>
        <w:spacing w:after="120"/>
        <w:ind w:left="1083" w:right="580"/>
        <w:jc w:val="left"/>
        <w:rPr>
          <w:rFonts w:asciiTheme="minorBidi" w:eastAsia="Times New Roman" w:hAnsiTheme="minorBidi"/>
          <w:sz w:val="24"/>
          <w:szCs w:val="24"/>
          <w:lang w:val="en-US"/>
        </w:rPr>
      </w:pPr>
    </w:p>
    <w:p w14:paraId="2DDAB233" w14:textId="1984DF5B" w:rsidR="000562F9" w:rsidRPr="003F3E79" w:rsidRDefault="000562F9" w:rsidP="00E16CCB">
      <w:pPr>
        <w:shd w:val="clear" w:color="auto" w:fill="FFFFFF"/>
        <w:spacing w:after="120"/>
        <w:ind w:right="580"/>
        <w:jc w:val="left"/>
        <w:rPr>
          <w:rFonts w:asciiTheme="minorBidi" w:eastAsia="Times New Roman" w:hAnsiTheme="minorBidi"/>
          <w:b/>
          <w:bCs/>
          <w:sz w:val="24"/>
          <w:szCs w:val="24"/>
          <w:lang w:val="en-US"/>
        </w:rPr>
      </w:pPr>
      <w:r w:rsidRPr="003F3E79">
        <w:rPr>
          <w:rFonts w:asciiTheme="minorBidi" w:eastAsia="Times New Roman" w:hAnsiTheme="minorBidi"/>
          <w:b/>
          <w:bCs/>
          <w:sz w:val="24"/>
          <w:szCs w:val="24"/>
          <w:lang w:val="en-US"/>
        </w:rPr>
        <w:t>3.</w:t>
      </w:r>
      <w:r w:rsidR="001C719D" w:rsidRPr="001C719D">
        <w:rPr>
          <w:rFonts w:asciiTheme="minorBidi" w:eastAsia="Times New Roman" w:hAnsiTheme="minorBidi"/>
          <w:b/>
          <w:bCs/>
          <w:sz w:val="24"/>
          <w:szCs w:val="24"/>
          <w:lang w:val="en-US"/>
        </w:rPr>
        <w:t>2.</w:t>
      </w:r>
      <w:r w:rsidR="00217392">
        <w:rPr>
          <w:rFonts w:asciiTheme="minorBidi" w:eastAsia="Times New Roman" w:hAnsiTheme="minorBidi"/>
          <w:b/>
          <w:bCs/>
          <w:sz w:val="24"/>
          <w:szCs w:val="24"/>
          <w:lang w:val="en-US"/>
        </w:rPr>
        <w:t>6</w:t>
      </w:r>
      <w:r w:rsidRPr="003F3E79">
        <w:rPr>
          <w:rFonts w:asciiTheme="minorBidi" w:eastAsia="Times New Roman" w:hAnsiTheme="minorBidi"/>
          <w:b/>
          <w:bCs/>
          <w:sz w:val="24"/>
          <w:szCs w:val="24"/>
          <w:lang w:val="en-US"/>
        </w:rPr>
        <w:t xml:space="preserve"> Cross-Platform Implementation (Android vs. iOS)</w:t>
      </w:r>
      <w:r w:rsidR="001C719D" w:rsidRPr="004C46F6">
        <w:rPr>
          <w:rFonts w:asciiTheme="minorBidi" w:eastAsia="Times New Roman" w:hAnsiTheme="minorBidi"/>
          <w:b/>
          <w:bCs/>
          <w:sz w:val="24"/>
          <w:szCs w:val="24"/>
          <w:lang w:val="en-US"/>
        </w:rPr>
        <w:t>:</w:t>
      </w:r>
    </w:p>
    <w:p w14:paraId="39F32B11" w14:textId="77777777" w:rsidR="000562F9" w:rsidRPr="003F3E79" w:rsidRDefault="000562F9" w:rsidP="00E16CCB">
      <w:pPr>
        <w:shd w:val="clear" w:color="auto" w:fill="FFFFFF"/>
        <w:spacing w:after="120"/>
        <w:ind w:left="1083" w:right="580"/>
        <w:jc w:val="left"/>
        <w:rPr>
          <w:rFonts w:asciiTheme="minorBidi" w:eastAsia="Times New Roman" w:hAnsiTheme="minorBidi"/>
          <w:b/>
          <w:bCs/>
          <w:sz w:val="24"/>
          <w:szCs w:val="24"/>
          <w:lang w:val="en-US"/>
        </w:rPr>
      </w:pPr>
      <w:r w:rsidRPr="003F3E79">
        <w:rPr>
          <w:rFonts w:asciiTheme="minorBidi" w:eastAsia="Times New Roman" w:hAnsiTheme="minorBidi"/>
          <w:b/>
          <w:bCs/>
          <w:sz w:val="24"/>
          <w:szCs w:val="24"/>
          <w:lang w:val="en-US"/>
        </w:rPr>
        <w:t>A. Android Implementation:</w:t>
      </w:r>
    </w:p>
    <w:p w14:paraId="40C7EB2A" w14:textId="77777777" w:rsidR="000562F9" w:rsidRPr="003F3E79" w:rsidRDefault="000562F9" w:rsidP="00E16CCB">
      <w:pPr>
        <w:shd w:val="clear" w:color="auto" w:fill="FFFFFF"/>
        <w:spacing w:after="120"/>
        <w:ind w:left="1440" w:right="580"/>
        <w:jc w:val="left"/>
        <w:rPr>
          <w:rFonts w:asciiTheme="minorBidi" w:eastAsia="Times New Roman" w:hAnsiTheme="minorBidi"/>
          <w:sz w:val="24"/>
          <w:szCs w:val="24"/>
          <w:lang w:val="en-US"/>
        </w:rPr>
      </w:pPr>
      <w:r w:rsidRPr="003F3E79">
        <w:rPr>
          <w:rFonts w:asciiTheme="minorBidi" w:eastAsia="Times New Roman" w:hAnsiTheme="minorBidi"/>
          <w:sz w:val="24"/>
          <w:szCs w:val="24"/>
          <w:lang w:val="en-US"/>
        </w:rPr>
        <w:t>The entire project is explicitly an Android Based Application. The implementation relies on the Java\Kotlin libraries and the Android Integrated Development Environment (IDE).</w:t>
      </w:r>
    </w:p>
    <w:p w14:paraId="509588BE" w14:textId="77777777" w:rsidR="000562F9" w:rsidRPr="003F3E79" w:rsidRDefault="000562F9" w:rsidP="00E16CCB">
      <w:pPr>
        <w:shd w:val="clear" w:color="auto" w:fill="FFFFFF"/>
        <w:spacing w:after="120"/>
        <w:ind w:left="1440" w:right="580"/>
        <w:jc w:val="left"/>
        <w:rPr>
          <w:rFonts w:asciiTheme="minorBidi" w:eastAsia="Times New Roman" w:hAnsiTheme="minorBidi"/>
          <w:sz w:val="24"/>
          <w:szCs w:val="24"/>
          <w:lang w:val="en-US"/>
        </w:rPr>
      </w:pPr>
      <w:r w:rsidRPr="003F3E79">
        <w:rPr>
          <w:rFonts w:asciiTheme="minorBidi" w:eastAsia="Times New Roman" w:hAnsiTheme="minorBidi"/>
          <w:sz w:val="24"/>
          <w:szCs w:val="24"/>
          <w:lang w:val="en-US"/>
        </w:rPr>
        <w:t>Key Components: The core functions utilize Android-specific APIs (`AudioTrack` for playing sound and `AudioRecord` for recording sound). The application is designed to run as a Service in the background (24/7).</w:t>
      </w:r>
    </w:p>
    <w:p w14:paraId="13ABBCBD" w14:textId="77777777" w:rsidR="000562F9" w:rsidRPr="003F3E79" w:rsidRDefault="000562F9" w:rsidP="00E16CCB">
      <w:pPr>
        <w:shd w:val="clear" w:color="auto" w:fill="FFFFFF"/>
        <w:spacing w:after="120"/>
        <w:ind w:left="1083" w:right="580"/>
        <w:jc w:val="left"/>
        <w:rPr>
          <w:rFonts w:asciiTheme="minorBidi" w:eastAsia="Times New Roman" w:hAnsiTheme="minorBidi"/>
          <w:sz w:val="24"/>
          <w:szCs w:val="24"/>
          <w:lang w:val="en-US"/>
        </w:rPr>
      </w:pPr>
      <w:r w:rsidRPr="003F3E79">
        <w:rPr>
          <w:rFonts w:asciiTheme="minorBidi" w:eastAsia="Times New Roman" w:hAnsiTheme="minorBidi"/>
          <w:sz w:val="24"/>
          <w:szCs w:val="24"/>
          <w:lang w:val="en-US"/>
        </w:rPr>
        <w:t xml:space="preserve"> </w:t>
      </w:r>
    </w:p>
    <w:p w14:paraId="3E745EB9" w14:textId="0729C63D" w:rsidR="000562F9" w:rsidRPr="003F3E79" w:rsidRDefault="000562F9" w:rsidP="00E16CCB">
      <w:pPr>
        <w:shd w:val="clear" w:color="auto" w:fill="FFFFFF"/>
        <w:tabs>
          <w:tab w:val="left" w:pos="3990"/>
        </w:tabs>
        <w:spacing w:after="120"/>
        <w:ind w:left="1083" w:right="580"/>
        <w:jc w:val="left"/>
        <w:rPr>
          <w:rFonts w:asciiTheme="minorBidi" w:eastAsia="Times New Roman" w:hAnsiTheme="minorBidi"/>
          <w:b/>
          <w:bCs/>
          <w:sz w:val="24"/>
          <w:szCs w:val="24"/>
          <w:lang w:val="en-US"/>
        </w:rPr>
      </w:pPr>
      <w:r w:rsidRPr="003F3E79">
        <w:rPr>
          <w:rFonts w:asciiTheme="minorBidi" w:eastAsia="Times New Roman" w:hAnsiTheme="minorBidi"/>
          <w:b/>
          <w:bCs/>
          <w:sz w:val="24"/>
          <w:szCs w:val="24"/>
          <w:lang w:val="en-US"/>
        </w:rPr>
        <w:t>B. iOS Implementation:</w:t>
      </w:r>
      <w:r w:rsidR="00A22E52" w:rsidRPr="004C46F6">
        <w:rPr>
          <w:rFonts w:asciiTheme="minorBidi" w:eastAsia="Times New Roman" w:hAnsiTheme="minorBidi"/>
          <w:b/>
          <w:bCs/>
          <w:sz w:val="24"/>
          <w:szCs w:val="24"/>
          <w:lang w:val="en-US"/>
        </w:rPr>
        <w:tab/>
      </w:r>
    </w:p>
    <w:p w14:paraId="1162C4AA" w14:textId="77777777" w:rsidR="000562F9" w:rsidRPr="003F3E79" w:rsidRDefault="000562F9" w:rsidP="00E16CCB">
      <w:pPr>
        <w:shd w:val="clear" w:color="auto" w:fill="FFFFFF"/>
        <w:spacing w:after="120"/>
        <w:ind w:left="1440" w:right="580"/>
        <w:jc w:val="left"/>
        <w:rPr>
          <w:rFonts w:asciiTheme="minorBidi" w:eastAsia="Times New Roman" w:hAnsiTheme="minorBidi"/>
          <w:sz w:val="24"/>
          <w:szCs w:val="24"/>
          <w:lang w:val="en-US"/>
        </w:rPr>
      </w:pPr>
      <w:r w:rsidRPr="003F3E79">
        <w:rPr>
          <w:rFonts w:asciiTheme="minorBidi" w:eastAsia="Times New Roman" w:hAnsiTheme="minorBidi"/>
          <w:b/>
          <w:bCs/>
          <w:sz w:val="24"/>
          <w:szCs w:val="24"/>
          <w:lang w:val="en-US"/>
        </w:rPr>
        <w:t>Low-Level AudioRecord/AudioTrack Equivalent:</w:t>
      </w:r>
      <w:r w:rsidRPr="003F3E79">
        <w:rPr>
          <w:rFonts w:asciiTheme="minorBidi" w:eastAsia="Times New Roman" w:hAnsiTheme="minorBidi"/>
          <w:sz w:val="24"/>
          <w:szCs w:val="24"/>
          <w:lang w:val="en-US"/>
        </w:rPr>
        <w:t xml:space="preserve"> Core Audio (Remote I/O Unit): The most direct, low-latency access to audio hardware.</w:t>
      </w:r>
    </w:p>
    <w:p w14:paraId="579D46F9" w14:textId="77777777" w:rsidR="001C719D" w:rsidRPr="004C46F6" w:rsidRDefault="000562F9" w:rsidP="00E16CCB">
      <w:pPr>
        <w:shd w:val="clear" w:color="auto" w:fill="FFFFFF"/>
        <w:spacing w:after="120"/>
        <w:ind w:left="1440" w:right="580"/>
        <w:jc w:val="left"/>
        <w:rPr>
          <w:rFonts w:asciiTheme="minorBidi" w:eastAsia="Times New Roman" w:hAnsiTheme="minorBidi"/>
          <w:b/>
          <w:bCs/>
          <w:sz w:val="24"/>
          <w:szCs w:val="24"/>
          <w:lang w:val="en-US"/>
        </w:rPr>
      </w:pPr>
      <w:r w:rsidRPr="003F3E79">
        <w:rPr>
          <w:rFonts w:asciiTheme="minorBidi" w:eastAsia="Times New Roman" w:hAnsiTheme="minorBidi"/>
          <w:b/>
          <w:bCs/>
          <w:sz w:val="24"/>
          <w:szCs w:val="24"/>
          <w:lang w:val="en-US"/>
        </w:rPr>
        <w:t xml:space="preserve">High-Level Equivalent: </w:t>
      </w:r>
    </w:p>
    <w:p w14:paraId="151F5EFD" w14:textId="4EFCE9AC" w:rsidR="000562F9" w:rsidRPr="003F3E79" w:rsidRDefault="000562F9" w:rsidP="00E16CCB">
      <w:pPr>
        <w:shd w:val="clear" w:color="auto" w:fill="FFFFFF"/>
        <w:spacing w:after="120"/>
        <w:ind w:left="1440" w:right="580"/>
        <w:jc w:val="left"/>
        <w:rPr>
          <w:rFonts w:asciiTheme="minorBidi" w:eastAsia="Times New Roman" w:hAnsiTheme="minorBidi"/>
          <w:sz w:val="24"/>
          <w:szCs w:val="24"/>
          <w:lang w:val="en-US"/>
        </w:rPr>
      </w:pPr>
      <w:r w:rsidRPr="003F3E79">
        <w:rPr>
          <w:rFonts w:asciiTheme="minorBidi" w:eastAsia="Times New Roman" w:hAnsiTheme="minorBidi"/>
          <w:b/>
          <w:bCs/>
          <w:sz w:val="24"/>
          <w:szCs w:val="24"/>
          <w:lang w:val="en-US"/>
        </w:rPr>
        <w:t>AVFoundation (AVAudioEngine):</w:t>
      </w:r>
      <w:r w:rsidRPr="003F3E79">
        <w:rPr>
          <w:rFonts w:asciiTheme="minorBidi" w:eastAsia="Times New Roman" w:hAnsiTheme="minorBidi"/>
          <w:sz w:val="24"/>
          <w:szCs w:val="24"/>
          <w:lang w:val="en-US"/>
        </w:rPr>
        <w:t xml:space="preserve"> A modern, simpler API for managing input (inputNode) and output (outputNode).</w:t>
      </w:r>
    </w:p>
    <w:p w14:paraId="6F8BD059" w14:textId="77777777" w:rsidR="000562F9" w:rsidRPr="003F3E79" w:rsidRDefault="000562F9" w:rsidP="00E16CCB">
      <w:pPr>
        <w:shd w:val="clear" w:color="auto" w:fill="FFFFFF"/>
        <w:spacing w:after="120"/>
        <w:ind w:left="1440" w:right="580"/>
        <w:jc w:val="left"/>
        <w:rPr>
          <w:rFonts w:asciiTheme="minorBidi" w:eastAsia="Times New Roman" w:hAnsiTheme="minorBidi"/>
          <w:sz w:val="24"/>
          <w:szCs w:val="24"/>
          <w:lang w:val="en-US"/>
        </w:rPr>
      </w:pPr>
      <w:r w:rsidRPr="003F3E79">
        <w:rPr>
          <w:rFonts w:asciiTheme="minorBidi" w:eastAsia="Times New Roman" w:hAnsiTheme="minorBidi"/>
          <w:b/>
          <w:bCs/>
          <w:sz w:val="24"/>
          <w:szCs w:val="24"/>
          <w:lang w:val="en-US"/>
        </w:rPr>
        <w:t>Key Challenge (24/7 Background):</w:t>
      </w:r>
      <w:r w:rsidRPr="003F3E79">
        <w:rPr>
          <w:rFonts w:asciiTheme="minorBidi" w:eastAsia="Times New Roman" w:hAnsiTheme="minorBidi"/>
          <w:sz w:val="24"/>
          <w:szCs w:val="24"/>
          <w:lang w:val="en-US"/>
        </w:rPr>
        <w:t xml:space="preserve"> iOS heavily restricts background execution.</w:t>
      </w:r>
    </w:p>
    <w:p w14:paraId="2CD64E79" w14:textId="50DDE669" w:rsidR="00452404" w:rsidRDefault="000562F9" w:rsidP="00D51A3C">
      <w:pPr>
        <w:shd w:val="clear" w:color="auto" w:fill="FFFFFF"/>
        <w:spacing w:after="120"/>
        <w:ind w:left="1440" w:right="580"/>
        <w:jc w:val="left"/>
        <w:rPr>
          <w:rFonts w:asciiTheme="minorBidi" w:eastAsia="Times New Roman" w:hAnsiTheme="minorBidi"/>
          <w:sz w:val="24"/>
          <w:szCs w:val="24"/>
          <w:rtl/>
          <w:lang w:val="en-US"/>
        </w:rPr>
      </w:pPr>
      <w:r w:rsidRPr="003F3E79">
        <w:rPr>
          <w:rFonts w:asciiTheme="minorBidi" w:eastAsia="Times New Roman" w:hAnsiTheme="minorBidi"/>
          <w:sz w:val="24"/>
          <w:szCs w:val="24"/>
          <w:lang w:val="en-US"/>
        </w:rPr>
        <w:t>The potential solution is the audio Background Mode, but this is subject to system limitations and strict Apple review.</w:t>
      </w:r>
    </w:p>
    <w:p w14:paraId="103D7A1B" w14:textId="77777777" w:rsidR="000949F3" w:rsidRPr="003F3E79" w:rsidRDefault="000949F3" w:rsidP="00D51A3C">
      <w:pPr>
        <w:shd w:val="clear" w:color="auto" w:fill="FFFFFF"/>
        <w:spacing w:after="120"/>
        <w:ind w:left="1440" w:right="580"/>
        <w:jc w:val="left"/>
        <w:rPr>
          <w:rFonts w:asciiTheme="minorBidi" w:eastAsia="Times New Roman" w:hAnsiTheme="minorBidi"/>
          <w:sz w:val="24"/>
          <w:szCs w:val="24"/>
          <w:lang w:val="en-US"/>
        </w:rPr>
      </w:pPr>
    </w:p>
    <w:p w14:paraId="1DBB777C" w14:textId="79DA4DBB" w:rsidR="000562F9" w:rsidRPr="00E63755" w:rsidRDefault="00E63755" w:rsidP="00F96F2C">
      <w:pPr>
        <w:shd w:val="clear" w:color="auto" w:fill="FFFFFF"/>
        <w:spacing w:after="120"/>
        <w:ind w:right="580"/>
        <w:jc w:val="left"/>
        <w:rPr>
          <w:rFonts w:asciiTheme="minorBidi" w:eastAsia="Times New Roman" w:hAnsiTheme="minorBidi"/>
          <w:sz w:val="32"/>
          <w:szCs w:val="32"/>
          <w:lang w:val="en-US"/>
        </w:rPr>
      </w:pPr>
      <w:r w:rsidRPr="008D1887">
        <w:rPr>
          <w:rFonts w:asciiTheme="minorBidi" w:hAnsiTheme="minorBidi"/>
          <w:b/>
          <w:bCs/>
          <w:sz w:val="32"/>
          <w:szCs w:val="32"/>
          <w:lang w:val="en-US"/>
        </w:rPr>
        <w:t>Chapter</w:t>
      </w:r>
      <w:r w:rsidRPr="008D1887">
        <w:rPr>
          <w:rFonts w:asciiTheme="minorBidi" w:hAnsiTheme="minorBidi"/>
          <w:b/>
          <w:bCs/>
          <w:sz w:val="24"/>
          <w:szCs w:val="24"/>
          <w:lang w:val="en-US"/>
        </w:rPr>
        <w:t xml:space="preserve"> </w:t>
      </w:r>
      <w:r>
        <w:rPr>
          <w:rFonts w:asciiTheme="minorBidi" w:hAnsiTheme="minorBidi"/>
          <w:b/>
          <w:bCs/>
          <w:sz w:val="32"/>
          <w:szCs w:val="32"/>
          <w:lang w:val="en-US"/>
        </w:rPr>
        <w:t>4</w:t>
      </w:r>
      <w:r w:rsidR="00DA341C">
        <w:rPr>
          <w:rFonts w:asciiTheme="minorBidi" w:eastAsia="Times New Roman" w:hAnsiTheme="minorBidi"/>
          <w:sz w:val="32"/>
          <w:szCs w:val="32"/>
          <w:lang w:val="en-US"/>
        </w:rPr>
        <w:t>.</w:t>
      </w:r>
      <w:r w:rsidR="00DA341C" w:rsidRPr="00C94A66">
        <w:rPr>
          <w:rFonts w:asciiTheme="minorBidi" w:eastAsia="Times New Roman" w:hAnsiTheme="minorBidi"/>
          <w:sz w:val="32"/>
          <w:szCs w:val="32"/>
          <w:lang w:val="en-US"/>
        </w:rPr>
        <w:t xml:space="preserve"> </w:t>
      </w:r>
      <w:commentRangeStart w:id="66"/>
      <w:commentRangeEnd w:id="66"/>
      <w:r w:rsidR="00CF2B94">
        <w:rPr>
          <w:rStyle w:val="CommentReference"/>
          <w:rFonts w:asciiTheme="minorBidi" w:eastAsia="Times New Roman" w:hAnsiTheme="minorBidi"/>
          <w:sz w:val="32"/>
          <w:szCs w:val="32"/>
          <w:lang w:val="en-US"/>
        </w:rPr>
        <w:commentReference w:id="66"/>
      </w:r>
      <w:r w:rsidR="00E24B12">
        <w:rPr>
          <w:rFonts w:asciiTheme="minorBidi" w:eastAsia="Times New Roman" w:hAnsiTheme="minorBidi"/>
          <w:sz w:val="32"/>
          <w:szCs w:val="32"/>
          <w:lang w:val="en-US"/>
        </w:rPr>
        <w:t>EXPECTED RESULTS</w:t>
      </w:r>
      <w:r w:rsidR="00E92C01">
        <w:rPr>
          <w:rFonts w:asciiTheme="minorBidi" w:eastAsia="Times New Roman" w:hAnsiTheme="minorBidi"/>
          <w:sz w:val="32"/>
          <w:szCs w:val="32"/>
          <w:lang w:val="en-US"/>
        </w:rPr>
        <w:t xml:space="preserve"> and REALITY</w:t>
      </w:r>
    </w:p>
    <w:p w14:paraId="3BE39C40" w14:textId="77777777" w:rsidR="000562F9" w:rsidRPr="00E63755" w:rsidRDefault="000562F9" w:rsidP="00F96F2C">
      <w:pPr>
        <w:shd w:val="clear" w:color="auto" w:fill="FFFFFF"/>
        <w:spacing w:after="120"/>
        <w:ind w:left="1083" w:right="580"/>
        <w:jc w:val="left"/>
        <w:rPr>
          <w:rFonts w:asciiTheme="minorBidi" w:eastAsia="Times New Roman" w:hAnsiTheme="minorBidi"/>
          <w:sz w:val="24"/>
          <w:szCs w:val="24"/>
          <w:lang w:val="en-US"/>
        </w:rPr>
      </w:pPr>
      <w:r w:rsidRPr="00E63755">
        <w:rPr>
          <w:rFonts w:asciiTheme="minorBidi" w:eastAsia="Times New Roman" w:hAnsiTheme="minorBidi"/>
          <w:sz w:val="24"/>
          <w:szCs w:val="24"/>
          <w:lang w:val="en-US"/>
        </w:rPr>
        <w:t>The primary objective of this project is to design and implement a fully functional acoustic communication network, utilizing ultrasonic waves as the physical transmission medium.</w:t>
      </w:r>
    </w:p>
    <w:p w14:paraId="25EE12AD" w14:textId="7A75B690" w:rsidR="000562F9" w:rsidRPr="00E63755" w:rsidRDefault="000562F9" w:rsidP="00F96F2C">
      <w:pPr>
        <w:shd w:val="clear" w:color="auto" w:fill="FFFFFF"/>
        <w:spacing w:after="120"/>
        <w:ind w:left="1083" w:right="580"/>
        <w:jc w:val="left"/>
        <w:rPr>
          <w:rFonts w:asciiTheme="minorBidi" w:eastAsia="Times New Roman" w:hAnsiTheme="minorBidi"/>
          <w:sz w:val="24"/>
          <w:szCs w:val="24"/>
          <w:lang w:val="en-US"/>
        </w:rPr>
      </w:pPr>
      <w:r w:rsidRPr="00E63755">
        <w:rPr>
          <w:rFonts w:asciiTheme="minorBidi" w:eastAsia="Times New Roman" w:hAnsiTheme="minorBidi"/>
          <w:sz w:val="24"/>
          <w:szCs w:val="24"/>
          <w:lang w:val="en-US"/>
        </w:rPr>
        <w:lastRenderedPageBreak/>
        <w:t xml:space="preserve">The system is </w:t>
      </w:r>
      <w:r w:rsidR="00C9535E" w:rsidRPr="00E63755">
        <w:rPr>
          <w:rFonts w:asciiTheme="minorBidi" w:eastAsia="Times New Roman" w:hAnsiTheme="minorBidi"/>
          <w:sz w:val="24"/>
          <w:szCs w:val="24"/>
          <w:lang w:val="en-US"/>
        </w:rPr>
        <w:t>created</w:t>
      </w:r>
      <w:r w:rsidRPr="00E63755">
        <w:rPr>
          <w:rFonts w:asciiTheme="minorBidi" w:eastAsia="Times New Roman" w:hAnsiTheme="minorBidi"/>
          <w:sz w:val="24"/>
          <w:szCs w:val="24"/>
          <w:lang w:val="en-US"/>
        </w:rPr>
        <w:t xml:space="preserve"> as a cross-platform mobile application (compatible with both Android and iOS), enabling seamless communication between heterogeneous devices.</w:t>
      </w:r>
    </w:p>
    <w:p w14:paraId="394F3F01" w14:textId="77777777" w:rsidR="000562F9" w:rsidRPr="00E63755" w:rsidRDefault="000562F9" w:rsidP="00F96F2C">
      <w:pPr>
        <w:shd w:val="clear" w:color="auto" w:fill="FFFFFF"/>
        <w:spacing w:after="120"/>
        <w:ind w:left="1083" w:right="580"/>
        <w:jc w:val="left"/>
        <w:rPr>
          <w:rFonts w:asciiTheme="minorBidi" w:eastAsia="Times New Roman" w:hAnsiTheme="minorBidi"/>
          <w:sz w:val="24"/>
          <w:szCs w:val="24"/>
          <w:lang w:val="en-US"/>
        </w:rPr>
      </w:pPr>
      <w:r w:rsidRPr="00E63755">
        <w:rPr>
          <w:rFonts w:asciiTheme="minorBidi" w:eastAsia="Times New Roman" w:hAnsiTheme="minorBidi"/>
          <w:sz w:val="24"/>
          <w:szCs w:val="24"/>
          <w:lang w:val="en-US"/>
        </w:rPr>
        <w:t>Key Technical Specifications:</w:t>
      </w:r>
    </w:p>
    <w:p w14:paraId="3030E022" w14:textId="77777777" w:rsidR="000562F9" w:rsidRPr="00E63755" w:rsidRDefault="000562F9" w:rsidP="00F96F2C">
      <w:pPr>
        <w:shd w:val="clear" w:color="auto" w:fill="FFFFFF"/>
        <w:spacing w:after="120"/>
        <w:ind w:left="1083" w:right="580"/>
        <w:jc w:val="left"/>
        <w:rPr>
          <w:rFonts w:asciiTheme="minorBidi" w:eastAsia="Times New Roman" w:hAnsiTheme="minorBidi"/>
          <w:sz w:val="24"/>
          <w:szCs w:val="24"/>
          <w:lang w:val="en-US"/>
        </w:rPr>
      </w:pPr>
      <w:r w:rsidRPr="00E63755">
        <w:rPr>
          <w:rFonts w:asciiTheme="minorBidi" w:eastAsia="Times New Roman" w:hAnsiTheme="minorBidi"/>
          <w:sz w:val="24"/>
          <w:szCs w:val="24"/>
          <w:lang w:val="en-US"/>
        </w:rPr>
        <w:t>Protocol: The Data Link Layer implements a collision avoidance mechanism based on the RTS/CTS (Request to Send / Clear to Send) handshake protocol to ensure reliable data delivery.</w:t>
      </w:r>
    </w:p>
    <w:p w14:paraId="5E1338DD" w14:textId="77777777" w:rsidR="000562F9" w:rsidRPr="00E63755" w:rsidRDefault="000562F9" w:rsidP="00F96F2C">
      <w:pPr>
        <w:shd w:val="clear" w:color="auto" w:fill="FFFFFF"/>
        <w:spacing w:after="120"/>
        <w:ind w:left="1083" w:right="580"/>
        <w:jc w:val="left"/>
        <w:rPr>
          <w:rFonts w:asciiTheme="minorBidi" w:eastAsia="Times New Roman" w:hAnsiTheme="minorBidi"/>
          <w:sz w:val="24"/>
          <w:szCs w:val="24"/>
          <w:lang w:val="en-US"/>
        </w:rPr>
      </w:pPr>
      <w:r w:rsidRPr="00E63755">
        <w:rPr>
          <w:rFonts w:asciiTheme="minorBidi" w:eastAsia="Times New Roman" w:hAnsiTheme="minorBidi"/>
          <w:sz w:val="24"/>
          <w:szCs w:val="24"/>
          <w:lang w:val="en-US"/>
        </w:rPr>
        <w:t>Capacity &amp; Range: The network is designed to support a cluster of at least 3 concurrent nodes within an optimal effective radius of 2 meters.</w:t>
      </w:r>
    </w:p>
    <w:p w14:paraId="22795F30" w14:textId="77777777" w:rsidR="000562F9" w:rsidRPr="00E63755" w:rsidRDefault="000562F9" w:rsidP="00F96F2C">
      <w:pPr>
        <w:shd w:val="clear" w:color="auto" w:fill="FFFFFF"/>
        <w:spacing w:after="120"/>
        <w:ind w:left="1083" w:right="580"/>
        <w:jc w:val="left"/>
        <w:rPr>
          <w:rFonts w:asciiTheme="minorBidi" w:eastAsia="Times New Roman" w:hAnsiTheme="minorBidi"/>
          <w:sz w:val="24"/>
          <w:szCs w:val="24"/>
          <w:lang w:val="en-US"/>
        </w:rPr>
      </w:pPr>
      <w:r w:rsidRPr="00E63755">
        <w:rPr>
          <w:rFonts w:asciiTheme="minorBidi" w:eastAsia="Times New Roman" w:hAnsiTheme="minorBidi"/>
          <w:sz w:val="24"/>
          <w:szCs w:val="24"/>
          <w:lang w:val="en-US"/>
        </w:rPr>
        <w:t>Topology: The system supports a many-to-many communication architecture, managing data transfer from multiple emitters to multiple recipients simultaneously.</w:t>
      </w:r>
    </w:p>
    <w:p w14:paraId="73D2CCEF" w14:textId="3F7A9DA8" w:rsidR="00EF0143" w:rsidRPr="001C719D" w:rsidRDefault="00E63755" w:rsidP="00EE7D46">
      <w:pPr>
        <w:shd w:val="clear" w:color="auto" w:fill="FFFFFF"/>
        <w:spacing w:after="120"/>
        <w:ind w:right="580"/>
        <w:jc w:val="left"/>
        <w:rPr>
          <w:rFonts w:asciiTheme="minorBidi" w:eastAsia="Times New Roman" w:hAnsiTheme="minorBidi"/>
          <w:sz w:val="24"/>
          <w:szCs w:val="24"/>
          <w:lang w:val="en-US"/>
        </w:rPr>
      </w:pPr>
      <w:r w:rsidRPr="00DA341C">
        <w:rPr>
          <w:rFonts w:asciiTheme="minorBidi" w:hAnsiTheme="minorBidi"/>
          <w:b/>
          <w:bCs/>
          <w:sz w:val="32"/>
          <w:szCs w:val="32"/>
          <w:lang w:val="en-US"/>
        </w:rPr>
        <w:lastRenderedPageBreak/>
        <w:t>Chapter</w:t>
      </w:r>
      <w:r w:rsidRPr="00E63755">
        <w:rPr>
          <w:rFonts w:asciiTheme="minorBidi" w:hAnsiTheme="minorBidi"/>
          <w:b/>
          <w:bCs/>
          <w:sz w:val="32"/>
          <w:szCs w:val="32"/>
          <w:lang w:val="en-US"/>
        </w:rPr>
        <w:t xml:space="preserve"> </w:t>
      </w:r>
      <w:r w:rsidRPr="00DA341C">
        <w:rPr>
          <w:rFonts w:asciiTheme="minorBidi" w:hAnsiTheme="minorBidi"/>
          <w:b/>
          <w:bCs/>
          <w:sz w:val="32"/>
          <w:szCs w:val="32"/>
          <w:lang w:val="en-US"/>
        </w:rPr>
        <w:t>5</w:t>
      </w:r>
      <w:r w:rsidR="00DA341C">
        <w:rPr>
          <w:rFonts w:asciiTheme="minorBidi" w:eastAsia="Times New Roman" w:hAnsiTheme="minorBidi"/>
          <w:sz w:val="32"/>
          <w:szCs w:val="32"/>
          <w:lang w:val="en-US"/>
        </w:rPr>
        <w:t>.</w:t>
      </w:r>
      <w:r w:rsidR="005B7E88" w:rsidRPr="00E63755">
        <w:rPr>
          <w:rFonts w:asciiTheme="minorBidi" w:eastAsia="Times New Roman" w:hAnsiTheme="minorBidi"/>
          <w:sz w:val="32"/>
          <w:szCs w:val="32"/>
          <w:lang w:val="en-US"/>
        </w:rPr>
        <w:t xml:space="preserve"> UML</w:t>
      </w:r>
      <w:r w:rsidR="00FD3173">
        <w:rPr>
          <w:rFonts w:asciiTheme="minorBidi" w:eastAsia="Times New Roman" w:hAnsiTheme="minorBidi"/>
          <w:noProof/>
          <w:sz w:val="24"/>
          <w:szCs w:val="24"/>
          <w:lang w:val="en-US"/>
        </w:rPr>
        <w:drawing>
          <wp:inline distT="0" distB="0" distL="0" distR="0" wp14:anchorId="5034855E" wp14:editId="1BBCE091">
            <wp:extent cx="6883583" cy="6333775"/>
            <wp:effectExtent l="8255" t="0" r="1905" b="1905"/>
            <wp:docPr id="779659389" name="תמונה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rot="5400000">
                      <a:off x="0" y="0"/>
                      <a:ext cx="6913082" cy="6360918"/>
                    </a:xfrm>
                    <a:prstGeom prst="rect">
                      <a:avLst/>
                    </a:prstGeom>
                    <a:noFill/>
                    <a:ln>
                      <a:noFill/>
                    </a:ln>
                  </pic:spPr>
                </pic:pic>
              </a:graphicData>
            </a:graphic>
          </wp:inline>
        </w:drawing>
      </w:r>
    </w:p>
    <w:p w14:paraId="7C9EBB4C" w14:textId="1B57A666" w:rsidR="00E24B12" w:rsidRPr="00E24B12" w:rsidRDefault="001E5EC8" w:rsidP="00547F9A">
      <w:pPr>
        <w:shd w:val="clear" w:color="auto" w:fill="FFFFFF"/>
        <w:spacing w:after="120"/>
        <w:ind w:left="1083"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Figure 4: </w:t>
      </w:r>
      <w:r w:rsidR="00EF0143" w:rsidRPr="006847A3">
        <w:rPr>
          <w:rFonts w:asciiTheme="minorBidi" w:eastAsia="Times New Roman" w:hAnsiTheme="minorBidi"/>
          <w:sz w:val="24"/>
          <w:szCs w:val="24"/>
          <w:lang w:val="en-US"/>
        </w:rPr>
        <w:t>Use Case: Many-to-Many Interaction and Messaging Protocol</w:t>
      </w:r>
    </w:p>
    <w:p w14:paraId="37F70636" w14:textId="42A55473" w:rsidR="00FB6008" w:rsidRPr="001C719D" w:rsidRDefault="00777F04" w:rsidP="00777F04">
      <w:pPr>
        <w:shd w:val="clear" w:color="auto" w:fill="FFFFFF"/>
        <w:spacing w:after="120"/>
        <w:ind w:right="580"/>
        <w:jc w:val="center"/>
        <w:rPr>
          <w:rFonts w:asciiTheme="minorBidi" w:eastAsia="Times New Roman" w:hAnsiTheme="minorBidi"/>
          <w:sz w:val="24"/>
          <w:szCs w:val="24"/>
          <w:lang w:val="en-US"/>
        </w:rPr>
      </w:pPr>
      <w:r>
        <w:rPr>
          <w:rFonts w:asciiTheme="minorBidi" w:eastAsia="Times New Roman" w:hAnsiTheme="minorBidi"/>
          <w:noProof/>
          <w:sz w:val="24"/>
          <w:szCs w:val="24"/>
          <w:lang w:val="en-US"/>
        </w:rPr>
        <w:lastRenderedPageBreak/>
        <w:drawing>
          <wp:inline distT="0" distB="0" distL="0" distR="0" wp14:anchorId="6EEE5B74" wp14:editId="3B320F72">
            <wp:extent cx="7914761" cy="3451645"/>
            <wp:effectExtent l="2857" t="0" r="0" b="0"/>
            <wp:docPr id="1098816248" name="תמונה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rot="5400000">
                      <a:off x="0" y="0"/>
                      <a:ext cx="7933225" cy="3459697"/>
                    </a:xfrm>
                    <a:prstGeom prst="rect">
                      <a:avLst/>
                    </a:prstGeom>
                    <a:noFill/>
                    <a:ln>
                      <a:noFill/>
                    </a:ln>
                  </pic:spPr>
                </pic:pic>
              </a:graphicData>
            </a:graphic>
          </wp:inline>
        </w:drawing>
      </w:r>
    </w:p>
    <w:p w14:paraId="1A5E0C42" w14:textId="321DE3C6" w:rsidR="00FB6008" w:rsidRDefault="001E5EC8" w:rsidP="005316F9">
      <w:pPr>
        <w:shd w:val="clear" w:color="auto" w:fill="FFFFFF"/>
        <w:spacing w:after="120"/>
        <w:ind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Figure 5: </w:t>
      </w:r>
      <w:r w:rsidR="00FB6008" w:rsidRPr="001C719D">
        <w:rPr>
          <w:rFonts w:asciiTheme="minorBidi" w:eastAsia="Times New Roman" w:hAnsiTheme="minorBidi"/>
          <w:sz w:val="24"/>
          <w:szCs w:val="24"/>
          <w:lang w:val="en-US"/>
        </w:rPr>
        <w:t xml:space="preserve">Class Diagram: </w:t>
      </w:r>
      <w:r w:rsidR="00FB6008" w:rsidRPr="00F96F2C">
        <w:rPr>
          <w:rFonts w:asciiTheme="minorBidi" w:eastAsia="Times New Roman" w:hAnsiTheme="minorBidi"/>
          <w:sz w:val="24"/>
          <w:szCs w:val="24"/>
          <w:lang w:val="en-US"/>
        </w:rPr>
        <w:t>Structural Design of the CSMA/CA and Signal Processing Layers</w:t>
      </w:r>
    </w:p>
    <w:p w14:paraId="02578800" w14:textId="66C58829" w:rsidR="005316F9" w:rsidRDefault="00777F04" w:rsidP="005316F9">
      <w:pPr>
        <w:shd w:val="clear" w:color="auto" w:fill="FFFFFF"/>
        <w:spacing w:after="120"/>
        <w:ind w:left="1083" w:right="580"/>
        <w:jc w:val="left"/>
        <w:rPr>
          <w:rFonts w:asciiTheme="minorBidi" w:eastAsia="Times New Roman" w:hAnsiTheme="minorBidi"/>
          <w:sz w:val="24"/>
          <w:szCs w:val="24"/>
          <w:rtl/>
          <w:lang w:val="en-US"/>
        </w:rPr>
      </w:pPr>
      <w:r>
        <w:rPr>
          <w:rFonts w:asciiTheme="minorBidi" w:eastAsia="Times New Roman" w:hAnsiTheme="minorBidi"/>
          <w:noProof/>
          <w:sz w:val="24"/>
          <w:szCs w:val="24"/>
          <w:lang w:val="en-US"/>
        </w:rPr>
        <w:lastRenderedPageBreak/>
        <w:drawing>
          <wp:inline distT="0" distB="0" distL="0" distR="0" wp14:anchorId="1093B761" wp14:editId="2CC198E8">
            <wp:extent cx="8310056" cy="4951519"/>
            <wp:effectExtent l="2857" t="0" r="0" b="0"/>
            <wp:docPr id="1253193490" name="תמונה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rot="5400000">
                      <a:off x="0" y="0"/>
                      <a:ext cx="8341219" cy="4970088"/>
                    </a:xfrm>
                    <a:prstGeom prst="rect">
                      <a:avLst/>
                    </a:prstGeom>
                    <a:noFill/>
                    <a:ln>
                      <a:noFill/>
                    </a:ln>
                  </pic:spPr>
                </pic:pic>
              </a:graphicData>
            </a:graphic>
          </wp:inline>
        </w:drawing>
      </w:r>
    </w:p>
    <w:p w14:paraId="2E1ED762" w14:textId="65F78689" w:rsidR="005B7E88" w:rsidRPr="001C719D" w:rsidRDefault="001E5EC8" w:rsidP="005316F9">
      <w:pPr>
        <w:shd w:val="clear" w:color="auto" w:fill="FFFFFF"/>
        <w:spacing w:after="120"/>
        <w:ind w:left="1083"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Figure 6: </w:t>
      </w:r>
      <w:r w:rsidR="00FB6008" w:rsidRPr="001C719D">
        <w:rPr>
          <w:rFonts w:asciiTheme="minorBidi" w:eastAsia="Times New Roman" w:hAnsiTheme="minorBidi"/>
          <w:sz w:val="24"/>
          <w:szCs w:val="24"/>
          <w:lang w:val="en-US"/>
        </w:rPr>
        <w:t xml:space="preserve">Sequence </w:t>
      </w:r>
      <w:r w:rsidR="008A1078" w:rsidRPr="001C719D">
        <w:rPr>
          <w:rFonts w:asciiTheme="minorBidi" w:eastAsia="Times New Roman" w:hAnsiTheme="minorBidi"/>
          <w:sz w:val="24"/>
          <w:szCs w:val="24"/>
          <w:lang w:val="en-US"/>
        </w:rPr>
        <w:t>Diagram:</w:t>
      </w:r>
      <w:r w:rsidR="00FB6008" w:rsidRPr="001C719D">
        <w:rPr>
          <w:rFonts w:asciiTheme="minorBidi" w:eastAsia="Times New Roman" w:hAnsiTheme="minorBidi"/>
          <w:sz w:val="24"/>
          <w:szCs w:val="24"/>
          <w:lang w:val="en-US"/>
        </w:rPr>
        <w:t xml:space="preserve"> </w:t>
      </w:r>
      <w:r w:rsidR="00CA2C33" w:rsidRPr="001C719D">
        <w:rPr>
          <w:rFonts w:asciiTheme="minorBidi" w:eastAsia="Times New Roman" w:hAnsiTheme="minorBidi"/>
          <w:sz w:val="24"/>
          <w:szCs w:val="24"/>
          <w:lang w:val="en-US"/>
        </w:rPr>
        <w:t>CSMA/CA Protocol with RTS/CTS Handshake Sequence</w:t>
      </w:r>
    </w:p>
    <w:p w14:paraId="6F57A7BE" w14:textId="5CF07CAC" w:rsidR="0002732D" w:rsidRPr="0002732D" w:rsidRDefault="0002732D" w:rsidP="0002732D">
      <w:pPr>
        <w:shd w:val="clear" w:color="auto" w:fill="FFFFFF"/>
        <w:spacing w:after="120"/>
        <w:ind w:left="1083" w:right="580"/>
        <w:jc w:val="left"/>
        <w:rPr>
          <w:rFonts w:asciiTheme="minorBidi" w:eastAsia="Times New Roman" w:hAnsiTheme="minorBidi"/>
          <w:lang w:val="en-US"/>
        </w:rPr>
      </w:pPr>
      <w:r w:rsidRPr="0002732D">
        <w:rPr>
          <w:rFonts w:ascii="Times New Roman" w:eastAsia="Times New Roman" w:hAnsi="Times New Roman" w:cs="Times New Roman"/>
          <w:sz w:val="24"/>
          <w:szCs w:val="24"/>
          <w:lang w:val="en-US"/>
        </w:rPr>
        <w:lastRenderedPageBreak/>
        <w:t xml:space="preserve"> </w:t>
      </w:r>
      <w:r w:rsidR="00BA546D">
        <w:rPr>
          <w:rFonts w:asciiTheme="minorBidi" w:eastAsia="Times New Roman" w:hAnsiTheme="minorBidi"/>
          <w:noProof/>
          <w:lang w:val="en-US"/>
        </w:rPr>
        <w:drawing>
          <wp:inline distT="0" distB="0" distL="0" distR="0" wp14:anchorId="5B8C0595" wp14:editId="12E5909E">
            <wp:extent cx="8281201" cy="4082649"/>
            <wp:effectExtent l="3810" t="0" r="0" b="0"/>
            <wp:docPr id="90703717" name="תמונה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rot="5400000">
                      <a:off x="0" y="0"/>
                      <a:ext cx="8361787" cy="4122378"/>
                    </a:xfrm>
                    <a:prstGeom prst="rect">
                      <a:avLst/>
                    </a:prstGeom>
                    <a:noFill/>
                    <a:ln>
                      <a:noFill/>
                    </a:ln>
                  </pic:spPr>
                </pic:pic>
              </a:graphicData>
            </a:graphic>
          </wp:inline>
        </w:drawing>
      </w:r>
    </w:p>
    <w:p w14:paraId="7858EBC1" w14:textId="7D102EA4" w:rsidR="005B7E88" w:rsidRDefault="001E5EC8" w:rsidP="00E24B12">
      <w:pPr>
        <w:shd w:val="clear" w:color="auto" w:fill="FFFFFF"/>
        <w:spacing w:after="120"/>
        <w:ind w:left="1083" w:right="580"/>
        <w:jc w:val="left"/>
        <w:rPr>
          <w:rFonts w:asciiTheme="minorBidi" w:eastAsia="Times New Roman" w:hAnsiTheme="minorBidi"/>
          <w:sz w:val="24"/>
          <w:szCs w:val="24"/>
          <w:lang w:val="en-US"/>
        </w:rPr>
      </w:pPr>
      <w:r w:rsidRPr="001C719D">
        <w:rPr>
          <w:rFonts w:asciiTheme="minorBidi" w:eastAsia="Times New Roman" w:hAnsiTheme="minorBidi"/>
          <w:sz w:val="24"/>
          <w:szCs w:val="24"/>
          <w:lang w:val="en-US"/>
        </w:rPr>
        <w:t xml:space="preserve">Figure 7: </w:t>
      </w:r>
      <w:r w:rsidR="00D646B5" w:rsidRPr="001E3C0E">
        <w:rPr>
          <w:rFonts w:asciiTheme="minorBidi" w:eastAsia="Times New Roman" w:hAnsiTheme="minorBidi"/>
          <w:sz w:val="24"/>
          <w:szCs w:val="24"/>
          <w:lang w:val="en-US"/>
        </w:rPr>
        <w:t xml:space="preserve">Activity </w:t>
      </w:r>
      <w:r w:rsidR="001E3C0E" w:rsidRPr="001C719D">
        <w:rPr>
          <w:rFonts w:asciiTheme="minorBidi" w:eastAsia="Times New Roman" w:hAnsiTheme="minorBidi"/>
          <w:sz w:val="24"/>
          <w:szCs w:val="24"/>
          <w:lang w:val="en-US"/>
        </w:rPr>
        <w:t>Diagram</w:t>
      </w:r>
      <w:r w:rsidR="001E3C0E" w:rsidRPr="001E3C0E">
        <w:rPr>
          <w:rFonts w:asciiTheme="minorBidi" w:eastAsia="Times New Roman" w:hAnsiTheme="minorBidi"/>
          <w:sz w:val="24"/>
          <w:szCs w:val="24"/>
          <w:lang w:val="en-US"/>
        </w:rPr>
        <w:t>:</w:t>
      </w:r>
      <w:r w:rsidR="00D646B5" w:rsidRPr="001C719D">
        <w:rPr>
          <w:rFonts w:asciiTheme="minorBidi" w:eastAsia="Times New Roman" w:hAnsiTheme="minorBidi"/>
          <w:sz w:val="24"/>
          <w:szCs w:val="24"/>
          <w:lang w:val="en-US"/>
        </w:rPr>
        <w:t xml:space="preserve"> </w:t>
      </w:r>
      <w:r w:rsidR="00D646B5" w:rsidRPr="001E3C0E">
        <w:rPr>
          <w:rFonts w:asciiTheme="minorBidi" w:eastAsia="Times New Roman" w:hAnsiTheme="minorBidi"/>
          <w:sz w:val="24"/>
          <w:szCs w:val="24"/>
          <w:lang w:val="en-US"/>
        </w:rPr>
        <w:t xml:space="preserve">CSMA/CA Protocol with RTS/CTS Handshake </w:t>
      </w:r>
    </w:p>
    <w:p w14:paraId="087CE15D" w14:textId="1447FC92" w:rsidR="0002732D" w:rsidRPr="001C719D" w:rsidRDefault="00547F9A" w:rsidP="00F96F2C">
      <w:pPr>
        <w:shd w:val="clear" w:color="auto" w:fill="FFFFFF"/>
        <w:spacing w:after="120"/>
        <w:ind w:left="1083" w:right="580"/>
        <w:jc w:val="left"/>
        <w:rPr>
          <w:rFonts w:asciiTheme="minorBidi" w:eastAsia="Times New Roman" w:hAnsiTheme="minorBidi"/>
          <w:sz w:val="24"/>
          <w:szCs w:val="24"/>
          <w:lang w:val="en-US"/>
        </w:rPr>
      </w:pPr>
      <w:r>
        <w:rPr>
          <w:rFonts w:asciiTheme="minorBidi" w:eastAsia="Times New Roman" w:hAnsiTheme="minorBidi"/>
          <w:noProof/>
          <w:sz w:val="24"/>
          <w:szCs w:val="24"/>
          <w:lang w:val="en-US"/>
        </w:rPr>
        <w:lastRenderedPageBreak/>
        <w:drawing>
          <wp:inline distT="0" distB="0" distL="0" distR="0" wp14:anchorId="2C74F3A9" wp14:editId="08D0817C">
            <wp:extent cx="8303383" cy="5310457"/>
            <wp:effectExtent l="0" t="8255" r="0" b="0"/>
            <wp:docPr id="1038005191" name="תמונה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rot="5400000">
                      <a:off x="0" y="0"/>
                      <a:ext cx="8337326" cy="5332165"/>
                    </a:xfrm>
                    <a:prstGeom prst="rect">
                      <a:avLst/>
                    </a:prstGeom>
                    <a:noFill/>
                    <a:ln>
                      <a:noFill/>
                    </a:ln>
                  </pic:spPr>
                </pic:pic>
              </a:graphicData>
            </a:graphic>
          </wp:inline>
        </w:drawing>
      </w:r>
    </w:p>
    <w:p w14:paraId="013DDA4A" w14:textId="73AC56C2" w:rsidR="0002732D" w:rsidRDefault="0002732D" w:rsidP="0002732D">
      <w:pPr>
        <w:shd w:val="clear" w:color="auto" w:fill="FFFFFF"/>
        <w:spacing w:after="120"/>
        <w:ind w:left="1080" w:right="580"/>
        <w:jc w:val="left"/>
        <w:rPr>
          <w:rFonts w:asciiTheme="minorBidi" w:eastAsia="Times New Roman" w:hAnsiTheme="minorBidi"/>
          <w:sz w:val="24"/>
          <w:szCs w:val="24"/>
          <w:lang w:val="en-US"/>
        </w:rPr>
      </w:pPr>
      <w:r w:rsidRPr="008F5BA0">
        <w:rPr>
          <w:rFonts w:asciiTheme="minorBidi" w:eastAsia="Times New Roman" w:hAnsiTheme="minorBidi"/>
          <w:sz w:val="24"/>
          <w:szCs w:val="24"/>
          <w:lang w:val="en-US"/>
        </w:rPr>
        <w:t xml:space="preserve">Figure </w:t>
      </w:r>
      <w:r>
        <w:rPr>
          <w:rFonts w:asciiTheme="minorBidi" w:eastAsia="Times New Roman" w:hAnsiTheme="minorBidi"/>
          <w:sz w:val="24"/>
          <w:szCs w:val="24"/>
          <w:lang w:val="en-US"/>
        </w:rPr>
        <w:t>8</w:t>
      </w:r>
      <w:r w:rsidRPr="008F5BA0">
        <w:rPr>
          <w:rFonts w:asciiTheme="minorBidi" w:eastAsia="Times New Roman" w:hAnsiTheme="minorBidi"/>
          <w:sz w:val="24"/>
          <w:szCs w:val="24"/>
          <w:lang w:val="en-US"/>
        </w:rPr>
        <w:t>: Sequence Diagram</w:t>
      </w:r>
      <w:r w:rsidR="009056A1">
        <w:rPr>
          <w:rFonts w:asciiTheme="minorBidi" w:eastAsia="Times New Roman" w:hAnsiTheme="minorBidi"/>
          <w:sz w:val="24"/>
          <w:szCs w:val="24"/>
          <w:lang w:val="en-US"/>
        </w:rPr>
        <w:t>:</w:t>
      </w:r>
      <w:r w:rsidRPr="008F5BA0">
        <w:rPr>
          <w:rFonts w:asciiTheme="minorBidi" w:eastAsia="Times New Roman" w:hAnsiTheme="minorBidi"/>
          <w:sz w:val="24"/>
          <w:szCs w:val="24"/>
          <w:lang w:val="en-US"/>
        </w:rPr>
        <w:t xml:space="preserve"> Data Transmission and Frame Verification Protocol</w:t>
      </w:r>
    </w:p>
    <w:p w14:paraId="308CE472" w14:textId="4D7B9CDE" w:rsidR="0002732D" w:rsidRPr="008F5BA0" w:rsidRDefault="002451F9" w:rsidP="005316F9">
      <w:pPr>
        <w:shd w:val="clear" w:color="auto" w:fill="FFFFFF"/>
        <w:spacing w:after="120"/>
        <w:ind w:left="1080" w:right="580"/>
        <w:jc w:val="left"/>
        <w:rPr>
          <w:rFonts w:asciiTheme="minorBidi" w:eastAsia="Times New Roman" w:hAnsiTheme="minorBidi"/>
          <w:sz w:val="24"/>
          <w:szCs w:val="24"/>
          <w:lang w:val="en-US"/>
        </w:rPr>
      </w:pPr>
      <w:r>
        <w:rPr>
          <w:rFonts w:asciiTheme="minorBidi" w:eastAsia="Times New Roman" w:hAnsiTheme="minorBidi"/>
          <w:noProof/>
          <w:sz w:val="24"/>
          <w:szCs w:val="24"/>
          <w:lang w:val="en-US"/>
        </w:rPr>
        <w:lastRenderedPageBreak/>
        <w:drawing>
          <wp:inline distT="0" distB="0" distL="0" distR="0" wp14:anchorId="410A5E4C" wp14:editId="0D3705C8">
            <wp:extent cx="8423748" cy="4061259"/>
            <wp:effectExtent l="9525" t="0" r="6350" b="6350"/>
            <wp:docPr id="1379396995"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rot="5400000">
                      <a:off x="0" y="0"/>
                      <a:ext cx="8438142" cy="4068199"/>
                    </a:xfrm>
                    <a:prstGeom prst="rect">
                      <a:avLst/>
                    </a:prstGeom>
                    <a:noFill/>
                    <a:ln>
                      <a:noFill/>
                    </a:ln>
                  </pic:spPr>
                </pic:pic>
              </a:graphicData>
            </a:graphic>
          </wp:inline>
        </w:drawing>
      </w:r>
    </w:p>
    <w:p w14:paraId="48FFF6F0" w14:textId="5C7E5761" w:rsidR="0002732D" w:rsidRPr="00883216" w:rsidRDefault="0002732D" w:rsidP="005316F9">
      <w:pPr>
        <w:shd w:val="clear" w:color="auto" w:fill="FFFFFF"/>
        <w:spacing w:after="120"/>
        <w:ind w:left="1080" w:right="580"/>
        <w:rPr>
          <w:rFonts w:asciiTheme="minorBidi" w:eastAsia="Times New Roman" w:hAnsiTheme="minorBidi"/>
          <w:i/>
          <w:iCs/>
          <w:sz w:val="24"/>
          <w:szCs w:val="24"/>
          <w:lang w:val="en-US"/>
        </w:rPr>
      </w:pPr>
      <w:r w:rsidRPr="00883216">
        <w:rPr>
          <w:rFonts w:asciiTheme="minorBidi" w:eastAsia="Times New Roman" w:hAnsiTheme="minorBidi"/>
          <w:sz w:val="24"/>
          <w:szCs w:val="24"/>
          <w:lang w:val="en-US"/>
        </w:rPr>
        <w:t>Figure 9:</w:t>
      </w:r>
      <w:r w:rsidR="009056A1" w:rsidRPr="00883216">
        <w:rPr>
          <w:rFonts w:asciiTheme="minorBidi" w:eastAsia="Times New Roman" w:hAnsiTheme="minorBidi"/>
          <w:sz w:val="24"/>
          <w:szCs w:val="24"/>
          <w:lang w:val="en-US"/>
        </w:rPr>
        <w:t xml:space="preserve"> Activity Diagram: </w:t>
      </w:r>
      <w:r w:rsidRPr="00883216">
        <w:rPr>
          <w:rFonts w:asciiTheme="minorBidi" w:eastAsia="Times New Roman" w:hAnsiTheme="minorBidi"/>
          <w:sz w:val="24"/>
          <w:szCs w:val="24"/>
          <w:lang w:val="en-US"/>
        </w:rPr>
        <w:t>Data Framing and Physical Layer</w:t>
      </w:r>
    </w:p>
    <w:p w14:paraId="6118A201" w14:textId="7D8F43BB" w:rsidR="00EA10D1" w:rsidRPr="001E3C0E" w:rsidRDefault="001E3C0E" w:rsidP="00F96F2C">
      <w:pPr>
        <w:shd w:val="clear" w:color="auto" w:fill="FFFFFF"/>
        <w:spacing w:after="120"/>
        <w:ind w:right="580"/>
        <w:jc w:val="left"/>
        <w:rPr>
          <w:rFonts w:asciiTheme="minorBidi" w:eastAsia="Times New Roman" w:hAnsiTheme="minorBidi"/>
          <w:sz w:val="32"/>
          <w:szCs w:val="32"/>
          <w:lang w:val="en-US"/>
        </w:rPr>
      </w:pPr>
      <w:r w:rsidRPr="00DA341C">
        <w:rPr>
          <w:rFonts w:asciiTheme="minorBidi" w:hAnsiTheme="minorBidi"/>
          <w:b/>
          <w:bCs/>
          <w:sz w:val="32"/>
          <w:szCs w:val="32"/>
          <w:lang w:val="en-US"/>
        </w:rPr>
        <w:lastRenderedPageBreak/>
        <w:t>Chapter</w:t>
      </w:r>
      <w:r w:rsidRPr="001E3C0E">
        <w:rPr>
          <w:rFonts w:asciiTheme="minorBidi" w:hAnsiTheme="minorBidi"/>
          <w:b/>
          <w:bCs/>
          <w:sz w:val="32"/>
          <w:szCs w:val="32"/>
          <w:lang w:val="en-US"/>
        </w:rPr>
        <w:t xml:space="preserve"> </w:t>
      </w:r>
      <w:r w:rsidRPr="00DA341C">
        <w:rPr>
          <w:rFonts w:asciiTheme="minorBidi" w:hAnsiTheme="minorBidi"/>
          <w:b/>
          <w:bCs/>
          <w:sz w:val="32"/>
          <w:szCs w:val="32"/>
          <w:lang w:val="en-US"/>
        </w:rPr>
        <w:t>6</w:t>
      </w:r>
      <w:r w:rsidR="00DA341C" w:rsidRPr="001E3C0E">
        <w:rPr>
          <w:rFonts w:asciiTheme="minorBidi" w:eastAsia="Times New Roman" w:hAnsiTheme="minorBidi"/>
          <w:sz w:val="32"/>
          <w:szCs w:val="32"/>
          <w:lang w:val="en-US"/>
        </w:rPr>
        <w:t>.</w:t>
      </w:r>
      <w:r w:rsidR="00EA10D1" w:rsidRPr="001E3C0E">
        <w:rPr>
          <w:rFonts w:asciiTheme="minorBidi" w:eastAsia="Times New Roman" w:hAnsiTheme="minorBidi"/>
          <w:sz w:val="32"/>
          <w:szCs w:val="32"/>
          <w:lang w:val="en-US"/>
        </w:rPr>
        <w:t xml:space="preserve"> </w:t>
      </w:r>
      <w:r>
        <w:rPr>
          <w:rFonts w:asciiTheme="minorBidi" w:eastAsia="Times New Roman" w:hAnsiTheme="minorBidi"/>
          <w:sz w:val="32"/>
          <w:szCs w:val="32"/>
          <w:lang w:val="en-US"/>
        </w:rPr>
        <w:t>T</w:t>
      </w:r>
      <w:r w:rsidRPr="001E3C0E">
        <w:rPr>
          <w:rFonts w:asciiTheme="minorBidi" w:eastAsia="Times New Roman" w:hAnsiTheme="minorBidi"/>
          <w:sz w:val="32"/>
          <w:szCs w:val="32"/>
          <w:lang w:val="en-US"/>
        </w:rPr>
        <w:t>esting</w:t>
      </w:r>
      <w:r w:rsidR="00963D3D">
        <w:rPr>
          <w:rFonts w:asciiTheme="minorBidi" w:eastAsia="Times New Roman" w:hAnsiTheme="minorBidi"/>
          <w:sz w:val="32"/>
          <w:szCs w:val="32"/>
          <w:lang w:val="en-US"/>
        </w:rPr>
        <w:t xml:space="preserve"> and Reality</w:t>
      </w:r>
    </w:p>
    <w:p w14:paraId="3AF48523" w14:textId="499BC1F1" w:rsidR="00EA10D1" w:rsidRPr="00DA341C" w:rsidRDefault="00EA10D1" w:rsidP="00F96F2C">
      <w:pPr>
        <w:shd w:val="clear" w:color="auto" w:fill="FFFFFF"/>
        <w:spacing w:after="120"/>
        <w:ind w:right="580"/>
        <w:jc w:val="left"/>
        <w:rPr>
          <w:rFonts w:asciiTheme="minorBidi" w:eastAsia="Times New Roman" w:hAnsiTheme="minorBidi"/>
          <w:sz w:val="24"/>
          <w:szCs w:val="24"/>
          <w:lang w:val="en-US"/>
        </w:rPr>
      </w:pPr>
      <w:r w:rsidRPr="00DA341C">
        <w:rPr>
          <w:rFonts w:asciiTheme="minorBidi" w:eastAsia="Times New Roman" w:hAnsiTheme="minorBidi"/>
          <w:b/>
          <w:bCs/>
          <w:sz w:val="24"/>
          <w:szCs w:val="24"/>
          <w:lang w:val="en-US"/>
        </w:rPr>
        <w:t xml:space="preserve">6.1. Bit Packing </w:t>
      </w:r>
      <w:r w:rsidR="00E24B12">
        <w:rPr>
          <w:rFonts w:asciiTheme="minorBidi" w:eastAsia="Times New Roman" w:hAnsiTheme="minorBidi"/>
          <w:b/>
          <w:bCs/>
          <w:sz w:val="24"/>
          <w:szCs w:val="24"/>
          <w:lang w:val="en-US"/>
        </w:rPr>
        <w:t>A</w:t>
      </w:r>
      <w:r w:rsidR="00E24B12" w:rsidRPr="00DA341C">
        <w:rPr>
          <w:rFonts w:asciiTheme="minorBidi" w:eastAsia="Times New Roman" w:hAnsiTheme="minorBidi"/>
          <w:b/>
          <w:bCs/>
          <w:sz w:val="24"/>
          <w:szCs w:val="24"/>
          <w:lang w:val="en-US"/>
        </w:rPr>
        <w:t xml:space="preserve">nd </w:t>
      </w:r>
      <w:r w:rsidRPr="00DA341C">
        <w:rPr>
          <w:rFonts w:asciiTheme="minorBidi" w:eastAsia="Times New Roman" w:hAnsiTheme="minorBidi"/>
          <w:b/>
          <w:bCs/>
          <w:sz w:val="24"/>
          <w:szCs w:val="24"/>
          <w:lang w:val="en-US"/>
        </w:rPr>
        <w:t>Fragmentation Logic</w:t>
      </w:r>
    </w:p>
    <w:p w14:paraId="51A4558C" w14:textId="77777777" w:rsidR="00EA10D1" w:rsidRPr="00DA341C" w:rsidRDefault="00EA10D1" w:rsidP="00F96F2C">
      <w:pPr>
        <w:numPr>
          <w:ilvl w:val="0"/>
          <w:numId w:val="15"/>
        </w:numPr>
        <w:shd w:val="clear" w:color="auto" w:fill="FFFFFF"/>
        <w:spacing w:after="120"/>
        <w:ind w:left="1440" w:right="580"/>
        <w:jc w:val="left"/>
        <w:rPr>
          <w:rFonts w:asciiTheme="minorBidi" w:eastAsia="Times New Roman" w:hAnsiTheme="minorBidi"/>
          <w:sz w:val="24"/>
          <w:szCs w:val="24"/>
          <w:lang w:val="en-US"/>
        </w:rPr>
      </w:pPr>
      <w:r w:rsidRPr="00DA341C">
        <w:rPr>
          <w:rFonts w:asciiTheme="minorBidi" w:eastAsia="Times New Roman" w:hAnsiTheme="minorBidi"/>
          <w:b/>
          <w:bCs/>
          <w:sz w:val="24"/>
          <w:szCs w:val="24"/>
          <w:lang w:val="en-US"/>
        </w:rPr>
        <w:t>Objective:</w:t>
      </w:r>
      <w:r w:rsidRPr="00DA341C">
        <w:rPr>
          <w:rFonts w:asciiTheme="minorBidi" w:eastAsia="Times New Roman" w:hAnsiTheme="minorBidi"/>
          <w:sz w:val="24"/>
          <w:szCs w:val="24"/>
          <w:lang w:val="en-US"/>
        </w:rPr>
        <w:t xml:space="preserve"> Verify that the ConstructPacket function correctly packs the "Total Packets" and "Current Index" integers into a single byte.</w:t>
      </w:r>
    </w:p>
    <w:p w14:paraId="2872C0CA" w14:textId="77777777" w:rsidR="00EA10D1" w:rsidRPr="00DA341C" w:rsidRDefault="00EA10D1" w:rsidP="00F96F2C">
      <w:pPr>
        <w:numPr>
          <w:ilvl w:val="0"/>
          <w:numId w:val="15"/>
        </w:numPr>
        <w:shd w:val="clear" w:color="auto" w:fill="FFFFFF"/>
        <w:spacing w:after="120"/>
        <w:ind w:left="1440" w:right="580"/>
        <w:jc w:val="left"/>
        <w:rPr>
          <w:rFonts w:asciiTheme="minorBidi" w:eastAsia="Times New Roman" w:hAnsiTheme="minorBidi"/>
          <w:sz w:val="24"/>
          <w:szCs w:val="24"/>
          <w:lang w:val="en-US"/>
        </w:rPr>
      </w:pPr>
      <w:r w:rsidRPr="00DA341C">
        <w:rPr>
          <w:rFonts w:asciiTheme="minorBidi" w:eastAsia="Times New Roman" w:hAnsiTheme="minorBidi"/>
          <w:b/>
          <w:bCs/>
          <w:sz w:val="24"/>
          <w:szCs w:val="24"/>
          <w:lang w:val="en-US"/>
        </w:rPr>
        <w:t>Procedure:</w:t>
      </w:r>
      <w:r w:rsidRPr="00DA341C">
        <w:rPr>
          <w:rFonts w:asciiTheme="minorBidi" w:eastAsia="Times New Roman" w:hAnsiTheme="minorBidi"/>
          <w:sz w:val="24"/>
          <w:szCs w:val="24"/>
          <w:lang w:val="en-US"/>
        </w:rPr>
        <w:t xml:space="preserve"> Input Total=3, Index=2. Run the bit-packing logic.</w:t>
      </w:r>
    </w:p>
    <w:p w14:paraId="555AD28F" w14:textId="77777777" w:rsidR="00EA10D1" w:rsidRPr="00DA341C" w:rsidRDefault="00EA10D1" w:rsidP="00F96F2C">
      <w:pPr>
        <w:numPr>
          <w:ilvl w:val="0"/>
          <w:numId w:val="15"/>
        </w:numPr>
        <w:shd w:val="clear" w:color="auto" w:fill="FFFFFF"/>
        <w:spacing w:after="120"/>
        <w:ind w:left="1440" w:right="580"/>
        <w:jc w:val="left"/>
        <w:rPr>
          <w:rFonts w:asciiTheme="minorBidi" w:eastAsia="Times New Roman" w:hAnsiTheme="minorBidi"/>
          <w:sz w:val="24"/>
          <w:szCs w:val="24"/>
          <w:lang w:val="en-US"/>
        </w:rPr>
      </w:pPr>
      <w:r w:rsidRPr="00DA341C">
        <w:rPr>
          <w:rFonts w:asciiTheme="minorBidi" w:eastAsia="Times New Roman" w:hAnsiTheme="minorBidi"/>
          <w:b/>
          <w:bCs/>
          <w:sz w:val="24"/>
          <w:szCs w:val="24"/>
          <w:lang w:val="en-US"/>
        </w:rPr>
        <w:t>Success Criteria:</w:t>
      </w:r>
      <w:r w:rsidRPr="00DA341C">
        <w:rPr>
          <w:rFonts w:asciiTheme="minorBidi" w:eastAsia="Times New Roman" w:hAnsiTheme="minorBidi"/>
          <w:sz w:val="24"/>
          <w:szCs w:val="24"/>
          <w:lang w:val="en-US"/>
        </w:rPr>
        <w:t xml:space="preserve"> The resulting byte must equal 0x32 (Binary 00110010).</w:t>
      </w:r>
    </w:p>
    <w:p w14:paraId="184C953D" w14:textId="14B4BA48" w:rsidR="00EA10D1" w:rsidRPr="00DA341C" w:rsidRDefault="00EA10D1" w:rsidP="00E30A60">
      <w:pPr>
        <w:shd w:val="clear" w:color="auto" w:fill="FFFFFF"/>
        <w:spacing w:after="120"/>
        <w:ind w:right="580"/>
        <w:jc w:val="left"/>
        <w:rPr>
          <w:rFonts w:asciiTheme="minorBidi" w:eastAsia="Times New Roman" w:hAnsiTheme="minorBidi"/>
          <w:sz w:val="24"/>
          <w:szCs w:val="24"/>
          <w:lang w:val="en-US"/>
        </w:rPr>
      </w:pPr>
      <w:r w:rsidRPr="00DA341C">
        <w:rPr>
          <w:rFonts w:asciiTheme="minorBidi" w:eastAsia="Times New Roman" w:hAnsiTheme="minorBidi"/>
          <w:b/>
          <w:bCs/>
          <w:sz w:val="24"/>
          <w:szCs w:val="24"/>
          <w:lang w:val="en-US"/>
        </w:rPr>
        <w:t xml:space="preserve">6.1.1. </w:t>
      </w:r>
      <w:r w:rsidR="00E30A60" w:rsidRPr="00E30A60">
        <w:rPr>
          <w:rFonts w:asciiTheme="minorBidi" w:eastAsia="Times New Roman" w:hAnsiTheme="minorBidi"/>
          <w:b/>
          <w:bCs/>
          <w:sz w:val="24"/>
          <w:szCs w:val="24"/>
          <w:lang w:val="en-US"/>
        </w:rPr>
        <w:t>CRC Calculation Accuracy</w:t>
      </w:r>
    </w:p>
    <w:p w14:paraId="4D05FE1B" w14:textId="35542FE2" w:rsidR="00EA10D1" w:rsidRPr="00DA341C" w:rsidRDefault="00EA10D1" w:rsidP="00F96F2C">
      <w:pPr>
        <w:numPr>
          <w:ilvl w:val="0"/>
          <w:numId w:val="16"/>
        </w:numPr>
        <w:shd w:val="clear" w:color="auto" w:fill="FFFFFF"/>
        <w:spacing w:after="120"/>
        <w:ind w:left="1440" w:right="580"/>
        <w:jc w:val="left"/>
        <w:rPr>
          <w:rFonts w:asciiTheme="minorBidi" w:eastAsia="Times New Roman" w:hAnsiTheme="minorBidi"/>
          <w:sz w:val="24"/>
          <w:szCs w:val="24"/>
          <w:lang w:val="en-US"/>
        </w:rPr>
      </w:pPr>
      <w:r w:rsidRPr="00DA341C">
        <w:rPr>
          <w:rFonts w:asciiTheme="minorBidi" w:eastAsia="Times New Roman" w:hAnsiTheme="minorBidi"/>
          <w:b/>
          <w:bCs/>
          <w:sz w:val="24"/>
          <w:szCs w:val="24"/>
          <w:lang w:val="en-US"/>
        </w:rPr>
        <w:t>Objective:</w:t>
      </w:r>
      <w:r w:rsidRPr="00DA341C">
        <w:rPr>
          <w:rFonts w:asciiTheme="minorBidi" w:eastAsia="Times New Roman" w:hAnsiTheme="minorBidi"/>
          <w:sz w:val="24"/>
          <w:szCs w:val="24"/>
          <w:lang w:val="en-US"/>
        </w:rPr>
        <w:t xml:space="preserve"> Validate the integrity of the </w:t>
      </w:r>
      <w:r w:rsidR="00E30A60" w:rsidRPr="00E30A60">
        <w:rPr>
          <w:rFonts w:asciiTheme="minorBidi" w:eastAsia="Times New Roman" w:hAnsiTheme="minorBidi"/>
          <w:sz w:val="24"/>
          <w:szCs w:val="24"/>
          <w:lang w:val="en-US"/>
        </w:rPr>
        <w:t xml:space="preserve">CRC </w:t>
      </w:r>
      <w:r w:rsidRPr="00DA341C">
        <w:rPr>
          <w:rFonts w:asciiTheme="minorBidi" w:eastAsia="Times New Roman" w:hAnsiTheme="minorBidi"/>
          <w:sz w:val="24"/>
          <w:szCs w:val="24"/>
          <w:lang w:val="en-US"/>
        </w:rPr>
        <w:t>checksum algorithm.</w:t>
      </w:r>
    </w:p>
    <w:p w14:paraId="79F22D71" w14:textId="3FB6EEB4" w:rsidR="00EA10D1" w:rsidRPr="00DA341C" w:rsidRDefault="00EA10D1" w:rsidP="00E30A60">
      <w:pPr>
        <w:numPr>
          <w:ilvl w:val="0"/>
          <w:numId w:val="16"/>
        </w:numPr>
        <w:shd w:val="clear" w:color="auto" w:fill="FFFFFF"/>
        <w:spacing w:after="120"/>
        <w:ind w:left="1440" w:right="580"/>
        <w:jc w:val="left"/>
        <w:rPr>
          <w:rFonts w:asciiTheme="minorBidi" w:eastAsia="Times New Roman" w:hAnsiTheme="minorBidi"/>
          <w:sz w:val="24"/>
          <w:szCs w:val="24"/>
          <w:lang w:val="en-US"/>
        </w:rPr>
      </w:pPr>
      <w:r w:rsidRPr="00DA341C">
        <w:rPr>
          <w:rFonts w:asciiTheme="minorBidi" w:eastAsia="Times New Roman" w:hAnsiTheme="minorBidi"/>
          <w:b/>
          <w:bCs/>
          <w:sz w:val="24"/>
          <w:szCs w:val="24"/>
          <w:lang w:val="en-US"/>
        </w:rPr>
        <w:t>Procedure:</w:t>
      </w:r>
      <w:r w:rsidRPr="00DA341C">
        <w:rPr>
          <w:rFonts w:asciiTheme="minorBidi" w:eastAsia="Times New Roman" w:hAnsiTheme="minorBidi"/>
          <w:sz w:val="24"/>
          <w:szCs w:val="24"/>
          <w:lang w:val="en-US"/>
        </w:rPr>
        <w:t xml:space="preserve"> Manually calculate the </w:t>
      </w:r>
      <w:r w:rsidR="00E30A60" w:rsidRPr="00E30A60">
        <w:rPr>
          <w:rFonts w:asciiTheme="minorBidi" w:eastAsia="Times New Roman" w:hAnsiTheme="minorBidi"/>
          <w:sz w:val="24"/>
          <w:szCs w:val="24"/>
          <w:lang w:val="en-US"/>
        </w:rPr>
        <w:t>CRC value</w:t>
      </w:r>
      <w:r w:rsidRPr="00DA341C">
        <w:rPr>
          <w:rFonts w:asciiTheme="minorBidi" w:eastAsia="Times New Roman" w:hAnsiTheme="minorBidi"/>
          <w:sz w:val="24"/>
          <w:szCs w:val="24"/>
          <w:lang w:val="en-US"/>
        </w:rPr>
        <w:t>of the string "TEST". Run the code’s checksum function on the same string.</w:t>
      </w:r>
    </w:p>
    <w:p w14:paraId="5AC64DDF" w14:textId="77777777" w:rsidR="00EA10D1" w:rsidRPr="00DA341C" w:rsidRDefault="00EA10D1" w:rsidP="00F96F2C">
      <w:pPr>
        <w:numPr>
          <w:ilvl w:val="0"/>
          <w:numId w:val="16"/>
        </w:numPr>
        <w:shd w:val="clear" w:color="auto" w:fill="FFFFFF"/>
        <w:spacing w:after="120"/>
        <w:ind w:left="1440" w:right="580"/>
        <w:jc w:val="left"/>
        <w:rPr>
          <w:rFonts w:asciiTheme="minorBidi" w:eastAsia="Times New Roman" w:hAnsiTheme="minorBidi"/>
          <w:sz w:val="24"/>
          <w:szCs w:val="24"/>
          <w:lang w:val="en-US"/>
        </w:rPr>
      </w:pPr>
      <w:r w:rsidRPr="00DA341C">
        <w:rPr>
          <w:rFonts w:asciiTheme="minorBidi" w:eastAsia="Times New Roman" w:hAnsiTheme="minorBidi"/>
          <w:b/>
          <w:bCs/>
          <w:sz w:val="24"/>
          <w:szCs w:val="24"/>
          <w:lang w:val="en-US"/>
        </w:rPr>
        <w:t>Success Criteria:</w:t>
      </w:r>
      <w:r w:rsidRPr="00DA341C">
        <w:rPr>
          <w:rFonts w:asciiTheme="minorBidi" w:eastAsia="Times New Roman" w:hAnsiTheme="minorBidi"/>
          <w:sz w:val="24"/>
          <w:szCs w:val="24"/>
          <w:lang w:val="en-US"/>
        </w:rPr>
        <w:t xml:space="preserve"> The code output must match the manual calculation exactly.</w:t>
      </w:r>
    </w:p>
    <w:p w14:paraId="04A64DBD" w14:textId="0020F515" w:rsidR="00EA10D1" w:rsidRPr="00DA341C" w:rsidRDefault="00EA10D1" w:rsidP="00F96F2C">
      <w:pPr>
        <w:shd w:val="clear" w:color="auto" w:fill="FFFFFF"/>
        <w:spacing w:after="120"/>
        <w:ind w:right="580"/>
        <w:jc w:val="left"/>
        <w:rPr>
          <w:rFonts w:asciiTheme="minorBidi" w:eastAsia="Times New Roman" w:hAnsiTheme="minorBidi"/>
          <w:sz w:val="24"/>
          <w:szCs w:val="24"/>
          <w:lang w:val="en-US"/>
        </w:rPr>
      </w:pPr>
      <w:r w:rsidRPr="00DA341C">
        <w:rPr>
          <w:rFonts w:asciiTheme="minorBidi" w:eastAsia="Times New Roman" w:hAnsiTheme="minorBidi"/>
          <w:b/>
          <w:bCs/>
          <w:sz w:val="24"/>
          <w:szCs w:val="24"/>
          <w:lang w:val="en-US"/>
        </w:rPr>
        <w:t>6.1.2 Packet Serialization</w:t>
      </w:r>
    </w:p>
    <w:p w14:paraId="7B010A72" w14:textId="77777777" w:rsidR="00EA10D1" w:rsidRPr="00DA341C" w:rsidRDefault="00EA10D1" w:rsidP="00F96F2C">
      <w:pPr>
        <w:numPr>
          <w:ilvl w:val="0"/>
          <w:numId w:val="17"/>
        </w:numPr>
        <w:shd w:val="clear" w:color="auto" w:fill="FFFFFF"/>
        <w:spacing w:after="120"/>
        <w:ind w:left="1440" w:right="580"/>
        <w:jc w:val="left"/>
        <w:rPr>
          <w:rFonts w:asciiTheme="minorBidi" w:eastAsia="Times New Roman" w:hAnsiTheme="minorBidi"/>
          <w:sz w:val="24"/>
          <w:szCs w:val="24"/>
          <w:lang w:val="en-US"/>
        </w:rPr>
      </w:pPr>
      <w:r w:rsidRPr="00DA341C">
        <w:rPr>
          <w:rFonts w:asciiTheme="minorBidi" w:eastAsia="Times New Roman" w:hAnsiTheme="minorBidi"/>
          <w:b/>
          <w:bCs/>
          <w:sz w:val="24"/>
          <w:szCs w:val="24"/>
          <w:lang w:val="en-US"/>
        </w:rPr>
        <w:t>Objective:</w:t>
      </w:r>
      <w:r w:rsidRPr="00DA341C">
        <w:rPr>
          <w:rFonts w:asciiTheme="minorBidi" w:eastAsia="Times New Roman" w:hAnsiTheme="minorBidi"/>
          <w:sz w:val="24"/>
          <w:szCs w:val="24"/>
          <w:lang w:val="en-US"/>
        </w:rPr>
        <w:t xml:space="preserve"> Ensure that the raw string is correctly converted into the binary protocol frame.</w:t>
      </w:r>
    </w:p>
    <w:p w14:paraId="71FABFDB" w14:textId="434F36ED" w:rsidR="00EA10D1" w:rsidRPr="00DA341C" w:rsidRDefault="00EA10D1" w:rsidP="00F96F2C">
      <w:pPr>
        <w:numPr>
          <w:ilvl w:val="0"/>
          <w:numId w:val="17"/>
        </w:numPr>
        <w:shd w:val="clear" w:color="auto" w:fill="FFFFFF"/>
        <w:spacing w:after="120"/>
        <w:ind w:left="1440" w:right="580"/>
        <w:jc w:val="left"/>
        <w:rPr>
          <w:rFonts w:asciiTheme="minorBidi" w:eastAsia="Times New Roman" w:hAnsiTheme="minorBidi"/>
          <w:sz w:val="24"/>
          <w:szCs w:val="24"/>
          <w:lang w:val="en-US"/>
        </w:rPr>
      </w:pPr>
      <w:r w:rsidRPr="00DA341C">
        <w:rPr>
          <w:rFonts w:asciiTheme="minorBidi" w:eastAsia="Times New Roman" w:hAnsiTheme="minorBidi"/>
          <w:b/>
          <w:bCs/>
          <w:sz w:val="24"/>
          <w:szCs w:val="24"/>
          <w:lang w:val="en-US"/>
        </w:rPr>
        <w:t>Procedure:</w:t>
      </w:r>
      <w:r w:rsidRPr="00DA341C">
        <w:rPr>
          <w:rFonts w:asciiTheme="minorBidi" w:eastAsia="Times New Roman" w:hAnsiTheme="minorBidi"/>
          <w:sz w:val="24"/>
          <w:szCs w:val="24"/>
          <w:lang w:val="en-US"/>
        </w:rPr>
        <w:t xml:space="preserve"> Pass the string </w:t>
      </w:r>
      <w:r w:rsidR="007801E6">
        <w:rPr>
          <w:rFonts w:asciiTheme="minorBidi" w:eastAsia="Times New Roman" w:hAnsiTheme="minorBidi" w:hint="cs"/>
          <w:sz w:val="24"/>
          <w:szCs w:val="24"/>
          <w:rtl/>
          <w:lang w:val="en-US"/>
        </w:rPr>
        <w:t xml:space="preserve"> </w:t>
      </w:r>
      <w:r w:rsidRPr="00DA341C">
        <w:rPr>
          <w:rFonts w:asciiTheme="minorBidi" w:eastAsia="Times New Roman" w:hAnsiTheme="minorBidi"/>
          <w:sz w:val="24"/>
          <w:szCs w:val="24"/>
          <w:lang w:val="en-US"/>
        </w:rPr>
        <w:t>"TEST" to the serializer. Inspect the output bit array.</w:t>
      </w:r>
    </w:p>
    <w:p w14:paraId="3B9F2BEC" w14:textId="77777777" w:rsidR="00EA10D1" w:rsidRPr="00DA341C" w:rsidRDefault="00EA10D1" w:rsidP="00F96F2C">
      <w:pPr>
        <w:numPr>
          <w:ilvl w:val="0"/>
          <w:numId w:val="17"/>
        </w:numPr>
        <w:shd w:val="clear" w:color="auto" w:fill="FFFFFF"/>
        <w:spacing w:after="120"/>
        <w:ind w:left="1440" w:right="580"/>
        <w:jc w:val="left"/>
        <w:rPr>
          <w:rFonts w:asciiTheme="minorBidi" w:eastAsia="Times New Roman" w:hAnsiTheme="minorBidi"/>
          <w:sz w:val="24"/>
          <w:szCs w:val="24"/>
          <w:lang w:val="en-US"/>
        </w:rPr>
      </w:pPr>
      <w:r w:rsidRPr="00DA341C">
        <w:rPr>
          <w:rFonts w:asciiTheme="minorBidi" w:eastAsia="Times New Roman" w:hAnsiTheme="minorBidi"/>
          <w:b/>
          <w:bCs/>
          <w:sz w:val="24"/>
          <w:szCs w:val="24"/>
          <w:lang w:val="en-US"/>
        </w:rPr>
        <w:t>Success Criteria:</w:t>
      </w:r>
      <w:r w:rsidRPr="00DA341C">
        <w:rPr>
          <w:rFonts w:asciiTheme="minorBidi" w:eastAsia="Times New Roman" w:hAnsiTheme="minorBidi"/>
          <w:sz w:val="24"/>
          <w:szCs w:val="24"/>
          <w:lang w:val="en-US"/>
        </w:rPr>
        <w:t xml:space="preserve"> The array must follow the strict order: Preamble -&gt; Sync -&gt; Frag -&gt; Length -&gt; Payload -&gt; Checksum.</w:t>
      </w:r>
    </w:p>
    <w:p w14:paraId="6464BDD8" w14:textId="5CF62525" w:rsidR="00EA10D1" w:rsidRPr="00DA341C" w:rsidRDefault="00EA10D1" w:rsidP="00F96F2C">
      <w:pPr>
        <w:shd w:val="clear" w:color="auto" w:fill="FFFFFF"/>
        <w:spacing w:after="120"/>
        <w:ind w:right="580"/>
        <w:jc w:val="left"/>
        <w:rPr>
          <w:rFonts w:asciiTheme="minorBidi" w:eastAsia="Times New Roman" w:hAnsiTheme="minorBidi"/>
          <w:sz w:val="24"/>
          <w:szCs w:val="24"/>
          <w:lang w:val="en-US"/>
        </w:rPr>
      </w:pPr>
      <w:r w:rsidRPr="00DA341C">
        <w:rPr>
          <w:rFonts w:asciiTheme="minorBidi" w:eastAsia="Times New Roman" w:hAnsiTheme="minorBidi"/>
          <w:b/>
          <w:bCs/>
          <w:sz w:val="24"/>
          <w:szCs w:val="24"/>
          <w:lang w:val="en-US"/>
        </w:rPr>
        <w:t>6.1.3 Frequency Analysis Algorithm</w:t>
      </w:r>
    </w:p>
    <w:p w14:paraId="07D401C1" w14:textId="77777777" w:rsidR="00EA10D1" w:rsidRPr="00DA341C" w:rsidRDefault="00EA10D1" w:rsidP="00F96F2C">
      <w:pPr>
        <w:numPr>
          <w:ilvl w:val="0"/>
          <w:numId w:val="18"/>
        </w:numPr>
        <w:shd w:val="clear" w:color="auto" w:fill="FFFFFF"/>
        <w:spacing w:after="120"/>
        <w:ind w:left="1440" w:right="580"/>
        <w:jc w:val="left"/>
        <w:rPr>
          <w:rFonts w:asciiTheme="minorBidi" w:eastAsia="Times New Roman" w:hAnsiTheme="minorBidi"/>
          <w:sz w:val="24"/>
          <w:szCs w:val="24"/>
          <w:lang w:val="en-US"/>
        </w:rPr>
      </w:pPr>
      <w:r w:rsidRPr="00DA341C">
        <w:rPr>
          <w:rFonts w:asciiTheme="minorBidi" w:eastAsia="Times New Roman" w:hAnsiTheme="minorBidi"/>
          <w:b/>
          <w:bCs/>
          <w:sz w:val="24"/>
          <w:szCs w:val="24"/>
          <w:lang w:val="en-US"/>
        </w:rPr>
        <w:t>Objective:</w:t>
      </w:r>
      <w:r w:rsidRPr="00DA341C">
        <w:rPr>
          <w:rFonts w:asciiTheme="minorBidi" w:eastAsia="Times New Roman" w:hAnsiTheme="minorBidi"/>
          <w:sz w:val="24"/>
          <w:szCs w:val="24"/>
          <w:lang w:val="en-US"/>
        </w:rPr>
        <w:t xml:space="preserve"> Test the FFT logic using a mathematically generated array</w:t>
      </w:r>
    </w:p>
    <w:p w14:paraId="6B540D5F" w14:textId="77777777" w:rsidR="00EA10D1" w:rsidRPr="00DA341C" w:rsidRDefault="00EA10D1" w:rsidP="00F96F2C">
      <w:pPr>
        <w:numPr>
          <w:ilvl w:val="0"/>
          <w:numId w:val="18"/>
        </w:numPr>
        <w:shd w:val="clear" w:color="auto" w:fill="FFFFFF"/>
        <w:spacing w:after="120"/>
        <w:ind w:left="1440" w:right="580"/>
        <w:jc w:val="left"/>
        <w:rPr>
          <w:rFonts w:asciiTheme="minorBidi" w:eastAsia="Times New Roman" w:hAnsiTheme="minorBidi"/>
          <w:sz w:val="24"/>
          <w:szCs w:val="24"/>
          <w:lang w:val="en-US"/>
        </w:rPr>
      </w:pPr>
      <w:r w:rsidRPr="00DA341C">
        <w:rPr>
          <w:rFonts w:asciiTheme="minorBidi" w:eastAsia="Times New Roman" w:hAnsiTheme="minorBidi"/>
          <w:b/>
          <w:bCs/>
          <w:sz w:val="24"/>
          <w:szCs w:val="24"/>
          <w:lang w:val="en-US"/>
        </w:rPr>
        <w:t>Procedure:</w:t>
      </w:r>
      <w:r w:rsidRPr="00DA341C">
        <w:rPr>
          <w:rFonts w:asciiTheme="minorBidi" w:eastAsia="Times New Roman" w:hAnsiTheme="minorBidi"/>
          <w:sz w:val="24"/>
          <w:szCs w:val="24"/>
          <w:lang w:val="en-US"/>
        </w:rPr>
        <w:t xml:space="preserve"> Feed an array containing a pure mathematical sine wave of 18kHz into the detection function.</w:t>
      </w:r>
    </w:p>
    <w:p w14:paraId="1291E190" w14:textId="77777777" w:rsidR="00EA10D1" w:rsidRPr="00DA341C" w:rsidRDefault="00EA10D1" w:rsidP="00F96F2C">
      <w:pPr>
        <w:numPr>
          <w:ilvl w:val="0"/>
          <w:numId w:val="18"/>
        </w:numPr>
        <w:shd w:val="clear" w:color="auto" w:fill="FFFFFF"/>
        <w:spacing w:after="120"/>
        <w:ind w:left="1440" w:right="580"/>
        <w:jc w:val="left"/>
        <w:rPr>
          <w:rFonts w:asciiTheme="minorBidi" w:eastAsia="Times New Roman" w:hAnsiTheme="minorBidi"/>
          <w:sz w:val="24"/>
          <w:szCs w:val="24"/>
          <w:lang w:val="en-US"/>
        </w:rPr>
      </w:pPr>
      <w:r w:rsidRPr="00DA341C">
        <w:rPr>
          <w:rFonts w:asciiTheme="minorBidi" w:eastAsia="Times New Roman" w:hAnsiTheme="minorBidi"/>
          <w:b/>
          <w:bCs/>
          <w:sz w:val="24"/>
          <w:szCs w:val="24"/>
          <w:lang w:val="en-US"/>
        </w:rPr>
        <w:t>Success Criteria:</w:t>
      </w:r>
      <w:r w:rsidRPr="00DA341C">
        <w:rPr>
          <w:rFonts w:asciiTheme="minorBidi" w:eastAsia="Times New Roman" w:hAnsiTheme="minorBidi"/>
          <w:sz w:val="24"/>
          <w:szCs w:val="24"/>
          <w:lang w:val="en-US"/>
        </w:rPr>
        <w:t xml:space="preserve"> The algorithm must return a significantly higher magnitude for the 18kHz bin compared to the 20kHz bin.</w:t>
      </w:r>
    </w:p>
    <w:p w14:paraId="01870218" w14:textId="164195A3" w:rsidR="00EA10D1" w:rsidRPr="00DA341C" w:rsidRDefault="00EA10D1" w:rsidP="00F96F2C">
      <w:pPr>
        <w:shd w:val="clear" w:color="auto" w:fill="FFFFFF"/>
        <w:spacing w:after="120"/>
        <w:ind w:right="580"/>
        <w:jc w:val="left"/>
        <w:rPr>
          <w:rFonts w:asciiTheme="minorBidi" w:eastAsia="Times New Roman" w:hAnsiTheme="minorBidi"/>
          <w:b/>
          <w:bCs/>
          <w:sz w:val="24"/>
          <w:szCs w:val="24"/>
          <w:lang w:val="en-US"/>
        </w:rPr>
      </w:pPr>
      <w:r w:rsidRPr="00DA341C">
        <w:rPr>
          <w:rFonts w:asciiTheme="minorBidi" w:eastAsia="Times New Roman" w:hAnsiTheme="minorBidi"/>
          <w:b/>
          <w:bCs/>
          <w:sz w:val="24"/>
          <w:szCs w:val="24"/>
          <w:lang w:val="en-US"/>
        </w:rPr>
        <w:t xml:space="preserve">6.2 Physical Layer Testing </w:t>
      </w:r>
    </w:p>
    <w:p w14:paraId="33680FB6" w14:textId="6A7C2FFA" w:rsidR="00EA10D1" w:rsidRPr="00DA341C" w:rsidRDefault="00EA10D1" w:rsidP="00F96F2C">
      <w:pPr>
        <w:shd w:val="clear" w:color="auto" w:fill="FFFFFF"/>
        <w:spacing w:after="120"/>
        <w:ind w:right="580"/>
        <w:jc w:val="left"/>
        <w:rPr>
          <w:rFonts w:asciiTheme="minorBidi" w:eastAsia="Times New Roman" w:hAnsiTheme="minorBidi"/>
          <w:sz w:val="24"/>
          <w:szCs w:val="24"/>
          <w:lang w:val="en-US"/>
        </w:rPr>
      </w:pPr>
      <w:r w:rsidRPr="00DA341C">
        <w:rPr>
          <w:rFonts w:asciiTheme="minorBidi" w:eastAsia="Times New Roman" w:hAnsiTheme="minorBidi"/>
          <w:b/>
          <w:bCs/>
          <w:sz w:val="24"/>
          <w:szCs w:val="24"/>
          <w:lang w:val="en-US"/>
        </w:rPr>
        <w:t xml:space="preserve">6.2.1. Bit Duration </w:t>
      </w:r>
      <w:r w:rsidR="00E24B12">
        <w:rPr>
          <w:rFonts w:asciiTheme="minorBidi" w:eastAsia="Times New Roman" w:hAnsiTheme="minorBidi"/>
          <w:b/>
          <w:bCs/>
          <w:sz w:val="24"/>
          <w:szCs w:val="24"/>
          <w:lang w:val="en-US"/>
        </w:rPr>
        <w:t>A</w:t>
      </w:r>
      <w:r w:rsidR="00E24B12" w:rsidRPr="00DA341C">
        <w:rPr>
          <w:rFonts w:asciiTheme="minorBidi" w:eastAsia="Times New Roman" w:hAnsiTheme="minorBidi"/>
          <w:b/>
          <w:bCs/>
          <w:sz w:val="24"/>
          <w:szCs w:val="24"/>
          <w:lang w:val="en-US"/>
        </w:rPr>
        <w:t xml:space="preserve">nd </w:t>
      </w:r>
      <w:r w:rsidRPr="00DA341C">
        <w:rPr>
          <w:rFonts w:asciiTheme="minorBidi" w:eastAsia="Times New Roman" w:hAnsiTheme="minorBidi"/>
          <w:b/>
          <w:bCs/>
          <w:sz w:val="24"/>
          <w:szCs w:val="24"/>
          <w:lang w:val="en-US"/>
        </w:rPr>
        <w:t>Timing</w:t>
      </w:r>
    </w:p>
    <w:p w14:paraId="3A2F8D6A" w14:textId="77777777" w:rsidR="00EA10D1" w:rsidRPr="00DA341C" w:rsidRDefault="00EA10D1" w:rsidP="00F96F2C">
      <w:pPr>
        <w:numPr>
          <w:ilvl w:val="0"/>
          <w:numId w:val="19"/>
        </w:numPr>
        <w:shd w:val="clear" w:color="auto" w:fill="FFFFFF"/>
        <w:spacing w:after="120"/>
        <w:ind w:left="1440" w:right="580"/>
        <w:jc w:val="left"/>
        <w:rPr>
          <w:rFonts w:asciiTheme="minorBidi" w:eastAsia="Times New Roman" w:hAnsiTheme="minorBidi"/>
          <w:sz w:val="24"/>
          <w:szCs w:val="24"/>
          <w:lang w:val="en-US"/>
        </w:rPr>
      </w:pPr>
      <w:r w:rsidRPr="00DA341C">
        <w:rPr>
          <w:rFonts w:asciiTheme="minorBidi" w:eastAsia="Times New Roman" w:hAnsiTheme="minorBidi"/>
          <w:b/>
          <w:bCs/>
          <w:sz w:val="24"/>
          <w:szCs w:val="24"/>
          <w:lang w:val="en-US"/>
        </w:rPr>
        <w:t>Objective:</w:t>
      </w:r>
      <w:r w:rsidRPr="00DA341C">
        <w:rPr>
          <w:rFonts w:asciiTheme="minorBidi" w:eastAsia="Times New Roman" w:hAnsiTheme="minorBidi"/>
          <w:sz w:val="24"/>
          <w:szCs w:val="24"/>
          <w:lang w:val="en-US"/>
        </w:rPr>
        <w:t xml:space="preserve"> Confirm that each bit lasts exactly 0.5ms as defined.</w:t>
      </w:r>
    </w:p>
    <w:p w14:paraId="4D50E7BF" w14:textId="77777777" w:rsidR="00EA10D1" w:rsidRPr="00DA341C" w:rsidRDefault="00EA10D1" w:rsidP="00F96F2C">
      <w:pPr>
        <w:numPr>
          <w:ilvl w:val="0"/>
          <w:numId w:val="19"/>
        </w:numPr>
        <w:shd w:val="clear" w:color="auto" w:fill="FFFFFF"/>
        <w:spacing w:after="120"/>
        <w:ind w:left="1440" w:right="580"/>
        <w:jc w:val="left"/>
        <w:rPr>
          <w:rFonts w:asciiTheme="minorBidi" w:eastAsia="Times New Roman" w:hAnsiTheme="minorBidi"/>
          <w:sz w:val="24"/>
          <w:szCs w:val="24"/>
          <w:lang w:val="en-US"/>
        </w:rPr>
      </w:pPr>
      <w:r w:rsidRPr="00DA341C">
        <w:rPr>
          <w:rFonts w:asciiTheme="minorBidi" w:eastAsia="Times New Roman" w:hAnsiTheme="minorBidi"/>
          <w:b/>
          <w:bCs/>
          <w:sz w:val="24"/>
          <w:szCs w:val="24"/>
          <w:lang w:val="en-US"/>
        </w:rPr>
        <w:t>Procedure:</w:t>
      </w:r>
      <w:r w:rsidRPr="00DA341C">
        <w:rPr>
          <w:rFonts w:asciiTheme="minorBidi" w:eastAsia="Times New Roman" w:hAnsiTheme="minorBidi"/>
          <w:sz w:val="24"/>
          <w:szCs w:val="24"/>
          <w:lang w:val="en-US"/>
        </w:rPr>
        <w:t xml:space="preserve"> Record the transmission of a single bit using an external PC with audio editing software (Audacity). Measure the waveform length.</w:t>
      </w:r>
    </w:p>
    <w:p w14:paraId="33D77071" w14:textId="77777777" w:rsidR="00EA10D1" w:rsidRDefault="00EA10D1" w:rsidP="00F96F2C">
      <w:pPr>
        <w:numPr>
          <w:ilvl w:val="0"/>
          <w:numId w:val="19"/>
        </w:numPr>
        <w:shd w:val="clear" w:color="auto" w:fill="FFFFFF"/>
        <w:spacing w:after="120"/>
        <w:ind w:left="1440" w:right="580"/>
        <w:jc w:val="left"/>
        <w:rPr>
          <w:rFonts w:asciiTheme="minorBidi" w:eastAsia="Times New Roman" w:hAnsiTheme="minorBidi"/>
          <w:sz w:val="24"/>
          <w:szCs w:val="24"/>
          <w:lang w:val="en-US"/>
        </w:rPr>
      </w:pPr>
      <w:r w:rsidRPr="00DA341C">
        <w:rPr>
          <w:rFonts w:asciiTheme="minorBidi" w:eastAsia="Times New Roman" w:hAnsiTheme="minorBidi"/>
          <w:b/>
          <w:bCs/>
          <w:sz w:val="24"/>
          <w:szCs w:val="24"/>
          <w:lang w:val="en-US"/>
        </w:rPr>
        <w:t>Success Criteria:</w:t>
      </w:r>
      <w:r w:rsidRPr="00DA341C">
        <w:rPr>
          <w:rFonts w:asciiTheme="minorBidi" w:eastAsia="Times New Roman" w:hAnsiTheme="minorBidi"/>
          <w:sz w:val="24"/>
          <w:szCs w:val="24"/>
          <w:lang w:val="en-US"/>
        </w:rPr>
        <w:t xml:space="preserve"> The waveform duration must be 0.5ms </w:t>
      </w:r>
    </w:p>
    <w:p w14:paraId="5495239F" w14:textId="77777777" w:rsidR="008D7CC7" w:rsidRPr="00DA341C" w:rsidRDefault="008D7CC7" w:rsidP="008D7CC7">
      <w:pPr>
        <w:shd w:val="clear" w:color="auto" w:fill="FFFFFF"/>
        <w:spacing w:after="120"/>
        <w:ind w:left="1440" w:right="580"/>
        <w:jc w:val="left"/>
        <w:rPr>
          <w:rFonts w:asciiTheme="minorBidi" w:eastAsia="Times New Roman" w:hAnsiTheme="minorBidi"/>
          <w:sz w:val="24"/>
          <w:szCs w:val="24"/>
          <w:lang w:val="en-US"/>
        </w:rPr>
      </w:pPr>
    </w:p>
    <w:p w14:paraId="6B0161A9" w14:textId="77777777" w:rsidR="00EA10D1" w:rsidRPr="00DA341C" w:rsidRDefault="00EA10D1" w:rsidP="00F96F2C">
      <w:pPr>
        <w:shd w:val="clear" w:color="auto" w:fill="FFFFFF"/>
        <w:spacing w:after="120"/>
        <w:ind w:left="1083" w:right="580"/>
        <w:jc w:val="left"/>
        <w:rPr>
          <w:rFonts w:asciiTheme="minorBidi" w:eastAsia="Times New Roman" w:hAnsiTheme="minorBidi"/>
          <w:sz w:val="24"/>
          <w:szCs w:val="24"/>
          <w:lang w:val="en-US"/>
        </w:rPr>
      </w:pPr>
    </w:p>
    <w:p w14:paraId="2F0C7C98" w14:textId="03106376" w:rsidR="00EA10D1" w:rsidRPr="00DA341C" w:rsidRDefault="00EA10D1" w:rsidP="00F96F2C">
      <w:pPr>
        <w:shd w:val="clear" w:color="auto" w:fill="FFFFFF"/>
        <w:spacing w:after="120"/>
        <w:ind w:right="580"/>
        <w:jc w:val="left"/>
        <w:rPr>
          <w:rFonts w:asciiTheme="minorBidi" w:eastAsia="Times New Roman" w:hAnsiTheme="minorBidi"/>
          <w:b/>
          <w:bCs/>
          <w:sz w:val="24"/>
          <w:szCs w:val="24"/>
          <w:lang w:val="en-US"/>
        </w:rPr>
      </w:pPr>
      <w:r w:rsidRPr="00DA341C">
        <w:rPr>
          <w:rFonts w:asciiTheme="minorBidi" w:eastAsia="Times New Roman" w:hAnsiTheme="minorBidi"/>
          <w:b/>
          <w:bCs/>
          <w:sz w:val="24"/>
          <w:szCs w:val="24"/>
          <w:lang w:val="en-US"/>
        </w:rPr>
        <w:lastRenderedPageBreak/>
        <w:t>6.3. Integration Testing</w:t>
      </w:r>
    </w:p>
    <w:p w14:paraId="0D1491CA" w14:textId="74EDAD1B" w:rsidR="00EA10D1" w:rsidRPr="00DA341C" w:rsidRDefault="00EA10D1" w:rsidP="00F96F2C">
      <w:pPr>
        <w:shd w:val="clear" w:color="auto" w:fill="FFFFFF"/>
        <w:spacing w:after="120"/>
        <w:ind w:right="580"/>
        <w:jc w:val="left"/>
        <w:rPr>
          <w:rFonts w:asciiTheme="minorBidi" w:eastAsia="Times New Roman" w:hAnsiTheme="minorBidi"/>
          <w:sz w:val="24"/>
          <w:szCs w:val="24"/>
          <w:lang w:val="en-US"/>
        </w:rPr>
      </w:pPr>
      <w:r w:rsidRPr="00DA341C">
        <w:rPr>
          <w:rFonts w:asciiTheme="minorBidi" w:eastAsia="Times New Roman" w:hAnsiTheme="minorBidi"/>
          <w:b/>
          <w:bCs/>
          <w:sz w:val="24"/>
          <w:szCs w:val="24"/>
          <w:lang w:val="en-US"/>
        </w:rPr>
        <w:t>6.3.1. Single Packet Transmission</w:t>
      </w:r>
    </w:p>
    <w:p w14:paraId="69299932" w14:textId="77777777" w:rsidR="00EA10D1" w:rsidRPr="00DA341C" w:rsidRDefault="00EA10D1" w:rsidP="00F96F2C">
      <w:pPr>
        <w:numPr>
          <w:ilvl w:val="0"/>
          <w:numId w:val="20"/>
        </w:numPr>
        <w:shd w:val="clear" w:color="auto" w:fill="FFFFFF"/>
        <w:spacing w:after="120"/>
        <w:ind w:left="1440" w:right="580"/>
        <w:jc w:val="left"/>
        <w:rPr>
          <w:rFonts w:asciiTheme="minorBidi" w:eastAsia="Times New Roman" w:hAnsiTheme="minorBidi"/>
          <w:sz w:val="24"/>
          <w:szCs w:val="24"/>
          <w:lang w:val="en-US"/>
        </w:rPr>
      </w:pPr>
      <w:r w:rsidRPr="00DA341C">
        <w:rPr>
          <w:rFonts w:asciiTheme="minorBidi" w:eastAsia="Times New Roman" w:hAnsiTheme="minorBidi"/>
          <w:b/>
          <w:bCs/>
          <w:sz w:val="24"/>
          <w:szCs w:val="24"/>
          <w:lang w:val="en-US"/>
        </w:rPr>
        <w:t>Objective:</w:t>
      </w:r>
      <w:r w:rsidRPr="00DA341C">
        <w:rPr>
          <w:rFonts w:asciiTheme="minorBidi" w:eastAsia="Times New Roman" w:hAnsiTheme="minorBidi"/>
          <w:sz w:val="24"/>
          <w:szCs w:val="24"/>
          <w:lang w:val="en-US"/>
        </w:rPr>
        <w:t xml:space="preserve"> Test the successful transfer of a short message.</w:t>
      </w:r>
    </w:p>
    <w:p w14:paraId="7BE6F072" w14:textId="77777777" w:rsidR="00EA10D1" w:rsidRPr="00DA341C" w:rsidRDefault="00EA10D1" w:rsidP="00F96F2C">
      <w:pPr>
        <w:numPr>
          <w:ilvl w:val="0"/>
          <w:numId w:val="20"/>
        </w:numPr>
        <w:shd w:val="clear" w:color="auto" w:fill="FFFFFF"/>
        <w:spacing w:after="120"/>
        <w:ind w:left="1440" w:right="580"/>
        <w:jc w:val="left"/>
        <w:rPr>
          <w:rFonts w:asciiTheme="minorBidi" w:eastAsia="Times New Roman" w:hAnsiTheme="minorBidi"/>
          <w:sz w:val="24"/>
          <w:szCs w:val="24"/>
          <w:lang w:val="en-US"/>
        </w:rPr>
      </w:pPr>
      <w:r w:rsidRPr="00DA341C">
        <w:rPr>
          <w:rFonts w:asciiTheme="minorBidi" w:eastAsia="Times New Roman" w:hAnsiTheme="minorBidi"/>
          <w:b/>
          <w:bCs/>
          <w:sz w:val="24"/>
          <w:szCs w:val="24"/>
          <w:lang w:val="en-US"/>
        </w:rPr>
        <w:t>Procedure:</w:t>
      </w:r>
      <w:r w:rsidRPr="00DA341C">
        <w:rPr>
          <w:rFonts w:asciiTheme="minorBidi" w:eastAsia="Times New Roman" w:hAnsiTheme="minorBidi"/>
          <w:sz w:val="24"/>
          <w:szCs w:val="24"/>
          <w:lang w:val="en-US"/>
        </w:rPr>
        <w:t xml:space="preserve"> Tx sends the string "TEST".</w:t>
      </w:r>
    </w:p>
    <w:p w14:paraId="65A34B16" w14:textId="77777777" w:rsidR="00EA10D1" w:rsidRPr="00DA341C" w:rsidRDefault="00EA10D1" w:rsidP="00F96F2C">
      <w:pPr>
        <w:numPr>
          <w:ilvl w:val="0"/>
          <w:numId w:val="20"/>
        </w:numPr>
        <w:shd w:val="clear" w:color="auto" w:fill="FFFFFF"/>
        <w:spacing w:after="120"/>
        <w:ind w:left="1440" w:right="580"/>
        <w:jc w:val="left"/>
        <w:rPr>
          <w:rFonts w:asciiTheme="minorBidi" w:eastAsia="Times New Roman" w:hAnsiTheme="minorBidi"/>
          <w:sz w:val="24"/>
          <w:szCs w:val="24"/>
          <w:lang w:val="en-US"/>
        </w:rPr>
      </w:pPr>
      <w:r w:rsidRPr="00DA341C">
        <w:rPr>
          <w:rFonts w:asciiTheme="minorBidi" w:eastAsia="Times New Roman" w:hAnsiTheme="minorBidi"/>
          <w:b/>
          <w:bCs/>
          <w:sz w:val="24"/>
          <w:szCs w:val="24"/>
          <w:lang w:val="en-US"/>
        </w:rPr>
        <w:t>Success Criteria:</w:t>
      </w:r>
      <w:r w:rsidRPr="00DA341C">
        <w:rPr>
          <w:rFonts w:asciiTheme="minorBidi" w:eastAsia="Times New Roman" w:hAnsiTheme="minorBidi"/>
          <w:sz w:val="24"/>
          <w:szCs w:val="24"/>
          <w:lang w:val="en-US"/>
        </w:rPr>
        <w:t xml:space="preserve"> Rx decodes the message correctly, checksum validation passes, and the text "TEST" appears on the screen.</w:t>
      </w:r>
    </w:p>
    <w:p w14:paraId="448466A1" w14:textId="2BD4FAE3" w:rsidR="00EA10D1" w:rsidRPr="00DA341C" w:rsidRDefault="00EA10D1" w:rsidP="00F96F2C">
      <w:pPr>
        <w:shd w:val="clear" w:color="auto" w:fill="FFFFFF"/>
        <w:spacing w:after="120"/>
        <w:ind w:right="580"/>
        <w:jc w:val="left"/>
        <w:rPr>
          <w:rFonts w:asciiTheme="minorBidi" w:eastAsia="Times New Roman" w:hAnsiTheme="minorBidi"/>
          <w:sz w:val="24"/>
          <w:szCs w:val="24"/>
          <w:lang w:val="en-US"/>
        </w:rPr>
      </w:pPr>
      <w:r w:rsidRPr="00DA341C">
        <w:rPr>
          <w:rFonts w:asciiTheme="minorBidi" w:eastAsia="Times New Roman" w:hAnsiTheme="minorBidi"/>
          <w:b/>
          <w:bCs/>
          <w:sz w:val="24"/>
          <w:szCs w:val="24"/>
          <w:lang w:val="en-US"/>
        </w:rPr>
        <w:t>6.3.2. RTS/CTS Handshake Verification</w:t>
      </w:r>
    </w:p>
    <w:p w14:paraId="26620DF3" w14:textId="77777777" w:rsidR="00EA10D1" w:rsidRPr="00DA341C" w:rsidRDefault="00EA10D1" w:rsidP="00F96F2C">
      <w:pPr>
        <w:numPr>
          <w:ilvl w:val="0"/>
          <w:numId w:val="21"/>
        </w:numPr>
        <w:shd w:val="clear" w:color="auto" w:fill="FFFFFF"/>
        <w:spacing w:after="120"/>
        <w:ind w:left="1440" w:right="580"/>
        <w:jc w:val="left"/>
        <w:rPr>
          <w:rFonts w:asciiTheme="minorBidi" w:eastAsia="Times New Roman" w:hAnsiTheme="minorBidi"/>
          <w:sz w:val="24"/>
          <w:szCs w:val="24"/>
          <w:lang w:val="en-US"/>
        </w:rPr>
      </w:pPr>
      <w:r w:rsidRPr="00DA341C">
        <w:rPr>
          <w:rFonts w:asciiTheme="minorBidi" w:eastAsia="Times New Roman" w:hAnsiTheme="minorBidi"/>
          <w:b/>
          <w:bCs/>
          <w:sz w:val="24"/>
          <w:szCs w:val="24"/>
          <w:lang w:val="en-US"/>
        </w:rPr>
        <w:t>Objective:</w:t>
      </w:r>
      <w:r w:rsidRPr="00DA341C">
        <w:rPr>
          <w:rFonts w:asciiTheme="minorBidi" w:eastAsia="Times New Roman" w:hAnsiTheme="minorBidi"/>
          <w:sz w:val="24"/>
          <w:szCs w:val="24"/>
          <w:lang w:val="en-US"/>
        </w:rPr>
        <w:t xml:space="preserve"> Ensure the collision avoidance mechanism works.</w:t>
      </w:r>
    </w:p>
    <w:p w14:paraId="1ABDE67E" w14:textId="77777777" w:rsidR="00EA10D1" w:rsidRPr="00DA341C" w:rsidRDefault="00EA10D1" w:rsidP="00F96F2C">
      <w:pPr>
        <w:numPr>
          <w:ilvl w:val="0"/>
          <w:numId w:val="21"/>
        </w:numPr>
        <w:shd w:val="clear" w:color="auto" w:fill="FFFFFF"/>
        <w:spacing w:after="120"/>
        <w:ind w:left="1440" w:right="580"/>
        <w:jc w:val="left"/>
        <w:rPr>
          <w:rFonts w:asciiTheme="minorBidi" w:eastAsia="Times New Roman" w:hAnsiTheme="minorBidi"/>
          <w:sz w:val="24"/>
          <w:szCs w:val="24"/>
          <w:lang w:val="en-US"/>
        </w:rPr>
      </w:pPr>
      <w:r w:rsidRPr="00DA341C">
        <w:rPr>
          <w:rFonts w:asciiTheme="minorBidi" w:eastAsia="Times New Roman" w:hAnsiTheme="minorBidi"/>
          <w:b/>
          <w:bCs/>
          <w:sz w:val="24"/>
          <w:szCs w:val="24"/>
          <w:lang w:val="en-US"/>
        </w:rPr>
        <w:t>Procedure:</w:t>
      </w:r>
      <w:r w:rsidRPr="00DA341C">
        <w:rPr>
          <w:rFonts w:asciiTheme="minorBidi" w:eastAsia="Times New Roman" w:hAnsiTheme="minorBidi"/>
          <w:sz w:val="24"/>
          <w:szCs w:val="24"/>
          <w:lang w:val="en-US"/>
        </w:rPr>
        <w:t xml:space="preserve"> Tx initiates a transmission.</w:t>
      </w:r>
    </w:p>
    <w:p w14:paraId="024020A1" w14:textId="77777777" w:rsidR="00EA10D1" w:rsidRPr="00DA341C" w:rsidRDefault="00EA10D1" w:rsidP="00F96F2C">
      <w:pPr>
        <w:numPr>
          <w:ilvl w:val="0"/>
          <w:numId w:val="21"/>
        </w:numPr>
        <w:shd w:val="clear" w:color="auto" w:fill="FFFFFF"/>
        <w:spacing w:after="120"/>
        <w:ind w:left="1440" w:right="580"/>
        <w:jc w:val="left"/>
        <w:rPr>
          <w:rFonts w:asciiTheme="minorBidi" w:eastAsia="Times New Roman" w:hAnsiTheme="minorBidi"/>
          <w:sz w:val="24"/>
          <w:szCs w:val="24"/>
          <w:lang w:val="en-US"/>
        </w:rPr>
      </w:pPr>
      <w:r w:rsidRPr="00DA341C">
        <w:rPr>
          <w:rFonts w:asciiTheme="minorBidi" w:eastAsia="Times New Roman" w:hAnsiTheme="minorBidi"/>
          <w:b/>
          <w:bCs/>
          <w:sz w:val="24"/>
          <w:szCs w:val="24"/>
          <w:lang w:val="en-US"/>
        </w:rPr>
        <w:t>Success Criteria:</w:t>
      </w:r>
      <w:r w:rsidRPr="00DA341C">
        <w:rPr>
          <w:rFonts w:asciiTheme="minorBidi" w:eastAsia="Times New Roman" w:hAnsiTheme="minorBidi"/>
          <w:sz w:val="24"/>
          <w:szCs w:val="24"/>
          <w:lang w:val="en-US"/>
        </w:rPr>
        <w:t xml:space="preserve"> Tx waits for CTS. Rx sends CTS upon hearing RTS. Tx only begins data transmission </w:t>
      </w:r>
      <w:r w:rsidRPr="00DA341C">
        <w:rPr>
          <w:rFonts w:asciiTheme="minorBidi" w:eastAsia="Times New Roman" w:hAnsiTheme="minorBidi"/>
          <w:i/>
          <w:iCs/>
          <w:sz w:val="24"/>
          <w:szCs w:val="24"/>
          <w:lang w:val="en-US"/>
        </w:rPr>
        <w:t>after</w:t>
      </w:r>
      <w:r w:rsidRPr="00DA341C">
        <w:rPr>
          <w:rFonts w:asciiTheme="minorBidi" w:eastAsia="Times New Roman" w:hAnsiTheme="minorBidi"/>
          <w:sz w:val="24"/>
          <w:szCs w:val="24"/>
          <w:lang w:val="en-US"/>
        </w:rPr>
        <w:t xml:space="preserve"> receiving the CTS.</w:t>
      </w:r>
    </w:p>
    <w:p w14:paraId="633B1C6E" w14:textId="7894D6AA" w:rsidR="00EA10D1" w:rsidRPr="00DA341C" w:rsidRDefault="00EA10D1" w:rsidP="00F96F2C">
      <w:pPr>
        <w:shd w:val="clear" w:color="auto" w:fill="FFFFFF"/>
        <w:spacing w:after="120"/>
        <w:ind w:right="580"/>
        <w:jc w:val="left"/>
        <w:rPr>
          <w:rFonts w:asciiTheme="minorBidi" w:eastAsia="Times New Roman" w:hAnsiTheme="minorBidi"/>
          <w:b/>
          <w:bCs/>
          <w:sz w:val="24"/>
          <w:szCs w:val="24"/>
          <w:lang w:val="en-US"/>
        </w:rPr>
      </w:pPr>
      <w:r w:rsidRPr="00DA341C">
        <w:rPr>
          <w:rFonts w:asciiTheme="minorBidi" w:eastAsia="Times New Roman" w:hAnsiTheme="minorBidi"/>
          <w:b/>
          <w:bCs/>
          <w:sz w:val="24"/>
          <w:szCs w:val="24"/>
          <w:lang w:val="en-US"/>
        </w:rPr>
        <w:t>6.4. Field Testing</w:t>
      </w:r>
    </w:p>
    <w:p w14:paraId="6DBE9B33" w14:textId="10DDD02F" w:rsidR="00EA10D1" w:rsidRPr="00DA341C" w:rsidRDefault="00EA10D1" w:rsidP="00F96F2C">
      <w:pPr>
        <w:shd w:val="clear" w:color="auto" w:fill="FFFFFF"/>
        <w:spacing w:after="120"/>
        <w:ind w:right="580"/>
        <w:jc w:val="left"/>
        <w:rPr>
          <w:rFonts w:asciiTheme="minorBidi" w:eastAsia="Times New Roman" w:hAnsiTheme="minorBidi"/>
          <w:sz w:val="24"/>
          <w:szCs w:val="24"/>
          <w:lang w:val="en-US"/>
        </w:rPr>
      </w:pPr>
      <w:r w:rsidRPr="00DA341C">
        <w:rPr>
          <w:rFonts w:asciiTheme="minorBidi" w:eastAsia="Times New Roman" w:hAnsiTheme="minorBidi"/>
          <w:b/>
          <w:bCs/>
          <w:sz w:val="24"/>
          <w:szCs w:val="24"/>
          <w:lang w:val="en-US"/>
        </w:rPr>
        <w:t>6.4.1 Maximum Effective Range</w:t>
      </w:r>
    </w:p>
    <w:p w14:paraId="4454DB4E" w14:textId="77777777" w:rsidR="00EA10D1" w:rsidRPr="00DA341C" w:rsidRDefault="00EA10D1" w:rsidP="00F96F2C">
      <w:pPr>
        <w:numPr>
          <w:ilvl w:val="0"/>
          <w:numId w:val="23"/>
        </w:numPr>
        <w:shd w:val="clear" w:color="auto" w:fill="FFFFFF"/>
        <w:spacing w:after="120"/>
        <w:ind w:left="1440" w:right="580"/>
        <w:jc w:val="left"/>
        <w:rPr>
          <w:rFonts w:asciiTheme="minorBidi" w:eastAsia="Times New Roman" w:hAnsiTheme="minorBidi"/>
          <w:sz w:val="24"/>
          <w:szCs w:val="24"/>
          <w:lang w:val="en-US"/>
        </w:rPr>
      </w:pPr>
      <w:r w:rsidRPr="00DA341C">
        <w:rPr>
          <w:rFonts w:asciiTheme="minorBidi" w:eastAsia="Times New Roman" w:hAnsiTheme="minorBidi"/>
          <w:b/>
          <w:bCs/>
          <w:sz w:val="24"/>
          <w:szCs w:val="24"/>
          <w:lang w:val="en-US"/>
        </w:rPr>
        <w:t>Objective:</w:t>
      </w:r>
      <w:r w:rsidRPr="00DA341C">
        <w:rPr>
          <w:rFonts w:asciiTheme="minorBidi" w:eastAsia="Times New Roman" w:hAnsiTheme="minorBidi"/>
          <w:sz w:val="24"/>
          <w:szCs w:val="24"/>
          <w:lang w:val="en-US"/>
        </w:rPr>
        <w:t xml:space="preserve"> Determine the maximum distance for reliable communication.</w:t>
      </w:r>
    </w:p>
    <w:p w14:paraId="066E08D8" w14:textId="77777777" w:rsidR="00EA10D1" w:rsidRPr="00DA341C" w:rsidRDefault="00EA10D1" w:rsidP="00F96F2C">
      <w:pPr>
        <w:numPr>
          <w:ilvl w:val="0"/>
          <w:numId w:val="23"/>
        </w:numPr>
        <w:shd w:val="clear" w:color="auto" w:fill="FFFFFF"/>
        <w:spacing w:after="120"/>
        <w:ind w:left="1440" w:right="580"/>
        <w:jc w:val="left"/>
        <w:rPr>
          <w:rFonts w:asciiTheme="minorBidi" w:eastAsia="Times New Roman" w:hAnsiTheme="minorBidi"/>
          <w:sz w:val="24"/>
          <w:szCs w:val="24"/>
          <w:lang w:val="en-US"/>
        </w:rPr>
      </w:pPr>
      <w:r w:rsidRPr="00DA341C">
        <w:rPr>
          <w:rFonts w:asciiTheme="minorBidi" w:eastAsia="Times New Roman" w:hAnsiTheme="minorBidi"/>
          <w:b/>
          <w:bCs/>
          <w:sz w:val="24"/>
          <w:szCs w:val="24"/>
          <w:lang w:val="en-US"/>
        </w:rPr>
        <w:t>Procedure:</w:t>
      </w:r>
      <w:r w:rsidRPr="00DA341C">
        <w:rPr>
          <w:rFonts w:asciiTheme="minorBidi" w:eastAsia="Times New Roman" w:hAnsiTheme="minorBidi"/>
          <w:sz w:val="24"/>
          <w:szCs w:val="24"/>
          <w:lang w:val="en-US"/>
        </w:rPr>
        <w:t xml:space="preserve"> Place devices 10cm apart and increase distance in 10cm increments until decoding fails.</w:t>
      </w:r>
    </w:p>
    <w:p w14:paraId="46560136" w14:textId="1B70FEDC" w:rsidR="00EA10D1" w:rsidRPr="00DA341C" w:rsidRDefault="00EA10D1" w:rsidP="00F96F2C">
      <w:pPr>
        <w:numPr>
          <w:ilvl w:val="0"/>
          <w:numId w:val="23"/>
        </w:numPr>
        <w:shd w:val="clear" w:color="auto" w:fill="FFFFFF"/>
        <w:spacing w:after="120"/>
        <w:ind w:left="1440" w:right="580"/>
        <w:jc w:val="left"/>
        <w:rPr>
          <w:rFonts w:asciiTheme="minorBidi" w:eastAsia="Times New Roman" w:hAnsiTheme="minorBidi"/>
          <w:sz w:val="24"/>
          <w:szCs w:val="24"/>
          <w:lang w:val="en-US"/>
        </w:rPr>
      </w:pPr>
      <w:r w:rsidRPr="00DA341C">
        <w:rPr>
          <w:rFonts w:asciiTheme="minorBidi" w:eastAsia="Times New Roman" w:hAnsiTheme="minorBidi"/>
          <w:b/>
          <w:bCs/>
          <w:sz w:val="24"/>
          <w:szCs w:val="24"/>
          <w:lang w:val="en-US"/>
        </w:rPr>
        <w:t>Success Criteria:</w:t>
      </w:r>
      <w:r w:rsidRPr="00DA341C">
        <w:rPr>
          <w:rFonts w:asciiTheme="minorBidi" w:eastAsia="Times New Roman" w:hAnsiTheme="minorBidi"/>
          <w:sz w:val="24"/>
          <w:szCs w:val="24"/>
          <w:lang w:val="en-US"/>
        </w:rPr>
        <w:t xml:space="preserve"> Document the distance where communication is failed.</w:t>
      </w:r>
    </w:p>
    <w:p w14:paraId="6C795E0A" w14:textId="244856EE" w:rsidR="00EA10D1" w:rsidRPr="00DA341C" w:rsidRDefault="00EA10D1" w:rsidP="00F96F2C">
      <w:pPr>
        <w:shd w:val="clear" w:color="auto" w:fill="FFFFFF"/>
        <w:spacing w:after="120"/>
        <w:ind w:right="580"/>
        <w:jc w:val="left"/>
        <w:rPr>
          <w:rFonts w:asciiTheme="minorBidi" w:eastAsia="Times New Roman" w:hAnsiTheme="minorBidi"/>
          <w:sz w:val="24"/>
          <w:szCs w:val="24"/>
          <w:lang w:val="en-US"/>
        </w:rPr>
      </w:pPr>
      <w:r w:rsidRPr="00DA341C">
        <w:rPr>
          <w:rFonts w:asciiTheme="minorBidi" w:eastAsia="Times New Roman" w:hAnsiTheme="minorBidi"/>
          <w:b/>
          <w:bCs/>
          <w:sz w:val="24"/>
          <w:szCs w:val="24"/>
          <w:lang w:val="en-US"/>
        </w:rPr>
        <w:t>6.4.2 Noise Immunity</w:t>
      </w:r>
    </w:p>
    <w:p w14:paraId="07199548" w14:textId="77777777" w:rsidR="00EA10D1" w:rsidRPr="00DA341C" w:rsidRDefault="00EA10D1" w:rsidP="00F96F2C">
      <w:pPr>
        <w:numPr>
          <w:ilvl w:val="0"/>
          <w:numId w:val="24"/>
        </w:numPr>
        <w:shd w:val="clear" w:color="auto" w:fill="FFFFFF"/>
        <w:spacing w:after="120"/>
        <w:ind w:left="1440" w:right="580"/>
        <w:jc w:val="left"/>
        <w:rPr>
          <w:rFonts w:asciiTheme="minorBidi" w:eastAsia="Times New Roman" w:hAnsiTheme="minorBidi"/>
          <w:sz w:val="24"/>
          <w:szCs w:val="24"/>
          <w:lang w:val="en-US"/>
        </w:rPr>
      </w:pPr>
      <w:r w:rsidRPr="00DA341C">
        <w:rPr>
          <w:rFonts w:asciiTheme="minorBidi" w:eastAsia="Times New Roman" w:hAnsiTheme="minorBidi"/>
          <w:b/>
          <w:bCs/>
          <w:sz w:val="24"/>
          <w:szCs w:val="24"/>
          <w:lang w:val="en-US"/>
        </w:rPr>
        <w:t>Objective:</w:t>
      </w:r>
      <w:r w:rsidRPr="00DA341C">
        <w:rPr>
          <w:rFonts w:asciiTheme="minorBidi" w:eastAsia="Times New Roman" w:hAnsiTheme="minorBidi"/>
          <w:sz w:val="24"/>
          <w:szCs w:val="24"/>
          <w:lang w:val="en-US"/>
        </w:rPr>
        <w:t xml:space="preserve"> Validate performance in a noisy environment.</w:t>
      </w:r>
    </w:p>
    <w:p w14:paraId="7B809124" w14:textId="77777777" w:rsidR="00EA10D1" w:rsidRPr="00DA341C" w:rsidRDefault="00EA10D1" w:rsidP="00F96F2C">
      <w:pPr>
        <w:numPr>
          <w:ilvl w:val="0"/>
          <w:numId w:val="24"/>
        </w:numPr>
        <w:shd w:val="clear" w:color="auto" w:fill="FFFFFF"/>
        <w:spacing w:after="120"/>
        <w:ind w:left="1440" w:right="580"/>
        <w:jc w:val="left"/>
        <w:rPr>
          <w:rFonts w:asciiTheme="minorBidi" w:eastAsia="Times New Roman" w:hAnsiTheme="minorBidi"/>
          <w:sz w:val="24"/>
          <w:szCs w:val="24"/>
          <w:lang w:val="en-US"/>
        </w:rPr>
      </w:pPr>
      <w:r w:rsidRPr="00DA341C">
        <w:rPr>
          <w:rFonts w:asciiTheme="minorBidi" w:eastAsia="Times New Roman" w:hAnsiTheme="minorBidi"/>
          <w:b/>
          <w:bCs/>
          <w:sz w:val="24"/>
          <w:szCs w:val="24"/>
          <w:lang w:val="en-US"/>
        </w:rPr>
        <w:t>Procedure:</w:t>
      </w:r>
      <w:r w:rsidRPr="00DA341C">
        <w:rPr>
          <w:rFonts w:asciiTheme="minorBidi" w:eastAsia="Times New Roman" w:hAnsiTheme="minorBidi"/>
          <w:sz w:val="24"/>
          <w:szCs w:val="24"/>
          <w:lang w:val="en-US"/>
        </w:rPr>
        <w:t xml:space="preserve"> Perform transmission while sending external noise near the receiver.</w:t>
      </w:r>
    </w:p>
    <w:p w14:paraId="0E4D15CE" w14:textId="77777777" w:rsidR="00EA10D1" w:rsidRPr="00DA341C" w:rsidRDefault="00EA10D1" w:rsidP="00F96F2C">
      <w:pPr>
        <w:numPr>
          <w:ilvl w:val="0"/>
          <w:numId w:val="24"/>
        </w:numPr>
        <w:shd w:val="clear" w:color="auto" w:fill="FFFFFF"/>
        <w:spacing w:after="120"/>
        <w:ind w:left="1440" w:right="580"/>
        <w:jc w:val="left"/>
        <w:rPr>
          <w:rFonts w:asciiTheme="minorBidi" w:eastAsia="Times New Roman" w:hAnsiTheme="minorBidi"/>
          <w:sz w:val="24"/>
          <w:szCs w:val="24"/>
          <w:lang w:val="en-US"/>
        </w:rPr>
      </w:pPr>
      <w:r w:rsidRPr="00DA341C">
        <w:rPr>
          <w:rFonts w:asciiTheme="minorBidi" w:eastAsia="Times New Roman" w:hAnsiTheme="minorBidi"/>
          <w:b/>
          <w:bCs/>
          <w:sz w:val="24"/>
          <w:szCs w:val="24"/>
          <w:lang w:val="en-US"/>
        </w:rPr>
        <w:t>Success Criteria:</w:t>
      </w:r>
      <w:r w:rsidRPr="00DA341C">
        <w:rPr>
          <w:rFonts w:asciiTheme="minorBidi" w:eastAsia="Times New Roman" w:hAnsiTheme="minorBidi"/>
          <w:sz w:val="24"/>
          <w:szCs w:val="24"/>
          <w:lang w:val="en-US"/>
        </w:rPr>
        <w:t xml:space="preserve"> The system should successfully filter out the noise</w:t>
      </w:r>
    </w:p>
    <w:p w14:paraId="3E4A3FE6" w14:textId="4A076B7B" w:rsidR="00EA10D1" w:rsidRPr="00DA341C" w:rsidRDefault="00EA10D1" w:rsidP="00F96F2C">
      <w:pPr>
        <w:shd w:val="clear" w:color="auto" w:fill="FFFFFF"/>
        <w:spacing w:after="120"/>
        <w:ind w:right="580"/>
        <w:jc w:val="left"/>
        <w:rPr>
          <w:rFonts w:asciiTheme="minorBidi" w:eastAsia="Times New Roman" w:hAnsiTheme="minorBidi"/>
          <w:b/>
          <w:bCs/>
          <w:sz w:val="24"/>
          <w:szCs w:val="24"/>
          <w:lang w:val="en-US"/>
        </w:rPr>
      </w:pPr>
      <w:r w:rsidRPr="00DA341C">
        <w:rPr>
          <w:rFonts w:asciiTheme="minorBidi" w:eastAsia="Times New Roman" w:hAnsiTheme="minorBidi"/>
          <w:b/>
          <w:bCs/>
          <w:sz w:val="24"/>
          <w:szCs w:val="24"/>
          <w:lang w:val="en-US"/>
        </w:rPr>
        <w:t>6.4.3 Wall/Barrier Penetration Test</w:t>
      </w:r>
    </w:p>
    <w:p w14:paraId="41824002" w14:textId="77777777" w:rsidR="00EA10D1" w:rsidRPr="0031791A" w:rsidRDefault="00EA10D1" w:rsidP="00F96F2C">
      <w:pPr>
        <w:numPr>
          <w:ilvl w:val="0"/>
          <w:numId w:val="26"/>
        </w:numPr>
        <w:shd w:val="clear" w:color="auto" w:fill="FFFFFF"/>
        <w:spacing w:after="120"/>
        <w:ind w:left="1080" w:right="580"/>
        <w:jc w:val="left"/>
        <w:rPr>
          <w:rFonts w:asciiTheme="minorBidi" w:eastAsia="Times New Roman" w:hAnsiTheme="minorBidi"/>
          <w:sz w:val="24"/>
          <w:szCs w:val="24"/>
          <w:lang w:val="en-US"/>
        </w:rPr>
      </w:pPr>
      <w:r w:rsidRPr="0031791A">
        <w:rPr>
          <w:rFonts w:asciiTheme="minorBidi" w:eastAsia="Times New Roman" w:hAnsiTheme="minorBidi"/>
          <w:sz w:val="24"/>
          <w:szCs w:val="24"/>
          <w:lang w:val="en-US"/>
        </w:rPr>
        <w:t>Objective: Determine the signal's ability to diffract around or penetrate obstacles, verifying if direct Line-of-Sight (LOS) is mandatory.</w:t>
      </w:r>
    </w:p>
    <w:p w14:paraId="3CDE6451" w14:textId="77777777" w:rsidR="00EA10D1" w:rsidRPr="0031791A" w:rsidRDefault="00EA10D1" w:rsidP="00F96F2C">
      <w:pPr>
        <w:numPr>
          <w:ilvl w:val="0"/>
          <w:numId w:val="26"/>
        </w:numPr>
        <w:shd w:val="clear" w:color="auto" w:fill="FFFFFF"/>
        <w:spacing w:after="120"/>
        <w:ind w:left="1080" w:right="580"/>
        <w:jc w:val="left"/>
        <w:rPr>
          <w:rFonts w:asciiTheme="minorBidi" w:eastAsia="Times New Roman" w:hAnsiTheme="minorBidi"/>
          <w:sz w:val="24"/>
          <w:szCs w:val="24"/>
          <w:lang w:val="en-US"/>
        </w:rPr>
      </w:pPr>
      <w:r w:rsidRPr="0031791A">
        <w:rPr>
          <w:rFonts w:asciiTheme="minorBidi" w:eastAsia="Times New Roman" w:hAnsiTheme="minorBidi"/>
          <w:sz w:val="24"/>
          <w:szCs w:val="24"/>
          <w:lang w:val="en-US"/>
        </w:rPr>
        <w:t>Procedure:</w:t>
      </w:r>
    </w:p>
    <w:p w14:paraId="3ABB5E3A" w14:textId="77777777" w:rsidR="00EA10D1" w:rsidRPr="0031791A" w:rsidRDefault="00EA10D1" w:rsidP="00F96F2C">
      <w:pPr>
        <w:numPr>
          <w:ilvl w:val="1"/>
          <w:numId w:val="26"/>
        </w:numPr>
        <w:shd w:val="clear" w:color="auto" w:fill="FFFFFF"/>
        <w:spacing w:after="120"/>
        <w:ind w:left="1080" w:right="580"/>
        <w:jc w:val="left"/>
        <w:rPr>
          <w:rFonts w:asciiTheme="minorBidi" w:eastAsia="Times New Roman" w:hAnsiTheme="minorBidi"/>
          <w:sz w:val="24"/>
          <w:szCs w:val="24"/>
          <w:lang w:val="en-US"/>
        </w:rPr>
      </w:pPr>
      <w:r w:rsidRPr="0031791A">
        <w:rPr>
          <w:rFonts w:asciiTheme="minorBidi" w:eastAsia="Times New Roman" w:hAnsiTheme="minorBidi"/>
          <w:sz w:val="24"/>
          <w:szCs w:val="24"/>
          <w:lang w:val="en-US"/>
        </w:rPr>
        <w:t>Establish a stable connection between devices at a distance of 2 meters.</w:t>
      </w:r>
    </w:p>
    <w:p w14:paraId="411AB900" w14:textId="77777777" w:rsidR="00EA10D1" w:rsidRPr="0031791A" w:rsidRDefault="00EA10D1" w:rsidP="00F96F2C">
      <w:pPr>
        <w:numPr>
          <w:ilvl w:val="1"/>
          <w:numId w:val="26"/>
        </w:numPr>
        <w:shd w:val="clear" w:color="auto" w:fill="FFFFFF"/>
        <w:spacing w:after="120"/>
        <w:ind w:left="1080" w:right="580"/>
        <w:jc w:val="left"/>
        <w:rPr>
          <w:rFonts w:asciiTheme="minorBidi" w:eastAsia="Times New Roman" w:hAnsiTheme="minorBidi"/>
          <w:sz w:val="24"/>
          <w:szCs w:val="24"/>
          <w:lang w:val="en-US"/>
        </w:rPr>
      </w:pPr>
      <w:r w:rsidRPr="0031791A">
        <w:rPr>
          <w:rFonts w:asciiTheme="minorBidi" w:eastAsia="Times New Roman" w:hAnsiTheme="minorBidi"/>
          <w:sz w:val="24"/>
          <w:szCs w:val="24"/>
          <w:lang w:val="en-US"/>
        </w:rPr>
        <w:t>Place obstacles of increasing density directly between the speaker and microphone:</w:t>
      </w:r>
    </w:p>
    <w:p w14:paraId="39381E5A" w14:textId="77777777" w:rsidR="00EA10D1" w:rsidRPr="0031791A" w:rsidRDefault="00EA10D1" w:rsidP="00F96F2C">
      <w:pPr>
        <w:numPr>
          <w:ilvl w:val="2"/>
          <w:numId w:val="26"/>
        </w:numPr>
        <w:shd w:val="clear" w:color="auto" w:fill="FFFFFF"/>
        <w:spacing w:after="120"/>
        <w:ind w:left="1080" w:right="580"/>
        <w:jc w:val="left"/>
        <w:rPr>
          <w:rFonts w:asciiTheme="minorBidi" w:eastAsia="Times New Roman" w:hAnsiTheme="minorBidi"/>
          <w:sz w:val="24"/>
          <w:szCs w:val="24"/>
          <w:lang w:val="en-US"/>
        </w:rPr>
      </w:pPr>
      <w:r w:rsidRPr="0031791A">
        <w:rPr>
          <w:rFonts w:asciiTheme="minorBidi" w:eastAsia="Times New Roman" w:hAnsiTheme="minorBidi"/>
          <w:sz w:val="24"/>
          <w:szCs w:val="24"/>
          <w:lang w:val="en-US"/>
        </w:rPr>
        <w:t>Level 1: A sheet of paper.</w:t>
      </w:r>
    </w:p>
    <w:p w14:paraId="38F12502" w14:textId="77777777" w:rsidR="00EA10D1" w:rsidRPr="0031791A" w:rsidRDefault="00EA10D1" w:rsidP="00F96F2C">
      <w:pPr>
        <w:numPr>
          <w:ilvl w:val="2"/>
          <w:numId w:val="26"/>
        </w:numPr>
        <w:shd w:val="clear" w:color="auto" w:fill="FFFFFF"/>
        <w:spacing w:after="120"/>
        <w:ind w:left="1080" w:right="580"/>
        <w:jc w:val="left"/>
        <w:rPr>
          <w:rFonts w:asciiTheme="minorBidi" w:eastAsia="Times New Roman" w:hAnsiTheme="minorBidi"/>
          <w:sz w:val="24"/>
          <w:szCs w:val="24"/>
          <w:lang w:val="en-US"/>
        </w:rPr>
      </w:pPr>
      <w:r w:rsidRPr="0031791A">
        <w:rPr>
          <w:rFonts w:asciiTheme="minorBidi" w:eastAsia="Times New Roman" w:hAnsiTheme="minorBidi"/>
          <w:sz w:val="24"/>
          <w:szCs w:val="24"/>
          <w:lang w:val="en-US"/>
        </w:rPr>
        <w:t>Level 2: A human body.</w:t>
      </w:r>
    </w:p>
    <w:p w14:paraId="16258E0D" w14:textId="77777777" w:rsidR="00EA10D1" w:rsidRPr="0031791A" w:rsidRDefault="00EA10D1" w:rsidP="00F96F2C">
      <w:pPr>
        <w:numPr>
          <w:ilvl w:val="2"/>
          <w:numId w:val="26"/>
        </w:numPr>
        <w:shd w:val="clear" w:color="auto" w:fill="FFFFFF"/>
        <w:spacing w:after="120"/>
        <w:ind w:left="1080" w:right="580"/>
        <w:jc w:val="left"/>
        <w:rPr>
          <w:rFonts w:asciiTheme="minorBidi" w:eastAsia="Times New Roman" w:hAnsiTheme="minorBidi"/>
          <w:sz w:val="24"/>
          <w:szCs w:val="24"/>
          <w:lang w:val="en-US"/>
        </w:rPr>
      </w:pPr>
      <w:r w:rsidRPr="0031791A">
        <w:rPr>
          <w:rFonts w:asciiTheme="minorBidi" w:eastAsia="Times New Roman" w:hAnsiTheme="minorBidi"/>
          <w:sz w:val="24"/>
          <w:szCs w:val="24"/>
          <w:lang w:val="en-US"/>
        </w:rPr>
        <w:t>Level 3: A solid wooden door or wall.</w:t>
      </w:r>
    </w:p>
    <w:p w14:paraId="39C757C6" w14:textId="77777777" w:rsidR="00EA10D1" w:rsidRPr="0031791A" w:rsidRDefault="00EA10D1" w:rsidP="00F96F2C">
      <w:pPr>
        <w:numPr>
          <w:ilvl w:val="0"/>
          <w:numId w:val="26"/>
        </w:numPr>
        <w:shd w:val="clear" w:color="auto" w:fill="FFFFFF"/>
        <w:spacing w:after="120"/>
        <w:ind w:left="1080" w:right="580"/>
        <w:jc w:val="left"/>
        <w:rPr>
          <w:rFonts w:asciiTheme="minorBidi" w:eastAsia="Times New Roman" w:hAnsiTheme="minorBidi"/>
          <w:sz w:val="24"/>
          <w:szCs w:val="24"/>
          <w:lang w:val="en-US"/>
        </w:rPr>
      </w:pPr>
      <w:r w:rsidRPr="0031791A">
        <w:rPr>
          <w:rFonts w:asciiTheme="minorBidi" w:eastAsia="Times New Roman" w:hAnsiTheme="minorBidi"/>
          <w:sz w:val="24"/>
          <w:szCs w:val="24"/>
          <w:lang w:val="en-US"/>
        </w:rPr>
        <w:lastRenderedPageBreak/>
        <w:t>Success Criteria:</w:t>
      </w:r>
    </w:p>
    <w:p w14:paraId="2F7F129C" w14:textId="77777777" w:rsidR="00EA10D1" w:rsidRPr="0031791A" w:rsidRDefault="00EA10D1" w:rsidP="00F96F2C">
      <w:pPr>
        <w:numPr>
          <w:ilvl w:val="1"/>
          <w:numId w:val="27"/>
        </w:numPr>
        <w:shd w:val="clear" w:color="auto" w:fill="FFFFFF"/>
        <w:spacing w:after="120"/>
        <w:ind w:left="1080" w:right="580"/>
        <w:jc w:val="left"/>
        <w:rPr>
          <w:rFonts w:asciiTheme="minorBidi" w:eastAsia="Times New Roman" w:hAnsiTheme="minorBidi"/>
          <w:sz w:val="24"/>
          <w:szCs w:val="24"/>
          <w:lang w:val="en-US"/>
        </w:rPr>
      </w:pPr>
      <w:r w:rsidRPr="0031791A">
        <w:rPr>
          <w:rFonts w:asciiTheme="minorBidi" w:eastAsia="Times New Roman" w:hAnsiTheme="minorBidi"/>
          <w:sz w:val="24"/>
          <w:szCs w:val="24"/>
          <w:lang w:val="en-US"/>
        </w:rPr>
        <w:t>Pass: The system must accurately report signal loss or checksum failure when the signal is blocked. It must not crash or display random garbage data.</w:t>
      </w:r>
    </w:p>
    <w:p w14:paraId="38F9AFAE" w14:textId="517803C9" w:rsidR="00EA10D1" w:rsidRPr="00DA341C" w:rsidRDefault="00EA10D1" w:rsidP="00F96F2C">
      <w:pPr>
        <w:shd w:val="clear" w:color="auto" w:fill="FFFFFF"/>
        <w:spacing w:after="120"/>
        <w:ind w:left="1080" w:right="580"/>
        <w:jc w:val="left"/>
        <w:rPr>
          <w:rFonts w:asciiTheme="minorBidi" w:eastAsia="Times New Roman" w:hAnsiTheme="minorBidi"/>
          <w:sz w:val="24"/>
          <w:szCs w:val="24"/>
          <w:lang w:val="en-US"/>
        </w:rPr>
      </w:pPr>
      <w:r w:rsidRPr="00DA341C">
        <w:rPr>
          <w:rFonts w:asciiTheme="minorBidi" w:eastAsia="Times New Roman" w:hAnsiTheme="minorBidi"/>
          <w:b/>
          <w:bCs/>
          <w:sz w:val="24"/>
          <w:szCs w:val="24"/>
          <w:lang w:val="en-US"/>
        </w:rPr>
        <w:t xml:space="preserve">6.4.4. Battery </w:t>
      </w:r>
      <w:r w:rsidR="00E24B12">
        <w:rPr>
          <w:rFonts w:asciiTheme="minorBidi" w:eastAsia="Times New Roman" w:hAnsiTheme="minorBidi"/>
          <w:b/>
          <w:bCs/>
          <w:sz w:val="24"/>
          <w:szCs w:val="24"/>
          <w:lang w:val="en-US"/>
        </w:rPr>
        <w:t>A</w:t>
      </w:r>
      <w:r w:rsidR="00E24B12" w:rsidRPr="00DA341C">
        <w:rPr>
          <w:rFonts w:asciiTheme="minorBidi" w:eastAsia="Times New Roman" w:hAnsiTheme="minorBidi"/>
          <w:b/>
          <w:bCs/>
          <w:sz w:val="24"/>
          <w:szCs w:val="24"/>
          <w:lang w:val="en-US"/>
        </w:rPr>
        <w:t xml:space="preserve">nd </w:t>
      </w:r>
      <w:r w:rsidRPr="00DA341C">
        <w:rPr>
          <w:rFonts w:asciiTheme="minorBidi" w:eastAsia="Times New Roman" w:hAnsiTheme="minorBidi"/>
          <w:b/>
          <w:bCs/>
          <w:sz w:val="24"/>
          <w:szCs w:val="24"/>
          <w:lang w:val="en-US"/>
        </w:rPr>
        <w:t>Thermal Stability</w:t>
      </w:r>
    </w:p>
    <w:p w14:paraId="5DD58B36" w14:textId="77777777" w:rsidR="00EA10D1" w:rsidRPr="00DA341C" w:rsidRDefault="00EA10D1" w:rsidP="00F96F2C">
      <w:pPr>
        <w:numPr>
          <w:ilvl w:val="0"/>
          <w:numId w:val="25"/>
        </w:numPr>
        <w:shd w:val="clear" w:color="auto" w:fill="FFFFFF"/>
        <w:spacing w:after="120"/>
        <w:ind w:left="1080" w:right="580"/>
        <w:jc w:val="left"/>
        <w:rPr>
          <w:rFonts w:asciiTheme="minorBidi" w:eastAsia="Times New Roman" w:hAnsiTheme="minorBidi"/>
          <w:sz w:val="24"/>
          <w:szCs w:val="24"/>
          <w:lang w:val="en-US"/>
        </w:rPr>
      </w:pPr>
      <w:r w:rsidRPr="00DA341C">
        <w:rPr>
          <w:rFonts w:asciiTheme="minorBidi" w:eastAsia="Times New Roman" w:hAnsiTheme="minorBidi"/>
          <w:b/>
          <w:bCs/>
          <w:sz w:val="24"/>
          <w:szCs w:val="24"/>
          <w:lang w:val="en-US"/>
        </w:rPr>
        <w:t>Objective:</w:t>
      </w:r>
      <w:r w:rsidRPr="00DA341C">
        <w:rPr>
          <w:rFonts w:asciiTheme="minorBidi" w:eastAsia="Times New Roman" w:hAnsiTheme="minorBidi"/>
          <w:sz w:val="24"/>
          <w:szCs w:val="24"/>
          <w:lang w:val="en-US"/>
        </w:rPr>
        <w:t xml:space="preserve"> Ensure the app does not crash or overheat during continuous use.</w:t>
      </w:r>
    </w:p>
    <w:p w14:paraId="644A9120" w14:textId="77777777" w:rsidR="00EA10D1" w:rsidRPr="00DA341C" w:rsidRDefault="00EA10D1" w:rsidP="00F96F2C">
      <w:pPr>
        <w:numPr>
          <w:ilvl w:val="0"/>
          <w:numId w:val="25"/>
        </w:numPr>
        <w:shd w:val="clear" w:color="auto" w:fill="FFFFFF"/>
        <w:spacing w:after="120"/>
        <w:ind w:left="1080" w:right="580"/>
        <w:jc w:val="left"/>
        <w:rPr>
          <w:rFonts w:asciiTheme="minorBidi" w:eastAsia="Times New Roman" w:hAnsiTheme="minorBidi"/>
          <w:sz w:val="24"/>
          <w:szCs w:val="24"/>
          <w:lang w:val="en-US"/>
        </w:rPr>
      </w:pPr>
      <w:r w:rsidRPr="00DA341C">
        <w:rPr>
          <w:rFonts w:asciiTheme="minorBidi" w:eastAsia="Times New Roman" w:hAnsiTheme="minorBidi"/>
          <w:b/>
          <w:bCs/>
          <w:sz w:val="24"/>
          <w:szCs w:val="24"/>
          <w:lang w:val="en-US"/>
        </w:rPr>
        <w:t>Procedure:</w:t>
      </w:r>
      <w:r w:rsidRPr="00DA341C">
        <w:rPr>
          <w:rFonts w:asciiTheme="minorBidi" w:eastAsia="Times New Roman" w:hAnsiTheme="minorBidi"/>
          <w:sz w:val="24"/>
          <w:szCs w:val="24"/>
          <w:lang w:val="en-US"/>
        </w:rPr>
        <w:t xml:space="preserve"> Run a continuous transmission loop for 10 minutes.</w:t>
      </w:r>
    </w:p>
    <w:p w14:paraId="3AAD7586" w14:textId="5A6F0C6C" w:rsidR="00540504" w:rsidRPr="00540504" w:rsidRDefault="00EA10D1" w:rsidP="00540504">
      <w:pPr>
        <w:numPr>
          <w:ilvl w:val="0"/>
          <w:numId w:val="25"/>
        </w:numPr>
        <w:shd w:val="clear" w:color="auto" w:fill="FFFFFF"/>
        <w:spacing w:after="120"/>
        <w:ind w:left="1080" w:right="580"/>
        <w:jc w:val="left"/>
        <w:rPr>
          <w:rFonts w:asciiTheme="minorBidi" w:eastAsia="Times New Roman" w:hAnsiTheme="minorBidi"/>
          <w:sz w:val="24"/>
          <w:szCs w:val="24"/>
          <w:lang w:val="en-US"/>
        </w:rPr>
      </w:pPr>
      <w:r w:rsidRPr="00DA341C">
        <w:rPr>
          <w:rFonts w:asciiTheme="minorBidi" w:eastAsia="Times New Roman" w:hAnsiTheme="minorBidi"/>
          <w:b/>
          <w:bCs/>
          <w:sz w:val="24"/>
          <w:szCs w:val="24"/>
          <w:lang w:val="en-US"/>
        </w:rPr>
        <w:t>Success Criteria:</w:t>
      </w:r>
      <w:r w:rsidRPr="00DA341C">
        <w:rPr>
          <w:rFonts w:asciiTheme="minorBidi" w:eastAsia="Times New Roman" w:hAnsiTheme="minorBidi"/>
          <w:sz w:val="24"/>
          <w:szCs w:val="24"/>
          <w:lang w:val="en-US"/>
        </w:rPr>
        <w:t xml:space="preserve"> App remains stable, no "Application Not Responding" errors.</w:t>
      </w:r>
    </w:p>
    <w:p w14:paraId="335B4569" w14:textId="749EC6F9" w:rsidR="003C4350" w:rsidRPr="003C4350" w:rsidRDefault="003C4350" w:rsidP="003C4350">
      <w:pPr>
        <w:shd w:val="clear" w:color="auto" w:fill="FFFFFF"/>
        <w:spacing w:after="120"/>
        <w:ind w:right="580"/>
        <w:jc w:val="left"/>
        <w:rPr>
          <w:rFonts w:asciiTheme="minorBidi" w:eastAsia="Times New Roman" w:hAnsiTheme="minorBidi"/>
          <w:sz w:val="32"/>
          <w:szCs w:val="32"/>
          <w:lang w:val="en-US"/>
        </w:rPr>
      </w:pPr>
      <w:r w:rsidRPr="007B7901">
        <w:rPr>
          <w:rFonts w:asciiTheme="minorBidi" w:hAnsiTheme="minorBidi"/>
          <w:sz w:val="32"/>
          <w:szCs w:val="32"/>
          <w:lang w:val="en-US"/>
        </w:rPr>
        <w:t xml:space="preserve">Chapter </w:t>
      </w:r>
      <w:r w:rsidRPr="003C4350">
        <w:rPr>
          <w:rFonts w:asciiTheme="minorBidi" w:eastAsia="Times New Roman" w:hAnsiTheme="minorBidi" w:hint="cs"/>
          <w:sz w:val="32"/>
          <w:szCs w:val="32"/>
          <w:rtl/>
          <w:lang w:val="en-US"/>
        </w:rPr>
        <w:t>7</w:t>
      </w:r>
      <w:r w:rsidRPr="007B7901">
        <w:rPr>
          <w:rFonts w:asciiTheme="minorBidi" w:eastAsia="Times New Roman" w:hAnsiTheme="minorBidi"/>
          <w:sz w:val="32"/>
          <w:szCs w:val="32"/>
          <w:lang w:val="en-US"/>
        </w:rPr>
        <w:t xml:space="preserve">. </w:t>
      </w:r>
      <w:r w:rsidRPr="003C4350">
        <w:rPr>
          <w:rFonts w:asciiTheme="minorBidi" w:eastAsia="Times New Roman" w:hAnsiTheme="minorBidi"/>
          <w:sz w:val="32"/>
          <w:szCs w:val="32"/>
          <w:lang w:val="en-US"/>
        </w:rPr>
        <w:t>FR</w:t>
      </w:r>
      <w:r w:rsidRPr="003C4350">
        <w:rPr>
          <w:rFonts w:asciiTheme="minorBidi" w:eastAsia="Times New Roman" w:hAnsiTheme="minorBidi" w:hint="cs"/>
          <w:sz w:val="32"/>
          <w:szCs w:val="32"/>
          <w:rtl/>
          <w:lang w:val="en-US"/>
        </w:rPr>
        <w:t>\</w:t>
      </w:r>
      <w:r w:rsidRPr="003C4350">
        <w:rPr>
          <w:rFonts w:asciiTheme="minorBidi" w:eastAsia="Times New Roman" w:hAnsiTheme="minorBidi"/>
          <w:sz w:val="32"/>
          <w:szCs w:val="32"/>
          <w:lang w:val="en-US"/>
        </w:rPr>
        <w:t>NFR</w:t>
      </w:r>
      <w:r w:rsidRPr="007B7901">
        <w:rPr>
          <w:rFonts w:asciiTheme="minorBidi" w:eastAsia="Times New Roman" w:hAnsiTheme="minorBidi"/>
          <w:sz w:val="32"/>
          <w:szCs w:val="32"/>
          <w:lang w:val="en-US"/>
        </w:rPr>
        <w:t xml:space="preserve"> R</w:t>
      </w:r>
      <w:r>
        <w:rPr>
          <w:rFonts w:asciiTheme="minorBidi" w:eastAsia="Times New Roman" w:hAnsiTheme="minorBidi"/>
          <w:sz w:val="32"/>
          <w:szCs w:val="32"/>
          <w:lang w:val="en-US"/>
        </w:rPr>
        <w:t>EQUIREMENTS</w:t>
      </w:r>
      <w:r w:rsidRPr="007B7901">
        <w:rPr>
          <w:rFonts w:asciiTheme="minorBidi" w:eastAsia="Times New Roman" w:hAnsiTheme="minorBidi"/>
          <w:sz w:val="32"/>
          <w:szCs w:val="32"/>
          <w:lang w:val="en-US"/>
        </w:rPr>
        <w:t xml:space="preserve">: </w:t>
      </w:r>
    </w:p>
    <w:p w14:paraId="4259A9D6" w14:textId="34485FC0" w:rsidR="003C4350" w:rsidRPr="007B7901" w:rsidRDefault="003C4350" w:rsidP="003C4350">
      <w:pPr>
        <w:shd w:val="clear" w:color="auto" w:fill="FFFFFF"/>
        <w:spacing w:after="120"/>
        <w:ind w:right="580"/>
        <w:jc w:val="left"/>
        <w:rPr>
          <w:rFonts w:asciiTheme="minorBidi" w:eastAsia="Times New Roman" w:hAnsiTheme="minorBidi"/>
          <w:sz w:val="24"/>
          <w:szCs w:val="24"/>
          <w:rtl/>
          <w:lang w:val="en-US"/>
        </w:rPr>
      </w:pPr>
      <w:r w:rsidRPr="007B7901">
        <w:rPr>
          <w:rFonts w:asciiTheme="minorBidi" w:eastAsia="Times New Roman" w:hAnsiTheme="minorBidi"/>
          <w:sz w:val="24"/>
          <w:szCs w:val="24"/>
          <w:lang w:val="en-US"/>
        </w:rPr>
        <w:t>Functional Requirements</w:t>
      </w:r>
    </w:p>
    <w:p w14:paraId="4C99F660" w14:textId="16761C4F" w:rsidR="003C4350" w:rsidRPr="007B7901" w:rsidRDefault="003C4350" w:rsidP="003C4350">
      <w:pPr>
        <w:pStyle w:val="ListParagraph"/>
        <w:numPr>
          <w:ilvl w:val="0"/>
          <w:numId w:val="43"/>
        </w:numPr>
        <w:shd w:val="clear" w:color="auto" w:fill="FFFFFF"/>
        <w:spacing w:after="120"/>
        <w:ind w:right="580"/>
        <w:jc w:val="left"/>
        <w:rPr>
          <w:rFonts w:asciiTheme="minorBidi" w:eastAsia="Times New Roman" w:hAnsiTheme="minorBidi"/>
          <w:sz w:val="24"/>
          <w:szCs w:val="24"/>
          <w:rtl/>
          <w:lang w:val="en-US"/>
        </w:rPr>
      </w:pPr>
      <w:r w:rsidRPr="007B7901">
        <w:rPr>
          <w:rFonts w:asciiTheme="minorBidi" w:eastAsia="Times New Roman" w:hAnsiTheme="minorBidi"/>
          <w:sz w:val="24"/>
          <w:szCs w:val="24"/>
          <w:lang w:val="en-US"/>
        </w:rPr>
        <w:t>The system must utilize Binary Frequency-Shift Keying (BFSK) to encode digital data into ultrasonic tones between 18 kHz and 20 kHz.</w:t>
      </w:r>
    </w:p>
    <w:p w14:paraId="09688080" w14:textId="3542C1E7" w:rsidR="003C4350" w:rsidRPr="007B7901" w:rsidRDefault="003C4350" w:rsidP="003C4350">
      <w:pPr>
        <w:pStyle w:val="ListParagraph"/>
        <w:numPr>
          <w:ilvl w:val="0"/>
          <w:numId w:val="43"/>
        </w:numPr>
        <w:shd w:val="clear" w:color="auto" w:fill="FFFFFF"/>
        <w:spacing w:after="120"/>
        <w:ind w:right="580"/>
        <w:jc w:val="left"/>
        <w:rPr>
          <w:rFonts w:asciiTheme="minorBidi" w:eastAsia="Times New Roman" w:hAnsiTheme="minorBidi"/>
          <w:sz w:val="24"/>
          <w:szCs w:val="24"/>
          <w:lang w:val="en-US"/>
        </w:rPr>
      </w:pPr>
      <w:r w:rsidRPr="007B7901">
        <w:rPr>
          <w:rFonts w:asciiTheme="minorBidi" w:eastAsia="Times New Roman" w:hAnsiTheme="minorBidi"/>
          <w:sz w:val="24"/>
          <w:szCs w:val="24"/>
          <w:lang w:val="en-US"/>
        </w:rPr>
        <w:t>The system must capture real-time audio and apply Fast Fourier Transform (FFT) to accurately decode binary bits.</w:t>
      </w:r>
    </w:p>
    <w:p w14:paraId="3C628E6C" w14:textId="34C8FA40" w:rsidR="003C4350" w:rsidRPr="007B7901" w:rsidRDefault="003C4350" w:rsidP="003C4350">
      <w:pPr>
        <w:pStyle w:val="ListParagraph"/>
        <w:numPr>
          <w:ilvl w:val="0"/>
          <w:numId w:val="43"/>
        </w:numPr>
        <w:shd w:val="clear" w:color="auto" w:fill="FFFFFF"/>
        <w:spacing w:after="120"/>
        <w:ind w:right="580"/>
        <w:jc w:val="left"/>
        <w:rPr>
          <w:rFonts w:asciiTheme="minorBidi" w:eastAsia="Times New Roman" w:hAnsiTheme="minorBidi"/>
          <w:sz w:val="24"/>
          <w:szCs w:val="24"/>
          <w:rtl/>
          <w:lang w:val="en-US"/>
        </w:rPr>
      </w:pPr>
      <w:r w:rsidRPr="007B7901">
        <w:rPr>
          <w:rFonts w:asciiTheme="minorBidi" w:eastAsia="Times New Roman" w:hAnsiTheme="minorBidi"/>
          <w:sz w:val="24"/>
          <w:szCs w:val="24"/>
          <w:lang w:val="en-US"/>
        </w:rPr>
        <w:t>The system must implement a "Listen-Before-Talk" mechanism utilizing unique, prime-number-based backoff timers (RBWP and MBWP) to prevent data collisions.</w:t>
      </w:r>
    </w:p>
    <w:p w14:paraId="5D92D156" w14:textId="42E88FC1" w:rsidR="003C4350" w:rsidRPr="00927FB6" w:rsidRDefault="003C4350" w:rsidP="003C4350">
      <w:pPr>
        <w:pStyle w:val="ListParagraph"/>
        <w:numPr>
          <w:ilvl w:val="0"/>
          <w:numId w:val="43"/>
        </w:numPr>
        <w:shd w:val="clear" w:color="auto" w:fill="FFFFFF"/>
        <w:spacing w:after="120"/>
        <w:ind w:right="580"/>
        <w:jc w:val="left"/>
        <w:rPr>
          <w:rFonts w:asciiTheme="minorBidi" w:eastAsia="Times New Roman" w:hAnsiTheme="minorBidi"/>
          <w:sz w:val="24"/>
          <w:szCs w:val="24"/>
          <w:lang w:val="en-US"/>
        </w:rPr>
      </w:pPr>
      <w:r w:rsidRPr="007B7901">
        <w:rPr>
          <w:rFonts w:asciiTheme="minorBidi" w:eastAsia="Times New Roman" w:hAnsiTheme="minorBidi"/>
          <w:sz w:val="24"/>
          <w:szCs w:val="24"/>
          <w:lang w:val="en-US"/>
        </w:rPr>
        <w:t>The system must perform a Request to Send (RTS) and Clear to Send (CTS) sequence to reserve the channel and eliminate the "Hidden Node Problem</w:t>
      </w:r>
      <w:r w:rsidR="007B7901" w:rsidRPr="007B7901">
        <w:rPr>
          <w:rFonts w:asciiTheme="minorBidi" w:eastAsia="Times New Roman" w:hAnsiTheme="minorBidi"/>
          <w:sz w:val="24"/>
          <w:szCs w:val="24"/>
          <w:lang w:val="en-US"/>
        </w:rPr>
        <w:t>”.</w:t>
      </w:r>
    </w:p>
    <w:p w14:paraId="764B96FC" w14:textId="7B4B511C" w:rsidR="003C4350" w:rsidRPr="00927FB6" w:rsidRDefault="003C4350" w:rsidP="007C7EFA">
      <w:pPr>
        <w:pStyle w:val="ListParagraph"/>
        <w:numPr>
          <w:ilvl w:val="0"/>
          <w:numId w:val="43"/>
        </w:numPr>
        <w:shd w:val="clear" w:color="auto" w:fill="FFFFFF"/>
        <w:spacing w:after="120"/>
        <w:ind w:right="580"/>
        <w:jc w:val="left"/>
        <w:rPr>
          <w:rFonts w:asciiTheme="minorBidi" w:eastAsia="Times New Roman" w:hAnsiTheme="minorBidi"/>
          <w:sz w:val="24"/>
          <w:szCs w:val="24"/>
          <w:lang w:val="en-US"/>
        </w:rPr>
      </w:pPr>
      <w:r w:rsidRPr="00927FB6">
        <w:rPr>
          <w:rFonts w:asciiTheme="minorBidi" w:eastAsia="Times New Roman" w:hAnsiTheme="minorBidi"/>
          <w:sz w:val="24"/>
          <w:szCs w:val="24"/>
          <w:lang w:val="en-US"/>
        </w:rPr>
        <w:t xml:space="preserve">The system must append a </w:t>
      </w:r>
      <w:r w:rsidR="00FE7DD0">
        <w:rPr>
          <w:rFonts w:asciiTheme="minorBidi" w:eastAsia="Times New Roman" w:hAnsiTheme="minorBidi"/>
          <w:sz w:val="24"/>
          <w:szCs w:val="24"/>
          <w:lang w:val="en-US"/>
        </w:rPr>
        <w:t>8</w:t>
      </w:r>
      <w:r w:rsidRPr="00927FB6">
        <w:rPr>
          <w:rFonts w:asciiTheme="minorBidi" w:eastAsia="Times New Roman" w:hAnsiTheme="minorBidi"/>
          <w:sz w:val="24"/>
          <w:szCs w:val="24"/>
          <w:lang w:val="en-US"/>
        </w:rPr>
        <w:t xml:space="preserve">-bit CRC checksum to each </w:t>
      </w:r>
      <w:r w:rsidR="007C7EFA" w:rsidRPr="007C7EFA">
        <w:rPr>
          <w:rFonts w:asciiTheme="minorBidi" w:eastAsia="Times New Roman" w:hAnsiTheme="minorBidi"/>
          <w:sz w:val="24"/>
          <w:szCs w:val="24"/>
          <w:lang w:val="en-US"/>
        </w:rPr>
        <w:t>variable-length data frame</w:t>
      </w:r>
      <w:r w:rsidRPr="00927FB6">
        <w:rPr>
          <w:rFonts w:asciiTheme="minorBidi" w:eastAsia="Times New Roman" w:hAnsiTheme="minorBidi"/>
          <w:sz w:val="24"/>
          <w:szCs w:val="24"/>
          <w:lang w:val="en-US"/>
        </w:rPr>
        <w:t>, and the receiver must validate this checksum before processing the data.</w:t>
      </w:r>
    </w:p>
    <w:p w14:paraId="0002679D" w14:textId="739E2346" w:rsidR="003C4350" w:rsidRPr="00927FB6" w:rsidRDefault="003C4350" w:rsidP="003C4350">
      <w:pPr>
        <w:pStyle w:val="ListParagraph"/>
        <w:numPr>
          <w:ilvl w:val="0"/>
          <w:numId w:val="43"/>
        </w:numPr>
        <w:shd w:val="clear" w:color="auto" w:fill="FFFFFF"/>
        <w:spacing w:after="120"/>
        <w:ind w:right="580"/>
        <w:jc w:val="left"/>
        <w:rPr>
          <w:rFonts w:asciiTheme="minorBidi" w:eastAsia="Times New Roman" w:hAnsiTheme="minorBidi"/>
          <w:sz w:val="24"/>
          <w:szCs w:val="24"/>
          <w:lang w:val="en-US"/>
        </w:rPr>
      </w:pPr>
      <w:r w:rsidRPr="00927FB6">
        <w:rPr>
          <w:rFonts w:asciiTheme="minorBidi" w:eastAsia="Times New Roman" w:hAnsiTheme="minorBidi"/>
          <w:sz w:val="24"/>
          <w:szCs w:val="24"/>
          <w:lang w:val="en-US"/>
        </w:rPr>
        <w:t xml:space="preserve">The system must return a "Valid Signal" (ACK) upon successful validation or an "Error Signal" (NACK) to trigger </w:t>
      </w:r>
      <w:r w:rsidR="00927FB6" w:rsidRPr="00927FB6">
        <w:rPr>
          <w:rFonts w:asciiTheme="minorBidi" w:eastAsia="Times New Roman" w:hAnsiTheme="minorBidi"/>
          <w:sz w:val="24"/>
          <w:szCs w:val="24"/>
          <w:lang w:val="en-US"/>
        </w:rPr>
        <w:t>retransmission</w:t>
      </w:r>
      <w:r w:rsidRPr="00927FB6">
        <w:rPr>
          <w:rFonts w:asciiTheme="minorBidi" w:eastAsia="Times New Roman" w:hAnsiTheme="minorBidi"/>
          <w:sz w:val="24"/>
          <w:szCs w:val="24"/>
          <w:lang w:val="en-US"/>
        </w:rPr>
        <w:t>.</w:t>
      </w:r>
    </w:p>
    <w:p w14:paraId="4B351010" w14:textId="32E9D0EA" w:rsidR="003C4350" w:rsidRPr="00391771" w:rsidRDefault="003C4350" w:rsidP="003C4350">
      <w:pPr>
        <w:pStyle w:val="ListParagraph"/>
        <w:numPr>
          <w:ilvl w:val="0"/>
          <w:numId w:val="43"/>
        </w:numPr>
        <w:shd w:val="clear" w:color="auto" w:fill="FFFFFF"/>
        <w:spacing w:after="120"/>
        <w:ind w:right="580"/>
        <w:jc w:val="left"/>
        <w:rPr>
          <w:rFonts w:asciiTheme="minorBidi" w:eastAsia="Times New Roman" w:hAnsiTheme="minorBidi"/>
          <w:sz w:val="24"/>
          <w:szCs w:val="24"/>
          <w:lang w:val="en-US"/>
        </w:rPr>
      </w:pPr>
      <w:r w:rsidRPr="00391771">
        <w:rPr>
          <w:rFonts w:asciiTheme="minorBidi" w:eastAsia="Times New Roman" w:hAnsiTheme="minorBidi"/>
          <w:sz w:val="24"/>
          <w:szCs w:val="24"/>
          <w:lang w:val="en-US"/>
        </w:rPr>
        <w:t>The system must support a many-to-many architecture capable of managing at least 3 concurrent nodes within a 2-meter radius.</w:t>
      </w:r>
    </w:p>
    <w:p w14:paraId="28A41634" w14:textId="01276AEE" w:rsidR="003C4350" w:rsidRPr="0029614C" w:rsidRDefault="003C4350" w:rsidP="00391771">
      <w:pPr>
        <w:pStyle w:val="ListParagraph"/>
        <w:numPr>
          <w:ilvl w:val="0"/>
          <w:numId w:val="43"/>
        </w:numPr>
        <w:shd w:val="clear" w:color="auto" w:fill="FFFFFF"/>
        <w:spacing w:after="120"/>
        <w:ind w:right="580"/>
        <w:jc w:val="left"/>
        <w:rPr>
          <w:rFonts w:asciiTheme="minorBidi" w:eastAsia="Times New Roman" w:hAnsiTheme="minorBidi"/>
          <w:sz w:val="24"/>
          <w:szCs w:val="24"/>
          <w:lang w:val="en-US"/>
        </w:rPr>
      </w:pPr>
      <w:r w:rsidRPr="0029614C">
        <w:rPr>
          <w:rFonts w:asciiTheme="minorBidi" w:eastAsia="Times New Roman" w:hAnsiTheme="minorBidi"/>
          <w:sz w:val="24"/>
          <w:szCs w:val="24"/>
          <w:lang w:val="en-US"/>
        </w:rPr>
        <w:t xml:space="preserve">The system must </w:t>
      </w:r>
      <w:r w:rsidR="00927FB6" w:rsidRPr="0029614C">
        <w:rPr>
          <w:rFonts w:asciiTheme="minorBidi" w:eastAsia="Times New Roman" w:hAnsiTheme="minorBidi"/>
          <w:sz w:val="24"/>
          <w:szCs w:val="24"/>
          <w:lang w:val="en-US"/>
        </w:rPr>
        <w:t>validate</w:t>
      </w:r>
      <w:r w:rsidRPr="0029614C">
        <w:rPr>
          <w:rFonts w:asciiTheme="minorBidi" w:eastAsia="Times New Roman" w:hAnsiTheme="minorBidi"/>
          <w:sz w:val="24"/>
          <w:szCs w:val="24"/>
          <w:lang w:val="en-US"/>
        </w:rPr>
        <w:t xml:space="preserve"> user encounters (ID and timestamp) must be committed to a local device database.</w:t>
      </w:r>
    </w:p>
    <w:p w14:paraId="288A7943" w14:textId="4F997337" w:rsidR="00EA10D1" w:rsidRDefault="003C4350" w:rsidP="003C4350">
      <w:pPr>
        <w:shd w:val="clear" w:color="auto" w:fill="FFFFFF"/>
        <w:tabs>
          <w:tab w:val="left" w:pos="1795"/>
        </w:tabs>
        <w:spacing w:after="120"/>
        <w:ind w:right="580"/>
        <w:jc w:val="left"/>
        <w:rPr>
          <w:rFonts w:asciiTheme="minorBidi" w:eastAsia="Times New Roman" w:hAnsiTheme="minorBidi"/>
          <w:sz w:val="24"/>
          <w:szCs w:val="24"/>
          <w:lang w:val="en-US"/>
        </w:rPr>
      </w:pPr>
      <w:r w:rsidRPr="003C4350">
        <w:rPr>
          <w:rFonts w:asciiTheme="minorBidi" w:eastAsia="Times New Roman" w:hAnsiTheme="minorBidi"/>
          <w:sz w:val="24"/>
          <w:szCs w:val="24"/>
        </w:rPr>
        <w:t>Non-Functional Requirements</w:t>
      </w:r>
    </w:p>
    <w:p w14:paraId="08E1ED96" w14:textId="3E1E41F0" w:rsidR="003C4350" w:rsidRDefault="003C4350" w:rsidP="003C4350">
      <w:pPr>
        <w:pStyle w:val="ListParagraph"/>
        <w:numPr>
          <w:ilvl w:val="0"/>
          <w:numId w:val="44"/>
        </w:numPr>
        <w:shd w:val="clear" w:color="auto" w:fill="FFFFFF"/>
        <w:tabs>
          <w:tab w:val="left" w:pos="1795"/>
        </w:tabs>
        <w:spacing w:after="120"/>
        <w:ind w:right="580"/>
        <w:jc w:val="left"/>
        <w:rPr>
          <w:rFonts w:asciiTheme="minorBidi" w:eastAsia="Times New Roman" w:hAnsiTheme="minorBidi"/>
          <w:sz w:val="24"/>
          <w:szCs w:val="24"/>
          <w:lang w:val="en-US"/>
        </w:rPr>
      </w:pPr>
      <w:r w:rsidRPr="00391771">
        <w:rPr>
          <w:rFonts w:asciiTheme="minorBidi" w:eastAsia="Times New Roman" w:hAnsiTheme="minorBidi"/>
          <w:sz w:val="24"/>
          <w:szCs w:val="24"/>
          <w:lang w:val="en-US"/>
        </w:rPr>
        <w:t>Transmission must remain above the standard human hearing threshold (typically 18 kHz+) to ensure a non-intrusive user experience.</w:t>
      </w:r>
    </w:p>
    <w:p w14:paraId="474BE639" w14:textId="0EEFB424" w:rsidR="003C4350" w:rsidRDefault="003C4350" w:rsidP="003C4350">
      <w:pPr>
        <w:pStyle w:val="ListParagraph"/>
        <w:numPr>
          <w:ilvl w:val="0"/>
          <w:numId w:val="44"/>
        </w:numPr>
        <w:shd w:val="clear" w:color="auto" w:fill="FFFFFF"/>
        <w:tabs>
          <w:tab w:val="left" w:pos="1795"/>
        </w:tabs>
        <w:spacing w:after="120"/>
        <w:ind w:right="580"/>
        <w:jc w:val="left"/>
        <w:rPr>
          <w:rFonts w:asciiTheme="minorBidi" w:eastAsia="Times New Roman" w:hAnsiTheme="minorBidi"/>
          <w:sz w:val="24"/>
          <w:szCs w:val="24"/>
          <w:lang w:val="en-US"/>
        </w:rPr>
      </w:pPr>
      <w:r w:rsidRPr="00391771">
        <w:rPr>
          <w:rFonts w:asciiTheme="minorBidi" w:eastAsia="Times New Roman" w:hAnsiTheme="minorBidi"/>
          <w:sz w:val="24"/>
          <w:szCs w:val="24"/>
          <w:lang w:val="en-US"/>
        </w:rPr>
        <w:t>Each bit must have a duration of 0.5ms to allow for signal rise time and to mitigate Inter-Symbol Interference (ISI) caused by echoes.</w:t>
      </w:r>
    </w:p>
    <w:p w14:paraId="43387944" w14:textId="0DF405A2" w:rsidR="003C4350" w:rsidRDefault="003C4350" w:rsidP="003C4350">
      <w:pPr>
        <w:pStyle w:val="ListParagraph"/>
        <w:numPr>
          <w:ilvl w:val="0"/>
          <w:numId w:val="44"/>
        </w:numPr>
        <w:shd w:val="clear" w:color="auto" w:fill="FFFFFF"/>
        <w:tabs>
          <w:tab w:val="left" w:pos="1795"/>
        </w:tabs>
        <w:spacing w:after="120"/>
        <w:ind w:right="580"/>
        <w:jc w:val="left"/>
        <w:rPr>
          <w:rFonts w:asciiTheme="minorBidi" w:eastAsia="Times New Roman" w:hAnsiTheme="minorBidi"/>
          <w:sz w:val="24"/>
          <w:szCs w:val="24"/>
          <w:lang w:val="en-US"/>
        </w:rPr>
      </w:pPr>
      <w:r w:rsidRPr="00391771">
        <w:rPr>
          <w:rFonts w:asciiTheme="minorBidi" w:eastAsia="Times New Roman" w:hAnsiTheme="minorBidi"/>
          <w:sz w:val="24"/>
          <w:szCs w:val="24"/>
          <w:lang w:val="en-US"/>
        </w:rPr>
        <w:t xml:space="preserve">The system must achieve successful data transfer in the presence of ambient noise and multipath </w:t>
      </w:r>
      <w:r w:rsidR="0029614C" w:rsidRPr="00391771">
        <w:rPr>
          <w:rFonts w:asciiTheme="minorBidi" w:eastAsia="Times New Roman" w:hAnsiTheme="minorBidi"/>
          <w:sz w:val="24"/>
          <w:szCs w:val="24"/>
          <w:lang w:val="en-US"/>
        </w:rPr>
        <w:t>propagation.</w:t>
      </w:r>
    </w:p>
    <w:p w14:paraId="03C7F6D7" w14:textId="7329B610" w:rsidR="003C4350" w:rsidRDefault="003C4350" w:rsidP="003C4350">
      <w:pPr>
        <w:pStyle w:val="ListParagraph"/>
        <w:numPr>
          <w:ilvl w:val="0"/>
          <w:numId w:val="44"/>
        </w:numPr>
        <w:shd w:val="clear" w:color="auto" w:fill="FFFFFF"/>
        <w:tabs>
          <w:tab w:val="left" w:pos="1795"/>
        </w:tabs>
        <w:spacing w:after="120"/>
        <w:ind w:right="580"/>
        <w:jc w:val="left"/>
        <w:rPr>
          <w:rFonts w:asciiTheme="minorBidi" w:eastAsia="Times New Roman" w:hAnsiTheme="minorBidi"/>
          <w:sz w:val="24"/>
          <w:szCs w:val="24"/>
          <w:lang w:val="en-US"/>
        </w:rPr>
      </w:pPr>
      <w:r w:rsidRPr="0029614C">
        <w:rPr>
          <w:rFonts w:asciiTheme="minorBidi" w:eastAsia="Times New Roman" w:hAnsiTheme="minorBidi"/>
          <w:sz w:val="24"/>
          <w:szCs w:val="24"/>
          <w:lang w:val="en-US"/>
        </w:rPr>
        <w:t>The network must operate on a peer-to-peer basis without requiring SIM cards, Wi-Fi infrastructure, or cellular coverage.</w:t>
      </w:r>
    </w:p>
    <w:p w14:paraId="2715B39D" w14:textId="5FF242D8" w:rsidR="003C4350" w:rsidRPr="00124A13" w:rsidRDefault="003C4350" w:rsidP="00124A13">
      <w:pPr>
        <w:pStyle w:val="ListParagraph"/>
        <w:numPr>
          <w:ilvl w:val="0"/>
          <w:numId w:val="44"/>
        </w:numPr>
        <w:shd w:val="clear" w:color="auto" w:fill="FFFFFF"/>
        <w:tabs>
          <w:tab w:val="left" w:pos="1795"/>
        </w:tabs>
        <w:spacing w:after="120"/>
        <w:ind w:right="580"/>
        <w:jc w:val="left"/>
        <w:rPr>
          <w:rFonts w:asciiTheme="minorBidi" w:eastAsia="Times New Roman" w:hAnsiTheme="minorBidi"/>
          <w:sz w:val="24"/>
          <w:szCs w:val="24"/>
          <w:lang w:val="en-US"/>
        </w:rPr>
      </w:pPr>
      <w:r w:rsidRPr="00124A13">
        <w:rPr>
          <w:rFonts w:asciiTheme="minorBidi" w:eastAsia="Times New Roman" w:hAnsiTheme="minorBidi"/>
          <w:sz w:val="24"/>
          <w:szCs w:val="24"/>
          <w:lang w:val="en-US"/>
        </w:rPr>
        <w:t>The system must operate at safe power levels for the human body, avoiding the tissue-heating concerns associated with high-power RF.</w:t>
      </w:r>
    </w:p>
    <w:p w14:paraId="4038B5C7" w14:textId="0DE26118" w:rsidR="000562F9" w:rsidRPr="000414A9" w:rsidRDefault="005316F9" w:rsidP="00124A13">
      <w:pPr>
        <w:shd w:val="clear" w:color="auto" w:fill="FFFFFF"/>
        <w:spacing w:after="120"/>
        <w:ind w:right="580"/>
        <w:jc w:val="left"/>
        <w:rPr>
          <w:rFonts w:asciiTheme="minorBidi" w:eastAsia="Times New Roman" w:hAnsiTheme="minorBidi"/>
          <w:sz w:val="32"/>
          <w:szCs w:val="32"/>
          <w:lang w:val="en-US"/>
        </w:rPr>
      </w:pPr>
      <w:r>
        <w:rPr>
          <w:rFonts w:asciiTheme="minorBidi" w:eastAsia="Times New Roman" w:hAnsiTheme="minorBidi"/>
          <w:sz w:val="32"/>
          <w:szCs w:val="32"/>
          <w:rtl/>
          <w:lang w:val="en-US"/>
        </w:rPr>
        <w:lastRenderedPageBreak/>
        <w:br/>
      </w:r>
      <w:r w:rsidR="000562F9" w:rsidRPr="000414A9">
        <w:rPr>
          <w:rFonts w:asciiTheme="minorBidi" w:eastAsia="Times New Roman" w:hAnsiTheme="minorBidi"/>
          <w:sz w:val="32"/>
          <w:szCs w:val="32"/>
          <w:lang w:val="en-US"/>
        </w:rPr>
        <w:t xml:space="preserve">Chapter </w:t>
      </w:r>
      <w:r>
        <w:rPr>
          <w:rFonts w:asciiTheme="minorBidi" w:eastAsia="Times New Roman" w:hAnsiTheme="minorBidi" w:hint="cs"/>
          <w:sz w:val="32"/>
          <w:szCs w:val="32"/>
          <w:rtl/>
          <w:lang w:val="en-US"/>
        </w:rPr>
        <w:t>8</w:t>
      </w:r>
      <w:r w:rsidR="004A11AC" w:rsidRPr="000414A9">
        <w:rPr>
          <w:rFonts w:asciiTheme="minorBidi" w:eastAsia="Times New Roman" w:hAnsiTheme="minorBidi"/>
          <w:sz w:val="32"/>
          <w:szCs w:val="32"/>
          <w:lang w:val="en-US"/>
        </w:rPr>
        <w:t xml:space="preserve">. </w:t>
      </w:r>
      <w:r w:rsidR="00CE0239" w:rsidRPr="000414A9">
        <w:rPr>
          <w:rFonts w:asciiTheme="minorBidi" w:eastAsia="Times New Roman" w:hAnsiTheme="minorBidi"/>
          <w:sz w:val="32"/>
          <w:szCs w:val="32"/>
          <w:lang w:val="en-US"/>
        </w:rPr>
        <w:t xml:space="preserve">Reference </w:t>
      </w:r>
    </w:p>
    <w:p w14:paraId="5AA26D48" w14:textId="3C90D0E6" w:rsidR="000562F9" w:rsidRPr="000414A9" w:rsidRDefault="000562F9" w:rsidP="00124A13">
      <w:pPr>
        <w:shd w:val="clear" w:color="auto" w:fill="FFFFFF"/>
        <w:spacing w:after="40"/>
        <w:ind w:left="1080" w:right="580"/>
        <w:jc w:val="left"/>
        <w:rPr>
          <w:rFonts w:asciiTheme="minorBidi" w:eastAsia="Times New Roman" w:hAnsiTheme="minorBidi"/>
          <w:sz w:val="24"/>
          <w:szCs w:val="24"/>
          <w:lang w:val="en-US"/>
        </w:rPr>
      </w:pPr>
      <w:r w:rsidRPr="000414A9">
        <w:rPr>
          <w:rFonts w:asciiTheme="minorBidi" w:eastAsia="Times New Roman" w:hAnsiTheme="minorBidi"/>
          <w:sz w:val="24"/>
          <w:szCs w:val="24"/>
          <w:lang w:val="en-US"/>
        </w:rPr>
        <w:t xml:space="preserve">[1] ref: </w:t>
      </w:r>
      <w:r w:rsidR="00000000">
        <w:fldChar w:fldCharType="begin"/>
      </w:r>
      <w:r w:rsidR="00000000" w:rsidRPr="0037676A">
        <w:rPr>
          <w:lang w:val="en-US"/>
          <w:rPrChange w:id="67" w:author="יוני גרינברג" w:date="2026-05-16T10:57:00Z">
            <w:rPr/>
          </w:rPrChange>
        </w:rPr>
        <w:instrText>HYPERLINK "https://www.rfpage.com/what-is-frequency-shift-keying-fsk/" \h</w:instrText>
      </w:r>
      <w:r w:rsidR="00000000">
        <w:fldChar w:fldCharType="separate"/>
      </w:r>
      <w:r w:rsidRPr="000414A9">
        <w:rPr>
          <w:rFonts w:asciiTheme="minorBidi" w:eastAsia="Times New Roman" w:hAnsiTheme="minorBidi"/>
          <w:color w:val="1155CC"/>
          <w:sz w:val="24"/>
          <w:szCs w:val="24"/>
          <w:u w:val="single"/>
          <w:lang w:val="en-US"/>
        </w:rPr>
        <w:t>https://www.rfpage.com/what-is-frequency-shift-keying-fsk/</w:t>
      </w:r>
      <w:r w:rsidR="00000000">
        <w:rPr>
          <w:rFonts w:asciiTheme="minorBidi" w:eastAsia="Times New Roman" w:hAnsiTheme="minorBidi"/>
          <w:color w:val="1155CC"/>
          <w:sz w:val="24"/>
          <w:szCs w:val="24"/>
          <w:u w:val="single"/>
          <w:lang w:val="en-US"/>
        </w:rPr>
        <w:fldChar w:fldCharType="end"/>
      </w:r>
    </w:p>
    <w:p w14:paraId="244742C4" w14:textId="77777777" w:rsidR="000562F9" w:rsidRPr="000414A9" w:rsidRDefault="000562F9" w:rsidP="00124A13">
      <w:pPr>
        <w:shd w:val="clear" w:color="auto" w:fill="FFFFFF"/>
        <w:spacing w:after="120"/>
        <w:ind w:left="1080" w:right="580"/>
        <w:jc w:val="left"/>
        <w:rPr>
          <w:rFonts w:asciiTheme="minorBidi" w:eastAsia="Times New Roman" w:hAnsiTheme="minorBidi"/>
          <w:sz w:val="24"/>
          <w:szCs w:val="24"/>
          <w:lang w:val="en-US"/>
        </w:rPr>
      </w:pPr>
      <w:r w:rsidRPr="000414A9">
        <w:rPr>
          <w:rFonts w:asciiTheme="minorBidi" w:eastAsia="Times New Roman" w:hAnsiTheme="minorBidi"/>
          <w:sz w:val="24"/>
          <w:szCs w:val="24"/>
          <w:lang w:val="en-US"/>
        </w:rPr>
        <w:t xml:space="preserve">[2] ref: </w:t>
      </w:r>
      <w:r w:rsidR="00000000">
        <w:fldChar w:fldCharType="begin"/>
      </w:r>
      <w:r w:rsidR="00000000" w:rsidRPr="0037676A">
        <w:rPr>
          <w:lang w:val="en-US"/>
          <w:rPrChange w:id="68" w:author="יוני גרינברג" w:date="2026-05-16T10:57:00Z">
            <w:rPr/>
          </w:rPrChange>
        </w:rPr>
        <w:instrText>HYPERLINK "https://en.wikipedia.org/wiki/Frequency-shift_keying" \h</w:instrText>
      </w:r>
      <w:r w:rsidR="00000000">
        <w:fldChar w:fldCharType="separate"/>
      </w:r>
      <w:r w:rsidRPr="000414A9">
        <w:rPr>
          <w:rFonts w:asciiTheme="minorBidi" w:eastAsia="Times New Roman" w:hAnsiTheme="minorBidi"/>
          <w:color w:val="1155CC"/>
          <w:sz w:val="24"/>
          <w:szCs w:val="24"/>
          <w:u w:val="single"/>
          <w:lang w:val="en-US"/>
        </w:rPr>
        <w:t>https://en.wikipedia.org/wiki/Frequency-shift_keying</w:t>
      </w:r>
      <w:r w:rsidR="00000000">
        <w:rPr>
          <w:rFonts w:asciiTheme="minorBidi" w:eastAsia="Times New Roman" w:hAnsiTheme="minorBidi"/>
          <w:color w:val="1155CC"/>
          <w:sz w:val="24"/>
          <w:szCs w:val="24"/>
          <w:u w:val="single"/>
          <w:lang w:val="en-US"/>
        </w:rPr>
        <w:fldChar w:fldCharType="end"/>
      </w:r>
    </w:p>
    <w:p w14:paraId="5CD92A59" w14:textId="77777777" w:rsidR="000562F9" w:rsidRPr="000414A9" w:rsidRDefault="000562F9" w:rsidP="00124A13">
      <w:pPr>
        <w:shd w:val="clear" w:color="auto" w:fill="FFFFFF"/>
        <w:spacing w:after="120"/>
        <w:ind w:left="1080" w:right="580"/>
        <w:jc w:val="left"/>
        <w:rPr>
          <w:rFonts w:asciiTheme="minorBidi" w:eastAsia="Times New Roman" w:hAnsiTheme="minorBidi"/>
          <w:sz w:val="24"/>
          <w:szCs w:val="24"/>
          <w:lang w:val="en-US"/>
        </w:rPr>
      </w:pPr>
      <w:r w:rsidRPr="000414A9">
        <w:rPr>
          <w:rFonts w:asciiTheme="minorBidi" w:eastAsia="Times New Roman" w:hAnsiTheme="minorBidi"/>
          <w:sz w:val="24"/>
          <w:szCs w:val="24"/>
          <w:lang w:val="en-US"/>
        </w:rPr>
        <w:t xml:space="preserve">[3] ref: </w:t>
      </w:r>
      <w:r w:rsidR="00000000">
        <w:fldChar w:fldCharType="begin"/>
      </w:r>
      <w:r w:rsidR="00000000" w:rsidRPr="0037676A">
        <w:rPr>
          <w:lang w:val="en-US"/>
          <w:rPrChange w:id="69" w:author="יוני גרינברג" w:date="2026-05-16T10:57:00Z">
            <w:rPr/>
          </w:rPrChange>
        </w:rPr>
        <w:instrText>HYPERLINK "https://www.ionos.com/digitalguide/server/know-how/csmaca-carrier-sense-multiple-access-with-collision-avoidance/" \h</w:instrText>
      </w:r>
      <w:r w:rsidR="00000000">
        <w:fldChar w:fldCharType="separate"/>
      </w:r>
      <w:r w:rsidRPr="000414A9">
        <w:rPr>
          <w:rFonts w:asciiTheme="minorBidi" w:eastAsia="Times New Roman" w:hAnsiTheme="minorBidi"/>
          <w:color w:val="1155CC"/>
          <w:sz w:val="24"/>
          <w:szCs w:val="24"/>
          <w:u w:val="single"/>
          <w:lang w:val="en-US"/>
        </w:rPr>
        <w:t>https://www.ionos.com/digitalguide/server/know-how/csmaca-carrier-sense-multiple-access-with-collision-avoidance/</w:t>
      </w:r>
      <w:r w:rsidR="00000000">
        <w:rPr>
          <w:rFonts w:asciiTheme="minorBidi" w:eastAsia="Times New Roman" w:hAnsiTheme="minorBidi"/>
          <w:color w:val="1155CC"/>
          <w:sz w:val="24"/>
          <w:szCs w:val="24"/>
          <w:u w:val="single"/>
          <w:lang w:val="en-US"/>
        </w:rPr>
        <w:fldChar w:fldCharType="end"/>
      </w:r>
    </w:p>
    <w:p w14:paraId="7D52301D" w14:textId="77777777" w:rsidR="000619E0" w:rsidRPr="00000700" w:rsidRDefault="009814E7" w:rsidP="00124A13">
      <w:pPr>
        <w:shd w:val="clear" w:color="auto" w:fill="FFFFFF"/>
        <w:spacing w:after="120"/>
        <w:ind w:left="1080" w:right="580"/>
        <w:jc w:val="left"/>
        <w:rPr>
          <w:rFonts w:asciiTheme="minorBidi" w:eastAsia="Times New Roman" w:hAnsiTheme="minorBidi"/>
          <w:sz w:val="24"/>
          <w:szCs w:val="24"/>
          <w:lang w:val="en-US"/>
        </w:rPr>
      </w:pPr>
      <w:r w:rsidRPr="000414A9">
        <w:rPr>
          <w:rFonts w:asciiTheme="minorBidi" w:eastAsia="Times New Roman" w:hAnsiTheme="minorBidi"/>
          <w:sz w:val="24"/>
          <w:szCs w:val="24"/>
          <w:lang w:val="en-US"/>
        </w:rPr>
        <w:t xml:space="preserve">[4] J. G. Proakis and M. Salehi, </w:t>
      </w:r>
      <w:r w:rsidRPr="000414A9">
        <w:rPr>
          <w:rFonts w:asciiTheme="minorBidi" w:eastAsia="Times New Roman" w:hAnsiTheme="minorBidi"/>
          <w:i/>
          <w:iCs/>
          <w:sz w:val="24"/>
          <w:szCs w:val="24"/>
          <w:lang w:val="en-US"/>
        </w:rPr>
        <w:t>Digital Communications</w:t>
      </w:r>
      <w:r w:rsidRPr="000414A9">
        <w:rPr>
          <w:rFonts w:asciiTheme="minorBidi" w:eastAsia="Times New Roman" w:hAnsiTheme="minorBidi"/>
          <w:sz w:val="24"/>
          <w:szCs w:val="24"/>
          <w:lang w:val="en-US"/>
        </w:rPr>
        <w:t>, 5th ed. New York, NY, USA: McGraw-Hill, 2008.</w:t>
      </w:r>
    </w:p>
    <w:p w14:paraId="6B59C431" w14:textId="72C74FF8" w:rsidR="000562F9" w:rsidRPr="00D248F1" w:rsidRDefault="000562F9" w:rsidP="00124A13">
      <w:pPr>
        <w:shd w:val="clear" w:color="auto" w:fill="FFFFFF"/>
        <w:spacing w:after="120"/>
        <w:ind w:left="1080" w:right="580"/>
        <w:jc w:val="left"/>
        <w:rPr>
          <w:rFonts w:asciiTheme="minorBidi" w:hAnsiTheme="minorBidi"/>
          <w:sz w:val="24"/>
          <w:szCs w:val="24"/>
          <w:lang w:val="en-US"/>
        </w:rPr>
      </w:pPr>
      <w:r w:rsidRPr="00D248F1">
        <w:rPr>
          <w:rFonts w:asciiTheme="minorBidi" w:hAnsiTheme="minorBidi"/>
          <w:sz w:val="24"/>
          <w:szCs w:val="24"/>
          <w:lang w:val="en-US"/>
        </w:rPr>
        <w:t xml:space="preserve">[5] ref: RF Wireless World, "NFC vs. RFID vs. Bluetooth vs. Wi-Fi: Key Differences Explained," </w:t>
      </w:r>
      <w:r w:rsidRPr="00D248F1">
        <w:rPr>
          <w:rFonts w:asciiTheme="minorBidi" w:hAnsiTheme="minorBidi"/>
          <w:i/>
          <w:iCs/>
          <w:sz w:val="24"/>
          <w:szCs w:val="24"/>
          <w:lang w:val="en-US"/>
        </w:rPr>
        <w:t>rfwireless-world.com</w:t>
      </w:r>
      <w:r w:rsidRPr="00D248F1">
        <w:rPr>
          <w:rFonts w:asciiTheme="minorBidi" w:hAnsiTheme="minorBidi"/>
          <w:sz w:val="24"/>
          <w:szCs w:val="24"/>
          <w:lang w:val="en-US"/>
        </w:rPr>
        <w:t xml:space="preserve">. [Online]. Available: </w:t>
      </w:r>
      <w:r w:rsidR="00000000">
        <w:fldChar w:fldCharType="begin"/>
      </w:r>
      <w:r w:rsidR="00000000" w:rsidRPr="0037676A">
        <w:rPr>
          <w:lang w:val="en-US"/>
          <w:rPrChange w:id="70" w:author="יוני גרינברג" w:date="2026-05-16T10:57:00Z">
            <w:rPr/>
          </w:rPrChange>
        </w:rPr>
        <w:instrText>HYPERLINK "https://www.rfwireless-world.com/terminology/nfc-vs-rfid-vs-bluetooth-vs-wifi" \t "_blank"</w:instrText>
      </w:r>
      <w:r w:rsidR="00000000">
        <w:fldChar w:fldCharType="separate"/>
      </w:r>
      <w:r w:rsidRPr="00D248F1">
        <w:rPr>
          <w:rStyle w:val="Hyperlink"/>
          <w:rFonts w:asciiTheme="minorBidi" w:hAnsiTheme="minorBidi"/>
          <w:sz w:val="24"/>
          <w:szCs w:val="24"/>
          <w:lang w:val="en-US"/>
        </w:rPr>
        <w:t>https://www.rfwireless-world.com/terminology/nfc-vs-rfid-vs-bluetooth-vs-wifi</w:t>
      </w:r>
      <w:r w:rsidR="00000000">
        <w:rPr>
          <w:rStyle w:val="Hyperlink"/>
          <w:rFonts w:asciiTheme="minorBidi" w:hAnsiTheme="minorBidi"/>
          <w:sz w:val="24"/>
          <w:szCs w:val="24"/>
          <w:lang w:val="en-US"/>
        </w:rPr>
        <w:fldChar w:fldCharType="end"/>
      </w:r>
      <w:r w:rsidRPr="00D248F1">
        <w:rPr>
          <w:rFonts w:asciiTheme="minorBidi" w:hAnsiTheme="minorBidi"/>
          <w:sz w:val="24"/>
          <w:szCs w:val="24"/>
          <w:lang w:val="en-US"/>
        </w:rPr>
        <w:t>.</w:t>
      </w:r>
    </w:p>
    <w:p w14:paraId="05E35B51" w14:textId="4BDF5D62" w:rsidR="005508DE" w:rsidRPr="00D248F1" w:rsidRDefault="000562F9" w:rsidP="00124A13">
      <w:pPr>
        <w:shd w:val="clear" w:color="auto" w:fill="FFFFFF"/>
        <w:spacing w:after="120"/>
        <w:ind w:left="1080" w:right="580"/>
        <w:jc w:val="left"/>
        <w:rPr>
          <w:rFonts w:asciiTheme="minorBidi" w:hAnsiTheme="minorBidi"/>
          <w:b/>
          <w:bCs/>
          <w:sz w:val="24"/>
          <w:szCs w:val="24"/>
          <w:lang w:val="en-US"/>
        </w:rPr>
      </w:pPr>
      <w:r w:rsidRPr="00D248F1">
        <w:rPr>
          <w:rFonts w:asciiTheme="minorBidi" w:hAnsiTheme="minorBidi"/>
          <w:sz w:val="24"/>
          <w:szCs w:val="24"/>
          <w:lang w:val="en-US"/>
        </w:rPr>
        <w:t xml:space="preserve">[6] </w:t>
      </w:r>
      <w:r w:rsidR="005508DE" w:rsidRPr="00D248F1">
        <w:rPr>
          <w:rFonts w:asciiTheme="minorBidi" w:hAnsiTheme="minorBidi"/>
          <w:b/>
          <w:bCs/>
          <w:sz w:val="24"/>
          <w:szCs w:val="24"/>
          <w:lang w:val="en-US"/>
        </w:rPr>
        <w:t>Miras Safadi</w:t>
      </w:r>
      <w:r w:rsidR="005508DE" w:rsidRPr="00D248F1">
        <w:rPr>
          <w:rFonts w:asciiTheme="minorBidi" w:hAnsiTheme="minorBidi"/>
          <w:sz w:val="24"/>
          <w:szCs w:val="24"/>
          <w:lang w:val="en-US"/>
        </w:rPr>
        <w:t xml:space="preserve"> </w:t>
      </w:r>
      <w:r w:rsidRPr="00D248F1">
        <w:rPr>
          <w:rFonts w:asciiTheme="minorBidi" w:hAnsiTheme="minorBidi"/>
          <w:sz w:val="24"/>
          <w:szCs w:val="24"/>
          <w:lang w:val="en-US"/>
        </w:rPr>
        <w:t xml:space="preserve"> and </w:t>
      </w:r>
      <w:r w:rsidR="005508DE" w:rsidRPr="00D248F1">
        <w:rPr>
          <w:rFonts w:asciiTheme="minorBidi" w:hAnsiTheme="minorBidi"/>
          <w:b/>
          <w:bCs/>
          <w:sz w:val="24"/>
          <w:szCs w:val="24"/>
          <w:lang w:val="en-US"/>
        </w:rPr>
        <w:t>Rani Hassan</w:t>
      </w:r>
      <w:r w:rsidRPr="00D248F1">
        <w:rPr>
          <w:rFonts w:asciiTheme="minorBidi" w:hAnsiTheme="minorBidi"/>
          <w:sz w:val="24"/>
          <w:szCs w:val="24"/>
          <w:lang w:val="en-US"/>
        </w:rPr>
        <w:t xml:space="preserve">, </w:t>
      </w:r>
      <w:r w:rsidR="005508DE" w:rsidRPr="00D248F1">
        <w:rPr>
          <w:rFonts w:asciiTheme="minorBidi" w:eastAsia="Times New Roman" w:hAnsiTheme="minorBidi"/>
          <w:b/>
          <w:bCs/>
          <w:noProof/>
          <w:color w:val="000000"/>
          <w:sz w:val="24"/>
          <w:szCs w:val="24"/>
          <w:lang w:val="en-US"/>
        </w:rPr>
        <w:t xml:space="preserve"> </w:t>
      </w:r>
      <w:r w:rsidR="005508DE" w:rsidRPr="00D248F1">
        <w:rPr>
          <w:rFonts w:asciiTheme="minorBidi" w:hAnsiTheme="minorBidi"/>
          <w:b/>
          <w:bCs/>
          <w:sz w:val="24"/>
          <w:szCs w:val="24"/>
          <w:lang w:val="en-US"/>
        </w:rPr>
        <w:t>Smart Visit Card (SVC)</w:t>
      </w:r>
    </w:p>
    <w:p w14:paraId="7E32E465" w14:textId="77777777" w:rsidR="005508DE" w:rsidRPr="00D248F1" w:rsidRDefault="005508DE" w:rsidP="00124A13">
      <w:pPr>
        <w:shd w:val="clear" w:color="auto" w:fill="FFFFFF"/>
        <w:spacing w:after="120"/>
        <w:ind w:left="1080" w:right="580"/>
        <w:jc w:val="left"/>
        <w:rPr>
          <w:rFonts w:asciiTheme="minorBidi" w:hAnsiTheme="minorBidi"/>
          <w:b/>
          <w:bCs/>
          <w:sz w:val="24"/>
          <w:szCs w:val="24"/>
          <w:u w:val="single"/>
          <w:lang w:val="en-US"/>
        </w:rPr>
      </w:pPr>
      <w:r w:rsidRPr="00D248F1">
        <w:rPr>
          <w:rFonts w:asciiTheme="minorBidi" w:hAnsiTheme="minorBidi"/>
          <w:b/>
          <w:bCs/>
          <w:sz w:val="24"/>
          <w:szCs w:val="24"/>
          <w:lang w:val="en-US"/>
        </w:rPr>
        <w:t>An Android-Based Application for Managing Visit Cards</w:t>
      </w:r>
    </w:p>
    <w:p w14:paraId="6DC87B4B" w14:textId="68918840" w:rsidR="000562F9" w:rsidRPr="00D248F1" w:rsidRDefault="005508DE" w:rsidP="00124A13">
      <w:pPr>
        <w:shd w:val="clear" w:color="auto" w:fill="FFFFFF"/>
        <w:spacing w:after="120"/>
        <w:ind w:left="1080" w:right="580"/>
        <w:jc w:val="left"/>
        <w:rPr>
          <w:rFonts w:asciiTheme="minorBidi" w:hAnsiTheme="minorBidi"/>
          <w:sz w:val="24"/>
          <w:szCs w:val="24"/>
          <w:lang w:val="en-US"/>
        </w:rPr>
      </w:pPr>
      <w:r w:rsidRPr="00D248F1">
        <w:rPr>
          <w:rFonts w:asciiTheme="minorBidi" w:hAnsiTheme="minorBidi"/>
          <w:sz w:val="24"/>
          <w:szCs w:val="24"/>
          <w:lang w:val="en-US"/>
        </w:rPr>
        <w:t>”</w:t>
      </w:r>
      <w:r w:rsidR="000562F9" w:rsidRPr="00D248F1">
        <w:rPr>
          <w:rFonts w:asciiTheme="minorBidi" w:hAnsiTheme="minorBidi"/>
          <w:sz w:val="24"/>
          <w:szCs w:val="24"/>
          <w:lang w:val="en-US"/>
        </w:rPr>
        <w:t xml:space="preserve"> Final Project Report, Dept. Software Eng., Braude College of Engineering, Karmiel, Israel</w:t>
      </w:r>
      <w:r w:rsidRPr="00D248F1">
        <w:rPr>
          <w:rFonts w:asciiTheme="minorBidi" w:hAnsiTheme="minorBidi"/>
          <w:sz w:val="24"/>
          <w:szCs w:val="24"/>
          <w:lang w:val="en-US"/>
        </w:rPr>
        <w:t>.</w:t>
      </w:r>
    </w:p>
    <w:p w14:paraId="18E024C9" w14:textId="3F638595" w:rsidR="005508DE" w:rsidRPr="00D248F1" w:rsidRDefault="005508DE" w:rsidP="00124A13">
      <w:pPr>
        <w:ind w:left="1080"/>
        <w:jc w:val="left"/>
        <w:rPr>
          <w:rFonts w:asciiTheme="minorBidi" w:eastAsia="Times New Roman" w:hAnsiTheme="minorBidi"/>
          <w:b/>
          <w:bCs/>
          <w:noProof/>
          <w:color w:val="000000"/>
          <w:sz w:val="24"/>
          <w:szCs w:val="24"/>
          <w:lang w:val="en-US"/>
        </w:rPr>
      </w:pPr>
      <w:r w:rsidRPr="00D248F1">
        <w:rPr>
          <w:rFonts w:asciiTheme="minorBidi" w:hAnsiTheme="minorBidi"/>
          <w:sz w:val="24"/>
          <w:szCs w:val="24"/>
          <w:lang w:val="en-US"/>
        </w:rPr>
        <w:t xml:space="preserve">[7] </w:t>
      </w:r>
      <w:r w:rsidRPr="00D248F1">
        <w:rPr>
          <w:rFonts w:asciiTheme="minorBidi" w:eastAsia="Times New Roman" w:hAnsiTheme="minorBidi"/>
          <w:b/>
          <w:bCs/>
          <w:sz w:val="24"/>
          <w:szCs w:val="24"/>
          <w:lang w:val="en-US"/>
        </w:rPr>
        <w:t>Tal Zilberman</w:t>
      </w:r>
      <w:r w:rsidRPr="00D248F1">
        <w:rPr>
          <w:rFonts w:asciiTheme="minorBidi" w:hAnsiTheme="minorBidi"/>
          <w:sz w:val="24"/>
          <w:szCs w:val="24"/>
          <w:lang w:val="en-US"/>
        </w:rPr>
        <w:t xml:space="preserve"> and </w:t>
      </w:r>
      <w:r w:rsidRPr="00D248F1">
        <w:rPr>
          <w:rFonts w:asciiTheme="minorBidi" w:eastAsia="Times New Roman" w:hAnsiTheme="minorBidi"/>
          <w:b/>
          <w:bCs/>
          <w:sz w:val="24"/>
          <w:szCs w:val="24"/>
          <w:lang w:val="en-US"/>
        </w:rPr>
        <w:t>Ariela Havkin</w:t>
      </w:r>
      <w:r w:rsidRPr="00D248F1">
        <w:rPr>
          <w:rFonts w:asciiTheme="minorBidi" w:hAnsiTheme="minorBidi"/>
          <w:sz w:val="24"/>
          <w:szCs w:val="24"/>
          <w:lang w:val="en-US"/>
        </w:rPr>
        <w:t xml:space="preserve">,” </w:t>
      </w:r>
      <w:r w:rsidRPr="00D248F1">
        <w:rPr>
          <w:rFonts w:asciiTheme="minorBidi" w:eastAsia="Times New Roman" w:hAnsiTheme="minorBidi"/>
          <w:b/>
          <w:bCs/>
          <w:noProof/>
          <w:color w:val="000000"/>
          <w:sz w:val="24"/>
          <w:szCs w:val="24"/>
          <w:lang w:val="en-US"/>
        </w:rPr>
        <w:t>Ultra Sound Data Transfer Many To Many”</w:t>
      </w:r>
    </w:p>
    <w:p w14:paraId="6501A20E" w14:textId="77FDDF2D" w:rsidR="005508DE" w:rsidRPr="00D248F1" w:rsidRDefault="005508DE" w:rsidP="00124A13">
      <w:pPr>
        <w:shd w:val="clear" w:color="auto" w:fill="FFFFFF"/>
        <w:spacing w:after="120"/>
        <w:ind w:left="1080" w:right="580"/>
        <w:jc w:val="left"/>
        <w:rPr>
          <w:rFonts w:asciiTheme="minorBidi" w:eastAsia="Times New Roman" w:hAnsiTheme="minorBidi"/>
          <w:sz w:val="24"/>
          <w:szCs w:val="24"/>
          <w:lang w:val="en-US"/>
        </w:rPr>
      </w:pPr>
      <w:r w:rsidRPr="00D248F1">
        <w:rPr>
          <w:rFonts w:asciiTheme="minorBidi" w:hAnsiTheme="minorBidi"/>
          <w:sz w:val="24"/>
          <w:szCs w:val="24"/>
          <w:lang w:val="en-US"/>
        </w:rPr>
        <w:t>," Final Project Report, Dept. Software Eng., Braude College of Engineering, Karmiel, Israel.</w:t>
      </w:r>
    </w:p>
    <w:p w14:paraId="7C991D75" w14:textId="41FC4AD6" w:rsidR="005508DE" w:rsidRPr="00D248F1" w:rsidRDefault="005508DE" w:rsidP="00124A13">
      <w:pPr>
        <w:shd w:val="clear" w:color="auto" w:fill="FFFFFF"/>
        <w:spacing w:after="120"/>
        <w:ind w:left="1080" w:right="580"/>
        <w:jc w:val="left"/>
        <w:rPr>
          <w:rFonts w:asciiTheme="minorBidi" w:hAnsiTheme="minorBidi"/>
          <w:b/>
          <w:bCs/>
          <w:sz w:val="24"/>
          <w:szCs w:val="24"/>
          <w:lang w:val="en-US"/>
        </w:rPr>
      </w:pPr>
      <w:r w:rsidRPr="00D248F1">
        <w:rPr>
          <w:rFonts w:asciiTheme="minorBidi" w:hAnsiTheme="minorBidi"/>
          <w:sz w:val="24"/>
          <w:szCs w:val="24"/>
          <w:lang w:val="en-US"/>
        </w:rPr>
        <w:t xml:space="preserve">[8] </w:t>
      </w:r>
      <w:r w:rsidRPr="00D248F1">
        <w:rPr>
          <w:rFonts w:asciiTheme="minorBidi" w:hAnsiTheme="minorBidi"/>
          <w:b/>
          <w:bCs/>
          <w:sz w:val="24"/>
          <w:szCs w:val="24"/>
          <w:lang w:val="en-US"/>
        </w:rPr>
        <w:t>Taimor Fares</w:t>
      </w:r>
      <w:r w:rsidRPr="00D248F1">
        <w:rPr>
          <w:rFonts w:asciiTheme="minorBidi" w:hAnsiTheme="minorBidi"/>
          <w:sz w:val="24"/>
          <w:szCs w:val="24"/>
          <w:lang w:val="en-US"/>
        </w:rPr>
        <w:t xml:space="preserve"> and </w:t>
      </w:r>
      <w:r w:rsidRPr="00D248F1">
        <w:rPr>
          <w:rFonts w:asciiTheme="minorBidi" w:hAnsiTheme="minorBidi"/>
          <w:b/>
          <w:bCs/>
          <w:sz w:val="24"/>
          <w:szCs w:val="24"/>
          <w:lang w:val="en-US"/>
        </w:rPr>
        <w:t xml:space="preserve">Fares </w:t>
      </w:r>
      <w:r w:rsidR="00C500AB" w:rsidRPr="00D248F1">
        <w:rPr>
          <w:rFonts w:asciiTheme="minorBidi" w:hAnsiTheme="minorBidi"/>
          <w:b/>
          <w:bCs/>
          <w:sz w:val="24"/>
          <w:szCs w:val="24"/>
          <w:lang w:val="en-US"/>
        </w:rPr>
        <w:t>Jaraisy,</w:t>
      </w:r>
      <w:r w:rsidRPr="00D248F1">
        <w:rPr>
          <w:rFonts w:asciiTheme="minorBidi" w:hAnsiTheme="minorBidi"/>
          <w:sz w:val="24"/>
          <w:szCs w:val="24"/>
          <w:lang w:val="en-US"/>
        </w:rPr>
        <w:t xml:space="preserve"> </w:t>
      </w:r>
      <w:r w:rsidRPr="00D248F1">
        <w:rPr>
          <w:rFonts w:asciiTheme="minorBidi" w:hAnsiTheme="minorBidi"/>
          <w:b/>
          <w:bCs/>
          <w:sz w:val="24"/>
          <w:szCs w:val="24"/>
          <w:lang w:val="en-US"/>
        </w:rPr>
        <w:t>Smart Visit Card</w:t>
      </w:r>
    </w:p>
    <w:p w14:paraId="190C062C" w14:textId="77777777" w:rsidR="005508DE" w:rsidRPr="00D248F1" w:rsidRDefault="005508DE" w:rsidP="00124A13">
      <w:pPr>
        <w:shd w:val="clear" w:color="auto" w:fill="FFFFFF"/>
        <w:spacing w:after="120"/>
        <w:ind w:left="1080" w:right="580"/>
        <w:jc w:val="left"/>
        <w:rPr>
          <w:rFonts w:asciiTheme="minorBidi" w:hAnsiTheme="minorBidi"/>
          <w:sz w:val="24"/>
          <w:szCs w:val="24"/>
          <w:lang w:val="en-US"/>
        </w:rPr>
      </w:pPr>
      <w:r w:rsidRPr="00D248F1">
        <w:rPr>
          <w:rFonts w:asciiTheme="minorBidi" w:hAnsiTheme="minorBidi"/>
          <w:sz w:val="24"/>
          <w:szCs w:val="24"/>
          <w:lang w:val="en-US"/>
        </w:rPr>
        <w:t>Inaudible Information Transfer between Android Based Devices</w:t>
      </w:r>
    </w:p>
    <w:p w14:paraId="386CED64" w14:textId="0DB29DF9" w:rsidR="005508DE" w:rsidRPr="00D248F1" w:rsidRDefault="005508DE" w:rsidP="00124A13">
      <w:pPr>
        <w:shd w:val="clear" w:color="auto" w:fill="FFFFFF"/>
        <w:spacing w:after="120"/>
        <w:ind w:left="1080" w:right="580"/>
        <w:jc w:val="left"/>
        <w:rPr>
          <w:rFonts w:asciiTheme="minorBidi" w:eastAsia="Times New Roman" w:hAnsiTheme="minorBidi"/>
          <w:sz w:val="24"/>
          <w:szCs w:val="24"/>
          <w:lang w:val="en-US"/>
        </w:rPr>
      </w:pPr>
      <w:r w:rsidRPr="00D248F1">
        <w:rPr>
          <w:rFonts w:asciiTheme="minorBidi" w:hAnsiTheme="minorBidi"/>
          <w:sz w:val="24"/>
          <w:szCs w:val="24"/>
          <w:lang w:val="en-US"/>
        </w:rPr>
        <w:t>," Final Project Report, Dept. Software Eng., Braude College of Engineering, Karmiel, Israel.</w:t>
      </w:r>
    </w:p>
    <w:p w14:paraId="672E92A4" w14:textId="77777777" w:rsidR="00D248F1" w:rsidRDefault="009814E7" w:rsidP="00124A13">
      <w:pPr>
        <w:shd w:val="clear" w:color="auto" w:fill="FFFFFF"/>
        <w:spacing w:after="120"/>
        <w:ind w:left="1080" w:right="580"/>
        <w:jc w:val="left"/>
        <w:rPr>
          <w:rFonts w:asciiTheme="minorBidi" w:hAnsiTheme="minorBidi"/>
          <w:sz w:val="24"/>
          <w:szCs w:val="24"/>
          <w:lang w:val="en-US"/>
        </w:rPr>
      </w:pPr>
      <w:r w:rsidRPr="00D248F1">
        <w:rPr>
          <w:rFonts w:asciiTheme="minorBidi" w:eastAsia="Times New Roman" w:hAnsiTheme="minorBidi"/>
          <w:sz w:val="24"/>
          <w:szCs w:val="24"/>
          <w:lang w:val="en-US"/>
        </w:rPr>
        <w:t xml:space="preserve">[9] </w:t>
      </w:r>
      <w:r w:rsidRPr="00D248F1">
        <w:rPr>
          <w:rFonts w:asciiTheme="minorBidi" w:hAnsiTheme="minorBidi"/>
          <w:sz w:val="24"/>
          <w:szCs w:val="24"/>
          <w:lang w:val="en-US"/>
        </w:rPr>
        <w:t>Tanenbaum, A. S., &amp; Wetherall, D. J. (2011). Computer Networks (5th ed.). Pearson.</w:t>
      </w:r>
      <w:bookmarkStart w:id="71" w:name="_cg8g60n22lz5" w:colFirst="0" w:colLast="0"/>
      <w:bookmarkEnd w:id="71"/>
    </w:p>
    <w:p w14:paraId="3F85965A" w14:textId="6364CCE7" w:rsidR="00D053A6" w:rsidRPr="00C500AB" w:rsidRDefault="00D053A6" w:rsidP="00124A13">
      <w:pPr>
        <w:shd w:val="clear" w:color="auto" w:fill="FFFFFF"/>
        <w:spacing w:after="120"/>
        <w:ind w:left="1080" w:right="580"/>
        <w:jc w:val="left"/>
        <w:rPr>
          <w:rFonts w:asciiTheme="minorBidi" w:eastAsia="Times New Roman" w:hAnsiTheme="minorBidi"/>
          <w:sz w:val="24"/>
          <w:szCs w:val="24"/>
          <w:lang w:val="en"/>
        </w:rPr>
      </w:pPr>
      <w:r w:rsidRPr="00D248F1">
        <w:rPr>
          <w:rFonts w:asciiTheme="minorBidi" w:eastAsia="Times New Roman" w:hAnsiTheme="minorBidi"/>
          <w:sz w:val="24"/>
          <w:szCs w:val="24"/>
          <w:lang w:val="en-US"/>
        </w:rPr>
        <w:t xml:space="preserve">[10] </w:t>
      </w:r>
      <w:r w:rsidR="000E4857" w:rsidRPr="00124A13">
        <w:rPr>
          <w:rFonts w:asciiTheme="minorBidi" w:eastAsia="Times New Roman" w:hAnsiTheme="minorBidi"/>
          <w:sz w:val="24"/>
          <w:szCs w:val="24"/>
          <w:lang w:val="en-US"/>
        </w:rPr>
        <w:t xml:space="preserve">Szabo, T. L. (2004). </w:t>
      </w:r>
      <w:r w:rsidR="000E4857" w:rsidRPr="00124A13">
        <w:rPr>
          <w:rFonts w:asciiTheme="minorBidi" w:eastAsia="Times New Roman" w:hAnsiTheme="minorBidi"/>
          <w:i/>
          <w:iCs/>
          <w:sz w:val="24"/>
          <w:szCs w:val="24"/>
          <w:lang w:val="en-US"/>
        </w:rPr>
        <w:t>Diagnostic Ultrasound Imaging: Inside Out</w:t>
      </w:r>
      <w:r w:rsidR="000E4857" w:rsidRPr="00124A13">
        <w:rPr>
          <w:rFonts w:asciiTheme="minorBidi" w:eastAsia="Times New Roman" w:hAnsiTheme="minorBidi"/>
          <w:sz w:val="24"/>
          <w:szCs w:val="24"/>
          <w:lang w:val="en-US"/>
        </w:rPr>
        <w:t>. Elsevier Academic Press.</w:t>
      </w:r>
      <w:r w:rsidR="000E4857" w:rsidRPr="000E4857" w:rsidDel="000E4857">
        <w:rPr>
          <w:rFonts w:asciiTheme="minorBidi" w:eastAsia="Times New Roman" w:hAnsiTheme="minorBidi"/>
          <w:sz w:val="24"/>
          <w:szCs w:val="24"/>
          <w:lang w:val="en"/>
        </w:rPr>
        <w:t xml:space="preserve"> </w:t>
      </w:r>
      <w:r w:rsidR="008C455E" w:rsidRPr="00C500AB">
        <w:rPr>
          <w:rFonts w:asciiTheme="minorBidi" w:eastAsia="Times New Roman" w:hAnsiTheme="minorBidi"/>
          <w:sz w:val="24"/>
          <w:szCs w:val="24"/>
          <w:lang w:val="en"/>
        </w:rPr>
        <w:t>[</w:t>
      </w:r>
      <w:r w:rsidRPr="00C500AB">
        <w:rPr>
          <w:rFonts w:asciiTheme="minorBidi" w:eastAsia="Times New Roman" w:hAnsiTheme="minorBidi"/>
          <w:sz w:val="24"/>
          <w:szCs w:val="24"/>
          <w:lang w:val="en"/>
        </w:rPr>
        <w:t>11]https://www.researchgate.net/publication/304130724_High_Data_Rate_Ultrasonic_Communications_for_Wireless_Intra-body_Networks</w:t>
      </w:r>
    </w:p>
    <w:p w14:paraId="39DA74C1" w14:textId="0802C91A" w:rsidR="00D053A6" w:rsidRDefault="00D053A6" w:rsidP="00124A13">
      <w:pPr>
        <w:shd w:val="clear" w:color="auto" w:fill="FFFFFF"/>
        <w:spacing w:after="120"/>
        <w:ind w:left="1083" w:right="580"/>
        <w:jc w:val="left"/>
        <w:rPr>
          <w:rFonts w:asciiTheme="minorBidi" w:hAnsiTheme="minorBidi"/>
          <w:sz w:val="24"/>
          <w:szCs w:val="24"/>
          <w:lang w:val="en-US"/>
        </w:rPr>
      </w:pPr>
    </w:p>
    <w:p w14:paraId="365E04E2" w14:textId="77777777" w:rsidR="00F95ACB" w:rsidRDefault="00F95ACB" w:rsidP="00124A13">
      <w:pPr>
        <w:shd w:val="clear" w:color="auto" w:fill="FFFFFF"/>
        <w:spacing w:after="120"/>
        <w:ind w:left="1083" w:right="580"/>
        <w:jc w:val="left"/>
        <w:rPr>
          <w:rFonts w:asciiTheme="minorBidi" w:hAnsiTheme="minorBidi"/>
          <w:sz w:val="24"/>
          <w:szCs w:val="24"/>
          <w:lang w:val="en-US"/>
        </w:rPr>
      </w:pPr>
    </w:p>
    <w:p w14:paraId="001E2275" w14:textId="77777777" w:rsidR="00F95ACB" w:rsidRDefault="00F95ACB" w:rsidP="00124A13">
      <w:pPr>
        <w:shd w:val="clear" w:color="auto" w:fill="FFFFFF"/>
        <w:spacing w:after="120"/>
        <w:ind w:left="1083" w:right="580"/>
        <w:jc w:val="left"/>
        <w:rPr>
          <w:rFonts w:asciiTheme="minorBidi" w:hAnsiTheme="minorBidi"/>
          <w:sz w:val="24"/>
          <w:szCs w:val="24"/>
          <w:lang w:val="en-US"/>
        </w:rPr>
      </w:pPr>
    </w:p>
    <w:p w14:paraId="27EBE1C3" w14:textId="77777777" w:rsidR="00F95ACB" w:rsidRDefault="00F95ACB" w:rsidP="00124A13">
      <w:pPr>
        <w:shd w:val="clear" w:color="auto" w:fill="FFFFFF"/>
        <w:spacing w:after="120"/>
        <w:ind w:left="1083" w:right="580"/>
        <w:jc w:val="left"/>
        <w:rPr>
          <w:rFonts w:asciiTheme="minorBidi" w:hAnsiTheme="minorBidi"/>
          <w:sz w:val="24"/>
          <w:szCs w:val="24"/>
          <w:lang w:val="en-US"/>
        </w:rPr>
      </w:pPr>
    </w:p>
    <w:p w14:paraId="126F4EC7" w14:textId="77777777" w:rsidR="00F95ACB" w:rsidRDefault="00F95ACB" w:rsidP="00124A13">
      <w:pPr>
        <w:shd w:val="clear" w:color="auto" w:fill="FFFFFF"/>
        <w:spacing w:after="120"/>
        <w:ind w:left="1083" w:right="580"/>
        <w:jc w:val="left"/>
        <w:rPr>
          <w:rFonts w:asciiTheme="minorBidi" w:hAnsiTheme="minorBidi"/>
          <w:sz w:val="24"/>
          <w:szCs w:val="24"/>
          <w:lang w:val="en-US"/>
        </w:rPr>
      </w:pPr>
    </w:p>
    <w:p w14:paraId="2157C61C" w14:textId="77777777" w:rsidR="00F95ACB" w:rsidRDefault="00F95ACB" w:rsidP="00124A13">
      <w:pPr>
        <w:shd w:val="clear" w:color="auto" w:fill="FFFFFF"/>
        <w:spacing w:after="120"/>
        <w:ind w:left="1083" w:right="580"/>
        <w:jc w:val="left"/>
        <w:rPr>
          <w:rFonts w:asciiTheme="minorBidi" w:hAnsiTheme="minorBidi"/>
          <w:sz w:val="24"/>
          <w:szCs w:val="24"/>
          <w:lang w:val="en-US"/>
        </w:rPr>
      </w:pPr>
    </w:p>
    <w:p w14:paraId="0E14AC7E" w14:textId="77777777" w:rsidR="00F95ACB" w:rsidRDefault="00F95ACB" w:rsidP="00124A13">
      <w:pPr>
        <w:shd w:val="clear" w:color="auto" w:fill="FFFFFF"/>
        <w:spacing w:after="120"/>
        <w:ind w:left="1083" w:right="580"/>
        <w:jc w:val="left"/>
        <w:rPr>
          <w:rFonts w:asciiTheme="minorBidi" w:hAnsiTheme="minorBidi"/>
          <w:sz w:val="24"/>
          <w:szCs w:val="24"/>
          <w:lang w:val="en-US"/>
        </w:rPr>
      </w:pPr>
    </w:p>
    <w:p w14:paraId="289CEF18" w14:textId="46001069" w:rsidR="00763586" w:rsidRPr="00763586" w:rsidRDefault="00763586" w:rsidP="00763586">
      <w:pPr>
        <w:shd w:val="clear" w:color="auto" w:fill="FFFFFF"/>
        <w:bidi/>
        <w:spacing w:after="120"/>
        <w:ind w:left="1083" w:right="580"/>
        <w:jc w:val="right"/>
        <w:rPr>
          <w:ins w:id="72" w:author="יוני גרינברג" w:date="2026-05-16T11:34:00Z"/>
          <w:rFonts w:asciiTheme="minorBidi" w:hAnsiTheme="minorBidi"/>
          <w:sz w:val="24"/>
          <w:szCs w:val="24"/>
          <w:lang w:val="en-US"/>
        </w:rPr>
        <w:pPrChange w:id="73" w:author="יוני גרינברג" w:date="2026-05-16T11:34:00Z">
          <w:pPr>
            <w:shd w:val="clear" w:color="auto" w:fill="FFFFFF"/>
            <w:bidi/>
            <w:spacing w:after="120"/>
            <w:ind w:left="1083" w:right="580"/>
            <w:jc w:val="left"/>
          </w:pPr>
        </w:pPrChange>
      </w:pPr>
      <w:ins w:id="74" w:author="יוני גרינברג" w:date="2026-05-16T11:34:00Z">
        <w:r w:rsidRPr="00763586">
          <w:rPr>
            <w:rFonts w:asciiTheme="minorBidi" w:hAnsiTheme="minorBidi"/>
            <w:sz w:val="24"/>
            <w:szCs w:val="24"/>
            <w:lang w:val="en-US"/>
          </w:rPr>
          <w:lastRenderedPageBreak/>
          <w:t>ACK Generation and Transmission</w:t>
        </w:r>
      </w:ins>
    </w:p>
    <w:p w14:paraId="278D4376" w14:textId="77777777" w:rsidR="00763586" w:rsidRPr="00763586" w:rsidRDefault="00763586" w:rsidP="00763586">
      <w:pPr>
        <w:shd w:val="clear" w:color="auto" w:fill="FFFFFF"/>
        <w:bidi/>
        <w:spacing w:after="120"/>
        <w:ind w:left="1083" w:right="580"/>
        <w:jc w:val="right"/>
        <w:rPr>
          <w:ins w:id="75" w:author="יוני גרינברג" w:date="2026-05-16T11:34:00Z"/>
          <w:rFonts w:asciiTheme="minorBidi" w:hAnsiTheme="minorBidi"/>
          <w:sz w:val="24"/>
          <w:szCs w:val="24"/>
          <w:lang w:val="en-US"/>
        </w:rPr>
        <w:pPrChange w:id="76" w:author="יוני גרינברג" w:date="2026-05-16T11:34:00Z">
          <w:pPr>
            <w:shd w:val="clear" w:color="auto" w:fill="FFFFFF"/>
            <w:bidi/>
            <w:spacing w:after="120"/>
            <w:ind w:left="1083" w:right="580"/>
            <w:jc w:val="left"/>
          </w:pPr>
        </w:pPrChange>
      </w:pPr>
      <w:ins w:id="77" w:author="יוני גרינברג" w:date="2026-05-16T11:34:00Z">
        <w:r w:rsidRPr="00763586">
          <w:rPr>
            <w:rFonts w:asciiTheme="minorBidi" w:hAnsiTheme="minorBidi"/>
            <w:sz w:val="24"/>
            <w:szCs w:val="24"/>
            <w:lang w:val="en-US"/>
          </w:rPr>
          <w:t>The acknowledgment (ACK) transmission process is responsible for closing the feedback loop and ensuring reliable, bi-directional communication over the ultrasonic channel</w:t>
        </w:r>
        <w:r w:rsidRPr="00763586">
          <w:rPr>
            <w:rFonts w:asciiTheme="minorBidi" w:hAnsiTheme="minorBidi" w:cs="Arial"/>
            <w:sz w:val="24"/>
            <w:szCs w:val="24"/>
            <w:rtl/>
            <w:lang w:val="en-US"/>
          </w:rPr>
          <w:t>.</w:t>
        </w:r>
      </w:ins>
    </w:p>
    <w:p w14:paraId="7161D43D" w14:textId="77777777" w:rsidR="00763586" w:rsidRPr="00763586" w:rsidRDefault="00763586" w:rsidP="00763586">
      <w:pPr>
        <w:shd w:val="clear" w:color="auto" w:fill="FFFFFF"/>
        <w:bidi/>
        <w:spacing w:after="120"/>
        <w:ind w:left="1083" w:right="580"/>
        <w:jc w:val="right"/>
        <w:rPr>
          <w:ins w:id="78" w:author="יוני גרינברג" w:date="2026-05-16T11:34:00Z"/>
          <w:rFonts w:asciiTheme="minorBidi" w:hAnsiTheme="minorBidi"/>
          <w:sz w:val="24"/>
          <w:szCs w:val="24"/>
          <w:lang w:val="en-US"/>
        </w:rPr>
        <w:pPrChange w:id="79" w:author="יוני גרינברג" w:date="2026-05-16T11:34:00Z">
          <w:pPr>
            <w:shd w:val="clear" w:color="auto" w:fill="FFFFFF"/>
            <w:bidi/>
            <w:spacing w:after="120"/>
            <w:ind w:left="1083" w:right="580"/>
            <w:jc w:val="left"/>
          </w:pPr>
        </w:pPrChange>
      </w:pPr>
    </w:p>
    <w:p w14:paraId="51182836" w14:textId="033CEA68" w:rsidR="00763586" w:rsidRPr="00763586" w:rsidRDefault="00763586" w:rsidP="00763586">
      <w:pPr>
        <w:shd w:val="clear" w:color="auto" w:fill="FFFFFF"/>
        <w:bidi/>
        <w:spacing w:after="120"/>
        <w:ind w:left="1083" w:right="580"/>
        <w:jc w:val="right"/>
        <w:rPr>
          <w:ins w:id="80" w:author="יוני גרינברג" w:date="2026-05-16T11:34:00Z"/>
          <w:rFonts w:asciiTheme="minorBidi" w:hAnsiTheme="minorBidi"/>
          <w:sz w:val="24"/>
          <w:szCs w:val="24"/>
          <w:lang w:val="en-US"/>
        </w:rPr>
        <w:pPrChange w:id="81" w:author="יוני גרינברג" w:date="2026-05-16T11:34:00Z">
          <w:pPr>
            <w:shd w:val="clear" w:color="auto" w:fill="FFFFFF"/>
            <w:bidi/>
            <w:spacing w:after="120"/>
            <w:ind w:left="1083" w:right="580"/>
            <w:jc w:val="left"/>
          </w:pPr>
        </w:pPrChange>
      </w:pPr>
      <w:ins w:id="82" w:author="יוני גרינברג" w:date="2026-05-16T11:34:00Z">
        <w:r w:rsidRPr="00763586">
          <w:rPr>
            <w:rFonts w:asciiTheme="minorBidi" w:hAnsiTheme="minorBidi"/>
            <w:sz w:val="24"/>
            <w:szCs w:val="24"/>
            <w:lang w:val="en-US"/>
          </w:rPr>
          <w:t>ACK Frame Structure: To minimize channel occupancy and ensure rapid feedback before transmitter timeouts occur, the protocol utilizes an ultra-lightweight, bit-aligned ACK frame structure. The design transmit</w:t>
        </w:r>
        <w:r>
          <w:rPr>
            <w:rFonts w:asciiTheme="minorBidi" w:hAnsiTheme="minorBidi"/>
            <w:sz w:val="24"/>
            <w:szCs w:val="24"/>
            <w:lang w:val="en-US"/>
          </w:rPr>
          <w:t>s</w:t>
        </w:r>
        <w:r w:rsidRPr="00763586">
          <w:rPr>
            <w:rFonts w:asciiTheme="minorBidi" w:hAnsiTheme="minorBidi"/>
            <w:sz w:val="24"/>
            <w:szCs w:val="24"/>
            <w:lang w:val="en-US"/>
          </w:rPr>
          <w:t xml:space="preserve"> only the</w:t>
        </w:r>
        <w:r>
          <w:rPr>
            <w:rFonts w:asciiTheme="minorBidi" w:hAnsiTheme="minorBidi"/>
            <w:sz w:val="24"/>
            <w:szCs w:val="24"/>
            <w:lang w:val="en-US"/>
          </w:rPr>
          <w:t xml:space="preserve"> </w:t>
        </w:r>
        <w:r w:rsidRPr="00763586">
          <w:rPr>
            <w:rFonts w:asciiTheme="minorBidi" w:hAnsiTheme="minorBidi"/>
            <w:sz w:val="24"/>
            <w:szCs w:val="24"/>
            <w:lang w:val="en-US"/>
          </w:rPr>
          <w:t>20 bits required for packet identification and validation</w:t>
        </w:r>
        <w:r w:rsidRPr="00763586">
          <w:rPr>
            <w:rFonts w:asciiTheme="minorBidi" w:hAnsiTheme="minorBidi" w:cs="Arial"/>
            <w:sz w:val="24"/>
            <w:szCs w:val="24"/>
            <w:rtl/>
            <w:lang w:val="en-US"/>
          </w:rPr>
          <w:t>.</w:t>
        </w:r>
      </w:ins>
    </w:p>
    <w:p w14:paraId="26CB89CB" w14:textId="77777777" w:rsidR="00763586" w:rsidRPr="00763586" w:rsidRDefault="00763586" w:rsidP="00763586">
      <w:pPr>
        <w:shd w:val="clear" w:color="auto" w:fill="FFFFFF"/>
        <w:bidi/>
        <w:spacing w:after="120"/>
        <w:ind w:left="1083" w:right="580"/>
        <w:jc w:val="right"/>
        <w:rPr>
          <w:ins w:id="83" w:author="יוני גרינברג" w:date="2026-05-16T11:34:00Z"/>
          <w:rFonts w:asciiTheme="minorBidi" w:hAnsiTheme="minorBidi"/>
          <w:sz w:val="24"/>
          <w:szCs w:val="24"/>
          <w:lang w:val="en-US"/>
        </w:rPr>
        <w:pPrChange w:id="84" w:author="יוני גרינברג" w:date="2026-05-16T11:34:00Z">
          <w:pPr>
            <w:shd w:val="clear" w:color="auto" w:fill="FFFFFF"/>
            <w:bidi/>
            <w:spacing w:after="120"/>
            <w:ind w:left="1083" w:right="580"/>
            <w:jc w:val="left"/>
          </w:pPr>
        </w:pPrChange>
      </w:pPr>
    </w:p>
    <w:p w14:paraId="32350ED2" w14:textId="6971F2FB" w:rsidR="00A34644" w:rsidRDefault="00763586" w:rsidP="00763586">
      <w:pPr>
        <w:shd w:val="clear" w:color="auto" w:fill="FFFFFF"/>
        <w:bidi/>
        <w:spacing w:after="120"/>
        <w:ind w:left="1083" w:right="580"/>
        <w:jc w:val="right"/>
        <w:rPr>
          <w:rFonts w:asciiTheme="minorBidi" w:hAnsiTheme="minorBidi" w:hint="cs"/>
          <w:sz w:val="24"/>
          <w:szCs w:val="24"/>
          <w:rtl/>
          <w:lang w:val="en-US"/>
        </w:rPr>
        <w:pPrChange w:id="85" w:author="יוני גרינברג" w:date="2026-05-16T11:34:00Z">
          <w:pPr>
            <w:shd w:val="clear" w:color="auto" w:fill="FFFFFF"/>
            <w:bidi/>
            <w:spacing w:after="120"/>
            <w:ind w:left="1083" w:right="580"/>
            <w:jc w:val="left"/>
          </w:pPr>
        </w:pPrChange>
      </w:pPr>
      <w:ins w:id="86" w:author="יוני גרינברג" w:date="2026-05-16T11:34:00Z">
        <w:r w:rsidRPr="00763586">
          <w:rPr>
            <w:rFonts w:asciiTheme="minorBidi" w:hAnsiTheme="minorBidi"/>
            <w:sz w:val="24"/>
            <w:szCs w:val="24"/>
            <w:lang w:val="en-US"/>
          </w:rPr>
          <w:t>The total frame size is exactly 20 bits (2.5 Bytes), which translates to a minimal transmission time of just 10ms (at 0.5ms per bit), drastically reducing the probability of acoustic collisions on the channel</w:t>
        </w:r>
        <w:r w:rsidRPr="00763586">
          <w:rPr>
            <w:rFonts w:asciiTheme="minorBidi" w:hAnsiTheme="minorBidi" w:cs="Arial"/>
            <w:sz w:val="24"/>
            <w:szCs w:val="24"/>
            <w:rtl/>
            <w:lang w:val="en-US"/>
          </w:rPr>
          <w:t>.</w:t>
        </w:r>
      </w:ins>
    </w:p>
    <w:p w14:paraId="13CEF445" w14:textId="77777777" w:rsidR="00A34644" w:rsidRDefault="00A34644" w:rsidP="00A34644">
      <w:pPr>
        <w:shd w:val="clear" w:color="auto" w:fill="FFFFFF"/>
        <w:bidi/>
        <w:spacing w:after="120"/>
        <w:ind w:left="1083" w:right="580"/>
        <w:jc w:val="left"/>
        <w:rPr>
          <w:rFonts w:asciiTheme="minorBidi" w:hAnsiTheme="minorBidi" w:hint="cs"/>
          <w:sz w:val="24"/>
          <w:szCs w:val="24"/>
          <w:rtl/>
          <w:lang w:val="en-US"/>
        </w:rPr>
      </w:pPr>
    </w:p>
    <w:p w14:paraId="45BFAC93" w14:textId="77777777" w:rsidR="00A34644" w:rsidRDefault="00A34644" w:rsidP="00A34644">
      <w:pPr>
        <w:shd w:val="clear" w:color="auto" w:fill="FFFFFF"/>
        <w:bidi/>
        <w:spacing w:after="120"/>
        <w:ind w:left="1083" w:right="580"/>
        <w:jc w:val="left"/>
        <w:rPr>
          <w:rFonts w:asciiTheme="minorBidi" w:hAnsiTheme="minorBidi"/>
          <w:sz w:val="24"/>
          <w:szCs w:val="24"/>
          <w:rtl/>
          <w:lang w:val="en-US"/>
        </w:rPr>
      </w:pPr>
    </w:p>
    <w:p w14:paraId="404286EF" w14:textId="6466FD33" w:rsidR="00A34644" w:rsidRDefault="00763586" w:rsidP="00A34644">
      <w:pPr>
        <w:shd w:val="clear" w:color="auto" w:fill="FFFFFF"/>
        <w:bidi/>
        <w:spacing w:after="120"/>
        <w:ind w:left="1083" w:right="580"/>
        <w:jc w:val="left"/>
        <w:rPr>
          <w:rFonts w:asciiTheme="minorBidi" w:hAnsiTheme="minorBidi"/>
          <w:sz w:val="24"/>
          <w:szCs w:val="24"/>
          <w:lang w:val="en-US"/>
        </w:rPr>
      </w:pPr>
      <w:ins w:id="87" w:author="יוני גרינברג" w:date="2026-05-16T11:36:00Z">
        <w:r w:rsidRPr="00763586">
          <w:rPr>
            <w:rFonts w:asciiTheme="minorBidi" w:hAnsiTheme="minorBidi" w:cs="Arial"/>
            <w:sz w:val="24"/>
            <w:szCs w:val="24"/>
            <w:rtl/>
            <w:lang w:val="en-US"/>
          </w:rPr>
          <w:drawing>
            <wp:inline distT="0" distB="0" distL="0" distR="0" wp14:anchorId="5E0C8809" wp14:editId="5A5D0F59">
              <wp:extent cx="4903682" cy="28094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904715" cy="2810067"/>
                      </a:xfrm>
                      <a:prstGeom prst="rect">
                        <a:avLst/>
                      </a:prstGeom>
                    </pic:spPr>
                  </pic:pic>
                </a:graphicData>
              </a:graphic>
            </wp:inline>
          </w:drawing>
        </w:r>
      </w:ins>
    </w:p>
    <w:p w14:paraId="3F5ECD42" w14:textId="77777777" w:rsidR="00A34644" w:rsidRPr="00763586" w:rsidRDefault="00A34644" w:rsidP="00763586">
      <w:pPr>
        <w:shd w:val="clear" w:color="auto" w:fill="FFFFFF"/>
        <w:spacing w:after="120"/>
        <w:ind w:left="1083" w:right="580"/>
        <w:rPr>
          <w:rtl/>
          <w:lang w:val="en-US"/>
          <w:rPrChange w:id="88" w:author="יוני גרינברג" w:date="2026-05-16T11:35:00Z">
            <w:rPr>
              <w:rFonts w:asciiTheme="minorBidi" w:hAnsiTheme="minorBidi" w:hint="cs"/>
              <w:sz w:val="24"/>
              <w:szCs w:val="24"/>
              <w:rtl/>
              <w:lang w:val="en-US"/>
            </w:rPr>
          </w:rPrChange>
        </w:rPr>
        <w:pPrChange w:id="89" w:author="יוני גרינברג" w:date="2026-05-16T11:35:00Z">
          <w:pPr>
            <w:shd w:val="clear" w:color="auto" w:fill="FFFFFF"/>
            <w:bidi/>
            <w:spacing w:after="120"/>
            <w:ind w:left="1083" w:right="580"/>
            <w:jc w:val="left"/>
          </w:pPr>
        </w:pPrChange>
      </w:pPr>
    </w:p>
    <w:p w14:paraId="0524F784" w14:textId="77777777" w:rsidR="00A34644" w:rsidRDefault="00A34644" w:rsidP="00A34644">
      <w:pPr>
        <w:shd w:val="clear" w:color="auto" w:fill="FFFFFF"/>
        <w:bidi/>
        <w:spacing w:after="120"/>
        <w:ind w:left="1083" w:right="580"/>
        <w:jc w:val="left"/>
        <w:rPr>
          <w:rFonts w:asciiTheme="minorBidi" w:hAnsiTheme="minorBidi" w:hint="cs"/>
          <w:sz w:val="24"/>
          <w:szCs w:val="24"/>
          <w:rtl/>
          <w:lang w:val="en-US"/>
        </w:rPr>
      </w:pPr>
    </w:p>
    <w:p w14:paraId="634E057F" w14:textId="77777777" w:rsidR="00A34644" w:rsidRDefault="00A34644" w:rsidP="00A34644">
      <w:pPr>
        <w:shd w:val="clear" w:color="auto" w:fill="FFFFFF"/>
        <w:bidi/>
        <w:spacing w:after="120"/>
        <w:ind w:left="1083" w:right="580"/>
        <w:jc w:val="left"/>
        <w:rPr>
          <w:rFonts w:asciiTheme="minorBidi" w:hAnsiTheme="minorBidi"/>
          <w:sz w:val="24"/>
          <w:szCs w:val="24"/>
          <w:rtl/>
          <w:lang w:val="en-US"/>
        </w:rPr>
      </w:pPr>
    </w:p>
    <w:p w14:paraId="00DD52F1" w14:textId="77777777" w:rsidR="00A34644" w:rsidRDefault="00A34644" w:rsidP="00A34644">
      <w:pPr>
        <w:shd w:val="clear" w:color="auto" w:fill="FFFFFF"/>
        <w:bidi/>
        <w:spacing w:after="120"/>
        <w:ind w:left="1083" w:right="580"/>
        <w:jc w:val="left"/>
        <w:rPr>
          <w:rFonts w:asciiTheme="minorBidi" w:hAnsiTheme="minorBidi"/>
          <w:sz w:val="24"/>
          <w:szCs w:val="24"/>
          <w:rtl/>
          <w:lang w:val="en-US"/>
        </w:rPr>
      </w:pPr>
    </w:p>
    <w:p w14:paraId="7AD77BF5" w14:textId="77777777" w:rsidR="00A34644" w:rsidRDefault="00A34644" w:rsidP="00A34644">
      <w:pPr>
        <w:shd w:val="clear" w:color="auto" w:fill="FFFFFF"/>
        <w:bidi/>
        <w:spacing w:after="120"/>
        <w:ind w:left="1083" w:right="580"/>
        <w:jc w:val="left"/>
        <w:rPr>
          <w:rFonts w:asciiTheme="minorBidi" w:hAnsiTheme="minorBidi"/>
          <w:sz w:val="24"/>
          <w:szCs w:val="24"/>
          <w:rtl/>
          <w:lang w:val="en-US"/>
        </w:rPr>
      </w:pPr>
    </w:p>
    <w:p w14:paraId="289DCFD6" w14:textId="77777777" w:rsidR="00A34644" w:rsidRDefault="00A34644" w:rsidP="00A34644">
      <w:pPr>
        <w:shd w:val="clear" w:color="auto" w:fill="FFFFFF"/>
        <w:bidi/>
        <w:spacing w:after="120"/>
        <w:ind w:left="1083" w:right="580"/>
        <w:jc w:val="left"/>
        <w:rPr>
          <w:rFonts w:asciiTheme="minorBidi" w:hAnsiTheme="minorBidi"/>
          <w:sz w:val="24"/>
          <w:szCs w:val="24"/>
          <w:rtl/>
          <w:lang w:val="en-US"/>
        </w:rPr>
      </w:pPr>
    </w:p>
    <w:p w14:paraId="7A1FC22C" w14:textId="77777777" w:rsidR="00A34644" w:rsidRDefault="00A34644" w:rsidP="00A34644">
      <w:pPr>
        <w:shd w:val="clear" w:color="auto" w:fill="FFFFFF"/>
        <w:bidi/>
        <w:spacing w:after="120"/>
        <w:ind w:left="1083" w:right="580"/>
        <w:jc w:val="left"/>
        <w:rPr>
          <w:rFonts w:asciiTheme="minorBidi" w:hAnsiTheme="minorBidi"/>
          <w:sz w:val="24"/>
          <w:szCs w:val="24"/>
          <w:rtl/>
          <w:lang w:val="en-US"/>
        </w:rPr>
      </w:pPr>
    </w:p>
    <w:p w14:paraId="6A76096E" w14:textId="77777777" w:rsidR="00A34644" w:rsidRDefault="00A34644" w:rsidP="00A34644">
      <w:pPr>
        <w:shd w:val="clear" w:color="auto" w:fill="FFFFFF"/>
        <w:bidi/>
        <w:spacing w:after="120"/>
        <w:ind w:left="1083" w:right="580"/>
        <w:jc w:val="left"/>
        <w:rPr>
          <w:rFonts w:asciiTheme="minorBidi" w:hAnsiTheme="minorBidi"/>
          <w:sz w:val="24"/>
          <w:szCs w:val="24"/>
          <w:rtl/>
          <w:lang w:val="en-US"/>
        </w:rPr>
      </w:pPr>
    </w:p>
    <w:p w14:paraId="44B77A22" w14:textId="77777777" w:rsidR="00A34644" w:rsidRDefault="00A34644" w:rsidP="00A34644">
      <w:pPr>
        <w:shd w:val="clear" w:color="auto" w:fill="FFFFFF"/>
        <w:bidi/>
        <w:spacing w:after="120"/>
        <w:ind w:left="1083" w:right="580"/>
        <w:jc w:val="left"/>
        <w:rPr>
          <w:rFonts w:asciiTheme="minorBidi" w:hAnsiTheme="minorBidi"/>
          <w:sz w:val="24"/>
          <w:szCs w:val="24"/>
          <w:rtl/>
          <w:lang w:val="en-US"/>
        </w:rPr>
      </w:pPr>
    </w:p>
    <w:p w14:paraId="0821CEEF" w14:textId="77777777" w:rsidR="00A34644" w:rsidRDefault="00A34644" w:rsidP="00A34644">
      <w:pPr>
        <w:shd w:val="clear" w:color="auto" w:fill="FFFFFF"/>
        <w:bidi/>
        <w:spacing w:after="120"/>
        <w:ind w:left="1083" w:right="580"/>
        <w:jc w:val="left"/>
        <w:rPr>
          <w:rFonts w:asciiTheme="minorBidi" w:hAnsiTheme="minorBidi"/>
          <w:sz w:val="24"/>
          <w:szCs w:val="24"/>
          <w:rtl/>
          <w:lang w:val="en-US"/>
        </w:rPr>
      </w:pPr>
    </w:p>
    <w:p w14:paraId="3BC28D2F" w14:textId="77777777" w:rsidR="00A34644" w:rsidRDefault="00A34644" w:rsidP="00A34644">
      <w:pPr>
        <w:shd w:val="clear" w:color="auto" w:fill="FFFFFF"/>
        <w:bidi/>
        <w:spacing w:after="120"/>
        <w:ind w:left="1083" w:right="580"/>
        <w:jc w:val="left"/>
        <w:rPr>
          <w:rFonts w:asciiTheme="minorBidi" w:hAnsiTheme="minorBidi"/>
          <w:sz w:val="24"/>
          <w:szCs w:val="24"/>
          <w:rtl/>
          <w:lang w:val="en-US"/>
        </w:rPr>
      </w:pPr>
    </w:p>
    <w:p w14:paraId="2640CA00" w14:textId="77777777" w:rsidR="00A34644" w:rsidRDefault="00A34644" w:rsidP="00A34644">
      <w:pPr>
        <w:shd w:val="clear" w:color="auto" w:fill="FFFFFF"/>
        <w:bidi/>
        <w:spacing w:after="120"/>
        <w:ind w:left="1083" w:right="580"/>
        <w:jc w:val="left"/>
        <w:rPr>
          <w:rFonts w:asciiTheme="minorBidi" w:hAnsiTheme="minorBidi"/>
          <w:sz w:val="24"/>
          <w:szCs w:val="24"/>
          <w:rtl/>
          <w:lang w:val="en-US"/>
        </w:rPr>
      </w:pPr>
    </w:p>
    <w:p w14:paraId="68B5B3CE" w14:textId="77777777" w:rsidR="00A34644" w:rsidRDefault="00A34644" w:rsidP="00A34644">
      <w:pPr>
        <w:shd w:val="clear" w:color="auto" w:fill="FFFFFF"/>
        <w:bidi/>
        <w:spacing w:after="120"/>
        <w:ind w:left="1083" w:right="580"/>
        <w:jc w:val="left"/>
        <w:rPr>
          <w:rFonts w:asciiTheme="minorBidi" w:hAnsiTheme="minorBidi"/>
          <w:sz w:val="24"/>
          <w:szCs w:val="24"/>
          <w:rtl/>
          <w:lang w:val="en-US"/>
        </w:rPr>
      </w:pPr>
    </w:p>
    <w:p w14:paraId="62AFE46B" w14:textId="77777777" w:rsidR="00A34644" w:rsidRDefault="00A34644" w:rsidP="00A34644">
      <w:pPr>
        <w:shd w:val="clear" w:color="auto" w:fill="FFFFFF"/>
        <w:bidi/>
        <w:spacing w:after="120"/>
        <w:ind w:left="1083" w:right="580"/>
        <w:jc w:val="left"/>
        <w:rPr>
          <w:rFonts w:asciiTheme="minorBidi" w:hAnsiTheme="minorBidi"/>
          <w:sz w:val="24"/>
          <w:szCs w:val="24"/>
          <w:rtl/>
          <w:lang w:val="en-US"/>
        </w:rPr>
      </w:pPr>
    </w:p>
    <w:p w14:paraId="36549F9A" w14:textId="77777777" w:rsidR="00A34644" w:rsidRDefault="00A34644" w:rsidP="00A34644">
      <w:pPr>
        <w:shd w:val="clear" w:color="auto" w:fill="FFFFFF"/>
        <w:bidi/>
        <w:spacing w:after="120"/>
        <w:ind w:left="1083" w:right="580"/>
        <w:jc w:val="left"/>
        <w:rPr>
          <w:rFonts w:asciiTheme="minorBidi" w:hAnsiTheme="minorBidi"/>
          <w:sz w:val="24"/>
          <w:szCs w:val="24"/>
          <w:rtl/>
          <w:lang w:val="en-US"/>
        </w:rPr>
      </w:pPr>
    </w:p>
    <w:p w14:paraId="0F1A421E" w14:textId="77777777" w:rsidR="00A34644" w:rsidRDefault="00A34644" w:rsidP="00A34644">
      <w:pPr>
        <w:shd w:val="clear" w:color="auto" w:fill="FFFFFF"/>
        <w:bidi/>
        <w:spacing w:after="120"/>
        <w:ind w:left="1083" w:right="580"/>
        <w:jc w:val="left"/>
        <w:rPr>
          <w:rFonts w:asciiTheme="minorBidi" w:hAnsiTheme="minorBidi"/>
          <w:sz w:val="24"/>
          <w:szCs w:val="24"/>
          <w:rtl/>
          <w:lang w:val="en-US"/>
        </w:rPr>
      </w:pPr>
    </w:p>
    <w:p w14:paraId="1BA99120" w14:textId="77777777" w:rsidR="00A34644" w:rsidRDefault="00A34644" w:rsidP="006035AF">
      <w:pPr>
        <w:shd w:val="clear" w:color="auto" w:fill="FFFFFF"/>
        <w:bidi/>
        <w:spacing w:after="120"/>
        <w:ind w:right="580"/>
        <w:jc w:val="left"/>
        <w:rPr>
          <w:rFonts w:asciiTheme="minorBidi" w:hAnsiTheme="minorBidi"/>
          <w:sz w:val="24"/>
          <w:szCs w:val="24"/>
          <w:rtl/>
          <w:lang w:val="en-US"/>
        </w:rPr>
      </w:pPr>
    </w:p>
    <w:p w14:paraId="30D006D5" w14:textId="66CFB94D" w:rsidR="003D4870" w:rsidRPr="00C500AB" w:rsidRDefault="003D4870" w:rsidP="00BC12B0">
      <w:pPr>
        <w:shd w:val="clear" w:color="auto" w:fill="FFFFFF"/>
        <w:bidi/>
        <w:spacing w:after="120"/>
        <w:ind w:right="580"/>
        <w:jc w:val="left"/>
        <w:rPr>
          <w:rFonts w:asciiTheme="minorBidi" w:hAnsiTheme="minorBidi"/>
          <w:sz w:val="24"/>
          <w:szCs w:val="24"/>
          <w:rtl/>
          <w:lang w:val="en-US"/>
        </w:rPr>
      </w:pPr>
    </w:p>
    <w:sectPr w:rsidR="003D4870" w:rsidRPr="00C500AB">
      <w:footerReference w:type="default" r:id="rId26"/>
      <w:pgSz w:w="11909" w:h="16834"/>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4" w:author="אלנה רווה" w:date="2026-05-11T11:27:00Z" w:initials="ER">
    <w:p w14:paraId="7A226914" w14:textId="77777777" w:rsidR="004A5C7D" w:rsidRDefault="004A5C7D" w:rsidP="004A5C7D">
      <w:pPr>
        <w:pStyle w:val="CommentText"/>
        <w:jc w:val="left"/>
      </w:pPr>
      <w:r>
        <w:rPr>
          <w:rStyle w:val="CommentReference"/>
        </w:rPr>
        <w:annotationRef/>
      </w:r>
      <w:r>
        <w:t>Use the same font and size everywhere</w:t>
      </w:r>
    </w:p>
  </w:comment>
  <w:comment w:id="5" w:author="אלנה רווה" w:date="2026-05-11T11:32:00Z" w:initials="ER">
    <w:p w14:paraId="6A45DBDF" w14:textId="77777777" w:rsidR="00013B63" w:rsidRDefault="00013B63" w:rsidP="00013B63">
      <w:pPr>
        <w:pStyle w:val="CommentText"/>
        <w:jc w:val="left"/>
        <w:rPr>
          <w:rtl/>
        </w:rPr>
      </w:pPr>
      <w:r>
        <w:rPr>
          <w:rStyle w:val="CommentReference"/>
        </w:rPr>
        <w:annotationRef/>
      </w:r>
      <w:r>
        <w:t>Use the same alignment everywhere</w:t>
      </w:r>
    </w:p>
  </w:comment>
  <w:comment w:id="7" w:author="אלנה רווה" w:date="2026-05-11T11:37:00Z" w:initials="ER">
    <w:p w14:paraId="74508386" w14:textId="77777777" w:rsidR="007B6A0C" w:rsidRDefault="007B6A0C" w:rsidP="007B6A0C">
      <w:pPr>
        <w:pStyle w:val="CommentText"/>
        <w:jc w:val="left"/>
      </w:pPr>
      <w:r>
        <w:rPr>
          <w:rStyle w:val="CommentReference"/>
        </w:rPr>
        <w:annotationRef/>
      </w:r>
      <w:r>
        <w:t>Did not understand</w:t>
      </w:r>
    </w:p>
  </w:comment>
  <w:comment w:id="52" w:author="אלנה רווה" w:date="2026-05-11T11:38:00Z" w:initials="ER">
    <w:p w14:paraId="0D8C8203" w14:textId="77777777" w:rsidR="00F30C80" w:rsidRDefault="00F30C80" w:rsidP="00F30C80">
      <w:pPr>
        <w:pStyle w:val="CommentText"/>
        <w:jc w:val="left"/>
      </w:pPr>
      <w:r>
        <w:rPr>
          <w:rStyle w:val="CommentReference"/>
        </w:rPr>
        <w:annotationRef/>
      </w:r>
      <w:r>
        <w:t>Use automatic numbering everywhere</w:t>
      </w:r>
    </w:p>
  </w:comment>
  <w:comment w:id="53" w:author="אלנה רווה" w:date="2026-05-11T11:43:00Z" w:initials="ER">
    <w:p w14:paraId="3C2267DD" w14:textId="77777777" w:rsidR="00BB302D" w:rsidRDefault="00BB302D" w:rsidP="00BB302D">
      <w:pPr>
        <w:pStyle w:val="CommentText"/>
        <w:jc w:val="left"/>
      </w:pPr>
      <w:r>
        <w:rPr>
          <w:rStyle w:val="CommentReference"/>
        </w:rPr>
        <w:annotationRef/>
      </w:r>
      <w:r>
        <w:t>I guess it should be a next itm</w:t>
      </w:r>
    </w:p>
  </w:comment>
  <w:comment w:id="63" w:author="אלנה רווה" w:date="2026-05-11T11:46:00Z" w:initials="ER">
    <w:p w14:paraId="49AE85EC" w14:textId="77777777" w:rsidR="00FC6636" w:rsidRDefault="00FC6636" w:rsidP="00FC6636">
      <w:pPr>
        <w:pStyle w:val="CommentText"/>
        <w:jc w:val="left"/>
      </w:pPr>
      <w:r>
        <w:rPr>
          <w:rStyle w:val="CommentReference"/>
        </w:rPr>
        <w:annotationRef/>
      </w:r>
      <w:r>
        <w:t>What did you mean?</w:t>
      </w:r>
    </w:p>
  </w:comment>
  <w:comment w:id="66" w:author="אלנה רווה" w:date="2025-12-18T13:29:00Z" w:initials="ER">
    <w:p w14:paraId="12BF15F0" w14:textId="78B557F2" w:rsidR="00CF2B94" w:rsidRDefault="00CF2B94" w:rsidP="00CF2B94">
      <w:pPr>
        <w:pStyle w:val="CommentText"/>
      </w:pPr>
      <w:r>
        <w:rPr>
          <w:rStyle w:val="CommentReference"/>
        </w:rPr>
        <w:annotationRef/>
      </w:r>
      <w:r>
        <w:t>Font and size of titles must be the same, fix everywhere.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A226914" w15:done="0"/>
  <w15:commentEx w15:paraId="6A45DBDF" w15:done="0"/>
  <w15:commentEx w15:paraId="74508386" w15:done="0"/>
  <w15:commentEx w15:paraId="0D8C8203" w15:done="0"/>
  <w15:commentEx w15:paraId="3C2267DD" w15:done="0"/>
  <w15:commentEx w15:paraId="49AE85EC" w15:done="0"/>
  <w15:commentEx w15:paraId="12BF15F0"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0E5085E2" w16cex:dateUtc="2026-05-11T08:27:00Z"/>
  <w16cex:commentExtensible w16cex:durableId="3F03F407" w16cex:dateUtc="2026-05-11T08:32:00Z"/>
  <w16cex:commentExtensible w16cex:durableId="0C96703D" w16cex:dateUtc="2026-05-11T08:37:00Z"/>
  <w16cex:commentExtensible w16cex:durableId="37AD067F" w16cex:dateUtc="2026-05-11T08:38:00Z"/>
  <w16cex:commentExtensible w16cex:durableId="19EDBE72" w16cex:dateUtc="2026-05-11T08:43:00Z"/>
  <w16cex:commentExtensible w16cex:durableId="619217C2" w16cex:dateUtc="2026-05-11T08:46:00Z"/>
  <w16cex:commentExtensible w16cex:durableId="326BFDC2" w16cex:dateUtc="2025-12-18T11:2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A226914" w16cid:durableId="0E5085E2"/>
  <w16cid:commentId w16cid:paraId="6A45DBDF" w16cid:durableId="3F03F407"/>
  <w16cid:commentId w16cid:paraId="74508386" w16cid:durableId="0C96703D"/>
  <w16cid:commentId w16cid:paraId="0D8C8203" w16cid:durableId="37AD067F"/>
  <w16cid:commentId w16cid:paraId="3C2267DD" w16cid:durableId="19EDBE72"/>
  <w16cid:commentId w16cid:paraId="49AE85EC" w16cid:durableId="619217C2"/>
  <w16cid:commentId w16cid:paraId="12BF15F0" w16cid:durableId="326BFDC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A79792" w14:textId="77777777" w:rsidR="00F44140" w:rsidRDefault="00F44140" w:rsidP="00EA459D">
      <w:pPr>
        <w:spacing w:line="240" w:lineRule="auto"/>
      </w:pPr>
      <w:r>
        <w:separator/>
      </w:r>
    </w:p>
  </w:endnote>
  <w:endnote w:type="continuationSeparator" w:id="0">
    <w:p w14:paraId="7F8DCE90" w14:textId="77777777" w:rsidR="00F44140" w:rsidRDefault="00F44140" w:rsidP="00EA459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embedRegular r:id="rId1" w:fontKey="{6125434A-7C3A-4D5F-B47F-179B3D8C7A6D}"/>
    <w:embedBold r:id="rId2" w:fontKey="{9380CDA3-71C9-4CCC-9C25-6E93F7BFA727}"/>
    <w:embedItalic r:id="rId3" w:fontKey="{81769F7E-A407-4997-89EB-DB2FBAC112D8}"/>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4" w:fontKey="{969F13AC-DD55-44D2-8788-414B20C6845E}"/>
    <w:embedBold r:id="rId5" w:fontKey="{69E8663A-6F0A-4F91-8824-3DD6036F1394}"/>
    <w:embedItalic r:id="rId6" w:fontKey="{8D9084BE-83E0-4D99-AB93-26BE2167E81D}"/>
    <w:embedBoldItalic r:id="rId7" w:fontKey="{7B27BBD4-166E-4E45-9F77-26F388E1B704}"/>
  </w:font>
  <w:font w:name="Cambria Math">
    <w:panose1 w:val="02040503050406030204"/>
    <w:charset w:val="00"/>
    <w:family w:val="roman"/>
    <w:pitch w:val="variable"/>
    <w:sig w:usb0="E00006FF" w:usb1="420024FF" w:usb2="02000000" w:usb3="00000000" w:csb0="0000019F" w:csb1="00000000"/>
    <w:embedRegular r:id="rId8" w:fontKey="{67515803-32BF-485A-9130-3C685DBAE438}"/>
    <w:embedItalic r:id="rId9" w:fontKey="{E647FDD0-7413-4288-901F-E0202438116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AEFB22" w14:textId="77777777" w:rsidR="00EA459D" w:rsidRDefault="00EA459D">
    <w:pPr>
      <w:pStyle w:val="Footer"/>
      <w:jc w:val="center"/>
      <w:rPr>
        <w:caps/>
        <w:noProof/>
        <w:color w:val="4F81BD" w:themeColor="accent1"/>
      </w:rPr>
    </w:pPr>
    <w:r>
      <w:rPr>
        <w:caps/>
        <w:color w:val="4F81BD" w:themeColor="accent1"/>
      </w:rPr>
      <w:fldChar w:fldCharType="begin"/>
    </w:r>
    <w:r>
      <w:rPr>
        <w:caps/>
        <w:color w:val="4F81BD" w:themeColor="accent1"/>
      </w:rPr>
      <w:instrText xml:space="preserve"> PAGE   \* MERGEFORMAT </w:instrText>
    </w:r>
    <w:r>
      <w:rPr>
        <w:caps/>
        <w:color w:val="4F81BD" w:themeColor="accent1"/>
      </w:rPr>
      <w:fldChar w:fldCharType="separate"/>
    </w:r>
    <w:r>
      <w:rPr>
        <w:caps/>
        <w:noProof/>
        <w:color w:val="4F81BD" w:themeColor="accent1"/>
      </w:rPr>
      <w:t>2</w:t>
    </w:r>
    <w:r>
      <w:rPr>
        <w:caps/>
        <w:noProof/>
        <w:color w:val="4F81BD" w:themeColor="accent1"/>
      </w:rPr>
      <w:fldChar w:fldCharType="end"/>
    </w:r>
  </w:p>
  <w:p w14:paraId="40105BE7" w14:textId="77777777" w:rsidR="00EA459D" w:rsidRDefault="00EA459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C55983" w14:textId="77777777" w:rsidR="00F44140" w:rsidRDefault="00F44140" w:rsidP="00EA459D">
      <w:pPr>
        <w:spacing w:line="240" w:lineRule="auto"/>
      </w:pPr>
      <w:r>
        <w:separator/>
      </w:r>
    </w:p>
  </w:footnote>
  <w:footnote w:type="continuationSeparator" w:id="0">
    <w:p w14:paraId="4F069652" w14:textId="77777777" w:rsidR="00F44140" w:rsidRDefault="00F44140" w:rsidP="00EA459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6452C9"/>
    <w:multiLevelType w:val="multilevel"/>
    <w:tmpl w:val="742E8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5E4428"/>
    <w:multiLevelType w:val="multilevel"/>
    <w:tmpl w:val="F296239E"/>
    <w:lvl w:ilvl="0">
      <w:start w:val="1"/>
      <w:numFmt w:val="bullet"/>
      <w:lvlText w:val=""/>
      <w:lvlJc w:val="left"/>
      <w:pPr>
        <w:tabs>
          <w:tab w:val="num" w:pos="2520"/>
        </w:tabs>
        <w:ind w:left="2520" w:hanging="360"/>
      </w:pPr>
      <w:rPr>
        <w:rFonts w:ascii="Symbol" w:hAnsi="Symbol" w:hint="default"/>
        <w:sz w:val="20"/>
      </w:rPr>
    </w:lvl>
    <w:lvl w:ilvl="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2" w15:restartNumberingAfterBreak="0">
    <w:nsid w:val="0E2C68F0"/>
    <w:multiLevelType w:val="hybridMultilevel"/>
    <w:tmpl w:val="2BA4AA26"/>
    <w:lvl w:ilvl="0" w:tplc="04090001">
      <w:start w:val="1"/>
      <w:numFmt w:val="bullet"/>
      <w:lvlText w:val=""/>
      <w:lvlJc w:val="left"/>
      <w:pPr>
        <w:ind w:left="2214" w:hanging="360"/>
      </w:pPr>
      <w:rPr>
        <w:rFonts w:ascii="Symbol" w:hAnsi="Symbol" w:hint="default"/>
      </w:rPr>
    </w:lvl>
    <w:lvl w:ilvl="1" w:tplc="04090003" w:tentative="1">
      <w:start w:val="1"/>
      <w:numFmt w:val="bullet"/>
      <w:lvlText w:val="o"/>
      <w:lvlJc w:val="left"/>
      <w:pPr>
        <w:ind w:left="2934" w:hanging="360"/>
      </w:pPr>
      <w:rPr>
        <w:rFonts w:ascii="Courier New" w:hAnsi="Courier New" w:cs="Courier New" w:hint="default"/>
      </w:rPr>
    </w:lvl>
    <w:lvl w:ilvl="2" w:tplc="04090005" w:tentative="1">
      <w:start w:val="1"/>
      <w:numFmt w:val="bullet"/>
      <w:lvlText w:val=""/>
      <w:lvlJc w:val="left"/>
      <w:pPr>
        <w:ind w:left="3654" w:hanging="360"/>
      </w:pPr>
      <w:rPr>
        <w:rFonts w:ascii="Wingdings" w:hAnsi="Wingdings" w:hint="default"/>
      </w:rPr>
    </w:lvl>
    <w:lvl w:ilvl="3" w:tplc="04090001" w:tentative="1">
      <w:start w:val="1"/>
      <w:numFmt w:val="bullet"/>
      <w:lvlText w:val=""/>
      <w:lvlJc w:val="left"/>
      <w:pPr>
        <w:ind w:left="4374" w:hanging="360"/>
      </w:pPr>
      <w:rPr>
        <w:rFonts w:ascii="Symbol" w:hAnsi="Symbol" w:hint="default"/>
      </w:rPr>
    </w:lvl>
    <w:lvl w:ilvl="4" w:tplc="04090003" w:tentative="1">
      <w:start w:val="1"/>
      <w:numFmt w:val="bullet"/>
      <w:lvlText w:val="o"/>
      <w:lvlJc w:val="left"/>
      <w:pPr>
        <w:ind w:left="5094" w:hanging="360"/>
      </w:pPr>
      <w:rPr>
        <w:rFonts w:ascii="Courier New" w:hAnsi="Courier New" w:cs="Courier New" w:hint="default"/>
      </w:rPr>
    </w:lvl>
    <w:lvl w:ilvl="5" w:tplc="04090005" w:tentative="1">
      <w:start w:val="1"/>
      <w:numFmt w:val="bullet"/>
      <w:lvlText w:val=""/>
      <w:lvlJc w:val="left"/>
      <w:pPr>
        <w:ind w:left="5814" w:hanging="360"/>
      </w:pPr>
      <w:rPr>
        <w:rFonts w:ascii="Wingdings" w:hAnsi="Wingdings" w:hint="default"/>
      </w:rPr>
    </w:lvl>
    <w:lvl w:ilvl="6" w:tplc="04090001" w:tentative="1">
      <w:start w:val="1"/>
      <w:numFmt w:val="bullet"/>
      <w:lvlText w:val=""/>
      <w:lvlJc w:val="left"/>
      <w:pPr>
        <w:ind w:left="6534" w:hanging="360"/>
      </w:pPr>
      <w:rPr>
        <w:rFonts w:ascii="Symbol" w:hAnsi="Symbol" w:hint="default"/>
      </w:rPr>
    </w:lvl>
    <w:lvl w:ilvl="7" w:tplc="04090003" w:tentative="1">
      <w:start w:val="1"/>
      <w:numFmt w:val="bullet"/>
      <w:lvlText w:val="o"/>
      <w:lvlJc w:val="left"/>
      <w:pPr>
        <w:ind w:left="7254" w:hanging="360"/>
      </w:pPr>
      <w:rPr>
        <w:rFonts w:ascii="Courier New" w:hAnsi="Courier New" w:cs="Courier New" w:hint="default"/>
      </w:rPr>
    </w:lvl>
    <w:lvl w:ilvl="8" w:tplc="04090005" w:tentative="1">
      <w:start w:val="1"/>
      <w:numFmt w:val="bullet"/>
      <w:lvlText w:val=""/>
      <w:lvlJc w:val="left"/>
      <w:pPr>
        <w:ind w:left="7974" w:hanging="360"/>
      </w:pPr>
      <w:rPr>
        <w:rFonts w:ascii="Wingdings" w:hAnsi="Wingdings" w:hint="default"/>
      </w:rPr>
    </w:lvl>
  </w:abstractNum>
  <w:abstractNum w:abstractNumId="3" w15:restartNumberingAfterBreak="0">
    <w:nsid w:val="0E9342B3"/>
    <w:multiLevelType w:val="hybridMultilevel"/>
    <w:tmpl w:val="1DC2248A"/>
    <w:lvl w:ilvl="0" w:tplc="04090001">
      <w:start w:val="1"/>
      <w:numFmt w:val="bullet"/>
      <w:lvlText w:val=""/>
      <w:lvlJc w:val="left"/>
      <w:pPr>
        <w:ind w:left="2080" w:hanging="360"/>
      </w:pPr>
      <w:rPr>
        <w:rFonts w:ascii="Symbol" w:hAnsi="Symbol" w:hint="default"/>
      </w:rPr>
    </w:lvl>
    <w:lvl w:ilvl="1" w:tplc="04090003" w:tentative="1">
      <w:start w:val="1"/>
      <w:numFmt w:val="bullet"/>
      <w:lvlText w:val="o"/>
      <w:lvlJc w:val="left"/>
      <w:pPr>
        <w:ind w:left="2800" w:hanging="360"/>
      </w:pPr>
      <w:rPr>
        <w:rFonts w:ascii="Courier New" w:hAnsi="Courier New" w:cs="Courier New" w:hint="default"/>
      </w:rPr>
    </w:lvl>
    <w:lvl w:ilvl="2" w:tplc="04090005" w:tentative="1">
      <w:start w:val="1"/>
      <w:numFmt w:val="bullet"/>
      <w:lvlText w:val=""/>
      <w:lvlJc w:val="left"/>
      <w:pPr>
        <w:ind w:left="3520" w:hanging="360"/>
      </w:pPr>
      <w:rPr>
        <w:rFonts w:ascii="Wingdings" w:hAnsi="Wingdings" w:hint="default"/>
      </w:rPr>
    </w:lvl>
    <w:lvl w:ilvl="3" w:tplc="04090001" w:tentative="1">
      <w:start w:val="1"/>
      <w:numFmt w:val="bullet"/>
      <w:lvlText w:val=""/>
      <w:lvlJc w:val="left"/>
      <w:pPr>
        <w:ind w:left="4240" w:hanging="360"/>
      </w:pPr>
      <w:rPr>
        <w:rFonts w:ascii="Symbol" w:hAnsi="Symbol" w:hint="default"/>
      </w:rPr>
    </w:lvl>
    <w:lvl w:ilvl="4" w:tplc="04090003" w:tentative="1">
      <w:start w:val="1"/>
      <w:numFmt w:val="bullet"/>
      <w:lvlText w:val="o"/>
      <w:lvlJc w:val="left"/>
      <w:pPr>
        <w:ind w:left="4960" w:hanging="360"/>
      </w:pPr>
      <w:rPr>
        <w:rFonts w:ascii="Courier New" w:hAnsi="Courier New" w:cs="Courier New" w:hint="default"/>
      </w:rPr>
    </w:lvl>
    <w:lvl w:ilvl="5" w:tplc="04090005" w:tentative="1">
      <w:start w:val="1"/>
      <w:numFmt w:val="bullet"/>
      <w:lvlText w:val=""/>
      <w:lvlJc w:val="left"/>
      <w:pPr>
        <w:ind w:left="5680" w:hanging="360"/>
      </w:pPr>
      <w:rPr>
        <w:rFonts w:ascii="Wingdings" w:hAnsi="Wingdings" w:hint="default"/>
      </w:rPr>
    </w:lvl>
    <w:lvl w:ilvl="6" w:tplc="04090001" w:tentative="1">
      <w:start w:val="1"/>
      <w:numFmt w:val="bullet"/>
      <w:lvlText w:val=""/>
      <w:lvlJc w:val="left"/>
      <w:pPr>
        <w:ind w:left="6400" w:hanging="360"/>
      </w:pPr>
      <w:rPr>
        <w:rFonts w:ascii="Symbol" w:hAnsi="Symbol" w:hint="default"/>
      </w:rPr>
    </w:lvl>
    <w:lvl w:ilvl="7" w:tplc="04090003" w:tentative="1">
      <w:start w:val="1"/>
      <w:numFmt w:val="bullet"/>
      <w:lvlText w:val="o"/>
      <w:lvlJc w:val="left"/>
      <w:pPr>
        <w:ind w:left="7120" w:hanging="360"/>
      </w:pPr>
      <w:rPr>
        <w:rFonts w:ascii="Courier New" w:hAnsi="Courier New" w:cs="Courier New" w:hint="default"/>
      </w:rPr>
    </w:lvl>
    <w:lvl w:ilvl="8" w:tplc="04090005" w:tentative="1">
      <w:start w:val="1"/>
      <w:numFmt w:val="bullet"/>
      <w:lvlText w:val=""/>
      <w:lvlJc w:val="left"/>
      <w:pPr>
        <w:ind w:left="7840" w:hanging="360"/>
      </w:pPr>
      <w:rPr>
        <w:rFonts w:ascii="Wingdings" w:hAnsi="Wingdings" w:hint="default"/>
      </w:rPr>
    </w:lvl>
  </w:abstractNum>
  <w:abstractNum w:abstractNumId="4" w15:restartNumberingAfterBreak="0">
    <w:nsid w:val="0FD93024"/>
    <w:multiLevelType w:val="hybridMultilevel"/>
    <w:tmpl w:val="060C7804"/>
    <w:lvl w:ilvl="0" w:tplc="04090001">
      <w:start w:val="1"/>
      <w:numFmt w:val="bullet"/>
      <w:lvlText w:val=""/>
      <w:lvlJc w:val="left"/>
      <w:pPr>
        <w:ind w:left="1280" w:hanging="360"/>
      </w:pPr>
      <w:rPr>
        <w:rFonts w:ascii="Symbol" w:hAnsi="Symbol" w:hint="default"/>
      </w:rPr>
    </w:lvl>
    <w:lvl w:ilvl="1" w:tplc="04090003" w:tentative="1">
      <w:start w:val="1"/>
      <w:numFmt w:val="bullet"/>
      <w:lvlText w:val="o"/>
      <w:lvlJc w:val="left"/>
      <w:pPr>
        <w:ind w:left="2000" w:hanging="360"/>
      </w:pPr>
      <w:rPr>
        <w:rFonts w:ascii="Courier New" w:hAnsi="Courier New" w:cs="Courier New" w:hint="default"/>
      </w:rPr>
    </w:lvl>
    <w:lvl w:ilvl="2" w:tplc="04090005" w:tentative="1">
      <w:start w:val="1"/>
      <w:numFmt w:val="bullet"/>
      <w:lvlText w:val=""/>
      <w:lvlJc w:val="left"/>
      <w:pPr>
        <w:ind w:left="2720" w:hanging="360"/>
      </w:pPr>
      <w:rPr>
        <w:rFonts w:ascii="Wingdings" w:hAnsi="Wingdings" w:hint="default"/>
      </w:rPr>
    </w:lvl>
    <w:lvl w:ilvl="3" w:tplc="04090001" w:tentative="1">
      <w:start w:val="1"/>
      <w:numFmt w:val="bullet"/>
      <w:lvlText w:val=""/>
      <w:lvlJc w:val="left"/>
      <w:pPr>
        <w:ind w:left="3440" w:hanging="360"/>
      </w:pPr>
      <w:rPr>
        <w:rFonts w:ascii="Symbol" w:hAnsi="Symbol" w:hint="default"/>
      </w:rPr>
    </w:lvl>
    <w:lvl w:ilvl="4" w:tplc="04090003" w:tentative="1">
      <w:start w:val="1"/>
      <w:numFmt w:val="bullet"/>
      <w:lvlText w:val="o"/>
      <w:lvlJc w:val="left"/>
      <w:pPr>
        <w:ind w:left="4160" w:hanging="360"/>
      </w:pPr>
      <w:rPr>
        <w:rFonts w:ascii="Courier New" w:hAnsi="Courier New" w:cs="Courier New" w:hint="default"/>
      </w:rPr>
    </w:lvl>
    <w:lvl w:ilvl="5" w:tplc="04090005" w:tentative="1">
      <w:start w:val="1"/>
      <w:numFmt w:val="bullet"/>
      <w:lvlText w:val=""/>
      <w:lvlJc w:val="left"/>
      <w:pPr>
        <w:ind w:left="4880" w:hanging="360"/>
      </w:pPr>
      <w:rPr>
        <w:rFonts w:ascii="Wingdings" w:hAnsi="Wingdings" w:hint="default"/>
      </w:rPr>
    </w:lvl>
    <w:lvl w:ilvl="6" w:tplc="04090001" w:tentative="1">
      <w:start w:val="1"/>
      <w:numFmt w:val="bullet"/>
      <w:lvlText w:val=""/>
      <w:lvlJc w:val="left"/>
      <w:pPr>
        <w:ind w:left="5600" w:hanging="360"/>
      </w:pPr>
      <w:rPr>
        <w:rFonts w:ascii="Symbol" w:hAnsi="Symbol" w:hint="default"/>
      </w:rPr>
    </w:lvl>
    <w:lvl w:ilvl="7" w:tplc="04090003" w:tentative="1">
      <w:start w:val="1"/>
      <w:numFmt w:val="bullet"/>
      <w:lvlText w:val="o"/>
      <w:lvlJc w:val="left"/>
      <w:pPr>
        <w:ind w:left="6320" w:hanging="360"/>
      </w:pPr>
      <w:rPr>
        <w:rFonts w:ascii="Courier New" w:hAnsi="Courier New" w:cs="Courier New" w:hint="default"/>
      </w:rPr>
    </w:lvl>
    <w:lvl w:ilvl="8" w:tplc="04090005" w:tentative="1">
      <w:start w:val="1"/>
      <w:numFmt w:val="bullet"/>
      <w:lvlText w:val=""/>
      <w:lvlJc w:val="left"/>
      <w:pPr>
        <w:ind w:left="7040" w:hanging="360"/>
      </w:pPr>
      <w:rPr>
        <w:rFonts w:ascii="Wingdings" w:hAnsi="Wingdings" w:hint="default"/>
      </w:rPr>
    </w:lvl>
  </w:abstractNum>
  <w:abstractNum w:abstractNumId="5" w15:restartNumberingAfterBreak="0">
    <w:nsid w:val="108151DB"/>
    <w:multiLevelType w:val="multilevel"/>
    <w:tmpl w:val="2AE4E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870090"/>
    <w:multiLevelType w:val="multilevel"/>
    <w:tmpl w:val="6DDE6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FA3BF6"/>
    <w:multiLevelType w:val="hybridMultilevel"/>
    <w:tmpl w:val="F4F272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F6100B3"/>
    <w:multiLevelType w:val="multilevel"/>
    <w:tmpl w:val="E7B24AB6"/>
    <w:lvl w:ilvl="0">
      <w:start w:val="1"/>
      <w:numFmt w:val="bullet"/>
      <w:lvlText w:val=""/>
      <w:lvlJc w:val="left"/>
      <w:pPr>
        <w:tabs>
          <w:tab w:val="num" w:pos="2520"/>
        </w:tabs>
        <w:ind w:left="2520" w:hanging="360"/>
      </w:pPr>
      <w:rPr>
        <w:rFonts w:ascii="Symbol" w:hAnsi="Symbol" w:hint="default"/>
        <w:sz w:val="20"/>
      </w:rPr>
    </w:lvl>
    <w:lvl w:ilvl="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9" w15:restartNumberingAfterBreak="0">
    <w:nsid w:val="20C54CF3"/>
    <w:multiLevelType w:val="multilevel"/>
    <w:tmpl w:val="5572559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ind w:left="1352" w:hanging="360"/>
      </w:pPr>
      <w:rPr>
        <w:rFonts w:hint="default"/>
        <w:b/>
        <w:bCs/>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184355"/>
    <w:multiLevelType w:val="multilevel"/>
    <w:tmpl w:val="9FBC818C"/>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1" w15:restartNumberingAfterBreak="0">
    <w:nsid w:val="2457692D"/>
    <w:multiLevelType w:val="multilevel"/>
    <w:tmpl w:val="4330F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18193B"/>
    <w:multiLevelType w:val="hybridMultilevel"/>
    <w:tmpl w:val="616616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78C57DA"/>
    <w:multiLevelType w:val="multilevel"/>
    <w:tmpl w:val="373C7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B80614"/>
    <w:multiLevelType w:val="hybridMultilevel"/>
    <w:tmpl w:val="A37423C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89B7778"/>
    <w:multiLevelType w:val="hybridMultilevel"/>
    <w:tmpl w:val="20C0CA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C41636A"/>
    <w:multiLevelType w:val="hybridMultilevel"/>
    <w:tmpl w:val="2608714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D350E74"/>
    <w:multiLevelType w:val="multilevel"/>
    <w:tmpl w:val="5FC46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6F00D5"/>
    <w:multiLevelType w:val="hybridMultilevel"/>
    <w:tmpl w:val="21CAC8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0BA034F"/>
    <w:multiLevelType w:val="hybridMultilevel"/>
    <w:tmpl w:val="4A1224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2CE33D6"/>
    <w:multiLevelType w:val="multilevel"/>
    <w:tmpl w:val="B8AC182C"/>
    <w:lvl w:ilvl="0">
      <w:start w:val="1"/>
      <w:numFmt w:val="bullet"/>
      <w:lvlText w:val=""/>
      <w:lvlJc w:val="left"/>
      <w:pPr>
        <w:tabs>
          <w:tab w:val="num" w:pos="3080"/>
        </w:tabs>
        <w:ind w:left="3080" w:hanging="360"/>
      </w:pPr>
      <w:rPr>
        <w:rFonts w:ascii="Symbol" w:hAnsi="Symbol" w:hint="default"/>
        <w:sz w:val="20"/>
      </w:rPr>
    </w:lvl>
    <w:lvl w:ilvl="1">
      <w:start w:val="1"/>
      <w:numFmt w:val="bullet"/>
      <w:lvlText w:val="o"/>
      <w:lvlJc w:val="left"/>
      <w:pPr>
        <w:tabs>
          <w:tab w:val="num" w:pos="1353"/>
        </w:tabs>
        <w:ind w:left="1353" w:hanging="360"/>
      </w:pPr>
      <w:rPr>
        <w:rFonts w:ascii="Courier New" w:hAnsi="Courier New" w:hint="default"/>
        <w:sz w:val="20"/>
      </w:rPr>
    </w:lvl>
    <w:lvl w:ilvl="2">
      <w:start w:val="1"/>
      <w:numFmt w:val="bullet"/>
      <w:lvlText w:val=""/>
      <w:lvlJc w:val="left"/>
      <w:pPr>
        <w:tabs>
          <w:tab w:val="num" w:pos="4520"/>
        </w:tabs>
        <w:ind w:left="4520" w:hanging="360"/>
      </w:pPr>
      <w:rPr>
        <w:rFonts w:ascii="Wingdings" w:hAnsi="Wingdings" w:hint="default"/>
        <w:sz w:val="20"/>
      </w:rPr>
    </w:lvl>
    <w:lvl w:ilvl="3" w:tentative="1">
      <w:start w:val="1"/>
      <w:numFmt w:val="bullet"/>
      <w:lvlText w:val=""/>
      <w:lvlJc w:val="left"/>
      <w:pPr>
        <w:tabs>
          <w:tab w:val="num" w:pos="5240"/>
        </w:tabs>
        <w:ind w:left="5240" w:hanging="360"/>
      </w:pPr>
      <w:rPr>
        <w:rFonts w:ascii="Wingdings" w:hAnsi="Wingdings" w:hint="default"/>
        <w:sz w:val="20"/>
      </w:rPr>
    </w:lvl>
    <w:lvl w:ilvl="4" w:tentative="1">
      <w:start w:val="1"/>
      <w:numFmt w:val="bullet"/>
      <w:lvlText w:val=""/>
      <w:lvlJc w:val="left"/>
      <w:pPr>
        <w:tabs>
          <w:tab w:val="num" w:pos="5960"/>
        </w:tabs>
        <w:ind w:left="5960" w:hanging="360"/>
      </w:pPr>
      <w:rPr>
        <w:rFonts w:ascii="Wingdings" w:hAnsi="Wingdings" w:hint="default"/>
        <w:sz w:val="20"/>
      </w:rPr>
    </w:lvl>
    <w:lvl w:ilvl="5" w:tentative="1">
      <w:start w:val="1"/>
      <w:numFmt w:val="bullet"/>
      <w:lvlText w:val=""/>
      <w:lvlJc w:val="left"/>
      <w:pPr>
        <w:tabs>
          <w:tab w:val="num" w:pos="6680"/>
        </w:tabs>
        <w:ind w:left="6680" w:hanging="360"/>
      </w:pPr>
      <w:rPr>
        <w:rFonts w:ascii="Wingdings" w:hAnsi="Wingdings" w:hint="default"/>
        <w:sz w:val="20"/>
      </w:rPr>
    </w:lvl>
    <w:lvl w:ilvl="6" w:tentative="1">
      <w:start w:val="1"/>
      <w:numFmt w:val="bullet"/>
      <w:lvlText w:val=""/>
      <w:lvlJc w:val="left"/>
      <w:pPr>
        <w:tabs>
          <w:tab w:val="num" w:pos="7400"/>
        </w:tabs>
        <w:ind w:left="7400" w:hanging="360"/>
      </w:pPr>
      <w:rPr>
        <w:rFonts w:ascii="Wingdings" w:hAnsi="Wingdings" w:hint="default"/>
        <w:sz w:val="20"/>
      </w:rPr>
    </w:lvl>
    <w:lvl w:ilvl="7" w:tentative="1">
      <w:start w:val="1"/>
      <w:numFmt w:val="bullet"/>
      <w:lvlText w:val=""/>
      <w:lvlJc w:val="left"/>
      <w:pPr>
        <w:tabs>
          <w:tab w:val="num" w:pos="8120"/>
        </w:tabs>
        <w:ind w:left="8120" w:hanging="360"/>
      </w:pPr>
      <w:rPr>
        <w:rFonts w:ascii="Wingdings" w:hAnsi="Wingdings" w:hint="default"/>
        <w:sz w:val="20"/>
      </w:rPr>
    </w:lvl>
    <w:lvl w:ilvl="8" w:tentative="1">
      <w:start w:val="1"/>
      <w:numFmt w:val="bullet"/>
      <w:lvlText w:val=""/>
      <w:lvlJc w:val="left"/>
      <w:pPr>
        <w:tabs>
          <w:tab w:val="num" w:pos="8840"/>
        </w:tabs>
        <w:ind w:left="8840" w:hanging="360"/>
      </w:pPr>
      <w:rPr>
        <w:rFonts w:ascii="Wingdings" w:hAnsi="Wingdings" w:hint="default"/>
        <w:sz w:val="20"/>
      </w:rPr>
    </w:lvl>
  </w:abstractNum>
  <w:abstractNum w:abstractNumId="21" w15:restartNumberingAfterBreak="0">
    <w:nsid w:val="33ED53C1"/>
    <w:multiLevelType w:val="multilevel"/>
    <w:tmpl w:val="CEA4E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6627B01"/>
    <w:multiLevelType w:val="multilevel"/>
    <w:tmpl w:val="55A05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716022C"/>
    <w:multiLevelType w:val="multilevel"/>
    <w:tmpl w:val="0852A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84D1632"/>
    <w:multiLevelType w:val="hybridMultilevel"/>
    <w:tmpl w:val="26748518"/>
    <w:lvl w:ilvl="0" w:tplc="20000003">
      <w:start w:val="1"/>
      <w:numFmt w:val="bullet"/>
      <w:lvlText w:val="o"/>
      <w:lvlJc w:val="left"/>
      <w:pPr>
        <w:ind w:left="2160" w:hanging="360"/>
      </w:pPr>
      <w:rPr>
        <w:rFonts w:ascii="Courier New" w:hAnsi="Courier New" w:cs="Courier New" w:hint="default"/>
      </w:rPr>
    </w:lvl>
    <w:lvl w:ilvl="1" w:tplc="20000003" w:tentative="1">
      <w:start w:val="1"/>
      <w:numFmt w:val="bullet"/>
      <w:lvlText w:val="o"/>
      <w:lvlJc w:val="left"/>
      <w:pPr>
        <w:ind w:left="2880" w:hanging="360"/>
      </w:pPr>
      <w:rPr>
        <w:rFonts w:ascii="Courier New" w:hAnsi="Courier New" w:cs="Courier New" w:hint="default"/>
      </w:rPr>
    </w:lvl>
    <w:lvl w:ilvl="2" w:tplc="20000005" w:tentative="1">
      <w:start w:val="1"/>
      <w:numFmt w:val="bullet"/>
      <w:lvlText w:val=""/>
      <w:lvlJc w:val="left"/>
      <w:pPr>
        <w:ind w:left="3600" w:hanging="360"/>
      </w:pPr>
      <w:rPr>
        <w:rFonts w:ascii="Wingdings" w:hAnsi="Wingdings" w:hint="default"/>
      </w:rPr>
    </w:lvl>
    <w:lvl w:ilvl="3" w:tplc="20000001" w:tentative="1">
      <w:start w:val="1"/>
      <w:numFmt w:val="bullet"/>
      <w:lvlText w:val=""/>
      <w:lvlJc w:val="left"/>
      <w:pPr>
        <w:ind w:left="4320" w:hanging="360"/>
      </w:pPr>
      <w:rPr>
        <w:rFonts w:ascii="Symbol" w:hAnsi="Symbol" w:hint="default"/>
      </w:rPr>
    </w:lvl>
    <w:lvl w:ilvl="4" w:tplc="20000003" w:tentative="1">
      <w:start w:val="1"/>
      <w:numFmt w:val="bullet"/>
      <w:lvlText w:val="o"/>
      <w:lvlJc w:val="left"/>
      <w:pPr>
        <w:ind w:left="5040" w:hanging="360"/>
      </w:pPr>
      <w:rPr>
        <w:rFonts w:ascii="Courier New" w:hAnsi="Courier New" w:cs="Courier New" w:hint="default"/>
      </w:rPr>
    </w:lvl>
    <w:lvl w:ilvl="5" w:tplc="20000005" w:tentative="1">
      <w:start w:val="1"/>
      <w:numFmt w:val="bullet"/>
      <w:lvlText w:val=""/>
      <w:lvlJc w:val="left"/>
      <w:pPr>
        <w:ind w:left="5760" w:hanging="360"/>
      </w:pPr>
      <w:rPr>
        <w:rFonts w:ascii="Wingdings" w:hAnsi="Wingdings" w:hint="default"/>
      </w:rPr>
    </w:lvl>
    <w:lvl w:ilvl="6" w:tplc="20000001" w:tentative="1">
      <w:start w:val="1"/>
      <w:numFmt w:val="bullet"/>
      <w:lvlText w:val=""/>
      <w:lvlJc w:val="left"/>
      <w:pPr>
        <w:ind w:left="6480" w:hanging="360"/>
      </w:pPr>
      <w:rPr>
        <w:rFonts w:ascii="Symbol" w:hAnsi="Symbol" w:hint="default"/>
      </w:rPr>
    </w:lvl>
    <w:lvl w:ilvl="7" w:tplc="20000003" w:tentative="1">
      <w:start w:val="1"/>
      <w:numFmt w:val="bullet"/>
      <w:lvlText w:val="o"/>
      <w:lvlJc w:val="left"/>
      <w:pPr>
        <w:ind w:left="7200" w:hanging="360"/>
      </w:pPr>
      <w:rPr>
        <w:rFonts w:ascii="Courier New" w:hAnsi="Courier New" w:cs="Courier New" w:hint="default"/>
      </w:rPr>
    </w:lvl>
    <w:lvl w:ilvl="8" w:tplc="20000005" w:tentative="1">
      <w:start w:val="1"/>
      <w:numFmt w:val="bullet"/>
      <w:lvlText w:val=""/>
      <w:lvlJc w:val="left"/>
      <w:pPr>
        <w:ind w:left="7920" w:hanging="360"/>
      </w:pPr>
      <w:rPr>
        <w:rFonts w:ascii="Wingdings" w:hAnsi="Wingdings" w:hint="default"/>
      </w:rPr>
    </w:lvl>
  </w:abstractNum>
  <w:abstractNum w:abstractNumId="25" w15:restartNumberingAfterBreak="0">
    <w:nsid w:val="394B1F6F"/>
    <w:multiLevelType w:val="hybridMultilevel"/>
    <w:tmpl w:val="28EE75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B560051"/>
    <w:multiLevelType w:val="multilevel"/>
    <w:tmpl w:val="B8AC182C"/>
    <w:lvl w:ilvl="0">
      <w:start w:val="1"/>
      <w:numFmt w:val="bullet"/>
      <w:lvlText w:val=""/>
      <w:lvlJc w:val="left"/>
      <w:pPr>
        <w:tabs>
          <w:tab w:val="num" w:pos="3080"/>
        </w:tabs>
        <w:ind w:left="3080" w:hanging="360"/>
      </w:pPr>
      <w:rPr>
        <w:rFonts w:ascii="Symbol" w:hAnsi="Symbol" w:hint="default"/>
        <w:sz w:val="20"/>
      </w:rPr>
    </w:lvl>
    <w:lvl w:ilvl="1">
      <w:start w:val="1"/>
      <w:numFmt w:val="bullet"/>
      <w:lvlText w:val="o"/>
      <w:lvlJc w:val="left"/>
      <w:pPr>
        <w:tabs>
          <w:tab w:val="num" w:pos="1353"/>
        </w:tabs>
        <w:ind w:left="1353" w:hanging="360"/>
      </w:pPr>
      <w:rPr>
        <w:rFonts w:ascii="Courier New" w:hAnsi="Courier New" w:hint="default"/>
        <w:sz w:val="20"/>
      </w:rPr>
    </w:lvl>
    <w:lvl w:ilvl="2" w:tentative="1">
      <w:start w:val="1"/>
      <w:numFmt w:val="bullet"/>
      <w:lvlText w:val=""/>
      <w:lvlJc w:val="left"/>
      <w:pPr>
        <w:tabs>
          <w:tab w:val="num" w:pos="4520"/>
        </w:tabs>
        <w:ind w:left="4520" w:hanging="360"/>
      </w:pPr>
      <w:rPr>
        <w:rFonts w:ascii="Wingdings" w:hAnsi="Wingdings" w:hint="default"/>
        <w:sz w:val="20"/>
      </w:rPr>
    </w:lvl>
    <w:lvl w:ilvl="3" w:tentative="1">
      <w:start w:val="1"/>
      <w:numFmt w:val="bullet"/>
      <w:lvlText w:val=""/>
      <w:lvlJc w:val="left"/>
      <w:pPr>
        <w:tabs>
          <w:tab w:val="num" w:pos="5240"/>
        </w:tabs>
        <w:ind w:left="5240" w:hanging="360"/>
      </w:pPr>
      <w:rPr>
        <w:rFonts w:ascii="Wingdings" w:hAnsi="Wingdings" w:hint="default"/>
        <w:sz w:val="20"/>
      </w:rPr>
    </w:lvl>
    <w:lvl w:ilvl="4" w:tentative="1">
      <w:start w:val="1"/>
      <w:numFmt w:val="bullet"/>
      <w:lvlText w:val=""/>
      <w:lvlJc w:val="left"/>
      <w:pPr>
        <w:tabs>
          <w:tab w:val="num" w:pos="5960"/>
        </w:tabs>
        <w:ind w:left="5960" w:hanging="360"/>
      </w:pPr>
      <w:rPr>
        <w:rFonts w:ascii="Wingdings" w:hAnsi="Wingdings" w:hint="default"/>
        <w:sz w:val="20"/>
      </w:rPr>
    </w:lvl>
    <w:lvl w:ilvl="5" w:tentative="1">
      <w:start w:val="1"/>
      <w:numFmt w:val="bullet"/>
      <w:lvlText w:val=""/>
      <w:lvlJc w:val="left"/>
      <w:pPr>
        <w:tabs>
          <w:tab w:val="num" w:pos="6680"/>
        </w:tabs>
        <w:ind w:left="6680" w:hanging="360"/>
      </w:pPr>
      <w:rPr>
        <w:rFonts w:ascii="Wingdings" w:hAnsi="Wingdings" w:hint="default"/>
        <w:sz w:val="20"/>
      </w:rPr>
    </w:lvl>
    <w:lvl w:ilvl="6">
      <w:start w:val="1"/>
      <w:numFmt w:val="bullet"/>
      <w:lvlText w:val=""/>
      <w:lvlJc w:val="left"/>
      <w:pPr>
        <w:tabs>
          <w:tab w:val="num" w:pos="7400"/>
        </w:tabs>
        <w:ind w:left="7400" w:hanging="360"/>
      </w:pPr>
      <w:rPr>
        <w:rFonts w:ascii="Wingdings" w:hAnsi="Wingdings" w:hint="default"/>
        <w:sz w:val="20"/>
      </w:rPr>
    </w:lvl>
    <w:lvl w:ilvl="7" w:tentative="1">
      <w:start w:val="1"/>
      <w:numFmt w:val="bullet"/>
      <w:lvlText w:val=""/>
      <w:lvlJc w:val="left"/>
      <w:pPr>
        <w:tabs>
          <w:tab w:val="num" w:pos="8120"/>
        </w:tabs>
        <w:ind w:left="8120" w:hanging="360"/>
      </w:pPr>
      <w:rPr>
        <w:rFonts w:ascii="Wingdings" w:hAnsi="Wingdings" w:hint="default"/>
        <w:sz w:val="20"/>
      </w:rPr>
    </w:lvl>
    <w:lvl w:ilvl="8" w:tentative="1">
      <w:start w:val="1"/>
      <w:numFmt w:val="bullet"/>
      <w:lvlText w:val=""/>
      <w:lvlJc w:val="left"/>
      <w:pPr>
        <w:tabs>
          <w:tab w:val="num" w:pos="8840"/>
        </w:tabs>
        <w:ind w:left="8840" w:hanging="360"/>
      </w:pPr>
      <w:rPr>
        <w:rFonts w:ascii="Wingdings" w:hAnsi="Wingdings" w:hint="default"/>
        <w:sz w:val="20"/>
      </w:rPr>
    </w:lvl>
  </w:abstractNum>
  <w:abstractNum w:abstractNumId="27" w15:restartNumberingAfterBreak="0">
    <w:nsid w:val="3F18482C"/>
    <w:multiLevelType w:val="multilevel"/>
    <w:tmpl w:val="059C9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FB5473C"/>
    <w:multiLevelType w:val="multilevel"/>
    <w:tmpl w:val="2826B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3AB496F"/>
    <w:multiLevelType w:val="hybridMultilevel"/>
    <w:tmpl w:val="E5964D4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6BA22D7"/>
    <w:multiLevelType w:val="multilevel"/>
    <w:tmpl w:val="B8AC182C"/>
    <w:lvl w:ilvl="0">
      <w:start w:val="1"/>
      <w:numFmt w:val="bullet"/>
      <w:lvlText w:val=""/>
      <w:lvlJc w:val="left"/>
      <w:pPr>
        <w:tabs>
          <w:tab w:val="num" w:pos="3080"/>
        </w:tabs>
        <w:ind w:left="3080" w:hanging="360"/>
      </w:pPr>
      <w:rPr>
        <w:rFonts w:ascii="Symbol" w:hAnsi="Symbol" w:hint="default"/>
        <w:sz w:val="20"/>
      </w:rPr>
    </w:lvl>
    <w:lvl w:ilvl="1">
      <w:start w:val="1"/>
      <w:numFmt w:val="bullet"/>
      <w:lvlText w:val="o"/>
      <w:lvlJc w:val="left"/>
      <w:pPr>
        <w:tabs>
          <w:tab w:val="num" w:pos="1353"/>
        </w:tabs>
        <w:ind w:left="1353" w:hanging="360"/>
      </w:pPr>
      <w:rPr>
        <w:rFonts w:ascii="Courier New" w:hAnsi="Courier New" w:hint="default"/>
        <w:sz w:val="20"/>
      </w:rPr>
    </w:lvl>
    <w:lvl w:ilvl="2" w:tentative="1">
      <w:start w:val="1"/>
      <w:numFmt w:val="bullet"/>
      <w:lvlText w:val=""/>
      <w:lvlJc w:val="left"/>
      <w:pPr>
        <w:tabs>
          <w:tab w:val="num" w:pos="4520"/>
        </w:tabs>
        <w:ind w:left="4520" w:hanging="360"/>
      </w:pPr>
      <w:rPr>
        <w:rFonts w:ascii="Wingdings" w:hAnsi="Wingdings" w:hint="default"/>
        <w:sz w:val="20"/>
      </w:rPr>
    </w:lvl>
    <w:lvl w:ilvl="3" w:tentative="1">
      <w:start w:val="1"/>
      <w:numFmt w:val="bullet"/>
      <w:lvlText w:val=""/>
      <w:lvlJc w:val="left"/>
      <w:pPr>
        <w:tabs>
          <w:tab w:val="num" w:pos="5240"/>
        </w:tabs>
        <w:ind w:left="5240" w:hanging="360"/>
      </w:pPr>
      <w:rPr>
        <w:rFonts w:ascii="Wingdings" w:hAnsi="Wingdings" w:hint="default"/>
        <w:sz w:val="20"/>
      </w:rPr>
    </w:lvl>
    <w:lvl w:ilvl="4" w:tentative="1">
      <w:start w:val="1"/>
      <w:numFmt w:val="bullet"/>
      <w:lvlText w:val=""/>
      <w:lvlJc w:val="left"/>
      <w:pPr>
        <w:tabs>
          <w:tab w:val="num" w:pos="5960"/>
        </w:tabs>
        <w:ind w:left="5960" w:hanging="360"/>
      </w:pPr>
      <w:rPr>
        <w:rFonts w:ascii="Wingdings" w:hAnsi="Wingdings" w:hint="default"/>
        <w:sz w:val="20"/>
      </w:rPr>
    </w:lvl>
    <w:lvl w:ilvl="5" w:tentative="1">
      <w:start w:val="1"/>
      <w:numFmt w:val="bullet"/>
      <w:lvlText w:val=""/>
      <w:lvlJc w:val="left"/>
      <w:pPr>
        <w:tabs>
          <w:tab w:val="num" w:pos="6680"/>
        </w:tabs>
        <w:ind w:left="6680" w:hanging="360"/>
      </w:pPr>
      <w:rPr>
        <w:rFonts w:ascii="Wingdings" w:hAnsi="Wingdings" w:hint="default"/>
        <w:sz w:val="20"/>
      </w:rPr>
    </w:lvl>
    <w:lvl w:ilvl="6" w:tentative="1">
      <w:start w:val="1"/>
      <w:numFmt w:val="bullet"/>
      <w:lvlText w:val=""/>
      <w:lvlJc w:val="left"/>
      <w:pPr>
        <w:tabs>
          <w:tab w:val="num" w:pos="7400"/>
        </w:tabs>
        <w:ind w:left="7400" w:hanging="360"/>
      </w:pPr>
      <w:rPr>
        <w:rFonts w:ascii="Wingdings" w:hAnsi="Wingdings" w:hint="default"/>
        <w:sz w:val="20"/>
      </w:rPr>
    </w:lvl>
    <w:lvl w:ilvl="7" w:tentative="1">
      <w:start w:val="1"/>
      <w:numFmt w:val="bullet"/>
      <w:lvlText w:val=""/>
      <w:lvlJc w:val="left"/>
      <w:pPr>
        <w:tabs>
          <w:tab w:val="num" w:pos="8120"/>
        </w:tabs>
        <w:ind w:left="8120" w:hanging="360"/>
      </w:pPr>
      <w:rPr>
        <w:rFonts w:ascii="Wingdings" w:hAnsi="Wingdings" w:hint="default"/>
        <w:sz w:val="20"/>
      </w:rPr>
    </w:lvl>
    <w:lvl w:ilvl="8" w:tentative="1">
      <w:start w:val="1"/>
      <w:numFmt w:val="bullet"/>
      <w:lvlText w:val=""/>
      <w:lvlJc w:val="left"/>
      <w:pPr>
        <w:tabs>
          <w:tab w:val="num" w:pos="8840"/>
        </w:tabs>
        <w:ind w:left="8840" w:hanging="360"/>
      </w:pPr>
      <w:rPr>
        <w:rFonts w:ascii="Wingdings" w:hAnsi="Wingdings" w:hint="default"/>
        <w:sz w:val="20"/>
      </w:rPr>
    </w:lvl>
  </w:abstractNum>
  <w:abstractNum w:abstractNumId="31" w15:restartNumberingAfterBreak="0">
    <w:nsid w:val="46C1235E"/>
    <w:multiLevelType w:val="multilevel"/>
    <w:tmpl w:val="ECB81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762498A"/>
    <w:multiLevelType w:val="multilevel"/>
    <w:tmpl w:val="13B45286"/>
    <w:lvl w:ilvl="0">
      <w:start w:val="1"/>
      <w:numFmt w:val="bullet"/>
      <w:lvlText w:val=""/>
      <w:lvlJc w:val="left"/>
      <w:pPr>
        <w:tabs>
          <w:tab w:val="num" w:pos="3240"/>
        </w:tabs>
        <w:ind w:left="3240" w:hanging="360"/>
      </w:pPr>
      <w:rPr>
        <w:rFonts w:ascii="Symbol" w:hAnsi="Symbol" w:hint="default"/>
        <w:sz w:val="20"/>
      </w:rPr>
    </w:lvl>
    <w:lvl w:ilvl="1" w:tentative="1">
      <w:start w:val="1"/>
      <w:numFmt w:val="bullet"/>
      <w:lvlText w:val="o"/>
      <w:lvlJc w:val="left"/>
      <w:pPr>
        <w:tabs>
          <w:tab w:val="num" w:pos="3960"/>
        </w:tabs>
        <w:ind w:left="3960" w:hanging="360"/>
      </w:pPr>
      <w:rPr>
        <w:rFonts w:ascii="Courier New" w:hAnsi="Courier New" w:hint="default"/>
        <w:sz w:val="20"/>
      </w:rPr>
    </w:lvl>
    <w:lvl w:ilvl="2" w:tentative="1">
      <w:start w:val="1"/>
      <w:numFmt w:val="bullet"/>
      <w:lvlText w:val=""/>
      <w:lvlJc w:val="left"/>
      <w:pPr>
        <w:tabs>
          <w:tab w:val="num" w:pos="4680"/>
        </w:tabs>
        <w:ind w:left="4680" w:hanging="360"/>
      </w:pPr>
      <w:rPr>
        <w:rFonts w:ascii="Wingdings" w:hAnsi="Wingdings" w:hint="default"/>
        <w:sz w:val="20"/>
      </w:rPr>
    </w:lvl>
    <w:lvl w:ilvl="3" w:tentative="1">
      <w:start w:val="1"/>
      <w:numFmt w:val="bullet"/>
      <w:lvlText w:val=""/>
      <w:lvlJc w:val="left"/>
      <w:pPr>
        <w:tabs>
          <w:tab w:val="num" w:pos="5400"/>
        </w:tabs>
        <w:ind w:left="5400" w:hanging="360"/>
      </w:pPr>
      <w:rPr>
        <w:rFonts w:ascii="Wingdings" w:hAnsi="Wingdings" w:hint="default"/>
        <w:sz w:val="20"/>
      </w:rPr>
    </w:lvl>
    <w:lvl w:ilvl="4" w:tentative="1">
      <w:start w:val="1"/>
      <w:numFmt w:val="bullet"/>
      <w:lvlText w:val=""/>
      <w:lvlJc w:val="left"/>
      <w:pPr>
        <w:tabs>
          <w:tab w:val="num" w:pos="6120"/>
        </w:tabs>
        <w:ind w:left="6120" w:hanging="360"/>
      </w:pPr>
      <w:rPr>
        <w:rFonts w:ascii="Wingdings" w:hAnsi="Wingdings" w:hint="default"/>
        <w:sz w:val="20"/>
      </w:rPr>
    </w:lvl>
    <w:lvl w:ilvl="5" w:tentative="1">
      <w:start w:val="1"/>
      <w:numFmt w:val="bullet"/>
      <w:lvlText w:val=""/>
      <w:lvlJc w:val="left"/>
      <w:pPr>
        <w:tabs>
          <w:tab w:val="num" w:pos="6840"/>
        </w:tabs>
        <w:ind w:left="6840" w:hanging="360"/>
      </w:pPr>
      <w:rPr>
        <w:rFonts w:ascii="Wingdings" w:hAnsi="Wingdings" w:hint="default"/>
        <w:sz w:val="20"/>
      </w:rPr>
    </w:lvl>
    <w:lvl w:ilvl="6" w:tentative="1">
      <w:start w:val="1"/>
      <w:numFmt w:val="bullet"/>
      <w:lvlText w:val=""/>
      <w:lvlJc w:val="left"/>
      <w:pPr>
        <w:tabs>
          <w:tab w:val="num" w:pos="7560"/>
        </w:tabs>
        <w:ind w:left="7560" w:hanging="360"/>
      </w:pPr>
      <w:rPr>
        <w:rFonts w:ascii="Wingdings" w:hAnsi="Wingdings" w:hint="default"/>
        <w:sz w:val="20"/>
      </w:rPr>
    </w:lvl>
    <w:lvl w:ilvl="7" w:tentative="1">
      <w:start w:val="1"/>
      <w:numFmt w:val="bullet"/>
      <w:lvlText w:val=""/>
      <w:lvlJc w:val="left"/>
      <w:pPr>
        <w:tabs>
          <w:tab w:val="num" w:pos="8280"/>
        </w:tabs>
        <w:ind w:left="8280" w:hanging="360"/>
      </w:pPr>
      <w:rPr>
        <w:rFonts w:ascii="Wingdings" w:hAnsi="Wingdings" w:hint="default"/>
        <w:sz w:val="20"/>
      </w:rPr>
    </w:lvl>
    <w:lvl w:ilvl="8" w:tentative="1">
      <w:start w:val="1"/>
      <w:numFmt w:val="bullet"/>
      <w:lvlText w:val=""/>
      <w:lvlJc w:val="left"/>
      <w:pPr>
        <w:tabs>
          <w:tab w:val="num" w:pos="9000"/>
        </w:tabs>
        <w:ind w:left="9000" w:hanging="360"/>
      </w:pPr>
      <w:rPr>
        <w:rFonts w:ascii="Wingdings" w:hAnsi="Wingdings" w:hint="default"/>
        <w:sz w:val="20"/>
      </w:rPr>
    </w:lvl>
  </w:abstractNum>
  <w:abstractNum w:abstractNumId="33" w15:restartNumberingAfterBreak="0">
    <w:nsid w:val="48F93C69"/>
    <w:multiLevelType w:val="multilevel"/>
    <w:tmpl w:val="929047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96C7EB1"/>
    <w:multiLevelType w:val="hybridMultilevel"/>
    <w:tmpl w:val="791EFC10"/>
    <w:lvl w:ilvl="0" w:tplc="04090001">
      <w:start w:val="1"/>
      <w:numFmt w:val="bullet"/>
      <w:lvlText w:val=""/>
      <w:lvlJc w:val="left"/>
      <w:pPr>
        <w:ind w:left="1940" w:hanging="360"/>
      </w:pPr>
      <w:rPr>
        <w:rFonts w:ascii="Symbol" w:hAnsi="Symbol" w:hint="default"/>
      </w:rPr>
    </w:lvl>
    <w:lvl w:ilvl="1" w:tplc="04090003" w:tentative="1">
      <w:start w:val="1"/>
      <w:numFmt w:val="bullet"/>
      <w:lvlText w:val="o"/>
      <w:lvlJc w:val="left"/>
      <w:pPr>
        <w:ind w:left="2660" w:hanging="360"/>
      </w:pPr>
      <w:rPr>
        <w:rFonts w:ascii="Courier New" w:hAnsi="Courier New" w:cs="Courier New" w:hint="default"/>
      </w:rPr>
    </w:lvl>
    <w:lvl w:ilvl="2" w:tplc="04090005" w:tentative="1">
      <w:start w:val="1"/>
      <w:numFmt w:val="bullet"/>
      <w:lvlText w:val=""/>
      <w:lvlJc w:val="left"/>
      <w:pPr>
        <w:ind w:left="3380" w:hanging="360"/>
      </w:pPr>
      <w:rPr>
        <w:rFonts w:ascii="Wingdings" w:hAnsi="Wingdings" w:hint="default"/>
      </w:rPr>
    </w:lvl>
    <w:lvl w:ilvl="3" w:tplc="04090001" w:tentative="1">
      <w:start w:val="1"/>
      <w:numFmt w:val="bullet"/>
      <w:lvlText w:val=""/>
      <w:lvlJc w:val="left"/>
      <w:pPr>
        <w:ind w:left="4100" w:hanging="360"/>
      </w:pPr>
      <w:rPr>
        <w:rFonts w:ascii="Symbol" w:hAnsi="Symbol" w:hint="default"/>
      </w:rPr>
    </w:lvl>
    <w:lvl w:ilvl="4" w:tplc="04090003" w:tentative="1">
      <w:start w:val="1"/>
      <w:numFmt w:val="bullet"/>
      <w:lvlText w:val="o"/>
      <w:lvlJc w:val="left"/>
      <w:pPr>
        <w:ind w:left="4820" w:hanging="360"/>
      </w:pPr>
      <w:rPr>
        <w:rFonts w:ascii="Courier New" w:hAnsi="Courier New" w:cs="Courier New" w:hint="default"/>
      </w:rPr>
    </w:lvl>
    <w:lvl w:ilvl="5" w:tplc="04090005" w:tentative="1">
      <w:start w:val="1"/>
      <w:numFmt w:val="bullet"/>
      <w:lvlText w:val=""/>
      <w:lvlJc w:val="left"/>
      <w:pPr>
        <w:ind w:left="5540" w:hanging="360"/>
      </w:pPr>
      <w:rPr>
        <w:rFonts w:ascii="Wingdings" w:hAnsi="Wingdings" w:hint="default"/>
      </w:rPr>
    </w:lvl>
    <w:lvl w:ilvl="6" w:tplc="04090001" w:tentative="1">
      <w:start w:val="1"/>
      <w:numFmt w:val="bullet"/>
      <w:lvlText w:val=""/>
      <w:lvlJc w:val="left"/>
      <w:pPr>
        <w:ind w:left="6260" w:hanging="360"/>
      </w:pPr>
      <w:rPr>
        <w:rFonts w:ascii="Symbol" w:hAnsi="Symbol" w:hint="default"/>
      </w:rPr>
    </w:lvl>
    <w:lvl w:ilvl="7" w:tplc="04090003" w:tentative="1">
      <w:start w:val="1"/>
      <w:numFmt w:val="bullet"/>
      <w:lvlText w:val="o"/>
      <w:lvlJc w:val="left"/>
      <w:pPr>
        <w:ind w:left="6980" w:hanging="360"/>
      </w:pPr>
      <w:rPr>
        <w:rFonts w:ascii="Courier New" w:hAnsi="Courier New" w:cs="Courier New" w:hint="default"/>
      </w:rPr>
    </w:lvl>
    <w:lvl w:ilvl="8" w:tplc="04090005" w:tentative="1">
      <w:start w:val="1"/>
      <w:numFmt w:val="bullet"/>
      <w:lvlText w:val=""/>
      <w:lvlJc w:val="left"/>
      <w:pPr>
        <w:ind w:left="7700" w:hanging="360"/>
      </w:pPr>
      <w:rPr>
        <w:rFonts w:ascii="Wingdings" w:hAnsi="Wingdings" w:hint="default"/>
      </w:rPr>
    </w:lvl>
  </w:abstractNum>
  <w:abstractNum w:abstractNumId="35" w15:restartNumberingAfterBreak="0">
    <w:nsid w:val="4AE622B3"/>
    <w:multiLevelType w:val="multilevel"/>
    <w:tmpl w:val="C3F2A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E433101"/>
    <w:multiLevelType w:val="hybridMultilevel"/>
    <w:tmpl w:val="602AC6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4F1931E5"/>
    <w:multiLevelType w:val="hybridMultilevel"/>
    <w:tmpl w:val="D12C129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FD9003B"/>
    <w:multiLevelType w:val="hybridMultilevel"/>
    <w:tmpl w:val="1DE080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FF94727"/>
    <w:multiLevelType w:val="hybridMultilevel"/>
    <w:tmpl w:val="F30CA68A"/>
    <w:lvl w:ilvl="0" w:tplc="04090001">
      <w:start w:val="1"/>
      <w:numFmt w:val="bullet"/>
      <w:lvlText w:val=""/>
      <w:lvlJc w:val="left"/>
      <w:pPr>
        <w:ind w:left="1280" w:hanging="360"/>
      </w:pPr>
      <w:rPr>
        <w:rFonts w:ascii="Symbol" w:hAnsi="Symbol" w:hint="default"/>
      </w:rPr>
    </w:lvl>
    <w:lvl w:ilvl="1" w:tplc="04090003" w:tentative="1">
      <w:start w:val="1"/>
      <w:numFmt w:val="bullet"/>
      <w:lvlText w:val="o"/>
      <w:lvlJc w:val="left"/>
      <w:pPr>
        <w:ind w:left="2000" w:hanging="360"/>
      </w:pPr>
      <w:rPr>
        <w:rFonts w:ascii="Courier New" w:hAnsi="Courier New" w:cs="Courier New" w:hint="default"/>
      </w:rPr>
    </w:lvl>
    <w:lvl w:ilvl="2" w:tplc="04090005" w:tentative="1">
      <w:start w:val="1"/>
      <w:numFmt w:val="bullet"/>
      <w:lvlText w:val=""/>
      <w:lvlJc w:val="left"/>
      <w:pPr>
        <w:ind w:left="2720" w:hanging="360"/>
      </w:pPr>
      <w:rPr>
        <w:rFonts w:ascii="Wingdings" w:hAnsi="Wingdings" w:hint="default"/>
      </w:rPr>
    </w:lvl>
    <w:lvl w:ilvl="3" w:tplc="04090001" w:tentative="1">
      <w:start w:val="1"/>
      <w:numFmt w:val="bullet"/>
      <w:lvlText w:val=""/>
      <w:lvlJc w:val="left"/>
      <w:pPr>
        <w:ind w:left="3440" w:hanging="360"/>
      </w:pPr>
      <w:rPr>
        <w:rFonts w:ascii="Symbol" w:hAnsi="Symbol" w:hint="default"/>
      </w:rPr>
    </w:lvl>
    <w:lvl w:ilvl="4" w:tplc="04090003" w:tentative="1">
      <w:start w:val="1"/>
      <w:numFmt w:val="bullet"/>
      <w:lvlText w:val="o"/>
      <w:lvlJc w:val="left"/>
      <w:pPr>
        <w:ind w:left="4160" w:hanging="360"/>
      </w:pPr>
      <w:rPr>
        <w:rFonts w:ascii="Courier New" w:hAnsi="Courier New" w:cs="Courier New" w:hint="default"/>
      </w:rPr>
    </w:lvl>
    <w:lvl w:ilvl="5" w:tplc="04090005" w:tentative="1">
      <w:start w:val="1"/>
      <w:numFmt w:val="bullet"/>
      <w:lvlText w:val=""/>
      <w:lvlJc w:val="left"/>
      <w:pPr>
        <w:ind w:left="4880" w:hanging="360"/>
      </w:pPr>
      <w:rPr>
        <w:rFonts w:ascii="Wingdings" w:hAnsi="Wingdings" w:hint="default"/>
      </w:rPr>
    </w:lvl>
    <w:lvl w:ilvl="6" w:tplc="04090001" w:tentative="1">
      <w:start w:val="1"/>
      <w:numFmt w:val="bullet"/>
      <w:lvlText w:val=""/>
      <w:lvlJc w:val="left"/>
      <w:pPr>
        <w:ind w:left="5600" w:hanging="360"/>
      </w:pPr>
      <w:rPr>
        <w:rFonts w:ascii="Symbol" w:hAnsi="Symbol" w:hint="default"/>
      </w:rPr>
    </w:lvl>
    <w:lvl w:ilvl="7" w:tplc="04090003" w:tentative="1">
      <w:start w:val="1"/>
      <w:numFmt w:val="bullet"/>
      <w:lvlText w:val="o"/>
      <w:lvlJc w:val="left"/>
      <w:pPr>
        <w:ind w:left="6320" w:hanging="360"/>
      </w:pPr>
      <w:rPr>
        <w:rFonts w:ascii="Courier New" w:hAnsi="Courier New" w:cs="Courier New" w:hint="default"/>
      </w:rPr>
    </w:lvl>
    <w:lvl w:ilvl="8" w:tplc="04090005" w:tentative="1">
      <w:start w:val="1"/>
      <w:numFmt w:val="bullet"/>
      <w:lvlText w:val=""/>
      <w:lvlJc w:val="left"/>
      <w:pPr>
        <w:ind w:left="7040" w:hanging="360"/>
      </w:pPr>
      <w:rPr>
        <w:rFonts w:ascii="Wingdings" w:hAnsi="Wingdings" w:hint="default"/>
      </w:rPr>
    </w:lvl>
  </w:abstractNum>
  <w:abstractNum w:abstractNumId="40" w15:restartNumberingAfterBreak="0">
    <w:nsid w:val="51142C89"/>
    <w:multiLevelType w:val="multilevel"/>
    <w:tmpl w:val="0CB257B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1" w15:restartNumberingAfterBreak="0">
    <w:nsid w:val="53ED7E9D"/>
    <w:multiLevelType w:val="multilevel"/>
    <w:tmpl w:val="2A7C1F76"/>
    <w:lvl w:ilvl="0">
      <w:start w:val="1"/>
      <w:numFmt w:val="bullet"/>
      <w:lvlText w:val=""/>
      <w:lvlJc w:val="left"/>
      <w:pPr>
        <w:tabs>
          <w:tab w:val="num" w:pos="3080"/>
        </w:tabs>
        <w:ind w:left="3080" w:hanging="360"/>
      </w:pPr>
      <w:rPr>
        <w:rFonts w:ascii="Symbol" w:hAnsi="Symbol" w:hint="default"/>
        <w:sz w:val="20"/>
      </w:rPr>
    </w:lvl>
    <w:lvl w:ilvl="1" w:tentative="1">
      <w:start w:val="1"/>
      <w:numFmt w:val="bullet"/>
      <w:lvlText w:val="o"/>
      <w:lvlJc w:val="left"/>
      <w:pPr>
        <w:tabs>
          <w:tab w:val="num" w:pos="3800"/>
        </w:tabs>
        <w:ind w:left="3800" w:hanging="360"/>
      </w:pPr>
      <w:rPr>
        <w:rFonts w:ascii="Courier New" w:hAnsi="Courier New" w:hint="default"/>
        <w:sz w:val="20"/>
      </w:rPr>
    </w:lvl>
    <w:lvl w:ilvl="2" w:tentative="1">
      <w:start w:val="1"/>
      <w:numFmt w:val="bullet"/>
      <w:lvlText w:val=""/>
      <w:lvlJc w:val="left"/>
      <w:pPr>
        <w:tabs>
          <w:tab w:val="num" w:pos="4520"/>
        </w:tabs>
        <w:ind w:left="4520" w:hanging="360"/>
      </w:pPr>
      <w:rPr>
        <w:rFonts w:ascii="Wingdings" w:hAnsi="Wingdings" w:hint="default"/>
        <w:sz w:val="20"/>
      </w:rPr>
    </w:lvl>
    <w:lvl w:ilvl="3" w:tentative="1">
      <w:start w:val="1"/>
      <w:numFmt w:val="bullet"/>
      <w:lvlText w:val=""/>
      <w:lvlJc w:val="left"/>
      <w:pPr>
        <w:tabs>
          <w:tab w:val="num" w:pos="5240"/>
        </w:tabs>
        <w:ind w:left="5240" w:hanging="360"/>
      </w:pPr>
      <w:rPr>
        <w:rFonts w:ascii="Wingdings" w:hAnsi="Wingdings" w:hint="default"/>
        <w:sz w:val="20"/>
      </w:rPr>
    </w:lvl>
    <w:lvl w:ilvl="4" w:tentative="1">
      <w:start w:val="1"/>
      <w:numFmt w:val="bullet"/>
      <w:lvlText w:val=""/>
      <w:lvlJc w:val="left"/>
      <w:pPr>
        <w:tabs>
          <w:tab w:val="num" w:pos="5960"/>
        </w:tabs>
        <w:ind w:left="5960" w:hanging="360"/>
      </w:pPr>
      <w:rPr>
        <w:rFonts w:ascii="Wingdings" w:hAnsi="Wingdings" w:hint="default"/>
        <w:sz w:val="20"/>
      </w:rPr>
    </w:lvl>
    <w:lvl w:ilvl="5" w:tentative="1">
      <w:start w:val="1"/>
      <w:numFmt w:val="bullet"/>
      <w:lvlText w:val=""/>
      <w:lvlJc w:val="left"/>
      <w:pPr>
        <w:tabs>
          <w:tab w:val="num" w:pos="6680"/>
        </w:tabs>
        <w:ind w:left="6680" w:hanging="360"/>
      </w:pPr>
      <w:rPr>
        <w:rFonts w:ascii="Wingdings" w:hAnsi="Wingdings" w:hint="default"/>
        <w:sz w:val="20"/>
      </w:rPr>
    </w:lvl>
    <w:lvl w:ilvl="6" w:tentative="1">
      <w:start w:val="1"/>
      <w:numFmt w:val="bullet"/>
      <w:lvlText w:val=""/>
      <w:lvlJc w:val="left"/>
      <w:pPr>
        <w:tabs>
          <w:tab w:val="num" w:pos="7400"/>
        </w:tabs>
        <w:ind w:left="7400" w:hanging="360"/>
      </w:pPr>
      <w:rPr>
        <w:rFonts w:ascii="Wingdings" w:hAnsi="Wingdings" w:hint="default"/>
        <w:sz w:val="20"/>
      </w:rPr>
    </w:lvl>
    <w:lvl w:ilvl="7" w:tentative="1">
      <w:start w:val="1"/>
      <w:numFmt w:val="bullet"/>
      <w:lvlText w:val=""/>
      <w:lvlJc w:val="left"/>
      <w:pPr>
        <w:tabs>
          <w:tab w:val="num" w:pos="8120"/>
        </w:tabs>
        <w:ind w:left="8120" w:hanging="360"/>
      </w:pPr>
      <w:rPr>
        <w:rFonts w:ascii="Wingdings" w:hAnsi="Wingdings" w:hint="default"/>
        <w:sz w:val="20"/>
      </w:rPr>
    </w:lvl>
    <w:lvl w:ilvl="8" w:tentative="1">
      <w:start w:val="1"/>
      <w:numFmt w:val="bullet"/>
      <w:lvlText w:val=""/>
      <w:lvlJc w:val="left"/>
      <w:pPr>
        <w:tabs>
          <w:tab w:val="num" w:pos="8840"/>
        </w:tabs>
        <w:ind w:left="8840" w:hanging="360"/>
      </w:pPr>
      <w:rPr>
        <w:rFonts w:ascii="Wingdings" w:hAnsi="Wingdings" w:hint="default"/>
        <w:sz w:val="20"/>
      </w:rPr>
    </w:lvl>
  </w:abstractNum>
  <w:abstractNum w:abstractNumId="42" w15:restartNumberingAfterBreak="0">
    <w:nsid w:val="57BC07D0"/>
    <w:multiLevelType w:val="hybridMultilevel"/>
    <w:tmpl w:val="B93E09B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5C905885"/>
    <w:multiLevelType w:val="hybridMultilevel"/>
    <w:tmpl w:val="C298C01E"/>
    <w:lvl w:ilvl="0" w:tplc="04090001">
      <w:start w:val="1"/>
      <w:numFmt w:val="bullet"/>
      <w:lvlText w:val=""/>
      <w:lvlJc w:val="left"/>
      <w:pPr>
        <w:ind w:left="1940" w:hanging="360"/>
      </w:pPr>
      <w:rPr>
        <w:rFonts w:ascii="Symbol" w:hAnsi="Symbol" w:hint="default"/>
      </w:rPr>
    </w:lvl>
    <w:lvl w:ilvl="1" w:tplc="04090003" w:tentative="1">
      <w:start w:val="1"/>
      <w:numFmt w:val="bullet"/>
      <w:lvlText w:val="o"/>
      <w:lvlJc w:val="left"/>
      <w:pPr>
        <w:ind w:left="2660" w:hanging="360"/>
      </w:pPr>
      <w:rPr>
        <w:rFonts w:ascii="Courier New" w:hAnsi="Courier New" w:cs="Courier New" w:hint="default"/>
      </w:rPr>
    </w:lvl>
    <w:lvl w:ilvl="2" w:tplc="04090005" w:tentative="1">
      <w:start w:val="1"/>
      <w:numFmt w:val="bullet"/>
      <w:lvlText w:val=""/>
      <w:lvlJc w:val="left"/>
      <w:pPr>
        <w:ind w:left="3380" w:hanging="360"/>
      </w:pPr>
      <w:rPr>
        <w:rFonts w:ascii="Wingdings" w:hAnsi="Wingdings" w:hint="default"/>
      </w:rPr>
    </w:lvl>
    <w:lvl w:ilvl="3" w:tplc="04090001" w:tentative="1">
      <w:start w:val="1"/>
      <w:numFmt w:val="bullet"/>
      <w:lvlText w:val=""/>
      <w:lvlJc w:val="left"/>
      <w:pPr>
        <w:ind w:left="4100" w:hanging="360"/>
      </w:pPr>
      <w:rPr>
        <w:rFonts w:ascii="Symbol" w:hAnsi="Symbol" w:hint="default"/>
      </w:rPr>
    </w:lvl>
    <w:lvl w:ilvl="4" w:tplc="04090003" w:tentative="1">
      <w:start w:val="1"/>
      <w:numFmt w:val="bullet"/>
      <w:lvlText w:val="o"/>
      <w:lvlJc w:val="left"/>
      <w:pPr>
        <w:ind w:left="4820" w:hanging="360"/>
      </w:pPr>
      <w:rPr>
        <w:rFonts w:ascii="Courier New" w:hAnsi="Courier New" w:cs="Courier New" w:hint="default"/>
      </w:rPr>
    </w:lvl>
    <w:lvl w:ilvl="5" w:tplc="04090005" w:tentative="1">
      <w:start w:val="1"/>
      <w:numFmt w:val="bullet"/>
      <w:lvlText w:val=""/>
      <w:lvlJc w:val="left"/>
      <w:pPr>
        <w:ind w:left="5540" w:hanging="360"/>
      </w:pPr>
      <w:rPr>
        <w:rFonts w:ascii="Wingdings" w:hAnsi="Wingdings" w:hint="default"/>
      </w:rPr>
    </w:lvl>
    <w:lvl w:ilvl="6" w:tplc="04090001" w:tentative="1">
      <w:start w:val="1"/>
      <w:numFmt w:val="bullet"/>
      <w:lvlText w:val=""/>
      <w:lvlJc w:val="left"/>
      <w:pPr>
        <w:ind w:left="6260" w:hanging="360"/>
      </w:pPr>
      <w:rPr>
        <w:rFonts w:ascii="Symbol" w:hAnsi="Symbol" w:hint="default"/>
      </w:rPr>
    </w:lvl>
    <w:lvl w:ilvl="7" w:tplc="04090003" w:tentative="1">
      <w:start w:val="1"/>
      <w:numFmt w:val="bullet"/>
      <w:lvlText w:val="o"/>
      <w:lvlJc w:val="left"/>
      <w:pPr>
        <w:ind w:left="6980" w:hanging="360"/>
      </w:pPr>
      <w:rPr>
        <w:rFonts w:ascii="Courier New" w:hAnsi="Courier New" w:cs="Courier New" w:hint="default"/>
      </w:rPr>
    </w:lvl>
    <w:lvl w:ilvl="8" w:tplc="04090005" w:tentative="1">
      <w:start w:val="1"/>
      <w:numFmt w:val="bullet"/>
      <w:lvlText w:val=""/>
      <w:lvlJc w:val="left"/>
      <w:pPr>
        <w:ind w:left="7700" w:hanging="360"/>
      </w:pPr>
      <w:rPr>
        <w:rFonts w:ascii="Wingdings" w:hAnsi="Wingdings" w:hint="default"/>
      </w:rPr>
    </w:lvl>
  </w:abstractNum>
  <w:abstractNum w:abstractNumId="44" w15:restartNumberingAfterBreak="0">
    <w:nsid w:val="68A016B7"/>
    <w:multiLevelType w:val="multilevel"/>
    <w:tmpl w:val="41C6BFEE"/>
    <w:lvl w:ilvl="0">
      <w:start w:val="1"/>
      <w:numFmt w:val="bullet"/>
      <w:lvlText w:val=""/>
      <w:lvlJc w:val="left"/>
      <w:pPr>
        <w:tabs>
          <w:tab w:val="num" w:pos="2720"/>
        </w:tabs>
        <w:ind w:left="2720" w:hanging="360"/>
      </w:pPr>
      <w:rPr>
        <w:rFonts w:ascii="Symbol" w:hAnsi="Symbol" w:hint="default"/>
        <w:sz w:val="20"/>
      </w:rPr>
    </w:lvl>
    <w:lvl w:ilvl="1" w:tentative="1">
      <w:start w:val="1"/>
      <w:numFmt w:val="bullet"/>
      <w:lvlText w:val="o"/>
      <w:lvlJc w:val="left"/>
      <w:pPr>
        <w:tabs>
          <w:tab w:val="num" w:pos="3440"/>
        </w:tabs>
        <w:ind w:left="3440" w:hanging="360"/>
      </w:pPr>
      <w:rPr>
        <w:rFonts w:ascii="Courier New" w:hAnsi="Courier New" w:hint="default"/>
        <w:sz w:val="20"/>
      </w:rPr>
    </w:lvl>
    <w:lvl w:ilvl="2" w:tentative="1">
      <w:start w:val="1"/>
      <w:numFmt w:val="bullet"/>
      <w:lvlText w:val=""/>
      <w:lvlJc w:val="left"/>
      <w:pPr>
        <w:tabs>
          <w:tab w:val="num" w:pos="4160"/>
        </w:tabs>
        <w:ind w:left="4160" w:hanging="360"/>
      </w:pPr>
      <w:rPr>
        <w:rFonts w:ascii="Wingdings" w:hAnsi="Wingdings" w:hint="default"/>
        <w:sz w:val="20"/>
      </w:rPr>
    </w:lvl>
    <w:lvl w:ilvl="3" w:tentative="1">
      <w:start w:val="1"/>
      <w:numFmt w:val="bullet"/>
      <w:lvlText w:val=""/>
      <w:lvlJc w:val="left"/>
      <w:pPr>
        <w:tabs>
          <w:tab w:val="num" w:pos="4880"/>
        </w:tabs>
        <w:ind w:left="4880" w:hanging="360"/>
      </w:pPr>
      <w:rPr>
        <w:rFonts w:ascii="Wingdings" w:hAnsi="Wingdings" w:hint="default"/>
        <w:sz w:val="20"/>
      </w:rPr>
    </w:lvl>
    <w:lvl w:ilvl="4" w:tentative="1">
      <w:start w:val="1"/>
      <w:numFmt w:val="bullet"/>
      <w:lvlText w:val=""/>
      <w:lvlJc w:val="left"/>
      <w:pPr>
        <w:tabs>
          <w:tab w:val="num" w:pos="5600"/>
        </w:tabs>
        <w:ind w:left="5600" w:hanging="360"/>
      </w:pPr>
      <w:rPr>
        <w:rFonts w:ascii="Wingdings" w:hAnsi="Wingdings" w:hint="default"/>
        <w:sz w:val="20"/>
      </w:rPr>
    </w:lvl>
    <w:lvl w:ilvl="5" w:tentative="1">
      <w:start w:val="1"/>
      <w:numFmt w:val="bullet"/>
      <w:lvlText w:val=""/>
      <w:lvlJc w:val="left"/>
      <w:pPr>
        <w:tabs>
          <w:tab w:val="num" w:pos="6320"/>
        </w:tabs>
        <w:ind w:left="6320" w:hanging="360"/>
      </w:pPr>
      <w:rPr>
        <w:rFonts w:ascii="Wingdings" w:hAnsi="Wingdings" w:hint="default"/>
        <w:sz w:val="20"/>
      </w:rPr>
    </w:lvl>
    <w:lvl w:ilvl="6" w:tentative="1">
      <w:start w:val="1"/>
      <w:numFmt w:val="bullet"/>
      <w:lvlText w:val=""/>
      <w:lvlJc w:val="left"/>
      <w:pPr>
        <w:tabs>
          <w:tab w:val="num" w:pos="7040"/>
        </w:tabs>
        <w:ind w:left="7040" w:hanging="360"/>
      </w:pPr>
      <w:rPr>
        <w:rFonts w:ascii="Wingdings" w:hAnsi="Wingdings" w:hint="default"/>
        <w:sz w:val="20"/>
      </w:rPr>
    </w:lvl>
    <w:lvl w:ilvl="7" w:tentative="1">
      <w:start w:val="1"/>
      <w:numFmt w:val="bullet"/>
      <w:lvlText w:val=""/>
      <w:lvlJc w:val="left"/>
      <w:pPr>
        <w:tabs>
          <w:tab w:val="num" w:pos="7760"/>
        </w:tabs>
        <w:ind w:left="7760" w:hanging="360"/>
      </w:pPr>
      <w:rPr>
        <w:rFonts w:ascii="Wingdings" w:hAnsi="Wingdings" w:hint="default"/>
        <w:sz w:val="20"/>
      </w:rPr>
    </w:lvl>
    <w:lvl w:ilvl="8" w:tentative="1">
      <w:start w:val="1"/>
      <w:numFmt w:val="bullet"/>
      <w:lvlText w:val=""/>
      <w:lvlJc w:val="left"/>
      <w:pPr>
        <w:tabs>
          <w:tab w:val="num" w:pos="8480"/>
        </w:tabs>
        <w:ind w:left="8480" w:hanging="360"/>
      </w:pPr>
      <w:rPr>
        <w:rFonts w:ascii="Wingdings" w:hAnsi="Wingdings" w:hint="default"/>
        <w:sz w:val="20"/>
      </w:rPr>
    </w:lvl>
  </w:abstractNum>
  <w:abstractNum w:abstractNumId="45" w15:restartNumberingAfterBreak="0">
    <w:nsid w:val="6C524F39"/>
    <w:multiLevelType w:val="multilevel"/>
    <w:tmpl w:val="25E8B082"/>
    <w:lvl w:ilvl="0">
      <w:start w:val="1"/>
      <w:numFmt w:val="bullet"/>
      <w:lvlText w:val=""/>
      <w:lvlJc w:val="left"/>
      <w:pPr>
        <w:tabs>
          <w:tab w:val="num" w:pos="3088"/>
        </w:tabs>
        <w:ind w:left="3088" w:hanging="360"/>
      </w:pPr>
      <w:rPr>
        <w:rFonts w:ascii="Symbol" w:hAnsi="Symbol" w:hint="default"/>
        <w:sz w:val="20"/>
      </w:rPr>
    </w:lvl>
    <w:lvl w:ilvl="1" w:tentative="1">
      <w:start w:val="1"/>
      <w:numFmt w:val="bullet"/>
      <w:lvlText w:val="o"/>
      <w:lvlJc w:val="left"/>
      <w:pPr>
        <w:tabs>
          <w:tab w:val="num" w:pos="3808"/>
        </w:tabs>
        <w:ind w:left="3808" w:hanging="360"/>
      </w:pPr>
      <w:rPr>
        <w:rFonts w:ascii="Courier New" w:hAnsi="Courier New" w:hint="default"/>
        <w:sz w:val="20"/>
      </w:rPr>
    </w:lvl>
    <w:lvl w:ilvl="2" w:tentative="1">
      <w:start w:val="1"/>
      <w:numFmt w:val="bullet"/>
      <w:lvlText w:val=""/>
      <w:lvlJc w:val="left"/>
      <w:pPr>
        <w:tabs>
          <w:tab w:val="num" w:pos="4528"/>
        </w:tabs>
        <w:ind w:left="4528" w:hanging="360"/>
      </w:pPr>
      <w:rPr>
        <w:rFonts w:ascii="Wingdings" w:hAnsi="Wingdings" w:hint="default"/>
        <w:sz w:val="20"/>
      </w:rPr>
    </w:lvl>
    <w:lvl w:ilvl="3" w:tentative="1">
      <w:start w:val="1"/>
      <w:numFmt w:val="bullet"/>
      <w:lvlText w:val=""/>
      <w:lvlJc w:val="left"/>
      <w:pPr>
        <w:tabs>
          <w:tab w:val="num" w:pos="5248"/>
        </w:tabs>
        <w:ind w:left="5248" w:hanging="360"/>
      </w:pPr>
      <w:rPr>
        <w:rFonts w:ascii="Wingdings" w:hAnsi="Wingdings" w:hint="default"/>
        <w:sz w:val="20"/>
      </w:rPr>
    </w:lvl>
    <w:lvl w:ilvl="4" w:tentative="1">
      <w:start w:val="1"/>
      <w:numFmt w:val="bullet"/>
      <w:lvlText w:val=""/>
      <w:lvlJc w:val="left"/>
      <w:pPr>
        <w:tabs>
          <w:tab w:val="num" w:pos="5968"/>
        </w:tabs>
        <w:ind w:left="5968" w:hanging="360"/>
      </w:pPr>
      <w:rPr>
        <w:rFonts w:ascii="Wingdings" w:hAnsi="Wingdings" w:hint="default"/>
        <w:sz w:val="20"/>
      </w:rPr>
    </w:lvl>
    <w:lvl w:ilvl="5" w:tentative="1">
      <w:start w:val="1"/>
      <w:numFmt w:val="bullet"/>
      <w:lvlText w:val=""/>
      <w:lvlJc w:val="left"/>
      <w:pPr>
        <w:tabs>
          <w:tab w:val="num" w:pos="6688"/>
        </w:tabs>
        <w:ind w:left="6688" w:hanging="360"/>
      </w:pPr>
      <w:rPr>
        <w:rFonts w:ascii="Wingdings" w:hAnsi="Wingdings" w:hint="default"/>
        <w:sz w:val="20"/>
      </w:rPr>
    </w:lvl>
    <w:lvl w:ilvl="6" w:tentative="1">
      <w:start w:val="1"/>
      <w:numFmt w:val="bullet"/>
      <w:lvlText w:val=""/>
      <w:lvlJc w:val="left"/>
      <w:pPr>
        <w:tabs>
          <w:tab w:val="num" w:pos="7408"/>
        </w:tabs>
        <w:ind w:left="7408" w:hanging="360"/>
      </w:pPr>
      <w:rPr>
        <w:rFonts w:ascii="Wingdings" w:hAnsi="Wingdings" w:hint="default"/>
        <w:sz w:val="20"/>
      </w:rPr>
    </w:lvl>
    <w:lvl w:ilvl="7" w:tentative="1">
      <w:start w:val="1"/>
      <w:numFmt w:val="bullet"/>
      <w:lvlText w:val=""/>
      <w:lvlJc w:val="left"/>
      <w:pPr>
        <w:tabs>
          <w:tab w:val="num" w:pos="8128"/>
        </w:tabs>
        <w:ind w:left="8128" w:hanging="360"/>
      </w:pPr>
      <w:rPr>
        <w:rFonts w:ascii="Wingdings" w:hAnsi="Wingdings" w:hint="default"/>
        <w:sz w:val="20"/>
      </w:rPr>
    </w:lvl>
    <w:lvl w:ilvl="8" w:tentative="1">
      <w:start w:val="1"/>
      <w:numFmt w:val="bullet"/>
      <w:lvlText w:val=""/>
      <w:lvlJc w:val="left"/>
      <w:pPr>
        <w:tabs>
          <w:tab w:val="num" w:pos="8848"/>
        </w:tabs>
        <w:ind w:left="8848" w:hanging="360"/>
      </w:pPr>
      <w:rPr>
        <w:rFonts w:ascii="Wingdings" w:hAnsi="Wingdings" w:hint="default"/>
        <w:sz w:val="20"/>
      </w:rPr>
    </w:lvl>
  </w:abstractNum>
  <w:abstractNum w:abstractNumId="46" w15:restartNumberingAfterBreak="0">
    <w:nsid w:val="6DBB7741"/>
    <w:multiLevelType w:val="hybridMultilevel"/>
    <w:tmpl w:val="C2D28822"/>
    <w:lvl w:ilvl="0" w:tplc="04090001">
      <w:start w:val="1"/>
      <w:numFmt w:val="bullet"/>
      <w:lvlText w:val=""/>
      <w:lvlJc w:val="left"/>
      <w:pPr>
        <w:ind w:left="1940" w:hanging="360"/>
      </w:pPr>
      <w:rPr>
        <w:rFonts w:ascii="Symbol" w:hAnsi="Symbol" w:hint="default"/>
      </w:rPr>
    </w:lvl>
    <w:lvl w:ilvl="1" w:tplc="04090003" w:tentative="1">
      <w:start w:val="1"/>
      <w:numFmt w:val="bullet"/>
      <w:lvlText w:val="o"/>
      <w:lvlJc w:val="left"/>
      <w:pPr>
        <w:ind w:left="2660" w:hanging="360"/>
      </w:pPr>
      <w:rPr>
        <w:rFonts w:ascii="Courier New" w:hAnsi="Courier New" w:cs="Courier New" w:hint="default"/>
      </w:rPr>
    </w:lvl>
    <w:lvl w:ilvl="2" w:tplc="04090005" w:tentative="1">
      <w:start w:val="1"/>
      <w:numFmt w:val="bullet"/>
      <w:lvlText w:val=""/>
      <w:lvlJc w:val="left"/>
      <w:pPr>
        <w:ind w:left="3380" w:hanging="360"/>
      </w:pPr>
      <w:rPr>
        <w:rFonts w:ascii="Wingdings" w:hAnsi="Wingdings" w:hint="default"/>
      </w:rPr>
    </w:lvl>
    <w:lvl w:ilvl="3" w:tplc="04090001" w:tentative="1">
      <w:start w:val="1"/>
      <w:numFmt w:val="bullet"/>
      <w:lvlText w:val=""/>
      <w:lvlJc w:val="left"/>
      <w:pPr>
        <w:ind w:left="4100" w:hanging="360"/>
      </w:pPr>
      <w:rPr>
        <w:rFonts w:ascii="Symbol" w:hAnsi="Symbol" w:hint="default"/>
      </w:rPr>
    </w:lvl>
    <w:lvl w:ilvl="4" w:tplc="04090003" w:tentative="1">
      <w:start w:val="1"/>
      <w:numFmt w:val="bullet"/>
      <w:lvlText w:val="o"/>
      <w:lvlJc w:val="left"/>
      <w:pPr>
        <w:ind w:left="4820" w:hanging="360"/>
      </w:pPr>
      <w:rPr>
        <w:rFonts w:ascii="Courier New" w:hAnsi="Courier New" w:cs="Courier New" w:hint="default"/>
      </w:rPr>
    </w:lvl>
    <w:lvl w:ilvl="5" w:tplc="04090005" w:tentative="1">
      <w:start w:val="1"/>
      <w:numFmt w:val="bullet"/>
      <w:lvlText w:val=""/>
      <w:lvlJc w:val="left"/>
      <w:pPr>
        <w:ind w:left="5540" w:hanging="360"/>
      </w:pPr>
      <w:rPr>
        <w:rFonts w:ascii="Wingdings" w:hAnsi="Wingdings" w:hint="default"/>
      </w:rPr>
    </w:lvl>
    <w:lvl w:ilvl="6" w:tplc="04090001" w:tentative="1">
      <w:start w:val="1"/>
      <w:numFmt w:val="bullet"/>
      <w:lvlText w:val=""/>
      <w:lvlJc w:val="left"/>
      <w:pPr>
        <w:ind w:left="6260" w:hanging="360"/>
      </w:pPr>
      <w:rPr>
        <w:rFonts w:ascii="Symbol" w:hAnsi="Symbol" w:hint="default"/>
      </w:rPr>
    </w:lvl>
    <w:lvl w:ilvl="7" w:tplc="04090003" w:tentative="1">
      <w:start w:val="1"/>
      <w:numFmt w:val="bullet"/>
      <w:lvlText w:val="o"/>
      <w:lvlJc w:val="left"/>
      <w:pPr>
        <w:ind w:left="6980" w:hanging="360"/>
      </w:pPr>
      <w:rPr>
        <w:rFonts w:ascii="Courier New" w:hAnsi="Courier New" w:cs="Courier New" w:hint="default"/>
      </w:rPr>
    </w:lvl>
    <w:lvl w:ilvl="8" w:tplc="04090005" w:tentative="1">
      <w:start w:val="1"/>
      <w:numFmt w:val="bullet"/>
      <w:lvlText w:val=""/>
      <w:lvlJc w:val="left"/>
      <w:pPr>
        <w:ind w:left="7700" w:hanging="360"/>
      </w:pPr>
      <w:rPr>
        <w:rFonts w:ascii="Wingdings" w:hAnsi="Wingdings" w:hint="default"/>
      </w:rPr>
    </w:lvl>
  </w:abstractNum>
  <w:num w:numId="1" w16cid:durableId="1123692661">
    <w:abstractNumId w:val="40"/>
  </w:num>
  <w:num w:numId="2" w16cid:durableId="292639327">
    <w:abstractNumId w:val="10"/>
  </w:num>
  <w:num w:numId="3" w16cid:durableId="1371109185">
    <w:abstractNumId w:val="24"/>
  </w:num>
  <w:num w:numId="4" w16cid:durableId="1753695355">
    <w:abstractNumId w:val="46"/>
  </w:num>
  <w:num w:numId="5" w16cid:durableId="757479375">
    <w:abstractNumId w:val="34"/>
  </w:num>
  <w:num w:numId="6" w16cid:durableId="700472308">
    <w:abstractNumId w:val="43"/>
  </w:num>
  <w:num w:numId="7" w16cid:durableId="970939264">
    <w:abstractNumId w:val="3"/>
  </w:num>
  <w:num w:numId="8" w16cid:durableId="1629242186">
    <w:abstractNumId w:val="1"/>
  </w:num>
  <w:num w:numId="9" w16cid:durableId="1116674218">
    <w:abstractNumId w:val="8"/>
  </w:num>
  <w:num w:numId="10" w16cid:durableId="534007109">
    <w:abstractNumId w:val="32"/>
  </w:num>
  <w:num w:numId="11" w16cid:durableId="1536965713">
    <w:abstractNumId w:val="44"/>
  </w:num>
  <w:num w:numId="12" w16cid:durableId="286737237">
    <w:abstractNumId w:val="45"/>
  </w:num>
  <w:num w:numId="13" w16cid:durableId="1299185815">
    <w:abstractNumId w:val="30"/>
  </w:num>
  <w:num w:numId="14" w16cid:durableId="702097217">
    <w:abstractNumId w:val="41"/>
  </w:num>
  <w:num w:numId="15" w16cid:durableId="62333841">
    <w:abstractNumId w:val="5"/>
  </w:num>
  <w:num w:numId="16" w16cid:durableId="2145923775">
    <w:abstractNumId w:val="13"/>
  </w:num>
  <w:num w:numId="17" w16cid:durableId="2066447636">
    <w:abstractNumId w:val="0"/>
  </w:num>
  <w:num w:numId="18" w16cid:durableId="126901352">
    <w:abstractNumId w:val="35"/>
  </w:num>
  <w:num w:numId="19" w16cid:durableId="909312195">
    <w:abstractNumId w:val="17"/>
  </w:num>
  <w:num w:numId="20" w16cid:durableId="1589386559">
    <w:abstractNumId w:val="6"/>
  </w:num>
  <w:num w:numId="21" w16cid:durableId="1571035565">
    <w:abstractNumId w:val="21"/>
  </w:num>
  <w:num w:numId="22" w16cid:durableId="1148664476">
    <w:abstractNumId w:val="31"/>
  </w:num>
  <w:num w:numId="23" w16cid:durableId="608513334">
    <w:abstractNumId w:val="23"/>
  </w:num>
  <w:num w:numId="24" w16cid:durableId="453327811">
    <w:abstractNumId w:val="27"/>
  </w:num>
  <w:num w:numId="25" w16cid:durableId="320735750">
    <w:abstractNumId w:val="22"/>
  </w:num>
  <w:num w:numId="26" w16cid:durableId="909997031">
    <w:abstractNumId w:val="9"/>
  </w:num>
  <w:num w:numId="27" w16cid:durableId="1837919428">
    <w:abstractNumId w:val="9"/>
    <w:lvlOverride w:ilvl="1">
      <w:lvl w:ilvl="1">
        <w:numFmt w:val="bullet"/>
        <w:lvlText w:val="o"/>
        <w:lvlJc w:val="left"/>
        <w:pPr>
          <w:tabs>
            <w:tab w:val="num" w:pos="1440"/>
          </w:tabs>
          <w:ind w:left="1440" w:hanging="360"/>
        </w:pPr>
        <w:rPr>
          <w:rFonts w:ascii="Courier New" w:hAnsi="Courier New" w:hint="default"/>
          <w:sz w:val="20"/>
        </w:rPr>
      </w:lvl>
    </w:lvlOverride>
  </w:num>
  <w:num w:numId="28" w16cid:durableId="2141065708">
    <w:abstractNumId w:val="29"/>
  </w:num>
  <w:num w:numId="29" w16cid:durableId="1462577386">
    <w:abstractNumId w:val="42"/>
  </w:num>
  <w:num w:numId="30" w16cid:durableId="1516728958">
    <w:abstractNumId w:val="14"/>
  </w:num>
  <w:num w:numId="31" w16cid:durableId="268902049">
    <w:abstractNumId w:val="16"/>
  </w:num>
  <w:num w:numId="32" w16cid:durableId="1453400079">
    <w:abstractNumId w:val="12"/>
  </w:num>
  <w:num w:numId="33" w16cid:durableId="1426727873">
    <w:abstractNumId w:val="38"/>
  </w:num>
  <w:num w:numId="34" w16cid:durableId="831063921">
    <w:abstractNumId w:val="7"/>
  </w:num>
  <w:num w:numId="35" w16cid:durableId="1281300528">
    <w:abstractNumId w:val="15"/>
  </w:num>
  <w:num w:numId="36" w16cid:durableId="1006787227">
    <w:abstractNumId w:val="25"/>
  </w:num>
  <w:num w:numId="37" w16cid:durableId="1155952298">
    <w:abstractNumId w:val="37"/>
  </w:num>
  <w:num w:numId="38" w16cid:durableId="1439834908">
    <w:abstractNumId w:val="19"/>
  </w:num>
  <w:num w:numId="39" w16cid:durableId="925847468">
    <w:abstractNumId w:val="20"/>
  </w:num>
  <w:num w:numId="40" w16cid:durableId="1763451887">
    <w:abstractNumId w:val="26"/>
  </w:num>
  <w:num w:numId="41" w16cid:durableId="1425956830">
    <w:abstractNumId w:val="4"/>
  </w:num>
  <w:num w:numId="42" w16cid:durableId="675302380">
    <w:abstractNumId w:val="39"/>
  </w:num>
  <w:num w:numId="43" w16cid:durableId="940720970">
    <w:abstractNumId w:val="18"/>
  </w:num>
  <w:num w:numId="44" w16cid:durableId="812479090">
    <w:abstractNumId w:val="36"/>
  </w:num>
  <w:num w:numId="45" w16cid:durableId="344675551">
    <w:abstractNumId w:val="11"/>
  </w:num>
  <w:num w:numId="46" w16cid:durableId="1475247800">
    <w:abstractNumId w:val="33"/>
  </w:num>
  <w:num w:numId="47" w16cid:durableId="1341927808">
    <w:abstractNumId w:val="28"/>
  </w:num>
  <w:num w:numId="48" w16cid:durableId="1064642322">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יוני גרינברג">
    <w15:presenceInfo w15:providerId="AD" w15:userId="S::Yoni.Grinberg@e.braude.ac.il::152b2d6f-7645-4078-bab0-a2354c97c726"/>
  </w15:person>
  <w15:person w15:author="אלנה רווה">
    <w15:presenceInfo w15:providerId="AD" w15:userId="S::cselena@braude.ac.il::e737f234-fa40-4bd3-8cb4-223eee83168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embedTrueTypeFonts/>
  <w:trackRevision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16DC"/>
    <w:rsid w:val="00000700"/>
    <w:rsid w:val="00000844"/>
    <w:rsid w:val="00001F43"/>
    <w:rsid w:val="0000600E"/>
    <w:rsid w:val="00007278"/>
    <w:rsid w:val="00013B63"/>
    <w:rsid w:val="00016CB0"/>
    <w:rsid w:val="00016D89"/>
    <w:rsid w:val="00017FCD"/>
    <w:rsid w:val="0002015D"/>
    <w:rsid w:val="00022B7B"/>
    <w:rsid w:val="0002732D"/>
    <w:rsid w:val="00027C28"/>
    <w:rsid w:val="000306EA"/>
    <w:rsid w:val="000414A9"/>
    <w:rsid w:val="00044F15"/>
    <w:rsid w:val="00045615"/>
    <w:rsid w:val="00050ED6"/>
    <w:rsid w:val="00051506"/>
    <w:rsid w:val="00055C08"/>
    <w:rsid w:val="000562F9"/>
    <w:rsid w:val="00060569"/>
    <w:rsid w:val="000619E0"/>
    <w:rsid w:val="000668F3"/>
    <w:rsid w:val="00073BD3"/>
    <w:rsid w:val="00075B85"/>
    <w:rsid w:val="000911E2"/>
    <w:rsid w:val="000925A4"/>
    <w:rsid w:val="00093468"/>
    <w:rsid w:val="000949F3"/>
    <w:rsid w:val="000A1633"/>
    <w:rsid w:val="000A53C2"/>
    <w:rsid w:val="000A6C57"/>
    <w:rsid w:val="000B4E6C"/>
    <w:rsid w:val="000C4176"/>
    <w:rsid w:val="000C64E5"/>
    <w:rsid w:val="000D2403"/>
    <w:rsid w:val="000D65E9"/>
    <w:rsid w:val="000D74A3"/>
    <w:rsid w:val="000E4857"/>
    <w:rsid w:val="000E576E"/>
    <w:rsid w:val="000E783B"/>
    <w:rsid w:val="000F0D7C"/>
    <w:rsid w:val="001017BD"/>
    <w:rsid w:val="00101872"/>
    <w:rsid w:val="0010483B"/>
    <w:rsid w:val="00115FCB"/>
    <w:rsid w:val="00121A11"/>
    <w:rsid w:val="00124A13"/>
    <w:rsid w:val="001300CE"/>
    <w:rsid w:val="00131D26"/>
    <w:rsid w:val="0013271C"/>
    <w:rsid w:val="00152D06"/>
    <w:rsid w:val="0015768C"/>
    <w:rsid w:val="0017377D"/>
    <w:rsid w:val="00173B54"/>
    <w:rsid w:val="0017530E"/>
    <w:rsid w:val="001768F0"/>
    <w:rsid w:val="00182F89"/>
    <w:rsid w:val="00183146"/>
    <w:rsid w:val="001868DC"/>
    <w:rsid w:val="001A4964"/>
    <w:rsid w:val="001A6646"/>
    <w:rsid w:val="001B0D63"/>
    <w:rsid w:val="001B7A10"/>
    <w:rsid w:val="001C360B"/>
    <w:rsid w:val="001C40C1"/>
    <w:rsid w:val="001C4FB4"/>
    <w:rsid w:val="001C6650"/>
    <w:rsid w:val="001C719D"/>
    <w:rsid w:val="001D576D"/>
    <w:rsid w:val="001E0136"/>
    <w:rsid w:val="001E3C0E"/>
    <w:rsid w:val="001E5EC8"/>
    <w:rsid w:val="001E6C29"/>
    <w:rsid w:val="001F5E0B"/>
    <w:rsid w:val="002032BC"/>
    <w:rsid w:val="0021093E"/>
    <w:rsid w:val="00217392"/>
    <w:rsid w:val="002206BE"/>
    <w:rsid w:val="0022108D"/>
    <w:rsid w:val="00221639"/>
    <w:rsid w:val="00222431"/>
    <w:rsid w:val="00223681"/>
    <w:rsid w:val="00241805"/>
    <w:rsid w:val="002451F9"/>
    <w:rsid w:val="0024736B"/>
    <w:rsid w:val="002478C1"/>
    <w:rsid w:val="00255773"/>
    <w:rsid w:val="00261AA7"/>
    <w:rsid w:val="00261D48"/>
    <w:rsid w:val="0026239A"/>
    <w:rsid w:val="00263C8C"/>
    <w:rsid w:val="002928E9"/>
    <w:rsid w:val="00293FCF"/>
    <w:rsid w:val="0029614C"/>
    <w:rsid w:val="002A049E"/>
    <w:rsid w:val="002A281F"/>
    <w:rsid w:val="002A2FD4"/>
    <w:rsid w:val="002B455F"/>
    <w:rsid w:val="002B5B97"/>
    <w:rsid w:val="002C0AFF"/>
    <w:rsid w:val="002C115A"/>
    <w:rsid w:val="002C164B"/>
    <w:rsid w:val="002C5330"/>
    <w:rsid w:val="002D359D"/>
    <w:rsid w:val="002D5ACE"/>
    <w:rsid w:val="002E215B"/>
    <w:rsid w:val="002E6C74"/>
    <w:rsid w:val="002E7548"/>
    <w:rsid w:val="002E7E3A"/>
    <w:rsid w:val="002F2A92"/>
    <w:rsid w:val="002F348B"/>
    <w:rsid w:val="002F676A"/>
    <w:rsid w:val="00300F36"/>
    <w:rsid w:val="003117CD"/>
    <w:rsid w:val="0031791A"/>
    <w:rsid w:val="00331CD6"/>
    <w:rsid w:val="0033340A"/>
    <w:rsid w:val="00333F3A"/>
    <w:rsid w:val="00346A16"/>
    <w:rsid w:val="00346B88"/>
    <w:rsid w:val="0035277A"/>
    <w:rsid w:val="00353BCD"/>
    <w:rsid w:val="00353BFE"/>
    <w:rsid w:val="003566EB"/>
    <w:rsid w:val="003609E1"/>
    <w:rsid w:val="00367EC8"/>
    <w:rsid w:val="0037676A"/>
    <w:rsid w:val="00384F45"/>
    <w:rsid w:val="00391771"/>
    <w:rsid w:val="003A2548"/>
    <w:rsid w:val="003A37BD"/>
    <w:rsid w:val="003A5E81"/>
    <w:rsid w:val="003A6B0D"/>
    <w:rsid w:val="003A7A2F"/>
    <w:rsid w:val="003B5E68"/>
    <w:rsid w:val="003C07CC"/>
    <w:rsid w:val="003C1583"/>
    <w:rsid w:val="003C4350"/>
    <w:rsid w:val="003D283B"/>
    <w:rsid w:val="003D32E7"/>
    <w:rsid w:val="003D4870"/>
    <w:rsid w:val="003D6F02"/>
    <w:rsid w:val="003F3A20"/>
    <w:rsid w:val="003F3E79"/>
    <w:rsid w:val="00400D66"/>
    <w:rsid w:val="00401A34"/>
    <w:rsid w:val="00403E20"/>
    <w:rsid w:val="00413342"/>
    <w:rsid w:val="00420908"/>
    <w:rsid w:val="00425FAA"/>
    <w:rsid w:val="0043631A"/>
    <w:rsid w:val="0043701B"/>
    <w:rsid w:val="00446085"/>
    <w:rsid w:val="00446498"/>
    <w:rsid w:val="00447077"/>
    <w:rsid w:val="00447178"/>
    <w:rsid w:val="00450628"/>
    <w:rsid w:val="00452404"/>
    <w:rsid w:val="0045301A"/>
    <w:rsid w:val="00456DA7"/>
    <w:rsid w:val="0046092E"/>
    <w:rsid w:val="004631B2"/>
    <w:rsid w:val="004633AA"/>
    <w:rsid w:val="00464742"/>
    <w:rsid w:val="0047172E"/>
    <w:rsid w:val="004724E5"/>
    <w:rsid w:val="0048588F"/>
    <w:rsid w:val="004909AF"/>
    <w:rsid w:val="004A11AC"/>
    <w:rsid w:val="004A5C7D"/>
    <w:rsid w:val="004A685A"/>
    <w:rsid w:val="004B1409"/>
    <w:rsid w:val="004C46F6"/>
    <w:rsid w:val="004C4949"/>
    <w:rsid w:val="004D2EE1"/>
    <w:rsid w:val="004D3B7A"/>
    <w:rsid w:val="004D5A54"/>
    <w:rsid w:val="004D6A06"/>
    <w:rsid w:val="004E1882"/>
    <w:rsid w:val="004E5EA6"/>
    <w:rsid w:val="004F28A2"/>
    <w:rsid w:val="004F5EA2"/>
    <w:rsid w:val="005018ED"/>
    <w:rsid w:val="005038D4"/>
    <w:rsid w:val="005064F7"/>
    <w:rsid w:val="005316F9"/>
    <w:rsid w:val="00540504"/>
    <w:rsid w:val="00540E46"/>
    <w:rsid w:val="00541209"/>
    <w:rsid w:val="00542174"/>
    <w:rsid w:val="00547AAF"/>
    <w:rsid w:val="00547F9A"/>
    <w:rsid w:val="005508DE"/>
    <w:rsid w:val="00551F07"/>
    <w:rsid w:val="0055347E"/>
    <w:rsid w:val="00554276"/>
    <w:rsid w:val="00556CBE"/>
    <w:rsid w:val="00563312"/>
    <w:rsid w:val="00563544"/>
    <w:rsid w:val="00570B3A"/>
    <w:rsid w:val="00571709"/>
    <w:rsid w:val="005742A2"/>
    <w:rsid w:val="00576BFC"/>
    <w:rsid w:val="00577069"/>
    <w:rsid w:val="005A4161"/>
    <w:rsid w:val="005B1BB6"/>
    <w:rsid w:val="005B773F"/>
    <w:rsid w:val="005B7E88"/>
    <w:rsid w:val="005C2583"/>
    <w:rsid w:val="005C453B"/>
    <w:rsid w:val="005C4DEB"/>
    <w:rsid w:val="005C5476"/>
    <w:rsid w:val="005D2AD3"/>
    <w:rsid w:val="005D5328"/>
    <w:rsid w:val="005E42EB"/>
    <w:rsid w:val="005E6F03"/>
    <w:rsid w:val="005F649F"/>
    <w:rsid w:val="006035AF"/>
    <w:rsid w:val="00607CFB"/>
    <w:rsid w:val="00613D5D"/>
    <w:rsid w:val="00624AB9"/>
    <w:rsid w:val="0063023D"/>
    <w:rsid w:val="006462BF"/>
    <w:rsid w:val="0065415E"/>
    <w:rsid w:val="00656507"/>
    <w:rsid w:val="0066754F"/>
    <w:rsid w:val="0067066D"/>
    <w:rsid w:val="006715B1"/>
    <w:rsid w:val="00671C85"/>
    <w:rsid w:val="006847A3"/>
    <w:rsid w:val="006941BD"/>
    <w:rsid w:val="006A45F4"/>
    <w:rsid w:val="006B5B6A"/>
    <w:rsid w:val="006C068D"/>
    <w:rsid w:val="006C0800"/>
    <w:rsid w:val="006C1918"/>
    <w:rsid w:val="006C45B5"/>
    <w:rsid w:val="006C5EC2"/>
    <w:rsid w:val="006C6E4C"/>
    <w:rsid w:val="006D2D33"/>
    <w:rsid w:val="006D6A39"/>
    <w:rsid w:val="006D7294"/>
    <w:rsid w:val="006E1AB0"/>
    <w:rsid w:val="006F2136"/>
    <w:rsid w:val="006F2B06"/>
    <w:rsid w:val="006F60E3"/>
    <w:rsid w:val="00711ABF"/>
    <w:rsid w:val="00722ADC"/>
    <w:rsid w:val="00724BC9"/>
    <w:rsid w:val="007254BB"/>
    <w:rsid w:val="00725710"/>
    <w:rsid w:val="00733848"/>
    <w:rsid w:val="00734E87"/>
    <w:rsid w:val="00735E19"/>
    <w:rsid w:val="00736110"/>
    <w:rsid w:val="00736797"/>
    <w:rsid w:val="007409DA"/>
    <w:rsid w:val="007435F0"/>
    <w:rsid w:val="007467A4"/>
    <w:rsid w:val="007515BB"/>
    <w:rsid w:val="00754C34"/>
    <w:rsid w:val="00763586"/>
    <w:rsid w:val="00764BC7"/>
    <w:rsid w:val="007665C5"/>
    <w:rsid w:val="0077110C"/>
    <w:rsid w:val="00777F04"/>
    <w:rsid w:val="007801E6"/>
    <w:rsid w:val="00782729"/>
    <w:rsid w:val="007A0087"/>
    <w:rsid w:val="007A152D"/>
    <w:rsid w:val="007A26EA"/>
    <w:rsid w:val="007A46C3"/>
    <w:rsid w:val="007B3D50"/>
    <w:rsid w:val="007B5591"/>
    <w:rsid w:val="007B6A0C"/>
    <w:rsid w:val="007B6B70"/>
    <w:rsid w:val="007B7901"/>
    <w:rsid w:val="007C56B1"/>
    <w:rsid w:val="007C76F6"/>
    <w:rsid w:val="007C7EFA"/>
    <w:rsid w:val="007E3BBF"/>
    <w:rsid w:val="007F60B5"/>
    <w:rsid w:val="0080403C"/>
    <w:rsid w:val="00806025"/>
    <w:rsid w:val="00813D7D"/>
    <w:rsid w:val="00814CD7"/>
    <w:rsid w:val="00815BDC"/>
    <w:rsid w:val="00822EB1"/>
    <w:rsid w:val="008258B4"/>
    <w:rsid w:val="008263AB"/>
    <w:rsid w:val="008340B5"/>
    <w:rsid w:val="0083500F"/>
    <w:rsid w:val="00837A26"/>
    <w:rsid w:val="00837A4D"/>
    <w:rsid w:val="00843226"/>
    <w:rsid w:val="00847E23"/>
    <w:rsid w:val="00854247"/>
    <w:rsid w:val="008658E0"/>
    <w:rsid w:val="008672D8"/>
    <w:rsid w:val="00880B66"/>
    <w:rsid w:val="008827A9"/>
    <w:rsid w:val="00883216"/>
    <w:rsid w:val="00884028"/>
    <w:rsid w:val="00894AE7"/>
    <w:rsid w:val="008A1078"/>
    <w:rsid w:val="008B5F77"/>
    <w:rsid w:val="008C455E"/>
    <w:rsid w:val="008D44F0"/>
    <w:rsid w:val="008D7CC7"/>
    <w:rsid w:val="008E7348"/>
    <w:rsid w:val="008F2F5D"/>
    <w:rsid w:val="008F5588"/>
    <w:rsid w:val="00901B46"/>
    <w:rsid w:val="00901D11"/>
    <w:rsid w:val="00902E2E"/>
    <w:rsid w:val="00904544"/>
    <w:rsid w:val="009056A1"/>
    <w:rsid w:val="0091595A"/>
    <w:rsid w:val="0092456A"/>
    <w:rsid w:val="00924AF5"/>
    <w:rsid w:val="009263DB"/>
    <w:rsid w:val="00927FB6"/>
    <w:rsid w:val="009342DB"/>
    <w:rsid w:val="0093458D"/>
    <w:rsid w:val="0093491F"/>
    <w:rsid w:val="009370B3"/>
    <w:rsid w:val="00952EC8"/>
    <w:rsid w:val="009571A5"/>
    <w:rsid w:val="00963D3D"/>
    <w:rsid w:val="00972F57"/>
    <w:rsid w:val="009735B1"/>
    <w:rsid w:val="0097440E"/>
    <w:rsid w:val="00977206"/>
    <w:rsid w:val="009814E7"/>
    <w:rsid w:val="0098711A"/>
    <w:rsid w:val="009920BC"/>
    <w:rsid w:val="00993BB7"/>
    <w:rsid w:val="009A3272"/>
    <w:rsid w:val="009B2C93"/>
    <w:rsid w:val="009B6077"/>
    <w:rsid w:val="009B7415"/>
    <w:rsid w:val="009E0B28"/>
    <w:rsid w:val="009E3B4A"/>
    <w:rsid w:val="009F36F5"/>
    <w:rsid w:val="009F4148"/>
    <w:rsid w:val="00A0161B"/>
    <w:rsid w:val="00A01744"/>
    <w:rsid w:val="00A02BC0"/>
    <w:rsid w:val="00A05381"/>
    <w:rsid w:val="00A066BB"/>
    <w:rsid w:val="00A12970"/>
    <w:rsid w:val="00A221FF"/>
    <w:rsid w:val="00A22E52"/>
    <w:rsid w:val="00A24FD5"/>
    <w:rsid w:val="00A32707"/>
    <w:rsid w:val="00A34644"/>
    <w:rsid w:val="00A40D7E"/>
    <w:rsid w:val="00A53F12"/>
    <w:rsid w:val="00A75D28"/>
    <w:rsid w:val="00A80CEA"/>
    <w:rsid w:val="00A87B6C"/>
    <w:rsid w:val="00A9337B"/>
    <w:rsid w:val="00A97E7C"/>
    <w:rsid w:val="00AA4714"/>
    <w:rsid w:val="00AA65F4"/>
    <w:rsid w:val="00AB26EE"/>
    <w:rsid w:val="00AC1461"/>
    <w:rsid w:val="00AC5735"/>
    <w:rsid w:val="00AD05DE"/>
    <w:rsid w:val="00AD13DD"/>
    <w:rsid w:val="00AD5492"/>
    <w:rsid w:val="00AE19EC"/>
    <w:rsid w:val="00AF4C9C"/>
    <w:rsid w:val="00AF6D16"/>
    <w:rsid w:val="00B03113"/>
    <w:rsid w:val="00B03EBC"/>
    <w:rsid w:val="00B0419E"/>
    <w:rsid w:val="00B07E1B"/>
    <w:rsid w:val="00B20485"/>
    <w:rsid w:val="00B22703"/>
    <w:rsid w:val="00B250A3"/>
    <w:rsid w:val="00B30885"/>
    <w:rsid w:val="00B31D00"/>
    <w:rsid w:val="00B334F0"/>
    <w:rsid w:val="00B35FEA"/>
    <w:rsid w:val="00B41A02"/>
    <w:rsid w:val="00B5201E"/>
    <w:rsid w:val="00B56C38"/>
    <w:rsid w:val="00B62B21"/>
    <w:rsid w:val="00B64AC2"/>
    <w:rsid w:val="00B70562"/>
    <w:rsid w:val="00B73F15"/>
    <w:rsid w:val="00B75783"/>
    <w:rsid w:val="00B772CE"/>
    <w:rsid w:val="00BA546D"/>
    <w:rsid w:val="00BB302D"/>
    <w:rsid w:val="00BC12B0"/>
    <w:rsid w:val="00BC1556"/>
    <w:rsid w:val="00BC434D"/>
    <w:rsid w:val="00BC5FB8"/>
    <w:rsid w:val="00BD16DC"/>
    <w:rsid w:val="00BE2421"/>
    <w:rsid w:val="00BE573A"/>
    <w:rsid w:val="00BE6428"/>
    <w:rsid w:val="00BF442F"/>
    <w:rsid w:val="00BF4FE6"/>
    <w:rsid w:val="00BF7F8F"/>
    <w:rsid w:val="00C01C10"/>
    <w:rsid w:val="00C0289A"/>
    <w:rsid w:val="00C06A1A"/>
    <w:rsid w:val="00C074E5"/>
    <w:rsid w:val="00C07A58"/>
    <w:rsid w:val="00C13B74"/>
    <w:rsid w:val="00C1643B"/>
    <w:rsid w:val="00C20412"/>
    <w:rsid w:val="00C2077D"/>
    <w:rsid w:val="00C2147A"/>
    <w:rsid w:val="00C267AE"/>
    <w:rsid w:val="00C309B5"/>
    <w:rsid w:val="00C35875"/>
    <w:rsid w:val="00C437F0"/>
    <w:rsid w:val="00C476ED"/>
    <w:rsid w:val="00C47FD0"/>
    <w:rsid w:val="00C500AB"/>
    <w:rsid w:val="00C57DDB"/>
    <w:rsid w:val="00C61896"/>
    <w:rsid w:val="00C62297"/>
    <w:rsid w:val="00C677A9"/>
    <w:rsid w:val="00C707D8"/>
    <w:rsid w:val="00C725E6"/>
    <w:rsid w:val="00C74654"/>
    <w:rsid w:val="00C760CC"/>
    <w:rsid w:val="00C760E7"/>
    <w:rsid w:val="00C7700C"/>
    <w:rsid w:val="00C82C62"/>
    <w:rsid w:val="00C93FC6"/>
    <w:rsid w:val="00C94A66"/>
    <w:rsid w:val="00C9535E"/>
    <w:rsid w:val="00C972D2"/>
    <w:rsid w:val="00CA00CE"/>
    <w:rsid w:val="00CA2A0B"/>
    <w:rsid w:val="00CA2C33"/>
    <w:rsid w:val="00CB5402"/>
    <w:rsid w:val="00CC3F90"/>
    <w:rsid w:val="00CC45F0"/>
    <w:rsid w:val="00CD5AB8"/>
    <w:rsid w:val="00CE0239"/>
    <w:rsid w:val="00CF2B94"/>
    <w:rsid w:val="00CF35E1"/>
    <w:rsid w:val="00CF4142"/>
    <w:rsid w:val="00CF69D5"/>
    <w:rsid w:val="00D03C4F"/>
    <w:rsid w:val="00D053A6"/>
    <w:rsid w:val="00D07342"/>
    <w:rsid w:val="00D2431F"/>
    <w:rsid w:val="00D248F1"/>
    <w:rsid w:val="00D2722A"/>
    <w:rsid w:val="00D332BE"/>
    <w:rsid w:val="00D3468D"/>
    <w:rsid w:val="00D349C1"/>
    <w:rsid w:val="00D366A5"/>
    <w:rsid w:val="00D36E7F"/>
    <w:rsid w:val="00D439C9"/>
    <w:rsid w:val="00D47272"/>
    <w:rsid w:val="00D508EF"/>
    <w:rsid w:val="00D51577"/>
    <w:rsid w:val="00D51A3C"/>
    <w:rsid w:val="00D52C4C"/>
    <w:rsid w:val="00D5341B"/>
    <w:rsid w:val="00D57CC2"/>
    <w:rsid w:val="00D646B5"/>
    <w:rsid w:val="00D83A2F"/>
    <w:rsid w:val="00D9218A"/>
    <w:rsid w:val="00DA0FBA"/>
    <w:rsid w:val="00DA341C"/>
    <w:rsid w:val="00DA38CF"/>
    <w:rsid w:val="00DA5BFB"/>
    <w:rsid w:val="00DB19CD"/>
    <w:rsid w:val="00DC180D"/>
    <w:rsid w:val="00DC2550"/>
    <w:rsid w:val="00DC3A85"/>
    <w:rsid w:val="00DC701C"/>
    <w:rsid w:val="00DC7B76"/>
    <w:rsid w:val="00DE4DA4"/>
    <w:rsid w:val="00DF2D49"/>
    <w:rsid w:val="00E03164"/>
    <w:rsid w:val="00E04A1B"/>
    <w:rsid w:val="00E1211D"/>
    <w:rsid w:val="00E16CCB"/>
    <w:rsid w:val="00E24B12"/>
    <w:rsid w:val="00E30A60"/>
    <w:rsid w:val="00E41F3E"/>
    <w:rsid w:val="00E42319"/>
    <w:rsid w:val="00E42512"/>
    <w:rsid w:val="00E44868"/>
    <w:rsid w:val="00E46FB0"/>
    <w:rsid w:val="00E47137"/>
    <w:rsid w:val="00E532EF"/>
    <w:rsid w:val="00E627F7"/>
    <w:rsid w:val="00E63755"/>
    <w:rsid w:val="00E71C50"/>
    <w:rsid w:val="00E74D9D"/>
    <w:rsid w:val="00E762A1"/>
    <w:rsid w:val="00E77409"/>
    <w:rsid w:val="00E92C01"/>
    <w:rsid w:val="00EA10D1"/>
    <w:rsid w:val="00EA1B9A"/>
    <w:rsid w:val="00EA3A58"/>
    <w:rsid w:val="00EA459D"/>
    <w:rsid w:val="00EB17D0"/>
    <w:rsid w:val="00EB4B83"/>
    <w:rsid w:val="00EB4C11"/>
    <w:rsid w:val="00EB57AA"/>
    <w:rsid w:val="00EB6CB0"/>
    <w:rsid w:val="00EC1A87"/>
    <w:rsid w:val="00EC5678"/>
    <w:rsid w:val="00EC6518"/>
    <w:rsid w:val="00EC7779"/>
    <w:rsid w:val="00ED081B"/>
    <w:rsid w:val="00ED17CC"/>
    <w:rsid w:val="00EE40D6"/>
    <w:rsid w:val="00EE7D46"/>
    <w:rsid w:val="00EF0143"/>
    <w:rsid w:val="00F02425"/>
    <w:rsid w:val="00F05DE0"/>
    <w:rsid w:val="00F16CCA"/>
    <w:rsid w:val="00F20F7F"/>
    <w:rsid w:val="00F2389E"/>
    <w:rsid w:val="00F30C80"/>
    <w:rsid w:val="00F30F61"/>
    <w:rsid w:val="00F3108C"/>
    <w:rsid w:val="00F37196"/>
    <w:rsid w:val="00F41071"/>
    <w:rsid w:val="00F44140"/>
    <w:rsid w:val="00F5405A"/>
    <w:rsid w:val="00F62020"/>
    <w:rsid w:val="00F64907"/>
    <w:rsid w:val="00F64D36"/>
    <w:rsid w:val="00F7698F"/>
    <w:rsid w:val="00F771B8"/>
    <w:rsid w:val="00F77E2C"/>
    <w:rsid w:val="00F85B65"/>
    <w:rsid w:val="00F92086"/>
    <w:rsid w:val="00F93A9F"/>
    <w:rsid w:val="00F95ACB"/>
    <w:rsid w:val="00F95BA1"/>
    <w:rsid w:val="00F96F2C"/>
    <w:rsid w:val="00F97489"/>
    <w:rsid w:val="00FA08C2"/>
    <w:rsid w:val="00FB2816"/>
    <w:rsid w:val="00FB3E37"/>
    <w:rsid w:val="00FB6008"/>
    <w:rsid w:val="00FC6636"/>
    <w:rsid w:val="00FC7A4E"/>
    <w:rsid w:val="00FD3173"/>
    <w:rsid w:val="00FD3C5A"/>
    <w:rsid w:val="00FD4792"/>
    <w:rsid w:val="00FD4D29"/>
    <w:rsid w:val="00FD5781"/>
    <w:rsid w:val="00FD66D1"/>
    <w:rsid w:val="00FE2FBA"/>
    <w:rsid w:val="00FE3862"/>
    <w:rsid w:val="00FE7DD0"/>
    <w:rsid w:val="00FF01F3"/>
    <w:rsid w:val="00FF7F4E"/>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A8E541"/>
  <w15:docId w15:val="{81F7F8CB-2B93-42D9-88F6-E74B7B153A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he" w:eastAsia="en-US" w:bidi="he-IL"/>
      </w:rPr>
    </w:rPrDefault>
    <w:pPrDefault>
      <w:pPr>
        <w:spacing w:after="160" w:line="252"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341C"/>
  </w:style>
  <w:style w:type="paragraph" w:styleId="Heading1">
    <w:name w:val="heading 1"/>
    <w:basedOn w:val="Normal"/>
    <w:next w:val="Normal"/>
    <w:link w:val="Heading1Char"/>
    <w:uiPriority w:val="9"/>
    <w:qFormat/>
    <w:rsid w:val="00DA341C"/>
    <w:pPr>
      <w:keepNext/>
      <w:keepLines/>
      <w:spacing w:before="320" w:after="40"/>
      <w:outlineLvl w:val="0"/>
    </w:pPr>
    <w:rPr>
      <w:rFonts w:asciiTheme="majorHAnsi" w:eastAsiaTheme="majorEastAsia" w:hAnsiTheme="majorHAnsi" w:cstheme="majorBidi"/>
      <w:b/>
      <w:bCs/>
      <w:caps/>
      <w:spacing w:val="4"/>
      <w:sz w:val="28"/>
      <w:szCs w:val="28"/>
    </w:rPr>
  </w:style>
  <w:style w:type="paragraph" w:styleId="Heading2">
    <w:name w:val="heading 2"/>
    <w:basedOn w:val="Normal"/>
    <w:next w:val="Normal"/>
    <w:link w:val="Heading2Char"/>
    <w:uiPriority w:val="9"/>
    <w:unhideWhenUsed/>
    <w:qFormat/>
    <w:rsid w:val="00DA341C"/>
    <w:pPr>
      <w:keepNext/>
      <w:keepLines/>
      <w:spacing w:before="120" w:after="0"/>
      <w:outlineLvl w:val="1"/>
    </w:pPr>
    <w:rPr>
      <w:rFonts w:asciiTheme="majorHAnsi" w:eastAsiaTheme="majorEastAsia" w:hAnsiTheme="majorHAnsi" w:cstheme="majorBidi"/>
      <w:b/>
      <w:bCs/>
      <w:sz w:val="28"/>
      <w:szCs w:val="28"/>
    </w:rPr>
  </w:style>
  <w:style w:type="paragraph" w:styleId="Heading3">
    <w:name w:val="heading 3"/>
    <w:basedOn w:val="Normal"/>
    <w:next w:val="Normal"/>
    <w:link w:val="Heading3Char"/>
    <w:uiPriority w:val="9"/>
    <w:unhideWhenUsed/>
    <w:qFormat/>
    <w:rsid w:val="00DA341C"/>
    <w:pPr>
      <w:keepNext/>
      <w:keepLines/>
      <w:spacing w:before="120" w:after="0"/>
      <w:outlineLvl w:val="2"/>
    </w:pPr>
    <w:rPr>
      <w:rFonts w:asciiTheme="majorHAnsi" w:eastAsiaTheme="majorEastAsia" w:hAnsiTheme="majorHAnsi" w:cstheme="majorBidi"/>
      <w:spacing w:val="4"/>
      <w:sz w:val="24"/>
      <w:szCs w:val="24"/>
    </w:rPr>
  </w:style>
  <w:style w:type="paragraph" w:styleId="Heading4">
    <w:name w:val="heading 4"/>
    <w:basedOn w:val="Normal"/>
    <w:next w:val="Normal"/>
    <w:link w:val="Heading4Char"/>
    <w:uiPriority w:val="9"/>
    <w:semiHidden/>
    <w:unhideWhenUsed/>
    <w:qFormat/>
    <w:rsid w:val="00DA341C"/>
    <w:pPr>
      <w:keepNext/>
      <w:keepLines/>
      <w:spacing w:before="120" w:after="0"/>
      <w:outlineLvl w:val="3"/>
    </w:pPr>
    <w:rPr>
      <w:rFonts w:asciiTheme="majorHAnsi" w:eastAsiaTheme="majorEastAsia" w:hAnsiTheme="majorHAnsi" w:cstheme="majorBidi"/>
      <w:i/>
      <w:iCs/>
      <w:sz w:val="24"/>
      <w:szCs w:val="24"/>
    </w:rPr>
  </w:style>
  <w:style w:type="paragraph" w:styleId="Heading5">
    <w:name w:val="heading 5"/>
    <w:basedOn w:val="Normal"/>
    <w:next w:val="Normal"/>
    <w:link w:val="Heading5Char"/>
    <w:uiPriority w:val="9"/>
    <w:semiHidden/>
    <w:unhideWhenUsed/>
    <w:qFormat/>
    <w:rsid w:val="00DA341C"/>
    <w:pPr>
      <w:keepNext/>
      <w:keepLines/>
      <w:spacing w:before="120" w:after="0"/>
      <w:outlineLvl w:val="4"/>
    </w:pPr>
    <w:rPr>
      <w:rFonts w:asciiTheme="majorHAnsi" w:eastAsiaTheme="majorEastAsia" w:hAnsiTheme="majorHAnsi" w:cstheme="majorBidi"/>
      <w:b/>
      <w:bCs/>
    </w:rPr>
  </w:style>
  <w:style w:type="paragraph" w:styleId="Heading6">
    <w:name w:val="heading 6"/>
    <w:basedOn w:val="Normal"/>
    <w:next w:val="Normal"/>
    <w:link w:val="Heading6Char"/>
    <w:uiPriority w:val="9"/>
    <w:semiHidden/>
    <w:unhideWhenUsed/>
    <w:qFormat/>
    <w:rsid w:val="00DA341C"/>
    <w:pPr>
      <w:keepNext/>
      <w:keepLines/>
      <w:spacing w:before="120" w:after="0"/>
      <w:outlineLvl w:val="5"/>
    </w:pPr>
    <w:rPr>
      <w:rFonts w:asciiTheme="majorHAnsi" w:eastAsiaTheme="majorEastAsia" w:hAnsiTheme="majorHAnsi" w:cstheme="majorBidi"/>
      <w:b/>
      <w:bCs/>
      <w:i/>
      <w:iCs/>
    </w:rPr>
  </w:style>
  <w:style w:type="paragraph" w:styleId="Heading7">
    <w:name w:val="heading 7"/>
    <w:basedOn w:val="Normal"/>
    <w:next w:val="Normal"/>
    <w:link w:val="Heading7Char"/>
    <w:uiPriority w:val="9"/>
    <w:semiHidden/>
    <w:unhideWhenUsed/>
    <w:qFormat/>
    <w:rsid w:val="00DA341C"/>
    <w:pPr>
      <w:keepNext/>
      <w:keepLines/>
      <w:spacing w:before="120" w:after="0"/>
      <w:outlineLvl w:val="6"/>
    </w:pPr>
    <w:rPr>
      <w:i/>
      <w:iCs/>
    </w:rPr>
  </w:style>
  <w:style w:type="paragraph" w:styleId="Heading8">
    <w:name w:val="heading 8"/>
    <w:basedOn w:val="Normal"/>
    <w:next w:val="Normal"/>
    <w:link w:val="Heading8Char"/>
    <w:uiPriority w:val="9"/>
    <w:semiHidden/>
    <w:unhideWhenUsed/>
    <w:qFormat/>
    <w:rsid w:val="00DA341C"/>
    <w:pPr>
      <w:keepNext/>
      <w:keepLines/>
      <w:spacing w:before="120" w:after="0"/>
      <w:outlineLvl w:val="7"/>
    </w:pPr>
    <w:rPr>
      <w:b/>
      <w:bCs/>
    </w:rPr>
  </w:style>
  <w:style w:type="paragraph" w:styleId="Heading9">
    <w:name w:val="heading 9"/>
    <w:basedOn w:val="Normal"/>
    <w:next w:val="Normal"/>
    <w:link w:val="Heading9Char"/>
    <w:uiPriority w:val="9"/>
    <w:semiHidden/>
    <w:unhideWhenUsed/>
    <w:qFormat/>
    <w:rsid w:val="00DA341C"/>
    <w:pPr>
      <w:keepNext/>
      <w:keepLines/>
      <w:spacing w:before="120" w:after="0"/>
      <w:outlineLvl w:val="8"/>
    </w:pPr>
    <w:rPr>
      <w:i/>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rsid w:val="00DA341C"/>
    <w:pPr>
      <w:spacing w:after="0" w:line="240" w:lineRule="auto"/>
      <w:contextualSpacing/>
      <w:jc w:val="center"/>
    </w:pPr>
    <w:rPr>
      <w:rFonts w:asciiTheme="majorHAnsi" w:eastAsiaTheme="majorEastAsia" w:hAnsiTheme="majorHAnsi" w:cstheme="majorBidi"/>
      <w:b/>
      <w:bCs/>
      <w:spacing w:val="-7"/>
      <w:sz w:val="48"/>
      <w:szCs w:val="48"/>
    </w:rPr>
  </w:style>
  <w:style w:type="paragraph" w:styleId="Subtitle">
    <w:name w:val="Subtitle"/>
    <w:basedOn w:val="Normal"/>
    <w:next w:val="Normal"/>
    <w:link w:val="SubtitleChar"/>
    <w:uiPriority w:val="11"/>
    <w:qFormat/>
    <w:rsid w:val="00DA341C"/>
    <w:pPr>
      <w:numPr>
        <w:ilvl w:val="1"/>
      </w:numPr>
      <w:spacing w:after="240"/>
      <w:jc w:val="center"/>
    </w:pPr>
    <w:rPr>
      <w:rFonts w:asciiTheme="majorHAnsi" w:eastAsiaTheme="majorEastAsia" w:hAnsiTheme="majorHAnsi" w:cstheme="majorBidi"/>
      <w:sz w:val="24"/>
      <w:szCs w:val="24"/>
    </w:rPr>
  </w:style>
  <w:style w:type="table" w:customStyle="1" w:styleId="3">
    <w:name w:val="3"/>
    <w:basedOn w:val="TableNormal0"/>
    <w:tblPr>
      <w:tblStyleRowBandSize w:val="1"/>
      <w:tblStyleColBandSize w:val="1"/>
    </w:tblPr>
  </w:style>
  <w:style w:type="table" w:customStyle="1" w:styleId="2">
    <w:name w:val="2"/>
    <w:basedOn w:val="TableNormal0"/>
    <w:tblPr>
      <w:tblStyleRowBandSize w:val="1"/>
      <w:tblStyleColBandSize w:val="1"/>
    </w:tblPr>
  </w:style>
  <w:style w:type="table" w:customStyle="1" w:styleId="1">
    <w:name w:val="1"/>
    <w:basedOn w:val="TableNormal0"/>
    <w:tblPr>
      <w:tblStyleRowBandSize w:val="1"/>
      <w:tblStyleColBandSize w:val="1"/>
    </w:tblPr>
  </w:style>
  <w:style w:type="paragraph" w:styleId="Revision">
    <w:name w:val="Revision"/>
    <w:hidden/>
    <w:uiPriority w:val="99"/>
    <w:semiHidden/>
    <w:rsid w:val="00B64AC2"/>
    <w:pPr>
      <w:spacing w:line="240" w:lineRule="auto"/>
    </w:pPr>
  </w:style>
  <w:style w:type="character" w:styleId="CommentReference">
    <w:name w:val="annotation reference"/>
    <w:basedOn w:val="DefaultParagraphFont"/>
    <w:uiPriority w:val="99"/>
    <w:semiHidden/>
    <w:unhideWhenUsed/>
    <w:rsid w:val="003C1583"/>
    <w:rPr>
      <w:sz w:val="16"/>
      <w:szCs w:val="16"/>
    </w:rPr>
  </w:style>
  <w:style w:type="paragraph" w:styleId="CommentText">
    <w:name w:val="annotation text"/>
    <w:basedOn w:val="Normal"/>
    <w:link w:val="CommentTextChar"/>
    <w:uiPriority w:val="99"/>
    <w:unhideWhenUsed/>
    <w:rsid w:val="003C1583"/>
    <w:pPr>
      <w:spacing w:line="240" w:lineRule="auto"/>
    </w:pPr>
    <w:rPr>
      <w:sz w:val="20"/>
      <w:szCs w:val="20"/>
    </w:rPr>
  </w:style>
  <w:style w:type="character" w:customStyle="1" w:styleId="CommentTextChar">
    <w:name w:val="Comment Text Char"/>
    <w:basedOn w:val="DefaultParagraphFont"/>
    <w:link w:val="CommentText"/>
    <w:uiPriority w:val="99"/>
    <w:rsid w:val="003C1583"/>
    <w:rPr>
      <w:sz w:val="20"/>
      <w:szCs w:val="20"/>
    </w:rPr>
  </w:style>
  <w:style w:type="paragraph" w:styleId="CommentSubject">
    <w:name w:val="annotation subject"/>
    <w:basedOn w:val="CommentText"/>
    <w:next w:val="CommentText"/>
    <w:link w:val="CommentSubjectChar"/>
    <w:uiPriority w:val="99"/>
    <w:semiHidden/>
    <w:unhideWhenUsed/>
    <w:rsid w:val="003C1583"/>
    <w:rPr>
      <w:b/>
      <w:bCs/>
    </w:rPr>
  </w:style>
  <w:style w:type="character" w:customStyle="1" w:styleId="CommentSubjectChar">
    <w:name w:val="Comment Subject Char"/>
    <w:basedOn w:val="CommentTextChar"/>
    <w:link w:val="CommentSubject"/>
    <w:uiPriority w:val="99"/>
    <w:semiHidden/>
    <w:rsid w:val="003C1583"/>
    <w:rPr>
      <w:b/>
      <w:bCs/>
      <w:sz w:val="20"/>
      <w:szCs w:val="20"/>
    </w:rPr>
  </w:style>
  <w:style w:type="character" w:styleId="Hyperlink">
    <w:name w:val="Hyperlink"/>
    <w:basedOn w:val="DefaultParagraphFont"/>
    <w:uiPriority w:val="99"/>
    <w:unhideWhenUsed/>
    <w:rsid w:val="00C62297"/>
    <w:rPr>
      <w:color w:val="0000FF" w:themeColor="hyperlink"/>
      <w:u w:val="single"/>
    </w:rPr>
  </w:style>
  <w:style w:type="character" w:styleId="UnresolvedMention">
    <w:name w:val="Unresolved Mention"/>
    <w:basedOn w:val="DefaultParagraphFont"/>
    <w:uiPriority w:val="99"/>
    <w:semiHidden/>
    <w:unhideWhenUsed/>
    <w:rsid w:val="00C62297"/>
    <w:rPr>
      <w:color w:val="605E5C"/>
      <w:shd w:val="clear" w:color="auto" w:fill="E1DFDD"/>
    </w:rPr>
  </w:style>
  <w:style w:type="paragraph" w:styleId="NormalWeb">
    <w:name w:val="Normal (Web)"/>
    <w:basedOn w:val="Normal"/>
    <w:uiPriority w:val="99"/>
    <w:semiHidden/>
    <w:unhideWhenUsed/>
    <w:rsid w:val="007B5591"/>
    <w:rPr>
      <w:rFonts w:ascii="Times New Roman" w:hAnsi="Times New Roman" w:cs="Times New Roman"/>
      <w:sz w:val="24"/>
      <w:szCs w:val="24"/>
    </w:rPr>
  </w:style>
  <w:style w:type="paragraph" w:styleId="ListParagraph">
    <w:name w:val="List Paragraph"/>
    <w:basedOn w:val="Normal"/>
    <w:uiPriority w:val="34"/>
    <w:qFormat/>
    <w:rsid w:val="003D32E7"/>
    <w:pPr>
      <w:ind w:left="720"/>
      <w:contextualSpacing/>
    </w:pPr>
  </w:style>
  <w:style w:type="paragraph" w:styleId="Header">
    <w:name w:val="header"/>
    <w:basedOn w:val="Normal"/>
    <w:link w:val="HeaderChar"/>
    <w:uiPriority w:val="99"/>
    <w:unhideWhenUsed/>
    <w:rsid w:val="00EA459D"/>
    <w:pPr>
      <w:tabs>
        <w:tab w:val="center" w:pos="4513"/>
        <w:tab w:val="right" w:pos="9026"/>
      </w:tabs>
      <w:spacing w:line="240" w:lineRule="auto"/>
    </w:pPr>
  </w:style>
  <w:style w:type="character" w:customStyle="1" w:styleId="HeaderChar">
    <w:name w:val="Header Char"/>
    <w:basedOn w:val="DefaultParagraphFont"/>
    <w:link w:val="Header"/>
    <w:uiPriority w:val="99"/>
    <w:rsid w:val="00EA459D"/>
  </w:style>
  <w:style w:type="paragraph" w:styleId="Footer">
    <w:name w:val="footer"/>
    <w:basedOn w:val="Normal"/>
    <w:link w:val="FooterChar"/>
    <w:uiPriority w:val="99"/>
    <w:unhideWhenUsed/>
    <w:rsid w:val="00EA459D"/>
    <w:pPr>
      <w:tabs>
        <w:tab w:val="center" w:pos="4513"/>
        <w:tab w:val="right" w:pos="9026"/>
      </w:tabs>
      <w:spacing w:line="240" w:lineRule="auto"/>
    </w:pPr>
  </w:style>
  <w:style w:type="character" w:customStyle="1" w:styleId="FooterChar">
    <w:name w:val="Footer Char"/>
    <w:basedOn w:val="DefaultParagraphFont"/>
    <w:link w:val="Footer"/>
    <w:uiPriority w:val="99"/>
    <w:rsid w:val="00EA459D"/>
  </w:style>
  <w:style w:type="character" w:styleId="FollowedHyperlink">
    <w:name w:val="FollowedHyperlink"/>
    <w:basedOn w:val="DefaultParagraphFont"/>
    <w:uiPriority w:val="99"/>
    <w:semiHidden/>
    <w:unhideWhenUsed/>
    <w:rsid w:val="00222431"/>
    <w:rPr>
      <w:color w:val="800080" w:themeColor="followedHyperlink"/>
      <w:u w:val="single"/>
    </w:rPr>
  </w:style>
  <w:style w:type="character" w:customStyle="1" w:styleId="Heading1Char">
    <w:name w:val="Heading 1 Char"/>
    <w:basedOn w:val="DefaultParagraphFont"/>
    <w:link w:val="Heading1"/>
    <w:uiPriority w:val="9"/>
    <w:rsid w:val="00DA341C"/>
    <w:rPr>
      <w:rFonts w:asciiTheme="majorHAnsi" w:eastAsiaTheme="majorEastAsia" w:hAnsiTheme="majorHAnsi" w:cstheme="majorBidi"/>
      <w:b/>
      <w:bCs/>
      <w:caps/>
      <w:spacing w:val="4"/>
      <w:sz w:val="28"/>
      <w:szCs w:val="28"/>
    </w:rPr>
  </w:style>
  <w:style w:type="character" w:customStyle="1" w:styleId="Heading2Char">
    <w:name w:val="Heading 2 Char"/>
    <w:basedOn w:val="DefaultParagraphFont"/>
    <w:link w:val="Heading2"/>
    <w:uiPriority w:val="9"/>
    <w:rsid w:val="00DA341C"/>
    <w:rPr>
      <w:rFonts w:asciiTheme="majorHAnsi" w:eastAsiaTheme="majorEastAsia" w:hAnsiTheme="majorHAnsi" w:cstheme="majorBidi"/>
      <w:b/>
      <w:bCs/>
      <w:sz w:val="28"/>
      <w:szCs w:val="28"/>
    </w:rPr>
  </w:style>
  <w:style w:type="character" w:customStyle="1" w:styleId="Heading3Char">
    <w:name w:val="Heading 3 Char"/>
    <w:basedOn w:val="DefaultParagraphFont"/>
    <w:link w:val="Heading3"/>
    <w:uiPriority w:val="9"/>
    <w:rsid w:val="00DA341C"/>
    <w:rPr>
      <w:rFonts w:asciiTheme="majorHAnsi" w:eastAsiaTheme="majorEastAsia" w:hAnsiTheme="majorHAnsi" w:cstheme="majorBidi"/>
      <w:spacing w:val="4"/>
      <w:sz w:val="24"/>
      <w:szCs w:val="24"/>
    </w:rPr>
  </w:style>
  <w:style w:type="character" w:customStyle="1" w:styleId="Heading4Char">
    <w:name w:val="Heading 4 Char"/>
    <w:basedOn w:val="DefaultParagraphFont"/>
    <w:link w:val="Heading4"/>
    <w:uiPriority w:val="9"/>
    <w:semiHidden/>
    <w:rsid w:val="00DA341C"/>
    <w:rPr>
      <w:rFonts w:asciiTheme="majorHAnsi" w:eastAsiaTheme="majorEastAsia" w:hAnsiTheme="majorHAnsi" w:cstheme="majorBidi"/>
      <w:i/>
      <w:iCs/>
      <w:sz w:val="24"/>
      <w:szCs w:val="24"/>
    </w:rPr>
  </w:style>
  <w:style w:type="character" w:customStyle="1" w:styleId="Heading5Char">
    <w:name w:val="Heading 5 Char"/>
    <w:basedOn w:val="DefaultParagraphFont"/>
    <w:link w:val="Heading5"/>
    <w:uiPriority w:val="9"/>
    <w:semiHidden/>
    <w:rsid w:val="00DA341C"/>
    <w:rPr>
      <w:rFonts w:asciiTheme="majorHAnsi" w:eastAsiaTheme="majorEastAsia" w:hAnsiTheme="majorHAnsi" w:cstheme="majorBidi"/>
      <w:b/>
      <w:bCs/>
    </w:rPr>
  </w:style>
  <w:style w:type="character" w:customStyle="1" w:styleId="Heading6Char">
    <w:name w:val="Heading 6 Char"/>
    <w:basedOn w:val="DefaultParagraphFont"/>
    <w:link w:val="Heading6"/>
    <w:uiPriority w:val="9"/>
    <w:semiHidden/>
    <w:rsid w:val="00DA341C"/>
    <w:rPr>
      <w:rFonts w:asciiTheme="majorHAnsi" w:eastAsiaTheme="majorEastAsia" w:hAnsiTheme="majorHAnsi" w:cstheme="majorBidi"/>
      <w:b/>
      <w:bCs/>
      <w:i/>
      <w:iCs/>
    </w:rPr>
  </w:style>
  <w:style w:type="character" w:customStyle="1" w:styleId="Heading7Char">
    <w:name w:val="Heading 7 Char"/>
    <w:basedOn w:val="DefaultParagraphFont"/>
    <w:link w:val="Heading7"/>
    <w:uiPriority w:val="9"/>
    <w:semiHidden/>
    <w:rsid w:val="00DA341C"/>
    <w:rPr>
      <w:i/>
      <w:iCs/>
    </w:rPr>
  </w:style>
  <w:style w:type="character" w:customStyle="1" w:styleId="Heading8Char">
    <w:name w:val="Heading 8 Char"/>
    <w:basedOn w:val="DefaultParagraphFont"/>
    <w:link w:val="Heading8"/>
    <w:uiPriority w:val="9"/>
    <w:semiHidden/>
    <w:rsid w:val="00DA341C"/>
    <w:rPr>
      <w:b/>
      <w:bCs/>
    </w:rPr>
  </w:style>
  <w:style w:type="character" w:customStyle="1" w:styleId="Heading9Char">
    <w:name w:val="Heading 9 Char"/>
    <w:basedOn w:val="DefaultParagraphFont"/>
    <w:link w:val="Heading9"/>
    <w:uiPriority w:val="9"/>
    <w:semiHidden/>
    <w:rsid w:val="00DA341C"/>
    <w:rPr>
      <w:i/>
      <w:iCs/>
    </w:rPr>
  </w:style>
  <w:style w:type="paragraph" w:styleId="Caption">
    <w:name w:val="caption"/>
    <w:basedOn w:val="Normal"/>
    <w:next w:val="Normal"/>
    <w:uiPriority w:val="35"/>
    <w:semiHidden/>
    <w:unhideWhenUsed/>
    <w:qFormat/>
    <w:rsid w:val="00DA341C"/>
    <w:rPr>
      <w:b/>
      <w:bCs/>
      <w:sz w:val="18"/>
      <w:szCs w:val="18"/>
    </w:rPr>
  </w:style>
  <w:style w:type="character" w:customStyle="1" w:styleId="TitleChar">
    <w:name w:val="Title Char"/>
    <w:basedOn w:val="DefaultParagraphFont"/>
    <w:link w:val="Title"/>
    <w:uiPriority w:val="10"/>
    <w:rsid w:val="00DA341C"/>
    <w:rPr>
      <w:rFonts w:asciiTheme="majorHAnsi" w:eastAsiaTheme="majorEastAsia" w:hAnsiTheme="majorHAnsi" w:cstheme="majorBidi"/>
      <w:b/>
      <w:bCs/>
      <w:spacing w:val="-7"/>
      <w:sz w:val="48"/>
      <w:szCs w:val="48"/>
    </w:rPr>
  </w:style>
  <w:style w:type="character" w:customStyle="1" w:styleId="SubtitleChar">
    <w:name w:val="Subtitle Char"/>
    <w:basedOn w:val="DefaultParagraphFont"/>
    <w:link w:val="Subtitle"/>
    <w:uiPriority w:val="11"/>
    <w:rsid w:val="00DA341C"/>
    <w:rPr>
      <w:rFonts w:asciiTheme="majorHAnsi" w:eastAsiaTheme="majorEastAsia" w:hAnsiTheme="majorHAnsi" w:cstheme="majorBidi"/>
      <w:sz w:val="24"/>
      <w:szCs w:val="24"/>
    </w:rPr>
  </w:style>
  <w:style w:type="character" w:styleId="Strong">
    <w:name w:val="Strong"/>
    <w:basedOn w:val="DefaultParagraphFont"/>
    <w:uiPriority w:val="22"/>
    <w:qFormat/>
    <w:rsid w:val="00DA341C"/>
    <w:rPr>
      <w:b/>
      <w:bCs/>
      <w:color w:val="auto"/>
    </w:rPr>
  </w:style>
  <w:style w:type="character" w:styleId="Emphasis">
    <w:name w:val="Emphasis"/>
    <w:basedOn w:val="DefaultParagraphFont"/>
    <w:uiPriority w:val="20"/>
    <w:qFormat/>
    <w:rsid w:val="00DA341C"/>
    <w:rPr>
      <w:i/>
      <w:iCs/>
      <w:color w:val="auto"/>
    </w:rPr>
  </w:style>
  <w:style w:type="paragraph" w:styleId="NoSpacing">
    <w:name w:val="No Spacing"/>
    <w:uiPriority w:val="1"/>
    <w:qFormat/>
    <w:rsid w:val="00DA341C"/>
    <w:pPr>
      <w:spacing w:after="0" w:line="240" w:lineRule="auto"/>
    </w:pPr>
  </w:style>
  <w:style w:type="paragraph" w:styleId="Quote">
    <w:name w:val="Quote"/>
    <w:basedOn w:val="Normal"/>
    <w:next w:val="Normal"/>
    <w:link w:val="QuoteChar"/>
    <w:uiPriority w:val="29"/>
    <w:qFormat/>
    <w:rsid w:val="00DA341C"/>
    <w:pPr>
      <w:spacing w:before="200" w:line="264" w:lineRule="auto"/>
      <w:ind w:left="864" w:right="864"/>
      <w:jc w:val="center"/>
    </w:pPr>
    <w:rPr>
      <w:rFonts w:asciiTheme="majorHAnsi" w:eastAsiaTheme="majorEastAsia" w:hAnsiTheme="majorHAnsi" w:cstheme="majorBidi"/>
      <w:i/>
      <w:iCs/>
      <w:sz w:val="24"/>
      <w:szCs w:val="24"/>
    </w:rPr>
  </w:style>
  <w:style w:type="character" w:customStyle="1" w:styleId="QuoteChar">
    <w:name w:val="Quote Char"/>
    <w:basedOn w:val="DefaultParagraphFont"/>
    <w:link w:val="Quote"/>
    <w:uiPriority w:val="29"/>
    <w:rsid w:val="00DA341C"/>
    <w:rPr>
      <w:rFonts w:asciiTheme="majorHAnsi" w:eastAsiaTheme="majorEastAsia" w:hAnsiTheme="majorHAnsi" w:cstheme="majorBidi"/>
      <w:i/>
      <w:iCs/>
      <w:sz w:val="24"/>
      <w:szCs w:val="24"/>
    </w:rPr>
  </w:style>
  <w:style w:type="paragraph" w:styleId="IntenseQuote">
    <w:name w:val="Intense Quote"/>
    <w:basedOn w:val="Normal"/>
    <w:next w:val="Normal"/>
    <w:link w:val="IntenseQuoteChar"/>
    <w:uiPriority w:val="30"/>
    <w:qFormat/>
    <w:rsid w:val="00DA341C"/>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IntenseQuoteChar">
    <w:name w:val="Intense Quote Char"/>
    <w:basedOn w:val="DefaultParagraphFont"/>
    <w:link w:val="IntenseQuote"/>
    <w:uiPriority w:val="30"/>
    <w:rsid w:val="00DA341C"/>
    <w:rPr>
      <w:rFonts w:asciiTheme="majorHAnsi" w:eastAsiaTheme="majorEastAsia" w:hAnsiTheme="majorHAnsi" w:cstheme="majorBidi"/>
      <w:sz w:val="26"/>
      <w:szCs w:val="26"/>
    </w:rPr>
  </w:style>
  <w:style w:type="character" w:styleId="SubtleEmphasis">
    <w:name w:val="Subtle Emphasis"/>
    <w:basedOn w:val="DefaultParagraphFont"/>
    <w:uiPriority w:val="19"/>
    <w:qFormat/>
    <w:rsid w:val="00DA341C"/>
    <w:rPr>
      <w:i/>
      <w:iCs/>
      <w:color w:val="auto"/>
    </w:rPr>
  </w:style>
  <w:style w:type="character" w:styleId="IntenseEmphasis">
    <w:name w:val="Intense Emphasis"/>
    <w:basedOn w:val="DefaultParagraphFont"/>
    <w:uiPriority w:val="21"/>
    <w:qFormat/>
    <w:rsid w:val="00DA341C"/>
    <w:rPr>
      <w:b/>
      <w:bCs/>
      <w:i/>
      <w:iCs/>
      <w:color w:val="auto"/>
    </w:rPr>
  </w:style>
  <w:style w:type="character" w:styleId="SubtleReference">
    <w:name w:val="Subtle Reference"/>
    <w:basedOn w:val="DefaultParagraphFont"/>
    <w:uiPriority w:val="31"/>
    <w:qFormat/>
    <w:rsid w:val="00DA341C"/>
    <w:rPr>
      <w:smallCaps/>
      <w:color w:val="auto"/>
      <w:u w:val="single" w:color="7F7F7F" w:themeColor="text1" w:themeTint="80"/>
    </w:rPr>
  </w:style>
  <w:style w:type="character" w:styleId="IntenseReference">
    <w:name w:val="Intense Reference"/>
    <w:basedOn w:val="DefaultParagraphFont"/>
    <w:uiPriority w:val="32"/>
    <w:qFormat/>
    <w:rsid w:val="00DA341C"/>
    <w:rPr>
      <w:b/>
      <w:bCs/>
      <w:smallCaps/>
      <w:color w:val="auto"/>
      <w:u w:val="single"/>
    </w:rPr>
  </w:style>
  <w:style w:type="character" w:styleId="BookTitle">
    <w:name w:val="Book Title"/>
    <w:basedOn w:val="DefaultParagraphFont"/>
    <w:uiPriority w:val="33"/>
    <w:qFormat/>
    <w:rsid w:val="00DA341C"/>
    <w:rPr>
      <w:b/>
      <w:bCs/>
      <w:smallCaps/>
      <w:color w:val="auto"/>
    </w:rPr>
  </w:style>
  <w:style w:type="paragraph" w:styleId="TOCHeading">
    <w:name w:val="TOC Heading"/>
    <w:basedOn w:val="Heading1"/>
    <w:next w:val="Normal"/>
    <w:uiPriority w:val="39"/>
    <w:semiHidden/>
    <w:unhideWhenUsed/>
    <w:qFormat/>
    <w:rsid w:val="00DA341C"/>
    <w:pPr>
      <w:outlineLvl w:val="9"/>
    </w:pPr>
  </w:style>
  <w:style w:type="character" w:styleId="PlaceholderText">
    <w:name w:val="Placeholder Text"/>
    <w:basedOn w:val="DefaultParagraphFont"/>
    <w:uiPriority w:val="99"/>
    <w:semiHidden/>
    <w:rsid w:val="00F6490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6213576">
      <w:bodyDiv w:val="1"/>
      <w:marLeft w:val="0"/>
      <w:marRight w:val="0"/>
      <w:marTop w:val="0"/>
      <w:marBottom w:val="0"/>
      <w:divBdr>
        <w:top w:val="none" w:sz="0" w:space="0" w:color="auto"/>
        <w:left w:val="none" w:sz="0" w:space="0" w:color="auto"/>
        <w:bottom w:val="none" w:sz="0" w:space="0" w:color="auto"/>
        <w:right w:val="none" w:sz="0" w:space="0" w:color="auto"/>
      </w:divBdr>
    </w:div>
    <w:div w:id="118183250">
      <w:bodyDiv w:val="1"/>
      <w:marLeft w:val="0"/>
      <w:marRight w:val="0"/>
      <w:marTop w:val="0"/>
      <w:marBottom w:val="0"/>
      <w:divBdr>
        <w:top w:val="none" w:sz="0" w:space="0" w:color="auto"/>
        <w:left w:val="none" w:sz="0" w:space="0" w:color="auto"/>
        <w:bottom w:val="none" w:sz="0" w:space="0" w:color="auto"/>
        <w:right w:val="none" w:sz="0" w:space="0" w:color="auto"/>
      </w:divBdr>
    </w:div>
    <w:div w:id="256447360">
      <w:bodyDiv w:val="1"/>
      <w:marLeft w:val="0"/>
      <w:marRight w:val="0"/>
      <w:marTop w:val="0"/>
      <w:marBottom w:val="0"/>
      <w:divBdr>
        <w:top w:val="none" w:sz="0" w:space="0" w:color="auto"/>
        <w:left w:val="none" w:sz="0" w:space="0" w:color="auto"/>
        <w:bottom w:val="none" w:sz="0" w:space="0" w:color="auto"/>
        <w:right w:val="none" w:sz="0" w:space="0" w:color="auto"/>
      </w:divBdr>
    </w:div>
    <w:div w:id="258367412">
      <w:bodyDiv w:val="1"/>
      <w:marLeft w:val="0"/>
      <w:marRight w:val="0"/>
      <w:marTop w:val="0"/>
      <w:marBottom w:val="0"/>
      <w:divBdr>
        <w:top w:val="none" w:sz="0" w:space="0" w:color="auto"/>
        <w:left w:val="none" w:sz="0" w:space="0" w:color="auto"/>
        <w:bottom w:val="none" w:sz="0" w:space="0" w:color="auto"/>
        <w:right w:val="none" w:sz="0" w:space="0" w:color="auto"/>
      </w:divBdr>
    </w:div>
    <w:div w:id="261425764">
      <w:bodyDiv w:val="1"/>
      <w:marLeft w:val="0"/>
      <w:marRight w:val="0"/>
      <w:marTop w:val="0"/>
      <w:marBottom w:val="0"/>
      <w:divBdr>
        <w:top w:val="none" w:sz="0" w:space="0" w:color="auto"/>
        <w:left w:val="none" w:sz="0" w:space="0" w:color="auto"/>
        <w:bottom w:val="none" w:sz="0" w:space="0" w:color="auto"/>
        <w:right w:val="none" w:sz="0" w:space="0" w:color="auto"/>
      </w:divBdr>
    </w:div>
    <w:div w:id="347760501">
      <w:bodyDiv w:val="1"/>
      <w:marLeft w:val="0"/>
      <w:marRight w:val="0"/>
      <w:marTop w:val="0"/>
      <w:marBottom w:val="0"/>
      <w:divBdr>
        <w:top w:val="none" w:sz="0" w:space="0" w:color="auto"/>
        <w:left w:val="none" w:sz="0" w:space="0" w:color="auto"/>
        <w:bottom w:val="none" w:sz="0" w:space="0" w:color="auto"/>
        <w:right w:val="none" w:sz="0" w:space="0" w:color="auto"/>
      </w:divBdr>
    </w:div>
    <w:div w:id="595136515">
      <w:bodyDiv w:val="1"/>
      <w:marLeft w:val="0"/>
      <w:marRight w:val="0"/>
      <w:marTop w:val="0"/>
      <w:marBottom w:val="0"/>
      <w:divBdr>
        <w:top w:val="none" w:sz="0" w:space="0" w:color="auto"/>
        <w:left w:val="none" w:sz="0" w:space="0" w:color="auto"/>
        <w:bottom w:val="none" w:sz="0" w:space="0" w:color="auto"/>
        <w:right w:val="none" w:sz="0" w:space="0" w:color="auto"/>
      </w:divBdr>
    </w:div>
    <w:div w:id="1166898966">
      <w:bodyDiv w:val="1"/>
      <w:marLeft w:val="0"/>
      <w:marRight w:val="0"/>
      <w:marTop w:val="0"/>
      <w:marBottom w:val="0"/>
      <w:divBdr>
        <w:top w:val="none" w:sz="0" w:space="0" w:color="auto"/>
        <w:left w:val="none" w:sz="0" w:space="0" w:color="auto"/>
        <w:bottom w:val="none" w:sz="0" w:space="0" w:color="auto"/>
        <w:right w:val="none" w:sz="0" w:space="0" w:color="auto"/>
      </w:divBdr>
    </w:div>
    <w:div w:id="1168055707">
      <w:bodyDiv w:val="1"/>
      <w:marLeft w:val="0"/>
      <w:marRight w:val="0"/>
      <w:marTop w:val="0"/>
      <w:marBottom w:val="0"/>
      <w:divBdr>
        <w:top w:val="none" w:sz="0" w:space="0" w:color="auto"/>
        <w:left w:val="none" w:sz="0" w:space="0" w:color="auto"/>
        <w:bottom w:val="none" w:sz="0" w:space="0" w:color="auto"/>
        <w:right w:val="none" w:sz="0" w:space="0" w:color="auto"/>
      </w:divBdr>
    </w:div>
    <w:div w:id="1371151388">
      <w:bodyDiv w:val="1"/>
      <w:marLeft w:val="0"/>
      <w:marRight w:val="0"/>
      <w:marTop w:val="0"/>
      <w:marBottom w:val="0"/>
      <w:divBdr>
        <w:top w:val="none" w:sz="0" w:space="0" w:color="auto"/>
        <w:left w:val="none" w:sz="0" w:space="0" w:color="auto"/>
        <w:bottom w:val="none" w:sz="0" w:space="0" w:color="auto"/>
        <w:right w:val="none" w:sz="0" w:space="0" w:color="auto"/>
      </w:divBdr>
    </w:div>
    <w:div w:id="1482579566">
      <w:bodyDiv w:val="1"/>
      <w:marLeft w:val="0"/>
      <w:marRight w:val="0"/>
      <w:marTop w:val="0"/>
      <w:marBottom w:val="0"/>
      <w:divBdr>
        <w:top w:val="none" w:sz="0" w:space="0" w:color="auto"/>
        <w:left w:val="none" w:sz="0" w:space="0" w:color="auto"/>
        <w:bottom w:val="none" w:sz="0" w:space="0" w:color="auto"/>
        <w:right w:val="none" w:sz="0" w:space="0" w:color="auto"/>
      </w:divBdr>
    </w:div>
    <w:div w:id="1542591758">
      <w:bodyDiv w:val="1"/>
      <w:marLeft w:val="0"/>
      <w:marRight w:val="0"/>
      <w:marTop w:val="0"/>
      <w:marBottom w:val="0"/>
      <w:divBdr>
        <w:top w:val="none" w:sz="0" w:space="0" w:color="auto"/>
        <w:left w:val="none" w:sz="0" w:space="0" w:color="auto"/>
        <w:bottom w:val="none" w:sz="0" w:space="0" w:color="auto"/>
        <w:right w:val="none" w:sz="0" w:space="0" w:color="auto"/>
      </w:divBdr>
    </w:div>
    <w:div w:id="1843934903">
      <w:bodyDiv w:val="1"/>
      <w:marLeft w:val="0"/>
      <w:marRight w:val="0"/>
      <w:marTop w:val="0"/>
      <w:marBottom w:val="0"/>
      <w:divBdr>
        <w:top w:val="none" w:sz="0" w:space="0" w:color="auto"/>
        <w:left w:val="none" w:sz="0" w:space="0" w:color="auto"/>
        <w:bottom w:val="none" w:sz="0" w:space="0" w:color="auto"/>
        <w:right w:val="none" w:sz="0" w:space="0" w:color="auto"/>
      </w:divBdr>
    </w:div>
    <w:div w:id="1892493625">
      <w:bodyDiv w:val="1"/>
      <w:marLeft w:val="0"/>
      <w:marRight w:val="0"/>
      <w:marTop w:val="0"/>
      <w:marBottom w:val="0"/>
      <w:divBdr>
        <w:top w:val="none" w:sz="0" w:space="0" w:color="auto"/>
        <w:left w:val="none" w:sz="0" w:space="0" w:color="auto"/>
        <w:bottom w:val="none" w:sz="0" w:space="0" w:color="auto"/>
        <w:right w:val="none" w:sz="0" w:space="0" w:color="auto"/>
      </w:divBdr>
    </w:div>
    <w:div w:id="1895237689">
      <w:bodyDiv w:val="1"/>
      <w:marLeft w:val="0"/>
      <w:marRight w:val="0"/>
      <w:marTop w:val="0"/>
      <w:marBottom w:val="0"/>
      <w:divBdr>
        <w:top w:val="none" w:sz="0" w:space="0" w:color="auto"/>
        <w:left w:val="none" w:sz="0" w:space="0" w:color="auto"/>
        <w:bottom w:val="none" w:sz="0" w:space="0" w:color="auto"/>
        <w:right w:val="none" w:sz="0" w:space="0" w:color="auto"/>
      </w:divBdr>
    </w:div>
    <w:div w:id="1928807158">
      <w:bodyDiv w:val="1"/>
      <w:marLeft w:val="0"/>
      <w:marRight w:val="0"/>
      <w:marTop w:val="0"/>
      <w:marBottom w:val="0"/>
      <w:divBdr>
        <w:top w:val="none" w:sz="0" w:space="0" w:color="auto"/>
        <w:left w:val="none" w:sz="0" w:space="0" w:color="auto"/>
        <w:bottom w:val="none" w:sz="0" w:space="0" w:color="auto"/>
        <w:right w:val="none" w:sz="0" w:space="0" w:color="auto"/>
      </w:divBdr>
    </w:div>
    <w:div w:id="2071269358">
      <w:bodyDiv w:val="1"/>
      <w:marLeft w:val="0"/>
      <w:marRight w:val="0"/>
      <w:marTop w:val="0"/>
      <w:marBottom w:val="0"/>
      <w:divBdr>
        <w:top w:val="none" w:sz="0" w:space="0" w:color="auto"/>
        <w:left w:val="none" w:sz="0" w:space="0" w:color="auto"/>
        <w:bottom w:val="none" w:sz="0" w:space="0" w:color="auto"/>
        <w:right w:val="none" w:sz="0" w:space="0" w:color="auto"/>
      </w:divBdr>
    </w:div>
    <w:div w:id="207712013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image" Target="media/image4.jpeg"/><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image" Target="media/image7.jpeg"/><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image" Target="media/image3.jpeg"/><Relationship Id="rId25" Type="http://schemas.openxmlformats.org/officeDocument/2006/relationships/image" Target="media/image11.png"/><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6.jpe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image" Target="media/image10.jpeg"/><Relationship Id="rId5" Type="http://schemas.openxmlformats.org/officeDocument/2006/relationships/numbering" Target="numbering.xml"/><Relationship Id="rId15" Type="http://schemas.openxmlformats.org/officeDocument/2006/relationships/image" Target="media/image1.png"/><Relationship Id="rId23" Type="http://schemas.openxmlformats.org/officeDocument/2006/relationships/image" Target="media/image9.jpeg"/><Relationship Id="rId28" Type="http://schemas.microsoft.com/office/2011/relationships/people" Target="people.xml"/><Relationship Id="rId10" Type="http://schemas.openxmlformats.org/officeDocument/2006/relationships/endnotes" Target="endnotes.xml"/><Relationship Id="rId19" Type="http://schemas.openxmlformats.org/officeDocument/2006/relationships/image" Target="media/image5.jpeg"/><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image" Target="media/image8.jpeg"/><Relationship Id="rId27"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E46CF8CDFCFEDC4AA4D16DC214094B76" ma:contentTypeVersion="9" ma:contentTypeDescription="Create a new document." ma:contentTypeScope="" ma:versionID="97d97e63e912cf3072997ba21b4b3fda">
  <xsd:schema xmlns:xsd="http://www.w3.org/2001/XMLSchema" xmlns:xs="http://www.w3.org/2001/XMLSchema" xmlns:p="http://schemas.microsoft.com/office/2006/metadata/properties" xmlns:ns3="75ed3cab-3afb-4117-85dd-44e2a12b383b" xmlns:ns4="e4fed794-6a0d-4fc7-8d97-da862ddf2a49" targetNamespace="http://schemas.microsoft.com/office/2006/metadata/properties" ma:root="true" ma:fieldsID="e62900f7199cdf7aec8a2990dadff52e" ns3:_="" ns4:_="">
    <xsd:import namespace="75ed3cab-3afb-4117-85dd-44e2a12b383b"/>
    <xsd:import namespace="e4fed794-6a0d-4fc7-8d97-da862ddf2a49"/>
    <xsd:element name="properties">
      <xsd:complexType>
        <xsd:sequence>
          <xsd:element name="documentManagement">
            <xsd:complexType>
              <xsd:all>
                <xsd:element ref="ns3:MediaServiceMetadata" minOccurs="0"/>
                <xsd:element ref="ns3:MediaServiceFastMetadata" minOccurs="0"/>
                <xsd:element ref="ns3:_activity" minOccurs="0"/>
                <xsd:element ref="ns4:SharedWithUsers" minOccurs="0"/>
                <xsd:element ref="ns4:SharedWithDetails" minOccurs="0"/>
                <xsd:element ref="ns4:SharingHintHash" minOccurs="0"/>
                <xsd:element ref="ns3:MediaServiceSearchProperties" minOccurs="0"/>
                <xsd:element ref="ns3:MediaServiceObjectDetectorVersion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5ed3cab-3afb-4117-85dd-44e2a12b383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4fed794-6a0d-4fc7-8d97-da862ddf2a49"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SharingHintHash" ma:index="13"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activity xmlns="75ed3cab-3afb-4117-85dd-44e2a12b383b" xsi:nil="true"/>
  </documentManagement>
</p:properties>
</file>

<file path=customXml/itemProps1.xml><?xml version="1.0" encoding="utf-8"?>
<ds:datastoreItem xmlns:ds="http://schemas.openxmlformats.org/officeDocument/2006/customXml" ds:itemID="{6FE00B58-DC8D-49EB-ABD4-A903E5591104}">
  <ds:schemaRefs>
    <ds:schemaRef ds:uri="http://schemas.microsoft.com/sharepoint/v3/contenttype/forms"/>
  </ds:schemaRefs>
</ds:datastoreItem>
</file>

<file path=customXml/itemProps2.xml><?xml version="1.0" encoding="utf-8"?>
<ds:datastoreItem xmlns:ds="http://schemas.openxmlformats.org/officeDocument/2006/customXml" ds:itemID="{D85B5AAF-40E1-4BF5-A055-49564E7C93F5}">
  <ds:schemaRefs>
    <ds:schemaRef ds:uri="http://schemas.openxmlformats.org/officeDocument/2006/bibliography"/>
  </ds:schemaRefs>
</ds:datastoreItem>
</file>

<file path=customXml/itemProps3.xml><?xml version="1.0" encoding="utf-8"?>
<ds:datastoreItem xmlns:ds="http://schemas.openxmlformats.org/officeDocument/2006/customXml" ds:itemID="{78F8C49E-0B81-4268-B88F-B328D507253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5ed3cab-3afb-4117-85dd-44e2a12b383b"/>
    <ds:schemaRef ds:uri="e4fed794-6a0d-4fc7-8d97-da862ddf2a4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966339A-033E-46B9-93F7-C01DF591510B}">
  <ds:schemaRefs>
    <ds:schemaRef ds:uri="http://schemas.microsoft.com/office/2006/metadata/properties"/>
    <ds:schemaRef ds:uri="http://schemas.microsoft.com/office/infopath/2007/PartnerControls"/>
    <ds:schemaRef ds:uri="75ed3cab-3afb-4117-85dd-44e2a12b383b"/>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40</Pages>
  <Words>8531</Words>
  <Characters>42659</Characters>
  <Application>Microsoft Office Word</Application>
  <DocSecurity>0</DocSecurity>
  <Lines>355</Lines>
  <Paragraphs>102</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
  <LinksUpToDate>false</LinksUpToDate>
  <CharactersWithSpaces>51088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אלנה רווה</dc:creator>
  <cp:keywords/>
  <dc:description/>
  <cp:lastModifiedBy>יוני גרינברג</cp:lastModifiedBy>
  <cp:revision>4</cp:revision>
  <dcterms:created xsi:type="dcterms:W3CDTF">2026-05-16T07:58:00Z</dcterms:created>
  <dcterms:modified xsi:type="dcterms:W3CDTF">2026-05-16T08:37:00Z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0x010100E46CF8CDFCFEDC4AA4D16DC214094B76</vt:lpwstr>
  </property>
</Properties>
</file>
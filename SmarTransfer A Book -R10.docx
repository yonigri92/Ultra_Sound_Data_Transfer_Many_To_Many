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65BCB" w14:textId="31174D19" w:rsidR="00BD16DC" w:rsidRPr="008E7348" w:rsidRDefault="00BD16DC" w:rsidP="00DC3A85">
      <w:pPr>
        <w:shd w:val="clear" w:color="auto" w:fill="FFFFFF"/>
        <w:ind w:right="8300"/>
        <w:rPr>
          <w:rFonts w:asciiTheme="minorBidi" w:hAnsiTheme="minorBidi" w:cstheme="minorBidi"/>
          <w:sz w:val="16"/>
          <w:szCs w:val="16"/>
          <w:lang w:val="en-US"/>
          <w:rPrChange w:id="0" w:author="יוני גרינברג" w:date="2025-12-21T15:14:00Z" w16du:dateUtc="2025-12-21T13:14:00Z">
            <w:rPr>
              <w:sz w:val="16"/>
              <w:szCs w:val="16"/>
              <w:lang w:val="en-US"/>
            </w:rPr>
          </w:rPrChange>
        </w:rPr>
      </w:pPr>
    </w:p>
    <w:p w14:paraId="5A9C1F29" w14:textId="2FCED1BF" w:rsidR="00BD16DC" w:rsidRPr="008E7348" w:rsidRDefault="00736797" w:rsidP="00DC3A85">
      <w:pPr>
        <w:shd w:val="clear" w:color="auto" w:fill="FFFFFF"/>
        <w:spacing w:after="240"/>
        <w:ind w:left="40" w:right="580"/>
        <w:jc w:val="center"/>
        <w:rPr>
          <w:rFonts w:asciiTheme="minorBidi" w:eastAsia="Times New Roman" w:hAnsiTheme="minorBidi" w:cstheme="minorBidi"/>
          <w:sz w:val="48"/>
          <w:szCs w:val="48"/>
          <w:lang w:val="en-US"/>
          <w:rPrChange w:id="1" w:author="יוני גרינברג" w:date="2025-12-21T15:14:00Z" w16du:dateUtc="2025-12-21T13:14:00Z">
            <w:rPr>
              <w:rFonts w:ascii="Times New Roman" w:eastAsia="Times New Roman" w:hAnsi="Times New Roman" w:cs="Times New Roman"/>
              <w:sz w:val="48"/>
              <w:szCs w:val="48"/>
              <w:lang w:val="en-US"/>
            </w:rPr>
          </w:rPrChange>
        </w:rPr>
      </w:pPr>
      <w:r w:rsidRPr="008E7348">
        <w:rPr>
          <w:rFonts w:asciiTheme="minorBidi" w:eastAsia="Times New Roman" w:hAnsiTheme="minorBidi" w:cstheme="minorBidi"/>
          <w:b/>
          <w:bCs/>
          <w:noProof/>
          <w:color w:val="000000"/>
          <w:sz w:val="48"/>
          <w:szCs w:val="48"/>
          <w:lang w:val="en-US"/>
          <w:rPrChange w:id="2" w:author="יוני גרינברג" w:date="2025-12-21T15:14:00Z" w16du:dateUtc="2025-12-21T13:14:00Z">
            <w:rPr>
              <w:rFonts w:ascii="Times New Roman" w:eastAsia="Times New Roman" w:hAnsi="Times New Roman" w:cs="Times New Roman"/>
              <w:b/>
              <w:bCs/>
              <w:noProof/>
              <w:color w:val="000000"/>
              <w:sz w:val="48"/>
              <w:szCs w:val="48"/>
              <w:lang w:val="en-US"/>
            </w:rPr>
          </w:rPrChange>
        </w:rPr>
        <w:t>A</w:t>
      </w:r>
      <w:r w:rsidR="002206BE" w:rsidRPr="008E7348">
        <w:rPr>
          <w:rFonts w:asciiTheme="minorBidi" w:eastAsia="Times New Roman" w:hAnsiTheme="minorBidi" w:cstheme="minorBidi"/>
          <w:b/>
          <w:bCs/>
          <w:noProof/>
          <w:color w:val="000000"/>
          <w:sz w:val="48"/>
          <w:szCs w:val="48"/>
          <w:lang w:val="en-US"/>
          <w:rPrChange w:id="3" w:author="יוני גרינברג" w:date="2025-12-21T15:14:00Z" w16du:dateUtc="2025-12-21T13:14:00Z">
            <w:rPr>
              <w:rFonts w:ascii="Times New Roman" w:eastAsia="Times New Roman" w:hAnsi="Times New Roman" w:cs="Times New Roman"/>
              <w:b/>
              <w:bCs/>
              <w:noProof/>
              <w:color w:val="000000"/>
              <w:sz w:val="48"/>
              <w:szCs w:val="48"/>
              <w:lang w:val="en-US"/>
            </w:rPr>
          </w:rPrChange>
        </w:rPr>
        <w:t>n</w:t>
      </w:r>
      <w:r w:rsidRPr="008E7348">
        <w:rPr>
          <w:rFonts w:asciiTheme="minorBidi" w:eastAsia="Times New Roman" w:hAnsiTheme="minorBidi" w:cstheme="minorBidi"/>
          <w:b/>
          <w:bCs/>
          <w:noProof/>
          <w:color w:val="000000"/>
          <w:sz w:val="48"/>
          <w:szCs w:val="48"/>
          <w:lang w:val="en-US"/>
          <w:rPrChange w:id="4" w:author="יוני גרינברג" w:date="2025-12-21T15:14:00Z" w16du:dateUtc="2025-12-21T13:14:00Z">
            <w:rPr>
              <w:rFonts w:ascii="Times New Roman" w:eastAsia="Times New Roman" w:hAnsi="Times New Roman" w:cs="Times New Roman"/>
              <w:b/>
              <w:bCs/>
              <w:noProof/>
              <w:color w:val="000000"/>
              <w:sz w:val="48"/>
              <w:szCs w:val="48"/>
              <w:lang w:val="en-US"/>
            </w:rPr>
          </w:rPrChange>
        </w:rPr>
        <w:t xml:space="preserve"> Application for </w:t>
      </w:r>
      <w:r w:rsidR="00CC45F0" w:rsidRPr="008E7348">
        <w:rPr>
          <w:rFonts w:asciiTheme="minorBidi" w:eastAsia="Times New Roman" w:hAnsiTheme="minorBidi" w:cstheme="minorBidi"/>
          <w:b/>
          <w:bCs/>
          <w:noProof/>
          <w:color w:val="000000"/>
          <w:sz w:val="48"/>
          <w:szCs w:val="48"/>
          <w:lang w:val="en-US"/>
          <w:rPrChange w:id="5" w:author="יוני גרינברג" w:date="2025-12-21T15:14:00Z" w16du:dateUtc="2025-12-21T13:14:00Z">
            <w:rPr>
              <w:rFonts w:ascii="Times New Roman" w:eastAsia="Times New Roman" w:hAnsi="Times New Roman" w:cs="Times New Roman"/>
              <w:b/>
              <w:bCs/>
              <w:noProof/>
              <w:color w:val="000000"/>
              <w:sz w:val="48"/>
              <w:szCs w:val="48"/>
              <w:lang w:val="en-US"/>
            </w:rPr>
          </w:rPrChange>
        </w:rPr>
        <w:t>Information</w:t>
      </w:r>
      <w:r w:rsidRPr="008E7348">
        <w:rPr>
          <w:rFonts w:asciiTheme="minorBidi" w:eastAsia="Times New Roman" w:hAnsiTheme="minorBidi" w:cstheme="minorBidi"/>
          <w:b/>
          <w:bCs/>
          <w:noProof/>
          <w:color w:val="000000"/>
          <w:sz w:val="48"/>
          <w:szCs w:val="48"/>
          <w:lang w:val="en-US"/>
          <w:rPrChange w:id="6" w:author="יוני גרינברג" w:date="2025-12-21T15:14:00Z" w16du:dateUtc="2025-12-21T13:14:00Z">
            <w:rPr>
              <w:rFonts w:ascii="Times New Roman" w:eastAsia="Times New Roman" w:hAnsi="Times New Roman" w:cs="Times New Roman"/>
              <w:b/>
              <w:bCs/>
              <w:noProof/>
              <w:color w:val="000000"/>
              <w:sz w:val="48"/>
              <w:szCs w:val="48"/>
              <w:lang w:val="en-US"/>
            </w:rPr>
          </w:rPrChange>
        </w:rPr>
        <w:t xml:space="preserve"> Transfer, using Ultrasound Waves</w:t>
      </w:r>
    </w:p>
    <w:p w14:paraId="32644C60" w14:textId="77777777" w:rsidR="00BD16DC" w:rsidRPr="008E7348" w:rsidRDefault="00C7700C">
      <w:pPr>
        <w:shd w:val="clear" w:color="auto" w:fill="FFFFFF"/>
        <w:spacing w:after="280"/>
        <w:ind w:left="40" w:right="580"/>
        <w:rPr>
          <w:rFonts w:asciiTheme="minorBidi" w:eastAsia="Times New Roman" w:hAnsiTheme="minorBidi" w:cstheme="minorBidi"/>
          <w:lang w:val="en-US"/>
          <w:rPrChange w:id="7"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eastAsia="Times New Roman" w:hAnsiTheme="minorBidi" w:cstheme="minorBidi"/>
          <w:lang w:val="en-US"/>
          <w:rPrChange w:id="8" w:author="יוני גרינברג" w:date="2025-12-21T15:14:00Z" w16du:dateUtc="2025-12-21T13:14:00Z">
            <w:rPr>
              <w:rFonts w:ascii="Times New Roman" w:eastAsia="Times New Roman" w:hAnsi="Times New Roman" w:cs="Times New Roman"/>
              <w:lang w:val="en-US"/>
            </w:rPr>
          </w:rPrChange>
        </w:rPr>
        <w:t xml:space="preserve"> </w:t>
      </w:r>
    </w:p>
    <w:p w14:paraId="4CD2D6FD" w14:textId="77777777" w:rsidR="00BD16DC" w:rsidRPr="008E7348" w:rsidRDefault="00C7700C">
      <w:pPr>
        <w:shd w:val="clear" w:color="auto" w:fill="FFFFFF"/>
        <w:spacing w:after="240"/>
        <w:ind w:right="20" w:firstLine="280"/>
        <w:jc w:val="center"/>
        <w:rPr>
          <w:rFonts w:asciiTheme="minorBidi" w:eastAsia="Times New Roman" w:hAnsiTheme="minorBidi" w:cstheme="minorBidi"/>
          <w:b/>
          <w:bCs/>
          <w:sz w:val="24"/>
          <w:szCs w:val="24"/>
          <w:lang w:val="en-US"/>
          <w:rPrChange w:id="9" w:author="יוני גרינברג" w:date="2025-12-21T15:14:00Z" w16du:dateUtc="2025-12-21T13:14:00Z">
            <w:rPr>
              <w:rFonts w:ascii="Times New Roman" w:eastAsia="Times New Roman" w:hAnsi="Times New Roman" w:cs="Times New Roman"/>
              <w:b/>
              <w:bCs/>
              <w:sz w:val="24"/>
              <w:szCs w:val="24"/>
              <w:lang w:val="en-US"/>
            </w:rPr>
          </w:rPrChange>
        </w:rPr>
      </w:pPr>
      <w:r w:rsidRPr="008E7348">
        <w:rPr>
          <w:rFonts w:asciiTheme="minorBidi" w:eastAsia="Times New Roman" w:hAnsiTheme="minorBidi" w:cstheme="minorBidi"/>
          <w:b/>
          <w:bCs/>
          <w:sz w:val="24"/>
          <w:szCs w:val="24"/>
          <w:lang w:val="en-US"/>
          <w:rPrChange w:id="10" w:author="יוני גרינברג" w:date="2025-12-21T15:14:00Z" w16du:dateUtc="2025-12-21T13:14:00Z">
            <w:rPr>
              <w:rFonts w:ascii="Times New Roman" w:eastAsia="Times New Roman" w:hAnsi="Times New Roman" w:cs="Times New Roman"/>
              <w:b/>
              <w:bCs/>
              <w:sz w:val="24"/>
              <w:szCs w:val="24"/>
              <w:lang w:val="en-US"/>
            </w:rPr>
          </w:rPrChange>
        </w:rPr>
        <w:t>Authors:</w:t>
      </w:r>
    </w:p>
    <w:p w14:paraId="4F8E9920" w14:textId="5449B46E" w:rsidR="00BD16DC" w:rsidRPr="008E7348" w:rsidRDefault="00C7700C">
      <w:pPr>
        <w:shd w:val="clear" w:color="auto" w:fill="FFFFFF"/>
        <w:spacing w:after="240"/>
        <w:ind w:right="20" w:firstLine="280"/>
        <w:jc w:val="center"/>
        <w:rPr>
          <w:rFonts w:asciiTheme="minorBidi" w:eastAsia="Times New Roman" w:hAnsiTheme="minorBidi" w:cstheme="minorBidi"/>
          <w:lang w:val="en-US"/>
          <w:rPrChange w:id="11"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eastAsia="Times New Roman" w:hAnsiTheme="minorBidi" w:cstheme="minorBidi"/>
          <w:sz w:val="24"/>
          <w:szCs w:val="24"/>
          <w:lang w:val="en-US"/>
          <w:rPrChange w:id="12" w:author="יוני גרינברג" w:date="2025-12-21T15:14:00Z" w16du:dateUtc="2025-12-21T13:14:00Z">
            <w:rPr>
              <w:rFonts w:ascii="Times New Roman" w:eastAsia="Times New Roman" w:hAnsi="Times New Roman" w:cs="Times New Roman"/>
              <w:sz w:val="24"/>
              <w:szCs w:val="24"/>
              <w:lang w:val="en-US"/>
            </w:rPr>
          </w:rPrChange>
        </w:rPr>
        <w:t xml:space="preserve">Yoni Grinberg </w:t>
      </w:r>
      <w:r w:rsidRPr="008E7348">
        <w:rPr>
          <w:rFonts w:asciiTheme="minorBidi" w:hAnsiTheme="minorBidi" w:cstheme="minorBidi"/>
          <w:sz w:val="24"/>
          <w:szCs w:val="24"/>
          <w:lang w:val="en-US"/>
          <w:rPrChange w:id="13" w:author="יוני גרינברג" w:date="2025-12-21T15:14:00Z" w16du:dateUtc="2025-12-21T13:14:00Z">
            <w:rPr>
              <w:sz w:val="24"/>
              <w:szCs w:val="24"/>
              <w:lang w:val="en-US"/>
            </w:rPr>
          </w:rPrChange>
        </w:rPr>
        <w:t xml:space="preserve">  </w:t>
      </w:r>
      <w:r w:rsidRPr="008E7348">
        <w:rPr>
          <w:rFonts w:asciiTheme="minorBidi" w:hAnsiTheme="minorBidi" w:cstheme="minorBidi"/>
          <w:sz w:val="24"/>
          <w:szCs w:val="24"/>
          <w:lang w:val="en-US"/>
          <w:rPrChange w:id="14" w:author="יוני גרינברג" w:date="2025-12-21T15:14:00Z" w16du:dateUtc="2025-12-21T13:14:00Z">
            <w:rPr>
              <w:sz w:val="24"/>
              <w:szCs w:val="24"/>
              <w:lang w:val="en-US"/>
            </w:rPr>
          </w:rPrChange>
        </w:rPr>
        <w:tab/>
      </w:r>
      <w:r w:rsidRPr="008E7348">
        <w:rPr>
          <w:rFonts w:asciiTheme="minorBidi" w:hAnsiTheme="minorBidi" w:cstheme="minorBidi"/>
          <w:lang w:val="en-US"/>
          <w:rPrChange w:id="15" w:author="יוני גרינברג" w:date="2025-12-21T15:14:00Z" w16du:dateUtc="2025-12-21T13:14:00Z">
            <w:rPr>
              <w:lang w:val="en-US"/>
            </w:rPr>
          </w:rPrChange>
        </w:rPr>
        <w:t xml:space="preserve">        </w:t>
      </w:r>
      <w:r w:rsidRPr="008E7348">
        <w:rPr>
          <w:rFonts w:asciiTheme="minorBidi" w:hAnsiTheme="minorBidi" w:cstheme="minorBidi"/>
          <w:lang w:val="en-US"/>
          <w:rPrChange w:id="16" w:author="יוני גרינברג" w:date="2025-12-21T15:14:00Z" w16du:dateUtc="2025-12-21T13:14:00Z">
            <w:rPr>
              <w:lang w:val="en-US"/>
            </w:rPr>
          </w:rPrChange>
        </w:rPr>
        <w:tab/>
      </w:r>
      <w:r w:rsidRPr="008E7348">
        <w:rPr>
          <w:rFonts w:asciiTheme="minorBidi" w:eastAsia="Times New Roman" w:hAnsiTheme="minorBidi" w:cstheme="minorBidi"/>
          <w:sz w:val="24"/>
          <w:szCs w:val="24"/>
          <w:lang w:val="en-US"/>
          <w:rPrChange w:id="17" w:author="יוני גרינברג" w:date="2025-12-21T15:14:00Z" w16du:dateUtc="2025-12-21T13:14:00Z">
            <w:rPr>
              <w:rFonts w:ascii="Times New Roman" w:eastAsia="Times New Roman" w:hAnsi="Times New Roman" w:cs="Times New Roman"/>
              <w:sz w:val="24"/>
              <w:szCs w:val="24"/>
              <w:lang w:val="en-US"/>
            </w:rPr>
          </w:rPrChange>
        </w:rPr>
        <w:t>ID:</w:t>
      </w:r>
      <w:r w:rsidRPr="008E7348">
        <w:rPr>
          <w:rFonts w:asciiTheme="minorBidi" w:hAnsiTheme="minorBidi" w:cstheme="minorBidi"/>
          <w:sz w:val="24"/>
          <w:szCs w:val="24"/>
          <w:lang w:val="en-US"/>
          <w:rPrChange w:id="18" w:author="יוני גרינברג" w:date="2025-12-21T15:14:00Z" w16du:dateUtc="2025-12-21T13:14:00Z">
            <w:rPr>
              <w:sz w:val="24"/>
              <w:szCs w:val="24"/>
              <w:lang w:val="en-US"/>
            </w:rPr>
          </w:rPrChange>
        </w:rPr>
        <w:t xml:space="preserve">  </w:t>
      </w:r>
      <w:r w:rsidRPr="008E7348">
        <w:rPr>
          <w:rFonts w:asciiTheme="minorBidi" w:hAnsiTheme="minorBidi" w:cstheme="minorBidi"/>
          <w:sz w:val="24"/>
          <w:szCs w:val="24"/>
          <w:lang w:val="en-US"/>
          <w:rPrChange w:id="19" w:author="יוני גרינברג" w:date="2025-12-21T15:14:00Z" w16du:dateUtc="2025-12-21T13:14:00Z">
            <w:rPr>
              <w:sz w:val="24"/>
              <w:szCs w:val="24"/>
              <w:lang w:val="en-US"/>
            </w:rPr>
          </w:rPrChange>
        </w:rPr>
        <w:tab/>
      </w:r>
      <w:r w:rsidRPr="008E7348">
        <w:rPr>
          <w:rFonts w:asciiTheme="minorBidi" w:eastAsia="Times New Roman" w:hAnsiTheme="minorBidi" w:cstheme="minorBidi"/>
          <w:sz w:val="24"/>
          <w:szCs w:val="24"/>
          <w:lang w:val="en-US"/>
          <w:rPrChange w:id="20" w:author="יוני גרינברג" w:date="2025-12-21T15:14:00Z" w16du:dateUtc="2025-12-21T13:14:00Z">
            <w:rPr>
              <w:rFonts w:ascii="Times New Roman" w:eastAsia="Times New Roman" w:hAnsi="Times New Roman" w:cs="Times New Roman"/>
              <w:sz w:val="24"/>
              <w:szCs w:val="24"/>
              <w:lang w:val="en-US"/>
            </w:rPr>
          </w:rPrChange>
        </w:rPr>
        <w:t xml:space="preserve">307868257 </w:t>
      </w:r>
      <w:r w:rsidRPr="008E7348">
        <w:rPr>
          <w:rFonts w:asciiTheme="minorBidi" w:eastAsia="Times New Roman" w:hAnsiTheme="minorBidi" w:cstheme="minorBidi"/>
          <w:lang w:val="en-US"/>
          <w:rPrChange w:id="21" w:author="יוני גרינברג" w:date="2025-12-21T15:14:00Z" w16du:dateUtc="2025-12-21T13:14:00Z">
            <w:rPr>
              <w:rFonts w:ascii="Times New Roman" w:eastAsia="Times New Roman" w:hAnsi="Times New Roman" w:cs="Times New Roman"/>
              <w:lang w:val="en-US"/>
            </w:rPr>
          </w:rPrChange>
        </w:rPr>
        <w:t xml:space="preserve"> </w:t>
      </w:r>
      <w:r w:rsidR="00C62297" w:rsidRPr="008E7348">
        <w:rPr>
          <w:rFonts w:asciiTheme="minorBidi" w:hAnsiTheme="minorBidi" w:cstheme="minorBidi"/>
          <w:lang w:val="en-US"/>
          <w:rPrChange w:id="22" w:author="יוני גרינברג" w:date="2025-12-21T15:14:00Z" w16du:dateUtc="2025-12-21T13:14:00Z">
            <w:rPr>
              <w:lang w:val="en-US"/>
            </w:rPr>
          </w:rPrChange>
        </w:rPr>
        <w:t xml:space="preserve"> </w:t>
      </w:r>
      <w:r w:rsidR="00C62297" w:rsidRPr="008E7348">
        <w:rPr>
          <w:rFonts w:asciiTheme="minorBidi" w:hAnsiTheme="minorBidi" w:cstheme="minorBidi"/>
          <w:rPrChange w:id="23" w:author="יוני גרינברג" w:date="2025-12-21T15:14:00Z" w16du:dateUtc="2025-12-21T13:14:00Z">
            <w:rPr/>
          </w:rPrChange>
        </w:rPr>
        <w:fldChar w:fldCharType="begin"/>
      </w:r>
      <w:r w:rsidR="00C62297" w:rsidRPr="008E7348">
        <w:rPr>
          <w:rFonts w:asciiTheme="minorBidi" w:hAnsiTheme="minorBidi" w:cstheme="minorBidi"/>
          <w:lang w:val="en-US"/>
          <w:rPrChange w:id="24" w:author="יוני גרינברג" w:date="2025-12-21T15:14:00Z" w16du:dateUtc="2025-12-21T13:14:00Z">
            <w:rPr/>
          </w:rPrChange>
        </w:rPr>
        <w:instrText>HYPERLINK "mailto:Yoni.Grinberg@e.braude.ac.il"</w:instrText>
      </w:r>
      <w:r w:rsidR="00C62297" w:rsidRPr="001E5EC8">
        <w:rPr>
          <w:rFonts w:asciiTheme="minorBidi" w:hAnsiTheme="minorBidi" w:cstheme="minorBidi"/>
        </w:rPr>
      </w:r>
      <w:r w:rsidR="00C62297" w:rsidRPr="008E7348">
        <w:rPr>
          <w:rFonts w:asciiTheme="minorBidi" w:hAnsiTheme="minorBidi" w:cstheme="minorBidi"/>
          <w:rPrChange w:id="25" w:author="יוני גרינברג" w:date="2025-12-21T15:14:00Z" w16du:dateUtc="2025-12-21T13:14:00Z">
            <w:rPr/>
          </w:rPrChange>
        </w:rPr>
        <w:fldChar w:fldCharType="separate"/>
      </w:r>
      <w:r w:rsidR="00C62297" w:rsidRPr="008E7348">
        <w:rPr>
          <w:rStyle w:val="Hyperlink"/>
          <w:rFonts w:asciiTheme="minorBidi" w:eastAsia="Times New Roman" w:hAnsiTheme="minorBidi" w:cstheme="minorBidi"/>
          <w:color w:val="auto"/>
          <w:u w:val="none"/>
          <w:lang w:val="en-US"/>
          <w:rPrChange w:id="26" w:author="יוני גרינברג" w:date="2025-12-21T15:14:00Z" w16du:dateUtc="2025-12-21T13:14:00Z">
            <w:rPr>
              <w:rStyle w:val="Hyperlink"/>
              <w:rFonts w:ascii="Times New Roman" w:eastAsia="Times New Roman" w:hAnsi="Times New Roman" w:cs="Times New Roman"/>
              <w:color w:val="auto"/>
              <w:u w:val="none"/>
              <w:lang w:val="en-US"/>
            </w:rPr>
          </w:rPrChange>
        </w:rPr>
        <w:t>Yoni.Grinberg@e.braude.ac.il</w:t>
      </w:r>
      <w:r w:rsidR="00C62297" w:rsidRPr="008E7348">
        <w:rPr>
          <w:rFonts w:asciiTheme="minorBidi" w:hAnsiTheme="minorBidi" w:cstheme="minorBidi"/>
          <w:rPrChange w:id="27" w:author="יוני גרינברג" w:date="2025-12-21T15:14:00Z" w16du:dateUtc="2025-12-21T13:14:00Z">
            <w:rPr/>
          </w:rPrChange>
        </w:rPr>
        <w:fldChar w:fldCharType="end"/>
      </w:r>
    </w:p>
    <w:p w14:paraId="2C954C13" w14:textId="62C0AE36" w:rsidR="00BD16DC" w:rsidRPr="008E7348" w:rsidRDefault="00CF69D5" w:rsidP="00CF69D5">
      <w:pPr>
        <w:shd w:val="clear" w:color="auto" w:fill="FFFFFF"/>
        <w:spacing w:after="240"/>
        <w:ind w:right="20"/>
        <w:rPr>
          <w:rFonts w:asciiTheme="minorBidi" w:eastAsia="Times New Roman" w:hAnsiTheme="minorBidi" w:cstheme="minorBidi"/>
          <w:sz w:val="24"/>
          <w:szCs w:val="24"/>
          <w:lang w:val="en-US"/>
          <w:rPrChange w:id="28" w:author="יוני גרינברג" w:date="2025-12-21T15:14:00Z" w16du:dateUtc="2025-12-21T13:14:00Z">
            <w:rPr>
              <w:rFonts w:ascii="Times New Roman" w:eastAsia="Times New Roman" w:hAnsi="Times New Roman" w:cs="Times New Roman"/>
              <w:sz w:val="24"/>
              <w:szCs w:val="24"/>
              <w:lang w:val="en-US"/>
            </w:rPr>
          </w:rPrChange>
        </w:rPr>
        <w:pPrChange w:id="29" w:author="יוני גרינברג" w:date="2025-12-22T22:49:00Z" w16du:dateUtc="2025-12-22T20:49:00Z">
          <w:pPr>
            <w:shd w:val="clear" w:color="auto" w:fill="FFFFFF"/>
            <w:spacing w:after="240"/>
            <w:ind w:left="720" w:right="20" w:firstLine="720"/>
          </w:pPr>
        </w:pPrChange>
      </w:pPr>
      <w:ins w:id="30" w:author="יוני גרינברג" w:date="2025-12-22T22:49:00Z" w16du:dateUtc="2025-12-22T20:49:00Z">
        <w:r>
          <w:rPr>
            <w:rFonts w:asciiTheme="minorBidi" w:eastAsia="Times New Roman" w:hAnsiTheme="minorBidi" w:cstheme="minorBidi"/>
            <w:sz w:val="24"/>
            <w:szCs w:val="24"/>
            <w:lang w:val="en-US"/>
          </w:rPr>
          <w:t xml:space="preserve">            </w:t>
        </w:r>
      </w:ins>
      <w:r w:rsidR="00C7700C" w:rsidRPr="008E7348">
        <w:rPr>
          <w:rFonts w:asciiTheme="minorBidi" w:eastAsia="Times New Roman" w:hAnsiTheme="minorBidi" w:cstheme="minorBidi"/>
          <w:sz w:val="24"/>
          <w:szCs w:val="24"/>
          <w:lang w:val="en-US"/>
          <w:rPrChange w:id="31" w:author="יוני גרינברג" w:date="2025-12-21T15:14:00Z" w16du:dateUtc="2025-12-21T13:14:00Z">
            <w:rPr>
              <w:rFonts w:ascii="Times New Roman" w:eastAsia="Times New Roman" w:hAnsi="Times New Roman" w:cs="Times New Roman"/>
              <w:sz w:val="24"/>
              <w:szCs w:val="24"/>
              <w:lang w:val="en-US"/>
            </w:rPr>
          </w:rPrChange>
        </w:rPr>
        <w:t xml:space="preserve"> Bar Harush</w:t>
      </w:r>
      <w:r w:rsidR="00C7700C" w:rsidRPr="008E7348">
        <w:rPr>
          <w:rFonts w:asciiTheme="minorBidi" w:eastAsia="Times New Roman" w:hAnsiTheme="minorBidi" w:cstheme="minorBidi"/>
          <w:sz w:val="24"/>
          <w:szCs w:val="24"/>
          <w:lang w:val="en-US"/>
          <w:rPrChange w:id="32" w:author="יוני גרינברג" w:date="2025-12-21T15:14:00Z" w16du:dateUtc="2025-12-21T13:14:00Z">
            <w:rPr>
              <w:rFonts w:ascii="Times New Roman" w:eastAsia="Times New Roman" w:hAnsi="Times New Roman" w:cs="Times New Roman"/>
              <w:sz w:val="24"/>
              <w:szCs w:val="24"/>
              <w:lang w:val="en-US"/>
            </w:rPr>
          </w:rPrChange>
        </w:rPr>
        <w:tab/>
      </w:r>
      <w:r w:rsidR="00C7700C" w:rsidRPr="008E7348">
        <w:rPr>
          <w:rFonts w:asciiTheme="minorBidi" w:hAnsiTheme="minorBidi" w:cstheme="minorBidi"/>
          <w:sz w:val="24"/>
          <w:szCs w:val="24"/>
          <w:lang w:val="en-US"/>
          <w:rPrChange w:id="33" w:author="יוני גרינברג" w:date="2025-12-21T15:14:00Z" w16du:dateUtc="2025-12-21T13:14:00Z">
            <w:rPr>
              <w:sz w:val="24"/>
              <w:szCs w:val="24"/>
              <w:lang w:val="en-US"/>
            </w:rPr>
          </w:rPrChange>
        </w:rPr>
        <w:t xml:space="preserve">      </w:t>
      </w:r>
      <w:r w:rsidR="00C7700C" w:rsidRPr="008E7348">
        <w:rPr>
          <w:rFonts w:asciiTheme="minorBidi" w:hAnsiTheme="minorBidi" w:cstheme="minorBidi"/>
          <w:sz w:val="24"/>
          <w:szCs w:val="24"/>
          <w:lang w:val="en-US"/>
          <w:rPrChange w:id="34" w:author="יוני גרינברג" w:date="2025-12-21T15:14:00Z" w16du:dateUtc="2025-12-21T13:14:00Z">
            <w:rPr>
              <w:sz w:val="24"/>
              <w:szCs w:val="24"/>
              <w:lang w:val="en-US"/>
            </w:rPr>
          </w:rPrChange>
        </w:rPr>
        <w:tab/>
      </w:r>
      <w:ins w:id="35" w:author="יוני גרינברג" w:date="2025-12-22T22:49:00Z" w16du:dateUtc="2025-12-22T20:49:00Z">
        <w:r w:rsidR="00A53F12">
          <w:rPr>
            <w:rFonts w:asciiTheme="minorBidi" w:hAnsiTheme="minorBidi" w:cstheme="minorBidi"/>
            <w:sz w:val="24"/>
            <w:szCs w:val="24"/>
            <w:lang w:val="en-US"/>
          </w:rPr>
          <w:t xml:space="preserve">      </w:t>
        </w:r>
      </w:ins>
      <w:r w:rsidR="00C7700C" w:rsidRPr="008E7348">
        <w:rPr>
          <w:rFonts w:asciiTheme="minorBidi" w:hAnsiTheme="minorBidi" w:cstheme="minorBidi"/>
          <w:sz w:val="24"/>
          <w:szCs w:val="24"/>
          <w:lang w:val="en-US"/>
          <w:rPrChange w:id="36" w:author="יוני גרינברג" w:date="2025-12-21T15:14:00Z" w16du:dateUtc="2025-12-21T13:14:00Z">
            <w:rPr>
              <w:sz w:val="24"/>
              <w:szCs w:val="24"/>
              <w:lang w:val="en-US"/>
            </w:rPr>
          </w:rPrChange>
        </w:rPr>
        <w:t xml:space="preserve">  </w:t>
      </w:r>
      <w:r w:rsidR="00C7700C" w:rsidRPr="008E7348">
        <w:rPr>
          <w:rFonts w:asciiTheme="minorBidi" w:eastAsia="Times New Roman" w:hAnsiTheme="minorBidi" w:cstheme="minorBidi"/>
          <w:sz w:val="24"/>
          <w:szCs w:val="24"/>
          <w:lang w:val="en-US"/>
          <w:rPrChange w:id="37" w:author="יוני גרינברג" w:date="2025-12-21T15:14:00Z" w16du:dateUtc="2025-12-21T13:14:00Z">
            <w:rPr>
              <w:rFonts w:ascii="Times New Roman" w:eastAsia="Times New Roman" w:hAnsi="Times New Roman" w:cs="Times New Roman"/>
              <w:sz w:val="24"/>
              <w:szCs w:val="24"/>
              <w:lang w:val="en-US"/>
            </w:rPr>
          </w:rPrChange>
        </w:rPr>
        <w:t>ID:</w:t>
      </w:r>
      <w:r w:rsidR="00C7700C" w:rsidRPr="008E7348">
        <w:rPr>
          <w:rFonts w:asciiTheme="minorBidi" w:hAnsiTheme="minorBidi" w:cstheme="minorBidi"/>
          <w:sz w:val="24"/>
          <w:szCs w:val="24"/>
          <w:lang w:val="en-US"/>
          <w:rPrChange w:id="38" w:author="יוני גרינברג" w:date="2025-12-21T15:14:00Z" w16du:dateUtc="2025-12-21T13:14:00Z">
            <w:rPr>
              <w:sz w:val="24"/>
              <w:szCs w:val="24"/>
              <w:lang w:val="en-US"/>
            </w:rPr>
          </w:rPrChange>
        </w:rPr>
        <w:t xml:space="preserve">  </w:t>
      </w:r>
      <w:proofErr w:type="gramStart"/>
      <w:r w:rsidR="00C7700C" w:rsidRPr="008E7348">
        <w:rPr>
          <w:rFonts w:asciiTheme="minorBidi" w:hAnsiTheme="minorBidi" w:cstheme="minorBidi"/>
          <w:sz w:val="24"/>
          <w:szCs w:val="24"/>
          <w:lang w:val="en-US"/>
          <w:rPrChange w:id="39" w:author="יוני גרינברג" w:date="2025-12-21T15:14:00Z" w16du:dateUtc="2025-12-21T13:14:00Z">
            <w:rPr>
              <w:sz w:val="24"/>
              <w:szCs w:val="24"/>
              <w:lang w:val="en-US"/>
            </w:rPr>
          </w:rPrChange>
        </w:rPr>
        <w:tab/>
        <w:t xml:space="preserve">  </w:t>
      </w:r>
      <w:r w:rsidR="00C7700C" w:rsidRPr="008E7348">
        <w:rPr>
          <w:rFonts w:asciiTheme="minorBidi" w:eastAsia="Times New Roman" w:hAnsiTheme="minorBidi" w:cstheme="minorBidi"/>
          <w:sz w:val="24"/>
          <w:szCs w:val="24"/>
          <w:lang w:val="en-US"/>
          <w:rPrChange w:id="40" w:author="יוני גרינברג" w:date="2025-12-21T15:14:00Z" w16du:dateUtc="2025-12-21T13:14:00Z">
            <w:rPr>
              <w:rFonts w:ascii="Times New Roman" w:eastAsia="Times New Roman" w:hAnsi="Times New Roman" w:cs="Times New Roman"/>
              <w:sz w:val="24"/>
              <w:szCs w:val="24"/>
              <w:lang w:val="en-US"/>
            </w:rPr>
          </w:rPrChange>
        </w:rPr>
        <w:t>205713308</w:t>
      </w:r>
      <w:proofErr w:type="gramEnd"/>
      <w:r w:rsidR="00C7700C" w:rsidRPr="008E7348">
        <w:rPr>
          <w:rFonts w:asciiTheme="minorBidi" w:eastAsia="Times New Roman" w:hAnsiTheme="minorBidi" w:cstheme="minorBidi"/>
          <w:sz w:val="24"/>
          <w:szCs w:val="24"/>
          <w:lang w:val="en-US"/>
          <w:rPrChange w:id="41" w:author="יוני גרינברג" w:date="2025-12-21T15:14:00Z" w16du:dateUtc="2025-12-21T13:14:00Z">
            <w:rPr>
              <w:rFonts w:ascii="Times New Roman" w:eastAsia="Times New Roman" w:hAnsi="Times New Roman" w:cs="Times New Roman"/>
              <w:sz w:val="24"/>
              <w:szCs w:val="24"/>
              <w:lang w:val="en-US"/>
            </w:rPr>
          </w:rPrChange>
        </w:rPr>
        <w:t xml:space="preserve">  Bar.Harush@e.braude.ac.il </w:t>
      </w:r>
    </w:p>
    <w:p w14:paraId="76943A82" w14:textId="77777777" w:rsidR="00BD16DC" w:rsidRPr="008E7348" w:rsidRDefault="00C7700C">
      <w:pPr>
        <w:shd w:val="clear" w:color="auto" w:fill="FFFFFF"/>
        <w:spacing w:after="240"/>
        <w:ind w:left="40" w:right="580"/>
        <w:rPr>
          <w:rFonts w:asciiTheme="minorBidi" w:eastAsia="Times New Roman" w:hAnsiTheme="minorBidi" w:cstheme="minorBidi"/>
          <w:sz w:val="24"/>
          <w:szCs w:val="24"/>
          <w:lang w:val="en-US"/>
          <w:rPrChange w:id="42"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43"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2F95839D" w14:textId="77777777" w:rsidR="00BD16DC" w:rsidRPr="008E7348" w:rsidRDefault="00C7700C">
      <w:pPr>
        <w:shd w:val="clear" w:color="auto" w:fill="FFFFFF"/>
        <w:spacing w:after="240"/>
        <w:ind w:left="40" w:right="580"/>
        <w:rPr>
          <w:rFonts w:asciiTheme="minorBidi" w:eastAsia="Times New Roman" w:hAnsiTheme="minorBidi" w:cstheme="minorBidi"/>
          <w:sz w:val="24"/>
          <w:szCs w:val="24"/>
          <w:lang w:val="en-US"/>
          <w:rPrChange w:id="4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45"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15E6F794" w14:textId="77777777" w:rsidR="00BD16DC" w:rsidRPr="008E7348" w:rsidRDefault="00C7700C">
      <w:pPr>
        <w:shd w:val="clear" w:color="auto" w:fill="FFFFFF"/>
        <w:spacing w:after="240"/>
        <w:ind w:right="580"/>
        <w:rPr>
          <w:rFonts w:asciiTheme="minorBidi" w:eastAsia="Times New Roman" w:hAnsiTheme="minorBidi" w:cstheme="minorBidi"/>
          <w:sz w:val="24"/>
          <w:szCs w:val="24"/>
          <w:lang w:val="en-US"/>
          <w:rPrChange w:id="46"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47"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58B49E90" w14:textId="77777777" w:rsidR="00BD16DC" w:rsidRPr="008E7348" w:rsidRDefault="00C7700C">
      <w:pPr>
        <w:shd w:val="clear" w:color="auto" w:fill="FFFFFF"/>
        <w:spacing w:after="240"/>
        <w:ind w:left="40" w:right="580"/>
        <w:rPr>
          <w:rFonts w:asciiTheme="minorBidi" w:eastAsia="Times New Roman" w:hAnsiTheme="minorBidi" w:cstheme="minorBidi"/>
          <w:sz w:val="24"/>
          <w:szCs w:val="24"/>
          <w:lang w:val="en-US"/>
          <w:rPrChange w:id="48"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49"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2433E430" w14:textId="7BA5C7B1" w:rsidR="00BD16DC" w:rsidRPr="008E7348" w:rsidRDefault="00C7700C">
      <w:pPr>
        <w:shd w:val="clear" w:color="auto" w:fill="FFFFFF"/>
        <w:spacing w:after="240"/>
        <w:ind w:right="20" w:firstLine="280"/>
        <w:jc w:val="center"/>
        <w:rPr>
          <w:rFonts w:asciiTheme="minorBidi" w:eastAsia="Times New Roman" w:hAnsiTheme="minorBidi" w:cstheme="minorBidi"/>
          <w:b/>
          <w:bCs/>
          <w:sz w:val="24"/>
          <w:szCs w:val="24"/>
          <w:u w:val="single"/>
          <w:lang w:val="en-US"/>
          <w:rPrChange w:id="50" w:author="יוני גרינברג" w:date="2025-12-21T15:14:00Z" w16du:dateUtc="2025-12-21T13:14:00Z">
            <w:rPr>
              <w:rFonts w:ascii="Times New Roman" w:eastAsia="Times New Roman" w:hAnsi="Times New Roman" w:cs="Times New Roman"/>
              <w:b/>
              <w:bCs/>
              <w:sz w:val="24"/>
              <w:szCs w:val="24"/>
              <w:u w:val="single"/>
              <w:lang w:val="en-US"/>
            </w:rPr>
          </w:rPrChange>
        </w:rPr>
      </w:pPr>
      <w:r w:rsidRPr="008E7348">
        <w:rPr>
          <w:rFonts w:asciiTheme="minorBidi" w:eastAsia="Times New Roman" w:hAnsiTheme="minorBidi" w:cstheme="minorBidi"/>
          <w:b/>
          <w:bCs/>
          <w:sz w:val="24"/>
          <w:szCs w:val="24"/>
          <w:u w:val="single"/>
          <w:lang w:val="en-US"/>
          <w:rPrChange w:id="51" w:author="יוני גרינברג" w:date="2025-12-21T15:14:00Z" w16du:dateUtc="2025-12-21T13:14:00Z">
            <w:rPr>
              <w:rFonts w:ascii="Times New Roman" w:eastAsia="Times New Roman" w:hAnsi="Times New Roman" w:cs="Times New Roman"/>
              <w:b/>
              <w:bCs/>
              <w:sz w:val="24"/>
              <w:szCs w:val="24"/>
              <w:u w:val="single"/>
              <w:lang w:val="en-US"/>
            </w:rPr>
          </w:rPrChange>
        </w:rPr>
        <w:t>Supervisor:</w:t>
      </w:r>
    </w:p>
    <w:p w14:paraId="75C5D229" w14:textId="77777777" w:rsidR="00BD16DC" w:rsidRPr="008E7348" w:rsidRDefault="00C7700C">
      <w:pPr>
        <w:shd w:val="clear" w:color="auto" w:fill="FFFFFF"/>
        <w:spacing w:after="240"/>
        <w:ind w:right="20" w:firstLine="280"/>
        <w:jc w:val="center"/>
        <w:rPr>
          <w:rFonts w:asciiTheme="minorBidi" w:eastAsia="Times New Roman" w:hAnsiTheme="minorBidi" w:cstheme="minorBidi"/>
          <w:sz w:val="24"/>
          <w:szCs w:val="24"/>
          <w:lang w:val="en-US"/>
          <w:rPrChange w:id="52"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53" w:author="יוני גרינברג" w:date="2025-12-21T15:14:00Z" w16du:dateUtc="2025-12-21T13:14:00Z">
            <w:rPr>
              <w:rFonts w:ascii="Times New Roman" w:eastAsia="Times New Roman" w:hAnsi="Times New Roman" w:cs="Times New Roman"/>
              <w:sz w:val="24"/>
              <w:szCs w:val="24"/>
              <w:lang w:val="en-US"/>
            </w:rPr>
          </w:rPrChange>
        </w:rPr>
        <w:t>Dr. Elena Ravve</w:t>
      </w:r>
    </w:p>
    <w:p w14:paraId="411C6F19" w14:textId="77777777" w:rsidR="00BD16DC" w:rsidRPr="008E7348" w:rsidRDefault="00C7700C">
      <w:pPr>
        <w:shd w:val="clear" w:color="auto" w:fill="FFFFFF"/>
        <w:spacing w:after="240"/>
        <w:ind w:right="20" w:firstLine="280"/>
        <w:jc w:val="center"/>
        <w:rPr>
          <w:rFonts w:asciiTheme="minorBidi" w:eastAsia="Times New Roman" w:hAnsiTheme="minorBidi" w:cstheme="minorBidi"/>
          <w:sz w:val="24"/>
          <w:szCs w:val="24"/>
          <w:lang w:val="en-US"/>
          <w:rPrChange w:id="5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55"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7ADEE3D3" w14:textId="77777777" w:rsidR="00BD16DC" w:rsidRPr="008E7348" w:rsidRDefault="00C7700C">
      <w:pPr>
        <w:shd w:val="clear" w:color="auto" w:fill="FFFFFF"/>
        <w:spacing w:after="120"/>
        <w:ind w:left="1280" w:right="580"/>
        <w:rPr>
          <w:rFonts w:asciiTheme="minorBidi" w:eastAsia="Times New Roman" w:hAnsiTheme="minorBidi" w:cstheme="minorBidi"/>
          <w:lang w:val="en-US"/>
          <w:rPrChange w:id="56"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eastAsia="Times New Roman" w:hAnsiTheme="minorBidi" w:cstheme="minorBidi"/>
          <w:b/>
          <w:bCs/>
          <w:i/>
          <w:iCs/>
          <w:lang w:val="en-US"/>
          <w:rPrChange w:id="57" w:author="יוני גרינברג" w:date="2025-12-21T15:14:00Z" w16du:dateUtc="2025-12-21T13:14:00Z">
            <w:rPr>
              <w:rFonts w:ascii="Times New Roman" w:eastAsia="Times New Roman" w:hAnsi="Times New Roman" w:cs="Times New Roman"/>
              <w:b/>
              <w:bCs/>
              <w:i/>
              <w:iCs/>
              <w:lang w:val="en-US"/>
            </w:rPr>
          </w:rPrChange>
        </w:rPr>
        <w:t xml:space="preserve"> </w:t>
      </w:r>
      <w:r w:rsidRPr="008E7348">
        <w:rPr>
          <w:rFonts w:asciiTheme="minorBidi" w:eastAsia="Times New Roman" w:hAnsiTheme="minorBidi" w:cstheme="minorBidi"/>
          <w:lang w:val="en-US"/>
          <w:rPrChange w:id="58" w:author="יוני גרינברג" w:date="2025-12-21T15:14:00Z" w16du:dateUtc="2025-12-21T13:14:00Z">
            <w:rPr>
              <w:rFonts w:ascii="Times New Roman" w:eastAsia="Times New Roman" w:hAnsi="Times New Roman" w:cs="Times New Roman"/>
              <w:lang w:val="en-US"/>
            </w:rPr>
          </w:rPrChange>
        </w:rPr>
        <w:t xml:space="preserve"> </w:t>
      </w:r>
    </w:p>
    <w:p w14:paraId="53D71C5F" w14:textId="77777777" w:rsidR="00BD16DC" w:rsidRPr="008E7348" w:rsidRDefault="00C7700C">
      <w:pPr>
        <w:shd w:val="clear" w:color="auto" w:fill="FFFFFF"/>
        <w:ind w:left="1280" w:right="580"/>
        <w:rPr>
          <w:rFonts w:asciiTheme="minorBidi" w:eastAsia="Times New Roman" w:hAnsiTheme="minorBidi" w:cstheme="minorBidi"/>
          <w:i/>
          <w:iCs/>
          <w:sz w:val="28"/>
          <w:szCs w:val="28"/>
          <w:lang w:val="en-US"/>
          <w:rPrChange w:id="59" w:author="יוני גרינברג" w:date="2025-12-21T15:14:00Z" w16du:dateUtc="2025-12-21T13:14:00Z">
            <w:rPr>
              <w:rFonts w:asciiTheme="majorBidi" w:eastAsia="Times New Roman" w:hAnsiTheme="majorBidi" w:cstheme="majorBidi"/>
              <w:i/>
              <w:iCs/>
              <w:sz w:val="28"/>
              <w:szCs w:val="28"/>
              <w:lang w:val="en-US"/>
            </w:rPr>
          </w:rPrChange>
        </w:rPr>
      </w:pPr>
      <w:r w:rsidRPr="008E7348">
        <w:rPr>
          <w:rFonts w:asciiTheme="minorBidi" w:eastAsia="Times New Roman" w:hAnsiTheme="minorBidi" w:cstheme="minorBidi"/>
          <w:b/>
          <w:bCs/>
          <w:i/>
          <w:iCs/>
          <w:sz w:val="28"/>
          <w:szCs w:val="28"/>
          <w:lang w:val="en-US"/>
          <w:rPrChange w:id="60" w:author="יוני גרינברג" w:date="2025-12-21T15:14:00Z" w16du:dateUtc="2025-12-21T13:14:00Z">
            <w:rPr>
              <w:rFonts w:asciiTheme="majorBidi" w:eastAsia="Times New Roman" w:hAnsiTheme="majorBidi" w:cstheme="majorBidi"/>
              <w:b/>
              <w:bCs/>
              <w:i/>
              <w:iCs/>
              <w:sz w:val="28"/>
              <w:szCs w:val="28"/>
              <w:lang w:val="en-US"/>
            </w:rPr>
          </w:rPrChange>
        </w:rPr>
        <w:t xml:space="preserve">Abstract. </w:t>
      </w:r>
      <w:commentRangeStart w:id="61"/>
      <w:r w:rsidRPr="008E7348">
        <w:rPr>
          <w:rFonts w:asciiTheme="minorBidi" w:eastAsia="Times New Roman" w:hAnsiTheme="minorBidi" w:cstheme="minorBidi"/>
          <w:i/>
          <w:iCs/>
          <w:sz w:val="28"/>
          <w:szCs w:val="28"/>
          <w:lang w:val="en-US"/>
          <w:rPrChange w:id="62" w:author="יוני גרינברג" w:date="2025-12-21T15:14:00Z" w16du:dateUtc="2025-12-21T13:14:00Z">
            <w:rPr>
              <w:rFonts w:asciiTheme="majorBidi" w:eastAsia="Times New Roman" w:hAnsiTheme="majorBidi" w:cstheme="majorBidi"/>
              <w:i/>
              <w:iCs/>
              <w:sz w:val="28"/>
              <w:szCs w:val="28"/>
              <w:lang w:val="en-US"/>
            </w:rPr>
          </w:rPrChange>
        </w:rPr>
        <w:t xml:space="preserve">In this project, our main objective is proof of concept, integration and implementation </w:t>
      </w:r>
      <w:proofErr w:type="gramStart"/>
      <w:r w:rsidRPr="008E7348">
        <w:rPr>
          <w:rFonts w:asciiTheme="minorBidi" w:eastAsia="Times New Roman" w:hAnsiTheme="minorBidi" w:cstheme="minorBidi"/>
          <w:i/>
          <w:iCs/>
          <w:sz w:val="28"/>
          <w:szCs w:val="28"/>
          <w:lang w:val="en-US"/>
          <w:rPrChange w:id="63" w:author="יוני גרינברג" w:date="2025-12-21T15:14:00Z" w16du:dateUtc="2025-12-21T13:14:00Z">
            <w:rPr>
              <w:rFonts w:asciiTheme="majorBidi" w:eastAsia="Times New Roman" w:hAnsiTheme="majorBidi" w:cstheme="majorBidi"/>
              <w:i/>
              <w:iCs/>
              <w:sz w:val="28"/>
              <w:szCs w:val="28"/>
              <w:lang w:val="en-US"/>
            </w:rPr>
          </w:rPrChange>
        </w:rPr>
        <w:t>of  ultrasound</w:t>
      </w:r>
      <w:proofErr w:type="gramEnd"/>
      <w:r w:rsidRPr="008E7348">
        <w:rPr>
          <w:rFonts w:asciiTheme="minorBidi" w:eastAsia="Times New Roman" w:hAnsiTheme="minorBidi" w:cstheme="minorBidi"/>
          <w:i/>
          <w:iCs/>
          <w:sz w:val="28"/>
          <w:szCs w:val="28"/>
          <w:lang w:val="en-US"/>
          <w:rPrChange w:id="64" w:author="יוני גרינברג" w:date="2025-12-21T15:14:00Z" w16du:dateUtc="2025-12-21T13:14:00Z">
            <w:rPr>
              <w:rFonts w:asciiTheme="majorBidi" w:eastAsia="Times New Roman" w:hAnsiTheme="majorBidi" w:cstheme="majorBidi"/>
              <w:i/>
              <w:iCs/>
              <w:sz w:val="28"/>
              <w:szCs w:val="28"/>
              <w:lang w:val="en-US"/>
            </w:rPr>
          </w:rPrChange>
        </w:rPr>
        <w:t xml:space="preserve"> data transfer many to many using smartphones.</w:t>
      </w:r>
      <w:commentRangeEnd w:id="61"/>
      <w:r w:rsidR="003C1583" w:rsidRPr="008E7348">
        <w:rPr>
          <w:rStyle w:val="a6"/>
          <w:rFonts w:asciiTheme="minorBidi" w:hAnsiTheme="minorBidi" w:cstheme="minorBidi"/>
          <w:sz w:val="28"/>
          <w:szCs w:val="28"/>
          <w:rPrChange w:id="65" w:author="יוני גרינברג" w:date="2025-12-21T15:14:00Z" w16du:dateUtc="2025-12-21T13:14:00Z">
            <w:rPr>
              <w:rStyle w:val="a6"/>
              <w:rFonts w:asciiTheme="majorBidi" w:hAnsiTheme="majorBidi" w:cstheme="majorBidi"/>
              <w:sz w:val="28"/>
              <w:szCs w:val="28"/>
            </w:rPr>
          </w:rPrChange>
        </w:rPr>
        <w:commentReference w:id="61"/>
      </w:r>
    </w:p>
    <w:p w14:paraId="7E685920" w14:textId="77777777" w:rsidR="00BD16DC" w:rsidRPr="008E7348" w:rsidRDefault="00C7700C">
      <w:pPr>
        <w:shd w:val="clear" w:color="auto" w:fill="FFFFFF"/>
        <w:ind w:left="1280" w:right="120"/>
        <w:rPr>
          <w:rFonts w:asciiTheme="minorBidi" w:hAnsiTheme="minorBidi" w:cstheme="minorBidi"/>
          <w:i/>
          <w:iCs/>
          <w:color w:val="F0F6FC"/>
          <w:sz w:val="30"/>
          <w:szCs w:val="30"/>
          <w:shd w:val="clear" w:color="auto" w:fill="0D1117"/>
          <w:lang w:val="en-US"/>
          <w:rPrChange w:id="66" w:author="יוני גרינברג" w:date="2025-12-21T15:14:00Z" w16du:dateUtc="2025-12-21T13:14:00Z">
            <w:rPr>
              <w:i/>
              <w:iCs/>
              <w:color w:val="F0F6FC"/>
              <w:sz w:val="30"/>
              <w:szCs w:val="30"/>
              <w:shd w:val="clear" w:color="auto" w:fill="0D1117"/>
              <w:lang w:val="en-US"/>
            </w:rPr>
          </w:rPrChange>
        </w:rPr>
      </w:pPr>
      <w:r w:rsidRPr="008E7348">
        <w:rPr>
          <w:rFonts w:asciiTheme="minorBidi" w:hAnsiTheme="minorBidi" w:cstheme="minorBidi"/>
          <w:i/>
          <w:iCs/>
          <w:color w:val="F0F6FC"/>
          <w:sz w:val="30"/>
          <w:szCs w:val="30"/>
          <w:shd w:val="clear" w:color="auto" w:fill="0D1117"/>
          <w:lang w:val="en-US"/>
          <w:rPrChange w:id="67" w:author="יוני גרינברג" w:date="2025-12-21T15:14:00Z" w16du:dateUtc="2025-12-21T13:14:00Z">
            <w:rPr>
              <w:i/>
              <w:iCs/>
              <w:color w:val="F0F6FC"/>
              <w:sz w:val="30"/>
              <w:szCs w:val="30"/>
              <w:shd w:val="clear" w:color="auto" w:fill="0D1117"/>
              <w:lang w:val="en-US"/>
            </w:rPr>
          </w:rPrChange>
        </w:rPr>
        <w:t xml:space="preserve"> </w:t>
      </w:r>
    </w:p>
    <w:p w14:paraId="0430210E" w14:textId="2AE4DCFA" w:rsidR="00BD16DC" w:rsidRPr="008E7348" w:rsidRDefault="00B75783">
      <w:pPr>
        <w:spacing w:after="120"/>
        <w:ind w:left="560" w:right="580"/>
        <w:rPr>
          <w:rFonts w:asciiTheme="minorBidi" w:hAnsiTheme="minorBidi" w:cstheme="minorBidi"/>
          <w:b/>
          <w:bCs/>
          <w:i/>
          <w:iCs/>
          <w:sz w:val="28"/>
          <w:szCs w:val="28"/>
          <w:lang w:val="en-US"/>
          <w:rPrChange w:id="68" w:author="יוני גרינברג" w:date="2025-12-21T15:14:00Z" w16du:dateUtc="2025-12-21T13:14:00Z">
            <w:rPr>
              <w:rFonts w:asciiTheme="majorBidi" w:hAnsiTheme="majorBidi" w:cstheme="majorBidi"/>
              <w:b/>
              <w:bCs/>
              <w:i/>
              <w:iCs/>
              <w:sz w:val="28"/>
              <w:szCs w:val="28"/>
              <w:lang w:val="en-US"/>
            </w:rPr>
          </w:rPrChange>
        </w:rPr>
      </w:pPr>
      <w:r w:rsidRPr="008E7348">
        <w:rPr>
          <w:rFonts w:asciiTheme="minorBidi" w:hAnsiTheme="minorBidi" w:cstheme="minorBidi"/>
          <w:b/>
          <w:bCs/>
          <w:i/>
          <w:iCs/>
          <w:sz w:val="28"/>
          <w:szCs w:val="28"/>
          <w:lang w:val="en-US"/>
          <w:rPrChange w:id="69" w:author="יוני גרינברג" w:date="2025-12-21T15:14:00Z" w16du:dateUtc="2025-12-21T13:14:00Z">
            <w:rPr>
              <w:rFonts w:asciiTheme="majorBidi" w:hAnsiTheme="majorBidi" w:cstheme="majorBidi"/>
              <w:b/>
              <w:bCs/>
              <w:i/>
              <w:iCs/>
              <w:sz w:val="28"/>
              <w:szCs w:val="28"/>
              <w:lang w:val="en-US"/>
            </w:rPr>
          </w:rPrChange>
        </w:rPr>
        <w:t>Keywords:</w:t>
      </w:r>
    </w:p>
    <w:p w14:paraId="19360E9D" w14:textId="76F0C340" w:rsidR="00447178" w:rsidRPr="008E7348" w:rsidRDefault="00447178" w:rsidP="00E46FB0">
      <w:pPr>
        <w:spacing w:after="100"/>
        <w:ind w:left="1080" w:right="580"/>
        <w:jc w:val="center"/>
        <w:rPr>
          <w:rFonts w:asciiTheme="minorBidi" w:hAnsiTheme="minorBidi" w:cstheme="minorBidi"/>
          <w:b/>
          <w:bCs/>
          <w:u w:val="single"/>
          <w:lang w:val="en-US"/>
          <w:rPrChange w:id="70" w:author="יוני גרינברג" w:date="2025-12-21T15:14:00Z" w16du:dateUtc="2025-12-21T13:14:00Z">
            <w:rPr>
              <w:b/>
              <w:bCs/>
              <w:u w:val="single"/>
              <w:lang w:val="en-US"/>
            </w:rPr>
          </w:rPrChange>
        </w:rPr>
      </w:pPr>
    </w:p>
    <w:p w14:paraId="41DD5BD1" w14:textId="77777777" w:rsidR="00447178" w:rsidRPr="008E7348" w:rsidRDefault="00447178" w:rsidP="00E46FB0">
      <w:pPr>
        <w:spacing w:after="100"/>
        <w:ind w:left="1080" w:right="580"/>
        <w:jc w:val="center"/>
        <w:rPr>
          <w:rFonts w:asciiTheme="minorBidi" w:hAnsiTheme="minorBidi" w:cstheme="minorBidi"/>
          <w:b/>
          <w:bCs/>
          <w:u w:val="single"/>
          <w:lang w:val="en-US"/>
          <w:rPrChange w:id="71" w:author="יוני גרינברג" w:date="2025-12-21T15:14:00Z" w16du:dateUtc="2025-12-21T13:14:00Z">
            <w:rPr>
              <w:b/>
              <w:bCs/>
              <w:u w:val="single"/>
              <w:lang w:val="en-US"/>
            </w:rPr>
          </w:rPrChange>
        </w:rPr>
      </w:pPr>
    </w:p>
    <w:p w14:paraId="14DFD4BE" w14:textId="77777777" w:rsidR="00BD16DC" w:rsidRPr="008E7348" w:rsidRDefault="00BD16DC">
      <w:pPr>
        <w:spacing w:after="120"/>
        <w:ind w:left="560" w:right="580"/>
        <w:rPr>
          <w:rFonts w:asciiTheme="minorBidi" w:hAnsiTheme="minorBidi" w:cstheme="minorBidi"/>
          <w:b/>
          <w:bCs/>
          <w:i/>
          <w:iCs/>
          <w:sz w:val="20"/>
          <w:szCs w:val="20"/>
          <w:lang w:val="en-US"/>
          <w:rPrChange w:id="72" w:author="יוני גרינברג" w:date="2025-12-21T15:14:00Z" w16du:dateUtc="2025-12-21T13:14:00Z">
            <w:rPr>
              <w:b/>
              <w:bCs/>
              <w:i/>
              <w:iCs/>
              <w:sz w:val="20"/>
              <w:szCs w:val="20"/>
              <w:lang w:val="en-US"/>
            </w:rPr>
          </w:rPrChange>
        </w:rPr>
      </w:pPr>
    </w:p>
    <w:p w14:paraId="69F14421" w14:textId="77777777" w:rsidR="00BD16DC" w:rsidRPr="008E7348" w:rsidRDefault="00BD16DC">
      <w:pPr>
        <w:spacing w:after="120"/>
        <w:ind w:left="560" w:right="580"/>
        <w:rPr>
          <w:rFonts w:asciiTheme="minorBidi" w:hAnsiTheme="minorBidi" w:cstheme="minorBidi"/>
          <w:b/>
          <w:bCs/>
          <w:i/>
          <w:iCs/>
          <w:sz w:val="20"/>
          <w:szCs w:val="20"/>
          <w:lang w:val="en-US"/>
          <w:rPrChange w:id="73" w:author="יוני גרינברג" w:date="2025-12-21T15:14:00Z" w16du:dateUtc="2025-12-21T13:14:00Z">
            <w:rPr>
              <w:b/>
              <w:bCs/>
              <w:i/>
              <w:iCs/>
              <w:sz w:val="20"/>
              <w:szCs w:val="20"/>
              <w:lang w:val="en-US"/>
            </w:rPr>
          </w:rPrChange>
        </w:rPr>
      </w:pPr>
    </w:p>
    <w:p w14:paraId="67CF8E49" w14:textId="77777777" w:rsidR="00BD16DC" w:rsidRPr="008E7348" w:rsidRDefault="00BD16DC">
      <w:pPr>
        <w:spacing w:after="120"/>
        <w:ind w:left="560" w:right="580"/>
        <w:rPr>
          <w:rFonts w:asciiTheme="minorBidi" w:hAnsiTheme="minorBidi" w:cstheme="minorBidi"/>
          <w:b/>
          <w:bCs/>
          <w:i/>
          <w:iCs/>
          <w:sz w:val="20"/>
          <w:szCs w:val="20"/>
          <w:lang w:val="en-US"/>
          <w:rPrChange w:id="74" w:author="יוני גרינברג" w:date="2025-12-21T15:14:00Z" w16du:dateUtc="2025-12-21T13:14:00Z">
            <w:rPr>
              <w:b/>
              <w:bCs/>
              <w:i/>
              <w:iCs/>
              <w:sz w:val="20"/>
              <w:szCs w:val="20"/>
              <w:lang w:val="en-US"/>
            </w:rPr>
          </w:rPrChange>
        </w:rPr>
      </w:pPr>
    </w:p>
    <w:p w14:paraId="038A51C9" w14:textId="77777777" w:rsidR="00447178" w:rsidRPr="008E7348" w:rsidRDefault="00447178" w:rsidP="00447178">
      <w:pPr>
        <w:rPr>
          <w:rFonts w:asciiTheme="minorBidi" w:hAnsiTheme="minorBidi" w:cstheme="minorBidi"/>
          <w:lang w:val="en-US"/>
          <w:rPrChange w:id="75" w:author="יוני גרינברג" w:date="2025-12-21T15:14:00Z" w16du:dateUtc="2025-12-21T13:14:00Z">
            <w:rPr>
              <w:lang w:val="en-US"/>
            </w:rPr>
          </w:rPrChange>
        </w:rPr>
      </w:pPr>
      <w:bookmarkStart w:id="76" w:name="_kw0zw56p4at8" w:colFirst="0" w:colLast="0"/>
      <w:bookmarkEnd w:id="76"/>
    </w:p>
    <w:p w14:paraId="10AC24A1" w14:textId="77777777" w:rsidR="00447178" w:rsidRPr="008E7348" w:rsidRDefault="00447178" w:rsidP="00447178">
      <w:pPr>
        <w:rPr>
          <w:rFonts w:asciiTheme="minorBidi" w:hAnsiTheme="minorBidi" w:cstheme="minorBidi"/>
          <w:lang w:val="en-US"/>
          <w:rPrChange w:id="77" w:author="יוני גרינברג" w:date="2025-12-21T15:14:00Z" w16du:dateUtc="2025-12-21T13:14:00Z">
            <w:rPr>
              <w:lang w:val="en-US"/>
            </w:rPr>
          </w:rPrChange>
        </w:rPr>
      </w:pPr>
    </w:p>
    <w:p w14:paraId="559003C5" w14:textId="77777777" w:rsidR="00447178" w:rsidRPr="008E7348" w:rsidRDefault="00447178" w:rsidP="00447178">
      <w:pPr>
        <w:rPr>
          <w:rFonts w:asciiTheme="minorBidi" w:hAnsiTheme="minorBidi" w:cstheme="minorBidi"/>
          <w:lang w:val="en-US"/>
          <w:rPrChange w:id="78" w:author="יוני גרינברג" w:date="2025-12-21T15:14:00Z" w16du:dateUtc="2025-12-21T13:14:00Z">
            <w:rPr>
              <w:lang w:val="en-US"/>
            </w:rPr>
          </w:rPrChange>
        </w:rPr>
      </w:pPr>
    </w:p>
    <w:p w14:paraId="04CA62BD" w14:textId="77777777" w:rsidR="00447178" w:rsidRPr="008E7348" w:rsidRDefault="00447178" w:rsidP="00447178">
      <w:pPr>
        <w:rPr>
          <w:rFonts w:asciiTheme="minorBidi" w:hAnsiTheme="minorBidi" w:cstheme="minorBidi"/>
          <w:lang w:val="en-US"/>
          <w:rPrChange w:id="79" w:author="יוני גרינברג" w:date="2025-12-21T15:14:00Z" w16du:dateUtc="2025-12-21T13:14:00Z">
            <w:rPr>
              <w:lang w:val="en-US"/>
            </w:rPr>
          </w:rPrChange>
        </w:rPr>
      </w:pPr>
    </w:p>
    <w:p w14:paraId="1F9DDDB1" w14:textId="77777777" w:rsidR="00447178" w:rsidRPr="008E7348" w:rsidRDefault="00447178" w:rsidP="00447178">
      <w:pPr>
        <w:rPr>
          <w:rFonts w:asciiTheme="minorBidi" w:hAnsiTheme="minorBidi" w:cstheme="minorBidi"/>
          <w:lang w:val="en-US"/>
          <w:rPrChange w:id="80" w:author="יוני גרינברג" w:date="2025-12-21T15:14:00Z" w16du:dateUtc="2025-12-21T13:14:00Z">
            <w:rPr>
              <w:lang w:val="en-US"/>
            </w:rPr>
          </w:rPrChange>
        </w:rPr>
      </w:pPr>
    </w:p>
    <w:p w14:paraId="56FE1047" w14:textId="77777777" w:rsidR="00447178" w:rsidRPr="008E7348" w:rsidRDefault="00447178" w:rsidP="00447178">
      <w:pPr>
        <w:rPr>
          <w:rFonts w:asciiTheme="minorBidi" w:hAnsiTheme="minorBidi" w:cstheme="minorBidi"/>
          <w:lang w:val="en-US"/>
          <w:rPrChange w:id="81" w:author="יוני גרינברג" w:date="2025-12-21T15:14:00Z" w16du:dateUtc="2025-12-21T13:14:00Z">
            <w:rPr>
              <w:lang w:val="en-US"/>
            </w:rPr>
          </w:rPrChange>
        </w:rPr>
      </w:pPr>
    </w:p>
    <w:p w14:paraId="194B6965" w14:textId="77777777" w:rsidR="00447178" w:rsidRPr="008E7348" w:rsidRDefault="00447178" w:rsidP="00447178">
      <w:pPr>
        <w:rPr>
          <w:rFonts w:asciiTheme="minorBidi" w:hAnsiTheme="minorBidi" w:cstheme="minorBidi"/>
          <w:lang w:val="en-US"/>
          <w:rPrChange w:id="82" w:author="יוני גרינברג" w:date="2025-12-21T15:14:00Z" w16du:dateUtc="2025-12-21T13:14:00Z">
            <w:rPr>
              <w:lang w:val="en-US"/>
            </w:rPr>
          </w:rPrChange>
        </w:rPr>
      </w:pPr>
    </w:p>
    <w:p w14:paraId="4859F004" w14:textId="77777777" w:rsidR="00447178" w:rsidRPr="008E7348" w:rsidRDefault="00447178" w:rsidP="00447178">
      <w:pPr>
        <w:rPr>
          <w:rFonts w:asciiTheme="minorBidi" w:hAnsiTheme="minorBidi" w:cstheme="minorBidi"/>
          <w:lang w:val="en-US"/>
          <w:rPrChange w:id="83" w:author="יוני גרינברג" w:date="2025-12-21T15:14:00Z" w16du:dateUtc="2025-12-21T13:14:00Z">
            <w:rPr>
              <w:lang w:val="en-US"/>
            </w:rPr>
          </w:rPrChange>
        </w:rPr>
      </w:pPr>
    </w:p>
    <w:p w14:paraId="3DA6EF6E" w14:textId="77777777" w:rsidR="00447178" w:rsidRPr="008E7348" w:rsidRDefault="00447178">
      <w:pPr>
        <w:rPr>
          <w:rFonts w:asciiTheme="minorBidi" w:hAnsiTheme="minorBidi" w:cstheme="minorBidi"/>
          <w:lang w:val="en-US"/>
          <w:rPrChange w:id="84" w:author="יוני גרינברג" w:date="2025-12-21T15:14:00Z" w16du:dateUtc="2025-12-21T13:14:00Z">
            <w:rPr>
              <w:lang w:val="en-US"/>
            </w:rPr>
          </w:rPrChange>
        </w:rPr>
        <w:pPrChange w:id="85" w:author="יוני גרינברג" w:date="2025-12-14T15:51:00Z" w16du:dateUtc="2025-12-14T13:51:00Z">
          <w:pPr>
            <w:pStyle w:val="1"/>
            <w:keepNext w:val="0"/>
            <w:keepLines w:val="0"/>
            <w:spacing w:after="240"/>
          </w:pPr>
        </w:pPrChange>
      </w:pPr>
    </w:p>
    <w:p w14:paraId="1F7AD652" w14:textId="77777777" w:rsidR="00B70562" w:rsidRPr="008E7348" w:rsidRDefault="00B70562">
      <w:pPr>
        <w:pStyle w:val="1"/>
        <w:keepNext w:val="0"/>
        <w:keepLines w:val="0"/>
        <w:spacing w:after="240"/>
        <w:rPr>
          <w:rFonts w:asciiTheme="minorBidi" w:hAnsiTheme="minorBidi" w:cstheme="minorBidi"/>
          <w:b/>
          <w:bCs/>
          <w:sz w:val="46"/>
          <w:szCs w:val="46"/>
          <w:lang w:val="en-US"/>
          <w:rPrChange w:id="86" w:author="יוני גרינברג" w:date="2025-12-21T15:14:00Z" w16du:dateUtc="2025-12-21T13:14:00Z">
            <w:rPr>
              <w:b/>
              <w:bCs/>
              <w:sz w:val="46"/>
              <w:szCs w:val="46"/>
              <w:lang w:val="en-US"/>
            </w:rPr>
          </w:rPrChange>
        </w:rPr>
      </w:pPr>
    </w:p>
    <w:p w14:paraId="2F61433A" w14:textId="5D7D0021" w:rsidR="00BD16DC" w:rsidRPr="008E7348" w:rsidRDefault="00C7700C">
      <w:pPr>
        <w:pStyle w:val="1"/>
        <w:keepNext w:val="0"/>
        <w:keepLines w:val="0"/>
        <w:spacing w:after="240"/>
        <w:rPr>
          <w:rFonts w:asciiTheme="minorBidi" w:hAnsiTheme="minorBidi" w:cstheme="minorBidi"/>
          <w:b/>
          <w:bCs/>
          <w:sz w:val="32"/>
          <w:szCs w:val="32"/>
          <w:lang w:val="en-US"/>
          <w:rPrChange w:id="87" w:author="יוני גרינברג" w:date="2025-12-21T15:14:00Z" w16du:dateUtc="2025-12-21T13:14:00Z">
            <w:rPr>
              <w:rFonts w:asciiTheme="majorBidi" w:hAnsiTheme="majorBidi" w:cstheme="majorBidi"/>
              <w:b/>
              <w:bCs/>
              <w:sz w:val="32"/>
              <w:szCs w:val="32"/>
              <w:lang w:val="en-US"/>
            </w:rPr>
          </w:rPrChange>
        </w:rPr>
      </w:pPr>
      <w:r w:rsidRPr="008E7348">
        <w:rPr>
          <w:rFonts w:asciiTheme="minorBidi" w:hAnsiTheme="minorBidi" w:cstheme="minorBidi"/>
          <w:b/>
          <w:bCs/>
          <w:sz w:val="46"/>
          <w:szCs w:val="46"/>
          <w:lang w:val="en-US"/>
          <w:rPrChange w:id="88" w:author="יוני גרינברג" w:date="2025-12-21T15:14:00Z" w16du:dateUtc="2025-12-21T13:14:00Z">
            <w:rPr>
              <w:b/>
              <w:bCs/>
              <w:sz w:val="46"/>
              <w:szCs w:val="46"/>
              <w:lang w:val="en-US"/>
            </w:rPr>
          </w:rPrChange>
        </w:rPr>
        <w:t xml:space="preserve">1. </w:t>
      </w:r>
      <w:r w:rsidRPr="008E7348">
        <w:rPr>
          <w:rFonts w:asciiTheme="minorBidi" w:hAnsiTheme="minorBidi" w:cstheme="minorBidi"/>
          <w:b/>
          <w:bCs/>
          <w:sz w:val="32"/>
          <w:szCs w:val="32"/>
          <w:lang w:val="en-US"/>
          <w:rPrChange w:id="89" w:author="יוני גרינברג" w:date="2025-12-21T15:14:00Z" w16du:dateUtc="2025-12-21T13:14:00Z">
            <w:rPr>
              <w:rFonts w:asciiTheme="majorBidi" w:hAnsiTheme="majorBidi" w:cstheme="majorBidi"/>
              <w:b/>
              <w:bCs/>
              <w:sz w:val="32"/>
              <w:szCs w:val="32"/>
              <w:lang w:val="en-US"/>
            </w:rPr>
          </w:rPrChange>
        </w:rPr>
        <w:t>INTRODUCTION</w:t>
      </w:r>
    </w:p>
    <w:p w14:paraId="1D9485B9" w14:textId="7572ED8D" w:rsidR="00EC6518" w:rsidRPr="008E7348" w:rsidRDefault="00EC6518" w:rsidP="008E7348">
      <w:pPr>
        <w:spacing w:after="40"/>
        <w:ind w:left="1280"/>
        <w:rPr>
          <w:rFonts w:asciiTheme="minorBidi" w:hAnsiTheme="minorBidi" w:cstheme="minorBidi"/>
          <w:sz w:val="24"/>
          <w:szCs w:val="24"/>
          <w:lang w:val="en-US"/>
          <w:rPrChange w:id="90" w:author="יוני גרינברג" w:date="2025-12-21T15:14:00Z" w16du:dateUtc="2025-12-21T13:14:00Z">
            <w:rPr>
              <w:rFonts w:asciiTheme="majorBidi" w:hAnsiTheme="majorBidi" w:cstheme="majorBidi"/>
              <w:sz w:val="24"/>
              <w:szCs w:val="24"/>
              <w:lang w:val="en-US"/>
            </w:rPr>
          </w:rPrChange>
        </w:rPr>
      </w:pPr>
      <w:commentRangeStart w:id="91"/>
      <w:r w:rsidRPr="008E7348">
        <w:rPr>
          <w:rFonts w:asciiTheme="minorBidi" w:hAnsiTheme="minorBidi" w:cstheme="minorBidi"/>
          <w:sz w:val="24"/>
          <w:szCs w:val="24"/>
          <w:lang w:val="en-US"/>
          <w:rPrChange w:id="92" w:author="יוני גרינברג" w:date="2025-12-21T15:14:00Z" w16du:dateUtc="2025-12-21T13:14:00Z">
            <w:rPr>
              <w:rFonts w:asciiTheme="majorBidi" w:hAnsiTheme="majorBidi" w:cstheme="majorBidi"/>
              <w:sz w:val="24"/>
              <w:szCs w:val="24"/>
              <w:lang w:val="en-US"/>
            </w:rPr>
          </w:rPrChange>
        </w:rPr>
        <w:t xml:space="preserve">The core idea for this project stems from the limitations identified in current wireless communication </w:t>
      </w:r>
      <w:r w:rsidR="00847E23" w:rsidRPr="008E7348">
        <w:rPr>
          <w:rFonts w:asciiTheme="minorBidi" w:hAnsiTheme="minorBidi" w:cstheme="minorBidi"/>
          <w:sz w:val="24"/>
          <w:szCs w:val="24"/>
          <w:lang w:val="en-US"/>
          <w:rPrChange w:id="93" w:author="יוני גרינברג" w:date="2025-12-21T15:14:00Z" w16du:dateUtc="2025-12-21T13:14:00Z">
            <w:rPr>
              <w:rFonts w:asciiTheme="majorBidi" w:hAnsiTheme="majorBidi" w:cstheme="majorBidi"/>
              <w:sz w:val="24"/>
              <w:szCs w:val="24"/>
              <w:lang w:val="en-US"/>
            </w:rPr>
          </w:rPrChange>
        </w:rPr>
        <w:t>technologies, particularly</w:t>
      </w:r>
      <w:r w:rsidRPr="008E7348">
        <w:rPr>
          <w:rFonts w:asciiTheme="minorBidi" w:hAnsiTheme="minorBidi" w:cstheme="minorBidi"/>
          <w:sz w:val="24"/>
          <w:szCs w:val="24"/>
          <w:lang w:val="en-US"/>
          <w:rPrChange w:id="94" w:author="יוני גרינברג" w:date="2025-12-21T15:14:00Z" w16du:dateUtc="2025-12-21T13:14:00Z">
            <w:rPr>
              <w:rFonts w:asciiTheme="majorBidi" w:hAnsiTheme="majorBidi" w:cstheme="majorBidi"/>
              <w:sz w:val="24"/>
              <w:szCs w:val="24"/>
              <w:lang w:val="en-US"/>
            </w:rPr>
          </w:rPrChange>
        </w:rPr>
        <w:t xml:space="preserve"> when applied to challenging physical environments where </w:t>
      </w:r>
      <w:proofErr w:type="gramStart"/>
      <w:r w:rsidRPr="008E7348">
        <w:rPr>
          <w:rFonts w:asciiTheme="minorBidi" w:hAnsiTheme="minorBidi" w:cstheme="minorBidi"/>
          <w:sz w:val="24"/>
          <w:szCs w:val="24"/>
          <w:lang w:val="en-US"/>
          <w:rPrChange w:id="95" w:author="יוני גרינברג" w:date="2025-12-21T15:14:00Z" w16du:dateUtc="2025-12-21T13:14:00Z">
            <w:rPr>
              <w:rFonts w:asciiTheme="majorBidi" w:hAnsiTheme="majorBidi" w:cstheme="majorBidi"/>
              <w:sz w:val="24"/>
              <w:szCs w:val="24"/>
              <w:lang w:val="en-US"/>
            </w:rPr>
          </w:rPrChange>
        </w:rPr>
        <w:t>RF</w:t>
      </w:r>
      <w:r w:rsidR="00C62297" w:rsidRPr="008E7348">
        <w:rPr>
          <w:rFonts w:asciiTheme="minorBidi" w:hAnsiTheme="minorBidi" w:cstheme="minorBidi"/>
          <w:sz w:val="24"/>
          <w:szCs w:val="24"/>
          <w:lang w:val="en-US"/>
          <w:rPrChange w:id="96" w:author="יוני גרינברג" w:date="2025-12-21T15:14:00Z" w16du:dateUtc="2025-12-21T13:14:00Z">
            <w:rPr>
              <w:rFonts w:asciiTheme="majorBidi" w:hAnsiTheme="majorBidi" w:cstheme="majorBidi"/>
              <w:sz w:val="24"/>
              <w:szCs w:val="24"/>
              <w:lang w:val="en-US"/>
            </w:rPr>
          </w:rPrChange>
        </w:rPr>
        <w:t>(</w:t>
      </w:r>
      <w:proofErr w:type="gramEnd"/>
      <w:r w:rsidR="00C62297" w:rsidRPr="008E7348">
        <w:rPr>
          <w:rFonts w:asciiTheme="minorBidi" w:hAnsiTheme="minorBidi" w:cstheme="minorBidi"/>
          <w:sz w:val="24"/>
          <w:szCs w:val="24"/>
          <w:lang w:val="en-US"/>
          <w:rPrChange w:id="97" w:author="יוני גרינברג" w:date="2025-12-21T15:14:00Z" w16du:dateUtc="2025-12-21T13:14:00Z">
            <w:rPr>
              <w:rFonts w:asciiTheme="majorBidi" w:hAnsiTheme="majorBidi" w:cstheme="majorBidi"/>
              <w:sz w:val="24"/>
              <w:szCs w:val="24"/>
              <w:lang w:val="en-US"/>
            </w:rPr>
          </w:rPrChange>
        </w:rPr>
        <w:t>Radio Frequency)</w:t>
      </w:r>
      <w:r w:rsidRPr="008E7348">
        <w:rPr>
          <w:rFonts w:asciiTheme="minorBidi" w:hAnsiTheme="minorBidi" w:cstheme="minorBidi"/>
          <w:sz w:val="24"/>
          <w:szCs w:val="24"/>
          <w:lang w:val="en-US"/>
          <w:rPrChange w:id="98" w:author="יוני גרינברג" w:date="2025-12-21T15:14:00Z" w16du:dateUtc="2025-12-21T13:14:00Z">
            <w:rPr>
              <w:rFonts w:asciiTheme="majorBidi" w:hAnsiTheme="majorBidi" w:cstheme="majorBidi"/>
              <w:sz w:val="24"/>
              <w:szCs w:val="24"/>
              <w:lang w:val="en-US"/>
            </w:rPr>
          </w:rPrChange>
        </w:rPr>
        <w:t xml:space="preserve"> </w:t>
      </w:r>
      <w:r w:rsidR="00847E23" w:rsidRPr="008E7348">
        <w:rPr>
          <w:rFonts w:asciiTheme="minorBidi" w:hAnsiTheme="minorBidi" w:cstheme="minorBidi"/>
          <w:sz w:val="24"/>
          <w:szCs w:val="24"/>
          <w:lang w:val="en-US"/>
          <w:rPrChange w:id="99" w:author="יוני גרינברג" w:date="2025-12-21T15:14:00Z" w16du:dateUtc="2025-12-21T13:14:00Z">
            <w:rPr>
              <w:rFonts w:asciiTheme="majorBidi" w:hAnsiTheme="majorBidi" w:cstheme="majorBidi"/>
              <w:sz w:val="24"/>
              <w:szCs w:val="24"/>
              <w:lang w:val="en-US"/>
            </w:rPr>
          </w:rPrChange>
        </w:rPr>
        <w:t>f</w:t>
      </w:r>
      <w:r w:rsidRPr="008E7348">
        <w:rPr>
          <w:rFonts w:asciiTheme="minorBidi" w:hAnsiTheme="minorBidi" w:cstheme="minorBidi"/>
          <w:sz w:val="24"/>
          <w:szCs w:val="24"/>
          <w:lang w:val="en-US"/>
          <w:rPrChange w:id="100" w:author="יוני גרינברג" w:date="2025-12-21T15:14:00Z" w16du:dateUtc="2025-12-21T13:14:00Z">
            <w:rPr>
              <w:rFonts w:asciiTheme="majorBidi" w:hAnsiTheme="majorBidi" w:cstheme="majorBidi"/>
              <w:sz w:val="24"/>
              <w:szCs w:val="24"/>
              <w:lang w:val="en-US"/>
            </w:rPr>
          </w:rPrChange>
        </w:rPr>
        <w:t>ails such as Conductive Media.</w:t>
      </w:r>
    </w:p>
    <w:p w14:paraId="65DADA4E" w14:textId="77777777" w:rsidR="00EC6518" w:rsidRPr="008E7348" w:rsidRDefault="00EC6518" w:rsidP="008E7348">
      <w:pPr>
        <w:spacing w:after="40"/>
        <w:ind w:left="1280"/>
        <w:rPr>
          <w:rFonts w:asciiTheme="minorBidi" w:hAnsiTheme="minorBidi" w:cstheme="minorBidi"/>
          <w:sz w:val="24"/>
          <w:szCs w:val="24"/>
          <w:lang w:val="en-US"/>
          <w:rPrChange w:id="101"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102" w:author="יוני גרינברג" w:date="2025-12-21T15:14:00Z" w16du:dateUtc="2025-12-21T13:14:00Z">
            <w:rPr>
              <w:rFonts w:asciiTheme="majorBidi" w:hAnsiTheme="majorBidi" w:cstheme="majorBidi"/>
              <w:sz w:val="24"/>
              <w:szCs w:val="24"/>
              <w:lang w:val="en-US"/>
            </w:rPr>
          </w:rPrChange>
        </w:rPr>
        <w:t xml:space="preserve">The project leverages the fact that </w:t>
      </w:r>
      <w:r w:rsidRPr="008E7348">
        <w:rPr>
          <w:rFonts w:asciiTheme="minorBidi" w:hAnsiTheme="minorBidi" w:cstheme="minorBidi"/>
          <w:b/>
          <w:bCs/>
          <w:sz w:val="24"/>
          <w:szCs w:val="24"/>
          <w:lang w:val="en-US"/>
          <w:rPrChange w:id="103" w:author="יוני גרינברג" w:date="2025-12-21T15:14:00Z" w16du:dateUtc="2025-12-21T13:14:00Z">
            <w:rPr>
              <w:rFonts w:asciiTheme="majorBidi" w:hAnsiTheme="majorBidi" w:cstheme="majorBidi"/>
              <w:b/>
              <w:bCs/>
              <w:sz w:val="24"/>
              <w:szCs w:val="24"/>
              <w:lang w:val="en-US"/>
            </w:rPr>
          </w:rPrChange>
        </w:rPr>
        <w:t>acoustic waves (ultrasound) propagate exceptionally well through liquids and tissue</w:t>
      </w:r>
      <w:r w:rsidRPr="008E7348">
        <w:rPr>
          <w:rFonts w:asciiTheme="minorBidi" w:hAnsiTheme="minorBidi" w:cstheme="minorBidi"/>
          <w:sz w:val="24"/>
          <w:szCs w:val="24"/>
          <w:lang w:val="en-US"/>
          <w:rPrChange w:id="104" w:author="יוני גרינברג" w:date="2025-12-21T15:14:00Z" w16du:dateUtc="2025-12-21T13:14:00Z">
            <w:rPr>
              <w:rFonts w:asciiTheme="majorBidi" w:hAnsiTheme="majorBidi" w:cstheme="majorBidi"/>
              <w:sz w:val="24"/>
              <w:szCs w:val="24"/>
              <w:lang w:val="en-US"/>
            </w:rPr>
          </w:rPrChange>
        </w:rPr>
        <w:t>, making it the essential alternative where RF fails.</w:t>
      </w:r>
      <w:commentRangeEnd w:id="91"/>
      <w:r w:rsidR="002F348B" w:rsidRPr="008E7348">
        <w:rPr>
          <w:rStyle w:val="a6"/>
          <w:rFonts w:asciiTheme="minorBidi" w:hAnsiTheme="minorBidi" w:cstheme="minorBidi"/>
          <w:rPrChange w:id="105" w:author="יוני גרינברג" w:date="2025-12-21T15:14:00Z" w16du:dateUtc="2025-12-21T13:14:00Z">
            <w:rPr>
              <w:rStyle w:val="a6"/>
            </w:rPr>
          </w:rPrChange>
        </w:rPr>
        <w:commentReference w:id="91"/>
      </w:r>
    </w:p>
    <w:p w14:paraId="272C3F1B" w14:textId="77777777" w:rsidR="00EC6518" w:rsidRPr="008E7348" w:rsidRDefault="00EC6518" w:rsidP="008E7348">
      <w:pPr>
        <w:rPr>
          <w:rFonts w:asciiTheme="minorBidi" w:hAnsiTheme="minorBidi" w:cstheme="minorBidi"/>
          <w:lang w:val="en-US"/>
          <w:rPrChange w:id="106" w:author="יוני גרינברג" w:date="2025-12-21T15:14:00Z" w16du:dateUtc="2025-12-21T13:14:00Z">
            <w:rPr>
              <w:lang w:val="en-US"/>
            </w:rPr>
          </w:rPrChange>
        </w:rPr>
      </w:pPr>
    </w:p>
    <w:p w14:paraId="415CD1E0" w14:textId="77777777" w:rsidR="00BD16DC" w:rsidRPr="008E7348" w:rsidRDefault="00C7700C" w:rsidP="008E7348">
      <w:pPr>
        <w:pStyle w:val="2"/>
        <w:keepNext w:val="0"/>
        <w:keepLines w:val="0"/>
        <w:spacing w:after="80"/>
        <w:rPr>
          <w:rFonts w:asciiTheme="minorBidi" w:hAnsiTheme="minorBidi" w:cstheme="minorBidi"/>
          <w:b/>
          <w:bCs/>
          <w:sz w:val="34"/>
          <w:szCs w:val="34"/>
          <w:lang w:val="en-US"/>
          <w:rPrChange w:id="107" w:author="יוני גרינברג" w:date="2025-12-21T15:14:00Z" w16du:dateUtc="2025-12-21T13:14:00Z">
            <w:rPr>
              <w:b/>
              <w:bCs/>
              <w:sz w:val="34"/>
              <w:szCs w:val="34"/>
              <w:lang w:val="en-US"/>
            </w:rPr>
          </w:rPrChange>
        </w:rPr>
      </w:pPr>
      <w:bookmarkStart w:id="108" w:name="_4v7xaal01i0j" w:colFirst="0" w:colLast="0"/>
      <w:bookmarkEnd w:id="108"/>
      <w:r w:rsidRPr="008E7348">
        <w:rPr>
          <w:rFonts w:asciiTheme="minorBidi" w:hAnsiTheme="minorBidi" w:cstheme="minorBidi"/>
          <w:b/>
          <w:bCs/>
          <w:sz w:val="24"/>
          <w:szCs w:val="24"/>
          <w:lang w:val="en-US"/>
          <w:rPrChange w:id="109" w:author="יוני גרינברג" w:date="2025-12-21T15:14:00Z" w16du:dateUtc="2025-12-21T13:14:00Z">
            <w:rPr>
              <w:b/>
              <w:bCs/>
              <w:sz w:val="34"/>
              <w:szCs w:val="34"/>
              <w:lang w:val="en-US"/>
            </w:rPr>
          </w:rPrChange>
        </w:rPr>
        <w:t>1.1.</w:t>
      </w:r>
      <w:r w:rsidRPr="008E7348">
        <w:rPr>
          <w:rFonts w:asciiTheme="minorBidi" w:hAnsiTheme="minorBidi" w:cstheme="minorBidi"/>
          <w:sz w:val="24"/>
          <w:szCs w:val="24"/>
          <w:lang w:val="en-US"/>
          <w:rPrChange w:id="110" w:author="יוני גרינברג" w:date="2025-12-21T15:14:00Z" w16du:dateUtc="2025-12-21T13:14:00Z">
            <w:rPr>
              <w:sz w:val="14"/>
              <w:szCs w:val="14"/>
              <w:lang w:val="en-US"/>
            </w:rPr>
          </w:rPrChange>
        </w:rPr>
        <w:t xml:space="preserve"> </w:t>
      </w:r>
      <w:r w:rsidRPr="008E7348">
        <w:rPr>
          <w:rFonts w:asciiTheme="minorBidi" w:hAnsiTheme="minorBidi" w:cstheme="minorBidi"/>
          <w:sz w:val="24"/>
          <w:szCs w:val="24"/>
          <w:lang w:val="en-US"/>
          <w:rPrChange w:id="111" w:author="יוני גרינברג" w:date="2025-12-21T15:14:00Z" w16du:dateUtc="2025-12-21T13:14:00Z">
            <w:rPr>
              <w:sz w:val="14"/>
              <w:szCs w:val="14"/>
              <w:lang w:val="en-US"/>
            </w:rPr>
          </w:rPrChange>
        </w:rPr>
        <w:tab/>
      </w:r>
      <w:r w:rsidRPr="008E7348">
        <w:rPr>
          <w:rFonts w:asciiTheme="minorBidi" w:hAnsiTheme="minorBidi" w:cstheme="minorBidi"/>
          <w:b/>
          <w:bCs/>
          <w:sz w:val="28"/>
          <w:szCs w:val="28"/>
          <w:lang w:val="en-US"/>
          <w:rPrChange w:id="112" w:author="יוני גרינברג" w:date="2025-12-21T15:14:00Z" w16du:dateUtc="2025-12-21T13:14:00Z">
            <w:rPr>
              <w:rFonts w:asciiTheme="majorBidi" w:hAnsiTheme="majorBidi" w:cstheme="majorBidi"/>
              <w:b/>
              <w:bCs/>
              <w:sz w:val="28"/>
              <w:szCs w:val="28"/>
              <w:lang w:val="en-US"/>
            </w:rPr>
          </w:rPrChange>
        </w:rPr>
        <w:t>Organization of the Book</w:t>
      </w:r>
    </w:p>
    <w:p w14:paraId="20EC54FF" w14:textId="1FA0E1D6" w:rsidR="00BD16DC" w:rsidRPr="008E7348" w:rsidRDefault="00C7700C" w:rsidP="008E7348">
      <w:pPr>
        <w:ind w:left="1080" w:right="580"/>
        <w:rPr>
          <w:rFonts w:asciiTheme="minorBidi" w:hAnsiTheme="minorBidi" w:cstheme="minorBidi"/>
          <w:sz w:val="24"/>
          <w:szCs w:val="24"/>
          <w:lang w:val="en-US"/>
          <w:rPrChange w:id="113"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114" w:author="יוני גרינברג" w:date="2025-12-21T15:14:00Z" w16du:dateUtc="2025-12-21T13:14:00Z">
            <w:rPr>
              <w:rFonts w:asciiTheme="majorBidi" w:hAnsiTheme="majorBidi" w:cstheme="majorBidi"/>
              <w:sz w:val="24"/>
              <w:szCs w:val="24"/>
              <w:lang w:val="en-US"/>
            </w:rPr>
          </w:rPrChange>
        </w:rPr>
        <w:t xml:space="preserve">The project is organized as </w:t>
      </w:r>
      <w:r w:rsidR="002E7E3A" w:rsidRPr="008E7348">
        <w:rPr>
          <w:rFonts w:asciiTheme="minorBidi" w:hAnsiTheme="minorBidi" w:cstheme="minorBidi"/>
          <w:sz w:val="24"/>
          <w:szCs w:val="24"/>
          <w:lang w:val="en-US"/>
          <w:rPrChange w:id="115" w:author="יוני גרינברג" w:date="2025-12-21T15:14:00Z" w16du:dateUtc="2025-12-21T13:14:00Z">
            <w:rPr>
              <w:rFonts w:asciiTheme="majorBidi" w:hAnsiTheme="majorBidi" w:cstheme="majorBidi"/>
              <w:sz w:val="24"/>
              <w:szCs w:val="24"/>
              <w:lang w:val="en-US"/>
            </w:rPr>
          </w:rPrChange>
        </w:rPr>
        <w:t>follows</w:t>
      </w:r>
      <w:r w:rsidRPr="008E7348">
        <w:rPr>
          <w:rFonts w:asciiTheme="minorBidi" w:hAnsiTheme="minorBidi" w:cstheme="minorBidi"/>
          <w:sz w:val="24"/>
          <w:szCs w:val="24"/>
          <w:lang w:val="en-US"/>
          <w:rPrChange w:id="116" w:author="יוני גרינברג" w:date="2025-12-21T15:14:00Z" w16du:dateUtc="2025-12-21T13:14:00Z">
            <w:rPr>
              <w:rFonts w:asciiTheme="majorBidi" w:hAnsiTheme="majorBidi" w:cstheme="majorBidi"/>
              <w:sz w:val="24"/>
              <w:szCs w:val="24"/>
              <w:lang w:val="en-US"/>
            </w:rPr>
          </w:rPrChange>
        </w:rPr>
        <w:t>:</w:t>
      </w:r>
    </w:p>
    <w:p w14:paraId="0B221761" w14:textId="18C4266E" w:rsidR="007C56B1" w:rsidRPr="008E7348" w:rsidRDefault="007C56B1">
      <w:pPr>
        <w:spacing w:after="100"/>
        <w:ind w:right="580"/>
        <w:rPr>
          <w:rFonts w:asciiTheme="minorBidi" w:hAnsiTheme="minorBidi" w:cstheme="minorBidi"/>
          <w:u w:val="single"/>
          <w:lang w:val="en-US"/>
          <w:rPrChange w:id="117" w:author="יוני גרינברג" w:date="2025-12-21T15:14:00Z" w16du:dateUtc="2025-12-21T13:14:00Z">
            <w:rPr>
              <w:u w:val="single"/>
              <w:lang w:val="en-US"/>
            </w:rPr>
          </w:rPrChange>
        </w:rPr>
        <w:pPrChange w:id="118" w:author="יוני גרינברג" w:date="2025-12-21T15:09:00Z" w16du:dateUtc="2025-12-21T13:09:00Z">
          <w:pPr>
            <w:spacing w:after="100"/>
            <w:ind w:left="1440" w:right="580"/>
          </w:pPr>
        </w:pPrChange>
      </w:pPr>
      <w:del w:id="119" w:author="יוני גרינברג" w:date="2025-12-21T15:09:00Z" w16du:dateUtc="2025-12-21T13:09:00Z">
        <w:r w:rsidRPr="008E7348" w:rsidDel="008E7348">
          <w:rPr>
            <w:rFonts w:asciiTheme="minorBidi" w:hAnsiTheme="minorBidi" w:cstheme="minorBidi"/>
            <w:sz w:val="24"/>
            <w:szCs w:val="24"/>
            <w:lang w:val="en-US"/>
            <w:rPrChange w:id="120" w:author="יוני גרינברג" w:date="2025-12-21T15:14:00Z" w16du:dateUtc="2025-12-21T13:14:00Z">
              <w:rPr>
                <w:rFonts w:asciiTheme="majorBidi" w:hAnsiTheme="majorBidi" w:cstheme="majorBidi"/>
                <w:sz w:val="24"/>
                <w:szCs w:val="24"/>
                <w:lang w:val="en-US"/>
              </w:rPr>
            </w:rPrChange>
          </w:rPr>
          <w:tab/>
        </w:r>
        <w:r w:rsidRPr="008E7348" w:rsidDel="008E7348">
          <w:rPr>
            <w:rFonts w:asciiTheme="minorBidi" w:hAnsiTheme="minorBidi" w:cstheme="minorBidi"/>
            <w:sz w:val="24"/>
            <w:szCs w:val="24"/>
            <w:lang w:val="en-US"/>
            <w:rPrChange w:id="121" w:author="יוני גרינברג" w:date="2025-12-21T15:14:00Z" w16du:dateUtc="2025-12-21T13:14:00Z">
              <w:rPr>
                <w:rFonts w:asciiTheme="majorBidi" w:hAnsiTheme="majorBidi" w:cstheme="majorBidi"/>
                <w:sz w:val="24"/>
                <w:szCs w:val="24"/>
                <w:lang w:val="en-US"/>
              </w:rPr>
            </w:rPrChange>
          </w:rPr>
          <w:tab/>
        </w:r>
      </w:del>
      <w:commentRangeStart w:id="122"/>
      <w:commentRangeStart w:id="123"/>
      <w:r w:rsidRPr="008E7348">
        <w:rPr>
          <w:rFonts w:asciiTheme="minorBidi" w:hAnsiTheme="minorBidi" w:cstheme="minorBidi"/>
          <w:b/>
          <w:bCs/>
          <w:u w:val="single"/>
          <w:lang w:val="en-US"/>
          <w:rPrChange w:id="124" w:author="יוני גרינברג" w:date="2025-12-21T15:14:00Z" w16du:dateUtc="2025-12-21T13:14:00Z">
            <w:rPr>
              <w:b/>
              <w:bCs/>
              <w:u w:val="single"/>
              <w:lang w:val="en-US"/>
            </w:rPr>
          </w:rPrChange>
        </w:rPr>
        <w:t>Chapter 1: INTRUDUCION</w:t>
      </w:r>
      <w:commentRangeEnd w:id="122"/>
      <w:commentRangeEnd w:id="123"/>
      <w:r w:rsidR="00DC3A85" w:rsidRPr="008E7348">
        <w:rPr>
          <w:rStyle w:val="a6"/>
          <w:rFonts w:asciiTheme="minorBidi" w:hAnsiTheme="minorBidi" w:cstheme="minorBidi"/>
          <w:rPrChange w:id="125" w:author="יוני גרינברג" w:date="2025-12-21T15:14:00Z" w16du:dateUtc="2025-12-21T13:14:00Z">
            <w:rPr>
              <w:rStyle w:val="a6"/>
            </w:rPr>
          </w:rPrChange>
        </w:rPr>
        <w:commentReference w:id="122"/>
      </w:r>
      <w:r w:rsidR="00DC3A85" w:rsidRPr="008E7348">
        <w:rPr>
          <w:rStyle w:val="a6"/>
          <w:rFonts w:asciiTheme="minorBidi" w:hAnsiTheme="minorBidi" w:cstheme="minorBidi"/>
          <w:rPrChange w:id="126" w:author="יוני גרינברג" w:date="2025-12-21T15:14:00Z" w16du:dateUtc="2025-12-21T13:14:00Z">
            <w:rPr>
              <w:rStyle w:val="a6"/>
            </w:rPr>
          </w:rPrChange>
        </w:rPr>
        <w:commentReference w:id="123"/>
      </w:r>
    </w:p>
    <w:p w14:paraId="35FA391F" w14:textId="77777777" w:rsidR="007C56B1" w:rsidRPr="008E7348" w:rsidRDefault="007C56B1" w:rsidP="008E7348">
      <w:pPr>
        <w:spacing w:after="100"/>
        <w:ind w:left="1440" w:right="580"/>
        <w:rPr>
          <w:rFonts w:asciiTheme="minorBidi" w:hAnsiTheme="minorBidi" w:cstheme="minorBidi"/>
          <w:u w:val="single"/>
          <w:lang w:val="en-US"/>
          <w:rPrChange w:id="127"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28" w:author="יוני גרינברג" w:date="2025-12-21T15:14:00Z" w16du:dateUtc="2025-12-21T13:14:00Z">
            <w:rPr>
              <w:u w:val="single"/>
              <w:lang w:val="en-US"/>
            </w:rPr>
          </w:rPrChange>
        </w:rPr>
        <w:t xml:space="preserve">1.1 </w:t>
      </w:r>
      <w:commentRangeStart w:id="129"/>
      <w:r w:rsidRPr="008E7348">
        <w:rPr>
          <w:rFonts w:asciiTheme="minorBidi" w:hAnsiTheme="minorBidi" w:cstheme="minorBidi"/>
          <w:u w:val="single"/>
          <w:lang w:val="en-US"/>
          <w:rPrChange w:id="130" w:author="יוני גרינברג" w:date="2025-12-21T15:14:00Z" w16du:dateUtc="2025-12-21T13:14:00Z">
            <w:rPr>
              <w:u w:val="single"/>
              <w:lang w:val="en-US"/>
            </w:rPr>
          </w:rPrChange>
        </w:rPr>
        <w:t>Organization of the Book</w:t>
      </w:r>
    </w:p>
    <w:p w14:paraId="5B6E2EDB" w14:textId="77777777" w:rsidR="007C56B1" w:rsidRPr="008E7348" w:rsidRDefault="007C56B1" w:rsidP="008E7348">
      <w:pPr>
        <w:spacing w:after="100"/>
        <w:ind w:left="1440" w:right="580"/>
        <w:rPr>
          <w:rFonts w:asciiTheme="minorBidi" w:hAnsiTheme="minorBidi" w:cstheme="minorBidi"/>
          <w:u w:val="single"/>
          <w:lang w:val="en-US"/>
          <w:rPrChange w:id="131"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32" w:author="יוני גרינברג" w:date="2025-12-21T15:14:00Z" w16du:dateUtc="2025-12-21T13:14:00Z">
            <w:rPr>
              <w:u w:val="single"/>
              <w:lang w:val="en-US"/>
            </w:rPr>
          </w:rPrChange>
        </w:rPr>
        <w:t xml:space="preserve">1.2 What Are We Going </w:t>
      </w:r>
      <w:proofErr w:type="gramStart"/>
      <w:r w:rsidRPr="008E7348">
        <w:rPr>
          <w:rFonts w:asciiTheme="minorBidi" w:hAnsiTheme="minorBidi" w:cstheme="minorBidi"/>
          <w:u w:val="single"/>
          <w:lang w:val="en-US"/>
          <w:rPrChange w:id="133" w:author="יוני גרינברג" w:date="2025-12-21T15:14:00Z" w16du:dateUtc="2025-12-21T13:14:00Z">
            <w:rPr>
              <w:u w:val="single"/>
              <w:lang w:val="en-US"/>
            </w:rPr>
          </w:rPrChange>
        </w:rPr>
        <w:t>To</w:t>
      </w:r>
      <w:proofErr w:type="gramEnd"/>
      <w:r w:rsidRPr="008E7348">
        <w:rPr>
          <w:rFonts w:asciiTheme="minorBidi" w:hAnsiTheme="minorBidi" w:cstheme="minorBidi"/>
          <w:u w:val="single"/>
          <w:lang w:val="en-US"/>
          <w:rPrChange w:id="134" w:author="יוני גרינברג" w:date="2025-12-21T15:14:00Z" w16du:dateUtc="2025-12-21T13:14:00Z">
            <w:rPr>
              <w:u w:val="single"/>
              <w:lang w:val="en-US"/>
            </w:rPr>
          </w:rPrChange>
        </w:rPr>
        <w:t xml:space="preserve"> Do? </w:t>
      </w:r>
    </w:p>
    <w:p w14:paraId="2D08642C" w14:textId="77777777" w:rsidR="007C56B1" w:rsidRPr="008E7348" w:rsidRDefault="007C56B1" w:rsidP="008E7348">
      <w:pPr>
        <w:spacing w:after="100"/>
        <w:ind w:left="1440" w:right="580"/>
        <w:rPr>
          <w:rFonts w:asciiTheme="minorBidi" w:hAnsiTheme="minorBidi" w:cstheme="minorBidi"/>
          <w:u w:val="single"/>
          <w:lang w:val="en-US"/>
          <w:rPrChange w:id="135"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36" w:author="יוני גרינברג" w:date="2025-12-21T15:14:00Z" w16du:dateUtc="2025-12-21T13:14:00Z">
            <w:rPr>
              <w:u w:val="single"/>
              <w:lang w:val="en-US"/>
            </w:rPr>
          </w:rPrChange>
        </w:rPr>
        <w:t xml:space="preserve">1.3 Why Is the Project Not Trivial? </w:t>
      </w:r>
    </w:p>
    <w:p w14:paraId="35F7B2F1" w14:textId="77777777" w:rsidR="007C56B1" w:rsidRPr="008E7348" w:rsidRDefault="007C56B1" w:rsidP="008E7348">
      <w:pPr>
        <w:spacing w:after="100"/>
        <w:ind w:left="1440" w:right="580"/>
        <w:rPr>
          <w:rFonts w:asciiTheme="minorBidi" w:hAnsiTheme="minorBidi" w:cstheme="minorBidi"/>
          <w:u w:val="single"/>
          <w:lang w:val="en-US"/>
          <w:rPrChange w:id="137"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38" w:author="יוני גרינברג" w:date="2025-12-21T15:14:00Z" w16du:dateUtc="2025-12-21T13:14:00Z">
            <w:rPr>
              <w:u w:val="single"/>
              <w:lang w:val="en-US"/>
            </w:rPr>
          </w:rPrChange>
        </w:rPr>
        <w:t>1.4 Project Status and Problem Statement</w:t>
      </w:r>
    </w:p>
    <w:p w14:paraId="7A98A1E9" w14:textId="77777777" w:rsidR="007C56B1" w:rsidRPr="008E7348" w:rsidRDefault="007C56B1" w:rsidP="008E7348">
      <w:pPr>
        <w:spacing w:after="100"/>
        <w:ind w:left="1440" w:right="580"/>
        <w:rPr>
          <w:rFonts w:asciiTheme="minorBidi" w:hAnsiTheme="minorBidi" w:cstheme="minorBidi"/>
          <w:u w:val="single"/>
          <w:lang w:val="en-US"/>
          <w:rPrChange w:id="139"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40" w:author="יוני גרינברג" w:date="2025-12-21T15:14:00Z" w16du:dateUtc="2025-12-21T13:14:00Z">
            <w:rPr>
              <w:u w:val="single"/>
              <w:lang w:val="en-US"/>
            </w:rPr>
          </w:rPrChange>
        </w:rPr>
        <w:t xml:space="preserve">1.4.1 Previous Work </w:t>
      </w:r>
    </w:p>
    <w:p w14:paraId="4C886A18" w14:textId="77777777" w:rsidR="007C56B1" w:rsidRPr="008E7348" w:rsidRDefault="007C56B1" w:rsidP="008E7348">
      <w:pPr>
        <w:spacing w:after="100"/>
        <w:ind w:left="1440" w:right="580"/>
        <w:rPr>
          <w:rFonts w:asciiTheme="minorBidi" w:hAnsiTheme="minorBidi" w:cstheme="minorBidi"/>
          <w:u w:val="single"/>
          <w:lang w:val="en-US"/>
          <w:rPrChange w:id="141"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42" w:author="יוני גרינברג" w:date="2025-12-21T15:14:00Z" w16du:dateUtc="2025-12-21T13:14:00Z">
            <w:rPr>
              <w:u w:val="single"/>
              <w:lang w:val="en-US"/>
            </w:rPr>
          </w:rPrChange>
        </w:rPr>
        <w:t xml:space="preserve">1.4.2 Limitations of Previous Work </w:t>
      </w:r>
    </w:p>
    <w:p w14:paraId="285AFDB3" w14:textId="77777777" w:rsidR="007C56B1" w:rsidRPr="008E7348" w:rsidRDefault="007C56B1" w:rsidP="008E7348">
      <w:pPr>
        <w:spacing w:after="100"/>
        <w:ind w:left="1440" w:right="580"/>
        <w:rPr>
          <w:rFonts w:asciiTheme="minorBidi" w:hAnsiTheme="minorBidi" w:cstheme="minorBidi"/>
          <w:u w:val="single"/>
          <w:lang w:val="en-US"/>
          <w:rPrChange w:id="143"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44" w:author="יוני גרינברג" w:date="2025-12-21T15:14:00Z" w16du:dateUtc="2025-12-21T13:14:00Z">
            <w:rPr>
              <w:u w:val="single"/>
              <w:lang w:val="en-US"/>
            </w:rPr>
          </w:rPrChange>
        </w:rPr>
        <w:t xml:space="preserve">1.4.3 Proposed Improvement: Many-to-Many &amp; CSMA/CA </w:t>
      </w:r>
    </w:p>
    <w:p w14:paraId="45C393D8" w14:textId="77777777" w:rsidR="007C56B1" w:rsidRPr="008E7348" w:rsidRDefault="007C56B1" w:rsidP="008E7348">
      <w:pPr>
        <w:spacing w:after="100"/>
        <w:ind w:left="1440" w:right="580"/>
        <w:rPr>
          <w:rFonts w:asciiTheme="minorBidi" w:hAnsiTheme="minorBidi" w:cstheme="minorBidi"/>
          <w:u w:val="single"/>
          <w:lang w:val="en-US"/>
          <w:rPrChange w:id="145"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46" w:author="יוני גרינברג" w:date="2025-12-21T15:14:00Z" w16du:dateUtc="2025-12-21T13:14:00Z">
            <w:rPr>
              <w:u w:val="single"/>
              <w:lang w:val="en-US"/>
            </w:rPr>
          </w:rPrChange>
        </w:rPr>
        <w:t xml:space="preserve">1.4.4 Feasibility of Improvement 1.4.5 Contingency Plans (Fallbacks) </w:t>
      </w:r>
    </w:p>
    <w:p w14:paraId="7B0B9ACF" w14:textId="77777777" w:rsidR="007C56B1" w:rsidRPr="008E7348" w:rsidRDefault="007C56B1" w:rsidP="008E7348">
      <w:pPr>
        <w:spacing w:after="100"/>
        <w:ind w:left="1440" w:right="580"/>
        <w:rPr>
          <w:rFonts w:asciiTheme="minorBidi" w:hAnsiTheme="minorBidi" w:cstheme="minorBidi"/>
          <w:u w:val="single"/>
          <w:lang w:val="en-US"/>
          <w:rPrChange w:id="147"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48" w:author="יוני גרינברג" w:date="2025-12-21T15:14:00Z" w16du:dateUtc="2025-12-21T13:14:00Z">
            <w:rPr>
              <w:u w:val="single"/>
              <w:lang w:val="en-US"/>
            </w:rPr>
          </w:rPrChange>
        </w:rPr>
        <w:t xml:space="preserve">1.5 Difficulties in Setting this Project </w:t>
      </w:r>
    </w:p>
    <w:p w14:paraId="073EF322" w14:textId="77777777" w:rsidR="007C56B1" w:rsidRPr="008E7348" w:rsidRDefault="007C56B1" w:rsidP="008E7348">
      <w:pPr>
        <w:spacing w:after="100"/>
        <w:ind w:left="1440" w:right="580"/>
        <w:rPr>
          <w:rFonts w:asciiTheme="minorBidi" w:hAnsiTheme="minorBidi" w:cstheme="minorBidi"/>
          <w:u w:val="single"/>
          <w:lang w:val="en-US"/>
          <w:rPrChange w:id="149"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50" w:author="יוני גרינברג" w:date="2025-12-21T15:14:00Z" w16du:dateUtc="2025-12-21T13:14:00Z">
            <w:rPr>
              <w:u w:val="single"/>
              <w:lang w:val="en-US"/>
            </w:rPr>
          </w:rPrChange>
        </w:rPr>
        <w:t xml:space="preserve">1.5.1 Algorithmic Challenges (Collision Detection &amp; Multipath) </w:t>
      </w:r>
    </w:p>
    <w:p w14:paraId="1502239D" w14:textId="77777777" w:rsidR="007C56B1" w:rsidRPr="008E7348" w:rsidRDefault="007C56B1" w:rsidP="008E7348">
      <w:pPr>
        <w:spacing w:after="100"/>
        <w:ind w:left="1440" w:right="580"/>
        <w:rPr>
          <w:rFonts w:asciiTheme="minorBidi" w:hAnsiTheme="minorBidi" w:cstheme="minorBidi"/>
          <w:u w:val="single"/>
          <w:lang w:val="en-US"/>
          <w:rPrChange w:id="151"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52" w:author="יוני גרינברג" w:date="2025-12-21T15:14:00Z" w16du:dateUtc="2025-12-21T13:14:00Z">
            <w:rPr>
              <w:u w:val="single"/>
              <w:lang w:val="en-US"/>
            </w:rPr>
          </w:rPrChange>
        </w:rPr>
        <w:t xml:space="preserve">1.5.2 Proposed Solutions (Protocol &amp; Robustness) </w:t>
      </w:r>
    </w:p>
    <w:p w14:paraId="0E1D03B9" w14:textId="77777777" w:rsidR="007C56B1" w:rsidRPr="008E7348" w:rsidRDefault="007C56B1" w:rsidP="008E7348">
      <w:pPr>
        <w:spacing w:after="100"/>
        <w:ind w:left="1440" w:right="580"/>
        <w:rPr>
          <w:rFonts w:asciiTheme="minorBidi" w:hAnsiTheme="minorBidi" w:cstheme="minorBidi"/>
          <w:u w:val="single"/>
          <w:lang w:val="en-US"/>
          <w:rPrChange w:id="153"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54" w:author="יוני גרינברג" w:date="2025-12-21T15:14:00Z" w16du:dateUtc="2025-12-21T13:14:00Z">
            <w:rPr>
              <w:u w:val="single"/>
              <w:lang w:val="en-US"/>
            </w:rPr>
          </w:rPrChange>
        </w:rPr>
        <w:t>1.5.3 Hardware Equipment</w:t>
      </w:r>
      <w:commentRangeEnd w:id="129"/>
      <w:r w:rsidR="00DC3A85" w:rsidRPr="008E7348">
        <w:rPr>
          <w:rStyle w:val="a6"/>
          <w:rFonts w:asciiTheme="minorBidi" w:hAnsiTheme="minorBidi" w:cstheme="minorBidi"/>
          <w:rPrChange w:id="155" w:author="יוני גרינברג" w:date="2025-12-21T15:14:00Z" w16du:dateUtc="2025-12-21T13:14:00Z">
            <w:rPr>
              <w:rStyle w:val="a6"/>
            </w:rPr>
          </w:rPrChange>
        </w:rPr>
        <w:commentReference w:id="129"/>
      </w:r>
    </w:p>
    <w:p w14:paraId="0A2480D7" w14:textId="77777777" w:rsidR="007C56B1" w:rsidRPr="008E7348" w:rsidRDefault="007C56B1">
      <w:pPr>
        <w:spacing w:after="100"/>
        <w:ind w:left="1440" w:right="580"/>
        <w:rPr>
          <w:rFonts w:asciiTheme="minorBidi" w:hAnsiTheme="minorBidi" w:cstheme="minorBidi"/>
          <w:u w:val="single"/>
          <w:lang w:val="en-US"/>
          <w:rPrChange w:id="156" w:author="יוני גרינברג" w:date="2025-12-21T15:14:00Z" w16du:dateUtc="2025-12-21T13:14:00Z">
            <w:rPr>
              <w:u w:val="single"/>
              <w:lang w:val="en-US"/>
            </w:rPr>
          </w:rPrChange>
        </w:rPr>
        <w:pPrChange w:id="157" w:author="יוני גרינברג" w:date="2025-12-21T15:09:00Z" w16du:dateUtc="2025-12-21T13:09:00Z">
          <w:pPr>
            <w:spacing w:after="100"/>
            <w:ind w:left="1440" w:right="580"/>
            <w:jc w:val="center"/>
          </w:pPr>
        </w:pPrChange>
      </w:pPr>
      <w:r w:rsidRPr="008E7348">
        <w:rPr>
          <w:rFonts w:asciiTheme="minorBidi" w:hAnsiTheme="minorBidi" w:cstheme="minorBidi"/>
          <w:b/>
          <w:bCs/>
          <w:u w:val="single"/>
          <w:lang w:val="en-US"/>
          <w:rPrChange w:id="158" w:author="יוני גרינברג" w:date="2025-12-21T15:14:00Z" w16du:dateUtc="2025-12-21T13:14:00Z">
            <w:rPr>
              <w:b/>
              <w:bCs/>
              <w:u w:val="single"/>
              <w:lang w:val="en-US"/>
            </w:rPr>
          </w:rPrChange>
        </w:rPr>
        <w:t>Chapter 2: Background and Related Work</w:t>
      </w:r>
    </w:p>
    <w:p w14:paraId="356F6729" w14:textId="77777777" w:rsidR="007C56B1" w:rsidRPr="008E7348" w:rsidRDefault="007C56B1" w:rsidP="008E7348">
      <w:pPr>
        <w:spacing w:after="100"/>
        <w:ind w:left="1440" w:right="580"/>
        <w:rPr>
          <w:rFonts w:asciiTheme="minorBidi" w:hAnsiTheme="minorBidi" w:cstheme="minorBidi"/>
          <w:u w:val="single"/>
          <w:lang w:val="en-US"/>
          <w:rPrChange w:id="159"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60" w:author="יוני גרינברג" w:date="2025-12-21T15:14:00Z" w16du:dateUtc="2025-12-21T13:14:00Z">
            <w:rPr>
              <w:u w:val="single"/>
              <w:lang w:val="en-US"/>
            </w:rPr>
          </w:rPrChange>
        </w:rPr>
        <w:t>2.1 Reasons to Use Ultrasound</w:t>
      </w:r>
    </w:p>
    <w:p w14:paraId="0DD56C6F" w14:textId="77777777" w:rsidR="007C56B1" w:rsidRPr="008E7348" w:rsidRDefault="007C56B1" w:rsidP="008E7348">
      <w:pPr>
        <w:spacing w:after="100"/>
        <w:ind w:left="1440" w:right="580"/>
        <w:rPr>
          <w:rFonts w:asciiTheme="minorBidi" w:hAnsiTheme="minorBidi" w:cstheme="minorBidi"/>
          <w:u w:val="single"/>
          <w:lang w:val="en-US"/>
          <w:rPrChange w:id="161"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62" w:author="יוני גרינברג" w:date="2025-12-21T15:14:00Z" w16du:dateUtc="2025-12-21T13:14:00Z">
            <w:rPr>
              <w:u w:val="single"/>
              <w:lang w:val="en-US"/>
            </w:rPr>
          </w:rPrChange>
        </w:rPr>
        <w:t>2.1.1 Overcoming RF Interference and Spectrum Congestion</w:t>
      </w:r>
    </w:p>
    <w:p w14:paraId="4FAD9E50" w14:textId="77777777" w:rsidR="007C56B1" w:rsidRPr="008E7348" w:rsidRDefault="007C56B1" w:rsidP="008E7348">
      <w:pPr>
        <w:spacing w:after="100"/>
        <w:ind w:left="1440" w:right="580"/>
        <w:rPr>
          <w:rFonts w:asciiTheme="minorBidi" w:hAnsiTheme="minorBidi" w:cstheme="minorBidi"/>
          <w:u w:val="single"/>
          <w:lang w:val="en-US"/>
          <w:rPrChange w:id="163"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64" w:author="יוני גרינברג" w:date="2025-12-21T15:14:00Z" w16du:dateUtc="2025-12-21T13:14:00Z">
            <w:rPr>
              <w:u w:val="single"/>
              <w:lang w:val="en-US"/>
            </w:rPr>
          </w:rPrChange>
        </w:rPr>
        <w:t>2.1.2 Security and Signal Containment</w:t>
      </w:r>
    </w:p>
    <w:p w14:paraId="529F418C" w14:textId="77777777" w:rsidR="007C56B1" w:rsidRPr="008E7348" w:rsidRDefault="007C56B1" w:rsidP="008E7348">
      <w:pPr>
        <w:spacing w:after="100"/>
        <w:ind w:left="1440" w:right="580"/>
        <w:rPr>
          <w:rFonts w:asciiTheme="minorBidi" w:hAnsiTheme="minorBidi" w:cstheme="minorBidi"/>
          <w:u w:val="single"/>
          <w:lang w:val="en-US"/>
          <w:rPrChange w:id="165"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66" w:author="יוני גרינברג" w:date="2025-12-21T15:14:00Z" w16du:dateUtc="2025-12-21T13:14:00Z">
            <w:rPr>
              <w:u w:val="single"/>
              <w:lang w:val="en-US"/>
            </w:rPr>
          </w:rPrChange>
        </w:rPr>
        <w:t>2.2 Specific Environmental Struggles (Conductive Media)</w:t>
      </w:r>
    </w:p>
    <w:p w14:paraId="42A27392" w14:textId="77777777" w:rsidR="007C56B1" w:rsidRPr="008E7348" w:rsidRDefault="007C56B1" w:rsidP="008E7348">
      <w:pPr>
        <w:spacing w:after="100"/>
        <w:ind w:left="1440" w:right="580"/>
        <w:rPr>
          <w:rFonts w:asciiTheme="minorBidi" w:hAnsiTheme="minorBidi" w:cstheme="minorBidi"/>
          <w:u w:val="single"/>
          <w:lang w:val="en-US"/>
          <w:rPrChange w:id="167"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68" w:author="יוני גרינברג" w:date="2025-12-21T15:14:00Z" w16du:dateUtc="2025-12-21T13:14:00Z">
            <w:rPr>
              <w:u w:val="single"/>
              <w:lang w:val="en-US"/>
            </w:rPr>
          </w:rPrChange>
        </w:rPr>
        <w:lastRenderedPageBreak/>
        <w:t xml:space="preserve">2.3 Ultrasound Communication vs. Traditional Methods </w:t>
      </w:r>
    </w:p>
    <w:p w14:paraId="6D388E77" w14:textId="77777777" w:rsidR="007C56B1" w:rsidRPr="008E7348" w:rsidRDefault="007C56B1" w:rsidP="008E7348">
      <w:pPr>
        <w:spacing w:after="100"/>
        <w:ind w:left="1440" w:right="580"/>
        <w:rPr>
          <w:rFonts w:asciiTheme="minorBidi" w:hAnsiTheme="minorBidi" w:cstheme="minorBidi"/>
          <w:u w:val="single"/>
          <w:lang w:val="en-US"/>
          <w:rPrChange w:id="169"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70" w:author="יוני גרינברג" w:date="2025-12-21T15:14:00Z" w16du:dateUtc="2025-12-21T13:14:00Z">
            <w:rPr>
              <w:u w:val="single"/>
              <w:lang w:val="en-US"/>
            </w:rPr>
          </w:rPrChange>
        </w:rPr>
        <w:t>2.4 Benefits of Sending Data over Sound: Summary</w:t>
      </w:r>
    </w:p>
    <w:p w14:paraId="2DBE50AF" w14:textId="77777777" w:rsidR="007C56B1" w:rsidRPr="008E7348" w:rsidRDefault="007C56B1">
      <w:pPr>
        <w:spacing w:after="100"/>
        <w:ind w:left="1440" w:right="580"/>
        <w:rPr>
          <w:rFonts w:asciiTheme="minorBidi" w:hAnsiTheme="minorBidi" w:cstheme="minorBidi"/>
          <w:u w:val="single"/>
          <w:lang w:val="en-US"/>
          <w:rPrChange w:id="171" w:author="יוני גרינברג" w:date="2025-12-21T15:14:00Z" w16du:dateUtc="2025-12-21T13:14:00Z">
            <w:rPr>
              <w:u w:val="single"/>
              <w:lang w:val="en-US"/>
            </w:rPr>
          </w:rPrChange>
        </w:rPr>
        <w:pPrChange w:id="172" w:author="יוני גרינברג" w:date="2025-12-21T15:09:00Z" w16du:dateUtc="2025-12-21T13:09:00Z">
          <w:pPr>
            <w:spacing w:after="100"/>
            <w:ind w:left="1440" w:right="580"/>
            <w:jc w:val="center"/>
          </w:pPr>
        </w:pPrChange>
      </w:pPr>
      <w:r w:rsidRPr="008E7348">
        <w:rPr>
          <w:rFonts w:asciiTheme="minorBidi" w:hAnsiTheme="minorBidi" w:cstheme="minorBidi"/>
          <w:b/>
          <w:bCs/>
          <w:u w:val="single"/>
          <w:lang w:val="en-US"/>
          <w:rPrChange w:id="173" w:author="יוני גרינברג" w:date="2025-12-21T15:14:00Z" w16du:dateUtc="2025-12-21T13:14:00Z">
            <w:rPr>
              <w:b/>
              <w:bCs/>
              <w:u w:val="single"/>
              <w:lang w:val="en-US"/>
            </w:rPr>
          </w:rPrChange>
        </w:rPr>
        <w:t>Chapter 3: General Steps of Implementation</w:t>
      </w:r>
    </w:p>
    <w:p w14:paraId="792A2150" w14:textId="77777777" w:rsidR="007C56B1" w:rsidRPr="008E7348" w:rsidRDefault="007C56B1" w:rsidP="008E7348">
      <w:pPr>
        <w:spacing w:after="100"/>
        <w:ind w:left="1440" w:right="580"/>
        <w:rPr>
          <w:rFonts w:asciiTheme="minorBidi" w:hAnsiTheme="minorBidi" w:cstheme="minorBidi"/>
          <w:u w:val="single"/>
          <w:lang w:val="en-US"/>
          <w:rPrChange w:id="174"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75" w:author="יוני גרינברג" w:date="2025-12-21T15:14:00Z" w16du:dateUtc="2025-12-21T13:14:00Z">
            <w:rPr>
              <w:u w:val="single"/>
              <w:lang w:val="en-US"/>
            </w:rPr>
          </w:rPrChange>
        </w:rPr>
        <w:t>3.1 Data Encoding: Frequency-Shift Keying (FSK)</w:t>
      </w:r>
    </w:p>
    <w:p w14:paraId="604CEECD" w14:textId="77777777" w:rsidR="007C56B1" w:rsidRPr="008E7348" w:rsidRDefault="007C56B1" w:rsidP="008E7348">
      <w:pPr>
        <w:spacing w:after="100"/>
        <w:ind w:left="1440" w:right="580"/>
        <w:rPr>
          <w:rFonts w:asciiTheme="minorBidi" w:hAnsiTheme="minorBidi" w:cstheme="minorBidi"/>
          <w:u w:val="single"/>
          <w:lang w:val="en-US"/>
          <w:rPrChange w:id="176"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77" w:author="יוני גרינברג" w:date="2025-12-21T15:14:00Z" w16du:dateUtc="2025-12-21T13:14:00Z">
            <w:rPr>
              <w:u w:val="single"/>
              <w:lang w:val="en-US"/>
            </w:rPr>
          </w:rPrChange>
        </w:rPr>
        <w:t xml:space="preserve">3.1.1 Frequency Selection </w:t>
      </w:r>
    </w:p>
    <w:p w14:paraId="02720851" w14:textId="77777777" w:rsidR="007C56B1" w:rsidRPr="008E7348" w:rsidRDefault="007C56B1" w:rsidP="008E7348">
      <w:pPr>
        <w:spacing w:after="100"/>
        <w:ind w:left="1440" w:right="580"/>
        <w:rPr>
          <w:rFonts w:asciiTheme="minorBidi" w:hAnsiTheme="minorBidi" w:cstheme="minorBidi"/>
          <w:u w:val="single"/>
          <w:lang w:val="en-US"/>
          <w:rPrChange w:id="178"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79" w:author="יוני גרינברג" w:date="2025-12-21T15:14:00Z" w16du:dateUtc="2025-12-21T13:14:00Z">
            <w:rPr>
              <w:u w:val="single"/>
              <w:lang w:val="en-US"/>
            </w:rPr>
          </w:rPrChange>
        </w:rPr>
        <w:t xml:space="preserve">3.1.2 Bit Duration </w:t>
      </w:r>
    </w:p>
    <w:p w14:paraId="6BB5B6BB" w14:textId="77777777" w:rsidR="007C56B1" w:rsidRPr="008E7348" w:rsidRDefault="007C56B1" w:rsidP="008E7348">
      <w:pPr>
        <w:spacing w:after="100"/>
        <w:ind w:left="1440" w:right="580"/>
        <w:rPr>
          <w:rFonts w:asciiTheme="minorBidi" w:hAnsiTheme="minorBidi" w:cstheme="minorBidi"/>
          <w:u w:val="single"/>
          <w:lang w:val="en-US"/>
          <w:rPrChange w:id="180"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81" w:author="יוני גרינברג" w:date="2025-12-21T15:14:00Z" w16du:dateUtc="2025-12-21T13:14:00Z">
            <w:rPr>
              <w:u w:val="single"/>
              <w:lang w:val="en-US"/>
            </w:rPr>
          </w:rPrChange>
        </w:rPr>
        <w:t xml:space="preserve">3.2 Connection Establishment: CSMA/CA with RTS/CTS </w:t>
      </w:r>
    </w:p>
    <w:p w14:paraId="353023B1" w14:textId="77777777" w:rsidR="007C56B1" w:rsidRPr="008E7348" w:rsidRDefault="007C56B1" w:rsidP="008E7348">
      <w:pPr>
        <w:spacing w:after="100"/>
        <w:ind w:left="1440" w:right="580"/>
        <w:rPr>
          <w:rFonts w:asciiTheme="minorBidi" w:hAnsiTheme="minorBidi" w:cstheme="minorBidi"/>
          <w:u w:val="single"/>
          <w:lang w:val="en-US"/>
          <w:rPrChange w:id="182"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83" w:author="יוני גרינברג" w:date="2025-12-21T15:14:00Z" w16du:dateUtc="2025-12-21T13:14:00Z">
            <w:rPr>
              <w:u w:val="single"/>
              <w:lang w:val="en-US"/>
            </w:rPr>
          </w:rPrChange>
        </w:rPr>
        <w:t xml:space="preserve">3.2.1 Frame Structure 3.2.2 Transmitter Implementation </w:t>
      </w:r>
    </w:p>
    <w:p w14:paraId="12D5FC2B" w14:textId="77777777" w:rsidR="007C56B1" w:rsidRPr="008E7348" w:rsidRDefault="007C56B1" w:rsidP="008E7348">
      <w:pPr>
        <w:spacing w:after="100"/>
        <w:ind w:left="1440" w:right="580"/>
        <w:rPr>
          <w:rFonts w:asciiTheme="minorBidi" w:hAnsiTheme="minorBidi" w:cstheme="minorBidi"/>
          <w:u w:val="single"/>
          <w:lang w:val="en-US"/>
          <w:rPrChange w:id="184"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85" w:author="יוני גרינברג" w:date="2025-12-21T15:14:00Z" w16du:dateUtc="2025-12-21T13:14:00Z">
            <w:rPr>
              <w:u w:val="single"/>
              <w:lang w:val="en-US"/>
            </w:rPr>
          </w:rPrChange>
        </w:rPr>
        <w:t xml:space="preserve">3.2.3 Receiver Implementation </w:t>
      </w:r>
    </w:p>
    <w:p w14:paraId="3637C04F" w14:textId="77777777" w:rsidR="007C56B1" w:rsidRPr="008E7348" w:rsidRDefault="007C56B1" w:rsidP="008E7348">
      <w:pPr>
        <w:spacing w:after="100"/>
        <w:ind w:left="1440" w:right="580"/>
        <w:rPr>
          <w:rFonts w:asciiTheme="minorBidi" w:hAnsiTheme="minorBidi" w:cstheme="minorBidi"/>
          <w:u w:val="single"/>
          <w:lang w:val="en-US"/>
          <w:rPrChange w:id="186"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87" w:author="יוני גרינברג" w:date="2025-12-21T15:14:00Z" w16du:dateUtc="2025-12-21T13:14:00Z">
            <w:rPr>
              <w:u w:val="single"/>
              <w:lang w:val="en-US"/>
            </w:rPr>
          </w:rPrChange>
        </w:rPr>
        <w:t xml:space="preserve">3.2.4 Collision Avoidance Algorithm (CSMA/CA) &amp; Flow </w:t>
      </w:r>
    </w:p>
    <w:p w14:paraId="13D96381" w14:textId="77777777" w:rsidR="007C56B1" w:rsidRPr="008E7348" w:rsidRDefault="007C56B1" w:rsidP="008E7348">
      <w:pPr>
        <w:spacing w:after="100"/>
        <w:ind w:left="1440" w:right="580"/>
        <w:rPr>
          <w:rFonts w:asciiTheme="minorBidi" w:hAnsiTheme="minorBidi" w:cstheme="minorBidi"/>
          <w:u w:val="single"/>
          <w:lang w:val="en-US"/>
          <w:rPrChange w:id="188"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89" w:author="יוני גרינברג" w:date="2025-12-21T15:14:00Z" w16du:dateUtc="2025-12-21T13:14:00Z">
            <w:rPr>
              <w:u w:val="single"/>
              <w:lang w:val="en-US"/>
            </w:rPr>
          </w:rPrChange>
        </w:rPr>
        <w:t>3.3 Cross-Platform Implementation (Android vs. iOS)</w:t>
      </w:r>
    </w:p>
    <w:p w14:paraId="15CB064F" w14:textId="77777777" w:rsidR="007C56B1" w:rsidRPr="008E7348" w:rsidRDefault="007C56B1" w:rsidP="008E7348">
      <w:pPr>
        <w:spacing w:after="100"/>
        <w:ind w:left="1440" w:right="580"/>
        <w:rPr>
          <w:rFonts w:asciiTheme="minorBidi" w:hAnsiTheme="minorBidi" w:cstheme="minorBidi"/>
          <w:u w:val="single"/>
          <w:lang w:val="en-US"/>
          <w:rPrChange w:id="190" w:author="יוני גרינברג" w:date="2025-12-21T15:14:00Z" w16du:dateUtc="2025-12-21T13:14:00Z">
            <w:rPr>
              <w:u w:val="single"/>
              <w:lang w:val="en-US"/>
            </w:rPr>
          </w:rPrChange>
        </w:rPr>
      </w:pPr>
      <w:r w:rsidRPr="008E7348">
        <w:rPr>
          <w:rFonts w:asciiTheme="minorBidi" w:hAnsiTheme="minorBidi" w:cstheme="minorBidi"/>
          <w:b/>
          <w:bCs/>
          <w:u w:val="single"/>
          <w:lang w:val="en-US"/>
          <w:rPrChange w:id="191" w:author="יוני גרינברג" w:date="2025-12-21T15:14:00Z" w16du:dateUtc="2025-12-21T13:14:00Z">
            <w:rPr>
              <w:b/>
              <w:bCs/>
              <w:u w:val="single"/>
              <w:lang w:val="en-US"/>
            </w:rPr>
          </w:rPrChange>
        </w:rPr>
        <w:t>Chapter 4: Expected Results</w:t>
      </w:r>
    </w:p>
    <w:p w14:paraId="28BDD240" w14:textId="77777777" w:rsidR="007C56B1" w:rsidRPr="008E7348" w:rsidRDefault="007C56B1" w:rsidP="008E7348">
      <w:pPr>
        <w:spacing w:after="100"/>
        <w:ind w:left="1440" w:right="580"/>
        <w:rPr>
          <w:rFonts w:asciiTheme="minorBidi" w:hAnsiTheme="minorBidi" w:cstheme="minorBidi"/>
          <w:u w:val="single"/>
          <w:lang w:val="en-US"/>
          <w:rPrChange w:id="192" w:author="יוני גרינברג" w:date="2025-12-21T15:14:00Z" w16du:dateUtc="2025-12-21T13:14:00Z">
            <w:rPr>
              <w:u w:val="single"/>
              <w:lang w:val="en-US"/>
            </w:rPr>
          </w:rPrChange>
        </w:rPr>
      </w:pPr>
      <w:r w:rsidRPr="008E7348">
        <w:rPr>
          <w:rFonts w:asciiTheme="minorBidi" w:hAnsiTheme="minorBidi" w:cstheme="minorBidi"/>
          <w:b/>
          <w:bCs/>
          <w:u w:val="single"/>
          <w:lang w:val="en-US"/>
          <w:rPrChange w:id="193" w:author="יוני גרינברג" w:date="2025-12-21T15:14:00Z" w16du:dateUtc="2025-12-21T13:14:00Z">
            <w:rPr>
              <w:b/>
              <w:bCs/>
              <w:u w:val="single"/>
              <w:lang w:val="en-US"/>
            </w:rPr>
          </w:rPrChange>
        </w:rPr>
        <w:t>Chapter 5: Preliminary Software Engineering Documents</w:t>
      </w:r>
    </w:p>
    <w:p w14:paraId="1537BB04" w14:textId="77777777" w:rsidR="007C56B1" w:rsidRPr="008E7348" w:rsidRDefault="007C56B1" w:rsidP="008E7348">
      <w:pPr>
        <w:spacing w:after="100"/>
        <w:ind w:left="1440" w:right="580"/>
        <w:rPr>
          <w:rFonts w:asciiTheme="minorBidi" w:hAnsiTheme="minorBidi" w:cstheme="minorBidi"/>
          <w:u w:val="single"/>
          <w:lang w:val="en-US"/>
          <w:rPrChange w:id="194" w:author="יוני גרינברג" w:date="2025-12-21T15:14:00Z" w16du:dateUtc="2025-12-21T13:14:00Z">
            <w:rPr>
              <w:u w:val="single"/>
              <w:lang w:val="en-US"/>
            </w:rPr>
          </w:rPrChange>
        </w:rPr>
      </w:pPr>
      <w:r w:rsidRPr="008E7348">
        <w:rPr>
          <w:rFonts w:asciiTheme="minorBidi" w:hAnsiTheme="minorBidi" w:cstheme="minorBidi"/>
          <w:b/>
          <w:bCs/>
          <w:u w:val="single"/>
          <w:lang w:val="en-US"/>
          <w:rPrChange w:id="195" w:author="יוני גרינברג" w:date="2025-12-21T15:14:00Z" w16du:dateUtc="2025-12-21T13:14:00Z">
            <w:rPr>
              <w:b/>
              <w:bCs/>
              <w:u w:val="single"/>
              <w:lang w:val="en-US"/>
            </w:rPr>
          </w:rPrChange>
        </w:rPr>
        <w:t>Chapter 6: References</w:t>
      </w:r>
    </w:p>
    <w:p w14:paraId="49A10DB5" w14:textId="77777777" w:rsidR="00BD16DC" w:rsidRPr="008E7348" w:rsidRDefault="00C7700C">
      <w:pPr>
        <w:spacing w:after="40"/>
        <w:ind w:left="1640"/>
        <w:rPr>
          <w:rFonts w:asciiTheme="minorBidi" w:hAnsiTheme="minorBidi" w:cstheme="minorBidi"/>
          <w:sz w:val="24"/>
          <w:szCs w:val="24"/>
          <w:lang w:val="en-US"/>
          <w:rPrChange w:id="196" w:author="יוני גרינברג" w:date="2025-12-21T15:14:00Z" w16du:dateUtc="2025-12-21T13:14:00Z">
            <w:rPr>
              <w:rFonts w:asciiTheme="majorBidi" w:hAnsiTheme="majorBidi" w:cstheme="majorBidi"/>
              <w:sz w:val="24"/>
              <w:szCs w:val="24"/>
              <w:lang w:val="en-US"/>
            </w:rPr>
          </w:rPrChange>
        </w:rPr>
        <w:pPrChange w:id="197" w:author="יוני גרינברג" w:date="2025-12-14T15:53:00Z" w16du:dateUtc="2025-12-14T13:53:00Z">
          <w:pPr>
            <w:spacing w:after="40"/>
            <w:ind w:left="1280"/>
          </w:pPr>
        </w:pPrChange>
      </w:pPr>
      <w:r w:rsidRPr="008E7348">
        <w:rPr>
          <w:rFonts w:asciiTheme="minorBidi" w:hAnsiTheme="minorBidi" w:cstheme="minorBidi"/>
          <w:sz w:val="24"/>
          <w:szCs w:val="24"/>
          <w:lang w:val="en-US"/>
          <w:rPrChange w:id="198" w:author="יוני גרינברג" w:date="2025-12-21T15:14:00Z" w16du:dateUtc="2025-12-21T13:14:00Z">
            <w:rPr>
              <w:rFonts w:asciiTheme="majorBidi" w:hAnsiTheme="majorBidi" w:cstheme="majorBidi"/>
              <w:sz w:val="24"/>
              <w:szCs w:val="24"/>
              <w:lang w:val="en-US"/>
            </w:rPr>
          </w:rPrChange>
        </w:rPr>
        <w:t xml:space="preserve"> </w:t>
      </w:r>
    </w:p>
    <w:p w14:paraId="5157BB21" w14:textId="6B82D540" w:rsidR="00BD16DC" w:rsidRPr="008E7348" w:rsidRDefault="00C7700C" w:rsidP="00BC5FB8">
      <w:pPr>
        <w:spacing w:after="120" w:line="264" w:lineRule="auto"/>
        <w:ind w:left="1240" w:right="580" w:hanging="440"/>
        <w:rPr>
          <w:rFonts w:asciiTheme="minorBidi" w:hAnsiTheme="minorBidi" w:cstheme="minorBidi"/>
          <w:b/>
          <w:bCs/>
          <w:sz w:val="24"/>
          <w:szCs w:val="24"/>
          <w:lang w:val="en-US"/>
          <w:rPrChange w:id="199" w:author="יוני גרינברג" w:date="2025-12-21T15:14:00Z" w16du:dateUtc="2025-12-21T13:14:00Z">
            <w:rPr>
              <w:rFonts w:asciiTheme="majorBidi" w:hAnsiTheme="majorBidi" w:cstheme="majorBidi"/>
              <w:b/>
              <w:bCs/>
              <w:sz w:val="24"/>
              <w:szCs w:val="24"/>
              <w:lang w:val="en-US"/>
            </w:rPr>
          </w:rPrChange>
        </w:rPr>
      </w:pPr>
      <w:commentRangeStart w:id="200"/>
      <w:r w:rsidRPr="008E7348">
        <w:rPr>
          <w:rFonts w:asciiTheme="minorBidi" w:hAnsiTheme="minorBidi" w:cstheme="minorBidi"/>
          <w:b/>
          <w:bCs/>
          <w:sz w:val="24"/>
          <w:szCs w:val="24"/>
          <w:lang w:val="en-US"/>
          <w:rPrChange w:id="201" w:author="יוני גרינברג" w:date="2025-12-21T15:14:00Z" w16du:dateUtc="2025-12-21T13:14:00Z">
            <w:rPr>
              <w:rFonts w:asciiTheme="majorBidi" w:hAnsiTheme="majorBidi" w:cstheme="majorBidi"/>
              <w:b/>
              <w:bCs/>
              <w:sz w:val="24"/>
              <w:szCs w:val="24"/>
              <w:lang w:val="en-US"/>
            </w:rPr>
          </w:rPrChange>
        </w:rPr>
        <w:t>1.2.</w:t>
      </w:r>
      <w:r w:rsidRPr="008E7348">
        <w:rPr>
          <w:rFonts w:asciiTheme="minorBidi" w:hAnsiTheme="minorBidi" w:cstheme="minorBidi"/>
          <w:sz w:val="24"/>
          <w:szCs w:val="24"/>
          <w:lang w:val="en-US"/>
          <w:rPrChange w:id="202"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b/>
          <w:bCs/>
          <w:sz w:val="24"/>
          <w:szCs w:val="24"/>
          <w:lang w:val="en-US"/>
          <w:rPrChange w:id="203" w:author="יוני גרינברג" w:date="2025-12-21T15:14:00Z" w16du:dateUtc="2025-12-21T13:14:00Z">
            <w:rPr>
              <w:rFonts w:asciiTheme="majorBidi" w:hAnsiTheme="majorBidi" w:cstheme="majorBidi"/>
              <w:b/>
              <w:bCs/>
              <w:sz w:val="24"/>
              <w:szCs w:val="24"/>
              <w:lang w:val="en-US"/>
            </w:rPr>
          </w:rPrChange>
        </w:rPr>
        <w:t xml:space="preserve">What </w:t>
      </w:r>
      <w:r w:rsidR="009370B3" w:rsidRPr="008E7348">
        <w:rPr>
          <w:rFonts w:asciiTheme="minorBidi" w:hAnsiTheme="minorBidi" w:cstheme="minorBidi"/>
          <w:b/>
          <w:bCs/>
          <w:sz w:val="24"/>
          <w:szCs w:val="24"/>
          <w:lang w:val="en-US"/>
          <w:rPrChange w:id="204" w:author="יוני גרינברג" w:date="2025-12-21T15:14:00Z" w16du:dateUtc="2025-12-21T13:14:00Z">
            <w:rPr>
              <w:rFonts w:asciiTheme="majorBidi" w:hAnsiTheme="majorBidi" w:cstheme="majorBidi"/>
              <w:b/>
              <w:bCs/>
              <w:sz w:val="24"/>
              <w:szCs w:val="24"/>
              <w:lang w:val="en-US"/>
            </w:rPr>
          </w:rPrChange>
        </w:rPr>
        <w:t>Are We</w:t>
      </w:r>
      <w:r w:rsidRPr="008E7348">
        <w:rPr>
          <w:rFonts w:asciiTheme="minorBidi" w:hAnsiTheme="minorBidi" w:cstheme="minorBidi"/>
          <w:b/>
          <w:bCs/>
          <w:sz w:val="24"/>
          <w:szCs w:val="24"/>
          <w:lang w:val="en-US"/>
          <w:rPrChange w:id="205" w:author="יוני גרינברג" w:date="2025-12-21T15:14:00Z" w16du:dateUtc="2025-12-21T13:14:00Z">
            <w:rPr>
              <w:rFonts w:asciiTheme="majorBidi" w:hAnsiTheme="majorBidi" w:cstheme="majorBidi"/>
              <w:b/>
              <w:bCs/>
              <w:sz w:val="24"/>
              <w:szCs w:val="24"/>
              <w:lang w:val="en-US"/>
            </w:rPr>
          </w:rPrChange>
        </w:rPr>
        <w:t xml:space="preserve"> Going </w:t>
      </w:r>
      <w:proofErr w:type="gramStart"/>
      <w:r w:rsidRPr="008E7348">
        <w:rPr>
          <w:rFonts w:asciiTheme="minorBidi" w:hAnsiTheme="minorBidi" w:cstheme="minorBidi"/>
          <w:b/>
          <w:bCs/>
          <w:sz w:val="24"/>
          <w:szCs w:val="24"/>
          <w:lang w:val="en-US"/>
          <w:rPrChange w:id="206" w:author="יוני גרינברג" w:date="2025-12-21T15:14:00Z" w16du:dateUtc="2025-12-21T13:14:00Z">
            <w:rPr>
              <w:rFonts w:asciiTheme="majorBidi" w:hAnsiTheme="majorBidi" w:cstheme="majorBidi"/>
              <w:b/>
              <w:bCs/>
              <w:sz w:val="24"/>
              <w:szCs w:val="24"/>
              <w:lang w:val="en-US"/>
            </w:rPr>
          </w:rPrChange>
        </w:rPr>
        <w:t>To</w:t>
      </w:r>
      <w:proofErr w:type="gramEnd"/>
      <w:r w:rsidRPr="008E7348">
        <w:rPr>
          <w:rFonts w:asciiTheme="minorBidi" w:hAnsiTheme="minorBidi" w:cstheme="minorBidi"/>
          <w:b/>
          <w:bCs/>
          <w:sz w:val="24"/>
          <w:szCs w:val="24"/>
          <w:lang w:val="en-US"/>
          <w:rPrChange w:id="207" w:author="יוני גרינברג" w:date="2025-12-21T15:14:00Z" w16du:dateUtc="2025-12-21T13:14:00Z">
            <w:rPr>
              <w:rFonts w:asciiTheme="majorBidi" w:hAnsiTheme="majorBidi" w:cstheme="majorBidi"/>
              <w:b/>
              <w:bCs/>
              <w:sz w:val="24"/>
              <w:szCs w:val="24"/>
              <w:lang w:val="en-US"/>
            </w:rPr>
          </w:rPrChange>
        </w:rPr>
        <w:t xml:space="preserve"> Do?</w:t>
      </w:r>
      <w:commentRangeEnd w:id="200"/>
      <w:r w:rsidR="000F0D7C" w:rsidRPr="008E7348">
        <w:rPr>
          <w:rStyle w:val="a6"/>
          <w:rFonts w:asciiTheme="minorBidi" w:hAnsiTheme="minorBidi" w:cstheme="minorBidi"/>
          <w:rPrChange w:id="208" w:author="יוני גרינברג" w:date="2025-12-21T15:14:00Z" w16du:dateUtc="2025-12-21T13:14:00Z">
            <w:rPr>
              <w:rStyle w:val="a6"/>
            </w:rPr>
          </w:rPrChange>
        </w:rPr>
        <w:commentReference w:id="200"/>
      </w:r>
    </w:p>
    <w:p w14:paraId="56455F6D" w14:textId="77777777" w:rsidR="009370B3" w:rsidRPr="008E7348" w:rsidRDefault="009370B3" w:rsidP="009370B3">
      <w:pPr>
        <w:spacing w:before="240" w:after="240"/>
        <w:ind w:left="1275"/>
        <w:rPr>
          <w:rFonts w:asciiTheme="minorBidi" w:hAnsiTheme="minorBidi" w:cstheme="minorBidi"/>
          <w:sz w:val="24"/>
          <w:szCs w:val="24"/>
          <w:lang w:val="en-US"/>
          <w:rPrChange w:id="209"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210" w:author="יוני גרינברג" w:date="2025-12-21T15:14:00Z" w16du:dateUtc="2025-12-21T13:14:00Z">
            <w:rPr>
              <w:rFonts w:asciiTheme="majorBidi" w:hAnsiTheme="majorBidi" w:cstheme="majorBidi"/>
              <w:sz w:val="24"/>
              <w:szCs w:val="24"/>
              <w:lang w:val="en-US"/>
            </w:rPr>
          </w:rPrChange>
        </w:rPr>
        <w:t>The idea thus evolved from a simple acoustic link into a full many-to-many communication protocol design challenge. The current project's rationale is to bridge the gap between a lab-based physical demonstration and a robust, scalable, and secure network layer.</w:t>
      </w:r>
    </w:p>
    <w:p w14:paraId="3E6ABECD" w14:textId="2CC40681" w:rsidR="009370B3" w:rsidRPr="008E7348" w:rsidRDefault="009370B3" w:rsidP="00E532EF">
      <w:pPr>
        <w:spacing w:before="240" w:after="240"/>
        <w:ind w:left="1275"/>
        <w:rPr>
          <w:rFonts w:asciiTheme="minorBidi" w:hAnsiTheme="minorBidi" w:cstheme="minorBidi"/>
          <w:sz w:val="24"/>
          <w:szCs w:val="24"/>
          <w:lang w:val="en-US"/>
          <w:rPrChange w:id="211"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212" w:author="יוני גרינברג" w:date="2025-12-21T15:14:00Z" w16du:dateUtc="2025-12-21T13:14:00Z">
            <w:rPr>
              <w:rFonts w:asciiTheme="majorBidi" w:hAnsiTheme="majorBidi" w:cstheme="majorBidi"/>
              <w:sz w:val="24"/>
              <w:szCs w:val="24"/>
              <w:lang w:val="en-US"/>
            </w:rPr>
          </w:rPrChange>
        </w:rPr>
        <w:t>The objective is to establish a secure, multi-user ultrasonic network that proves the viability of this non-RF</w:t>
      </w:r>
      <w:r w:rsidR="006D6A39" w:rsidRPr="008E7348">
        <w:rPr>
          <w:rFonts w:asciiTheme="minorBidi" w:hAnsiTheme="minorBidi" w:cstheme="minorBidi"/>
          <w:sz w:val="24"/>
          <w:szCs w:val="24"/>
          <w:lang w:val="en-US"/>
          <w:rPrChange w:id="213" w:author="יוני גרינברג" w:date="2025-12-21T15:14:00Z" w16du:dateUtc="2025-12-21T13:14:00Z">
            <w:rPr>
              <w:rFonts w:asciiTheme="majorBidi" w:hAnsiTheme="majorBidi" w:cstheme="majorBidi"/>
              <w:sz w:val="24"/>
              <w:szCs w:val="24"/>
              <w:lang w:val="en-US"/>
            </w:rPr>
          </w:rPrChange>
        </w:rPr>
        <w:t xml:space="preserve"> (Radio Frequency)</w:t>
      </w:r>
      <w:r w:rsidRPr="008E7348">
        <w:rPr>
          <w:rFonts w:asciiTheme="minorBidi" w:hAnsiTheme="minorBidi" w:cstheme="minorBidi"/>
          <w:sz w:val="24"/>
          <w:szCs w:val="24"/>
          <w:lang w:val="en-US"/>
          <w:rPrChange w:id="214" w:author="יוני גרינברג" w:date="2025-12-21T15:14:00Z" w16du:dateUtc="2025-12-21T13:14:00Z">
            <w:rPr>
              <w:rFonts w:asciiTheme="majorBidi" w:hAnsiTheme="majorBidi" w:cstheme="majorBidi"/>
              <w:sz w:val="24"/>
              <w:szCs w:val="24"/>
              <w:lang w:val="en-US"/>
            </w:rPr>
          </w:rPrChange>
        </w:rPr>
        <w:t>, acoustic method for applications in environments like operating rooms, laboratories, or personal proximity systems where the benefits of liquid/tissue penetration and physical security (signal containment) are paramount. This requires introducing a sophisticated channel arbitration method like</w:t>
      </w:r>
      <w:r w:rsidR="00E532EF" w:rsidRPr="008E7348">
        <w:rPr>
          <w:rFonts w:asciiTheme="minorBidi" w:hAnsiTheme="minorBidi" w:cstheme="minorBidi"/>
          <w:sz w:val="24"/>
          <w:szCs w:val="24"/>
          <w:lang w:val="en-US"/>
          <w:rPrChange w:id="215"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sz w:val="24"/>
          <w:szCs w:val="24"/>
          <w:lang w:val="en-US"/>
          <w:rPrChange w:id="216" w:author="יוני גרינברג" w:date="2025-12-21T15:14:00Z" w16du:dateUtc="2025-12-21T13:14:00Z">
            <w:rPr>
              <w:rFonts w:asciiTheme="majorBidi" w:hAnsiTheme="majorBidi" w:cstheme="majorBidi"/>
              <w:sz w:val="24"/>
              <w:szCs w:val="24"/>
              <w:lang w:val="en-US"/>
            </w:rPr>
          </w:rPrChange>
        </w:rPr>
        <w:t>CSMA/</w:t>
      </w:r>
      <w:r w:rsidR="00DB19CD" w:rsidRPr="008E7348">
        <w:rPr>
          <w:rFonts w:asciiTheme="minorBidi" w:hAnsiTheme="minorBidi" w:cstheme="minorBidi"/>
          <w:sz w:val="24"/>
          <w:szCs w:val="24"/>
          <w:lang w:val="en-US"/>
          <w:rPrChange w:id="217" w:author="יוני גרינברג" w:date="2025-12-21T15:14:00Z" w16du:dateUtc="2025-12-21T13:14:00Z">
            <w:rPr>
              <w:rFonts w:asciiTheme="majorBidi" w:hAnsiTheme="majorBidi" w:cstheme="majorBidi"/>
              <w:sz w:val="24"/>
              <w:szCs w:val="24"/>
              <w:lang w:val="en-US"/>
            </w:rPr>
          </w:rPrChange>
        </w:rPr>
        <w:t>CA (</w:t>
      </w:r>
      <w:r w:rsidR="006D6A39" w:rsidRPr="008E7348">
        <w:rPr>
          <w:rFonts w:asciiTheme="minorBidi" w:hAnsiTheme="minorBidi" w:cstheme="minorBidi"/>
          <w:sz w:val="24"/>
          <w:szCs w:val="24"/>
          <w:lang w:val="en-US"/>
          <w:rPrChange w:id="218" w:author="יוני גרינברג" w:date="2025-12-21T15:14:00Z" w16du:dateUtc="2025-12-21T13:14:00Z">
            <w:rPr>
              <w:rFonts w:asciiTheme="majorBidi" w:hAnsiTheme="majorBidi" w:cstheme="majorBidi"/>
              <w:sz w:val="24"/>
              <w:szCs w:val="24"/>
              <w:lang w:val="en-US"/>
            </w:rPr>
          </w:rPrChange>
        </w:rPr>
        <w:t>Carrier Sense Multiple Access with Collision Avoidance)</w:t>
      </w:r>
      <w:r w:rsidR="00540E46" w:rsidRPr="008E7348">
        <w:rPr>
          <w:rFonts w:asciiTheme="minorBidi" w:hAnsiTheme="minorBidi" w:cstheme="minorBidi"/>
          <w:sz w:val="24"/>
          <w:szCs w:val="24"/>
          <w:lang w:val="en-US"/>
          <w:rPrChange w:id="219"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sz w:val="24"/>
          <w:szCs w:val="24"/>
          <w:lang w:val="en-US"/>
          <w:rPrChange w:id="220" w:author="יוני גרינברג" w:date="2025-12-21T15:14:00Z" w16du:dateUtc="2025-12-21T13:14:00Z">
            <w:rPr>
              <w:rFonts w:asciiTheme="majorBidi" w:hAnsiTheme="majorBidi" w:cstheme="majorBidi"/>
              <w:sz w:val="24"/>
              <w:szCs w:val="24"/>
              <w:lang w:val="en-US"/>
            </w:rPr>
          </w:rPrChange>
        </w:rPr>
        <w:t xml:space="preserve">and </w:t>
      </w:r>
      <w:r w:rsidR="00E532EF" w:rsidRPr="008E7348">
        <w:rPr>
          <w:rFonts w:asciiTheme="minorBidi" w:hAnsiTheme="minorBidi" w:cstheme="minorBidi"/>
          <w:sz w:val="24"/>
          <w:szCs w:val="24"/>
          <w:lang w:val="en-US"/>
          <w:rPrChange w:id="221" w:author="יוני גרינברג" w:date="2025-12-21T15:14:00Z" w16du:dateUtc="2025-12-21T13:14:00Z">
            <w:rPr>
              <w:rFonts w:asciiTheme="majorBidi" w:hAnsiTheme="majorBidi" w:cstheme="majorBidi"/>
              <w:sz w:val="24"/>
              <w:szCs w:val="24"/>
              <w:lang w:val="en-US"/>
            </w:rPr>
          </w:rPrChange>
        </w:rPr>
        <w:t>ensure seamless cross-platform compatibility between Android and the iPhone Operating System (iOS</w:t>
      </w:r>
      <w:r w:rsidR="00073BD3" w:rsidRPr="008E7348">
        <w:rPr>
          <w:rFonts w:asciiTheme="minorBidi" w:hAnsiTheme="minorBidi" w:cstheme="minorBidi"/>
          <w:sz w:val="24"/>
          <w:szCs w:val="24"/>
          <w:lang w:val="en-US"/>
          <w:rPrChange w:id="222" w:author="יוני גרינברג" w:date="2025-12-21T15:14:00Z" w16du:dateUtc="2025-12-21T13:14:00Z">
            <w:rPr>
              <w:rFonts w:asciiTheme="majorBidi" w:hAnsiTheme="majorBidi" w:cstheme="majorBidi"/>
              <w:sz w:val="24"/>
              <w:szCs w:val="24"/>
              <w:lang w:val="en-US"/>
            </w:rPr>
          </w:rPrChange>
        </w:rPr>
        <w:t>).</w:t>
      </w:r>
    </w:p>
    <w:p w14:paraId="117F2924" w14:textId="77777777" w:rsidR="009370B3" w:rsidRPr="008E7348" w:rsidRDefault="009370B3">
      <w:pPr>
        <w:spacing w:after="140"/>
        <w:ind w:left="720"/>
        <w:jc w:val="both"/>
        <w:rPr>
          <w:rFonts w:asciiTheme="minorBidi" w:hAnsiTheme="minorBidi" w:cstheme="minorBidi"/>
          <w:b/>
          <w:bCs/>
          <w:sz w:val="24"/>
          <w:szCs w:val="24"/>
          <w:lang w:val="en-US"/>
          <w:rPrChange w:id="223" w:author="יוני גרינברג" w:date="2025-12-21T15:14:00Z" w16du:dateUtc="2025-12-21T13:14:00Z">
            <w:rPr>
              <w:rFonts w:asciiTheme="majorBidi" w:hAnsiTheme="majorBidi" w:cstheme="majorBidi"/>
              <w:b/>
              <w:bCs/>
              <w:sz w:val="24"/>
              <w:szCs w:val="24"/>
              <w:lang w:val="en-US"/>
            </w:rPr>
          </w:rPrChange>
        </w:rPr>
      </w:pPr>
    </w:p>
    <w:p w14:paraId="2DB2CFA9" w14:textId="1B756EDD" w:rsidR="00BD16DC" w:rsidRPr="008E7348" w:rsidRDefault="00C7700C">
      <w:pPr>
        <w:spacing w:line="264" w:lineRule="auto"/>
        <w:ind w:left="1240" w:right="580" w:hanging="440"/>
        <w:jc w:val="both"/>
        <w:rPr>
          <w:rFonts w:asciiTheme="minorBidi" w:hAnsiTheme="minorBidi" w:cstheme="minorBidi"/>
          <w:b/>
          <w:bCs/>
          <w:sz w:val="24"/>
          <w:szCs w:val="24"/>
          <w:lang w:val="en-US"/>
          <w:rPrChange w:id="224"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225" w:author="יוני גרינברג" w:date="2025-12-21T15:14:00Z" w16du:dateUtc="2025-12-21T13:14:00Z">
            <w:rPr>
              <w:rFonts w:asciiTheme="majorBidi" w:hAnsiTheme="majorBidi" w:cstheme="majorBidi"/>
              <w:b/>
              <w:bCs/>
              <w:sz w:val="24"/>
              <w:szCs w:val="24"/>
              <w:lang w:val="en-US"/>
            </w:rPr>
          </w:rPrChange>
        </w:rPr>
        <w:t>1.3.</w:t>
      </w:r>
      <w:r w:rsidRPr="008E7348">
        <w:rPr>
          <w:rFonts w:asciiTheme="minorBidi" w:hAnsiTheme="minorBidi" w:cstheme="minorBidi"/>
          <w:sz w:val="24"/>
          <w:szCs w:val="24"/>
          <w:lang w:val="en-US"/>
          <w:rPrChange w:id="226"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b/>
          <w:bCs/>
          <w:sz w:val="24"/>
          <w:szCs w:val="24"/>
          <w:lang w:val="en-US"/>
          <w:rPrChange w:id="227" w:author="יוני גרינברג" w:date="2025-12-21T15:14:00Z" w16du:dateUtc="2025-12-21T13:14:00Z">
            <w:rPr>
              <w:rFonts w:asciiTheme="majorBidi" w:hAnsiTheme="majorBidi" w:cstheme="majorBidi"/>
              <w:b/>
              <w:bCs/>
              <w:sz w:val="24"/>
              <w:szCs w:val="24"/>
              <w:lang w:val="en-US"/>
            </w:rPr>
          </w:rPrChange>
        </w:rPr>
        <w:t xml:space="preserve">Why Is </w:t>
      </w:r>
      <w:r w:rsidR="005018ED" w:rsidRPr="008E7348">
        <w:rPr>
          <w:rFonts w:asciiTheme="minorBidi" w:hAnsiTheme="minorBidi" w:cstheme="minorBidi"/>
          <w:b/>
          <w:bCs/>
          <w:sz w:val="24"/>
          <w:szCs w:val="24"/>
          <w:lang w:val="en-US"/>
          <w:rPrChange w:id="228" w:author="יוני גרינברג" w:date="2025-12-21T15:14:00Z" w16du:dateUtc="2025-12-21T13:14:00Z">
            <w:rPr>
              <w:rFonts w:asciiTheme="majorBidi" w:hAnsiTheme="majorBidi" w:cstheme="majorBidi"/>
              <w:b/>
              <w:bCs/>
              <w:sz w:val="24"/>
              <w:szCs w:val="24"/>
              <w:lang w:val="en-US"/>
            </w:rPr>
          </w:rPrChange>
        </w:rPr>
        <w:t>the</w:t>
      </w:r>
      <w:r w:rsidRPr="008E7348">
        <w:rPr>
          <w:rFonts w:asciiTheme="minorBidi" w:hAnsiTheme="minorBidi" w:cstheme="minorBidi"/>
          <w:b/>
          <w:bCs/>
          <w:sz w:val="24"/>
          <w:szCs w:val="24"/>
          <w:lang w:val="en-US"/>
          <w:rPrChange w:id="229" w:author="יוני גרינברג" w:date="2025-12-21T15:14:00Z" w16du:dateUtc="2025-12-21T13:14:00Z">
            <w:rPr>
              <w:rFonts w:asciiTheme="majorBidi" w:hAnsiTheme="majorBidi" w:cstheme="majorBidi"/>
              <w:b/>
              <w:bCs/>
              <w:sz w:val="24"/>
              <w:szCs w:val="24"/>
              <w:lang w:val="en-US"/>
            </w:rPr>
          </w:rPrChange>
        </w:rPr>
        <w:t xml:space="preserve"> Project Not Trivial?</w:t>
      </w:r>
    </w:p>
    <w:p w14:paraId="595DC0B3" w14:textId="28C77130" w:rsidR="00993BB7" w:rsidRPr="008E7348" w:rsidRDefault="00993BB7" w:rsidP="00993BB7">
      <w:pPr>
        <w:spacing w:before="240" w:after="240"/>
        <w:ind w:left="1275"/>
        <w:rPr>
          <w:rFonts w:asciiTheme="minorBidi" w:hAnsiTheme="minorBidi" w:cstheme="minorBidi"/>
          <w:sz w:val="24"/>
          <w:szCs w:val="24"/>
          <w:lang w:val="en-US"/>
          <w:rPrChange w:id="23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231" w:author="יוני גרינברג" w:date="2025-12-21T15:14:00Z" w16du:dateUtc="2025-12-21T13:14:00Z">
            <w:rPr>
              <w:rFonts w:asciiTheme="majorBidi" w:hAnsiTheme="majorBidi" w:cstheme="majorBidi"/>
              <w:sz w:val="24"/>
              <w:szCs w:val="24"/>
              <w:lang w:val="en-US"/>
            </w:rPr>
          </w:rPrChange>
        </w:rPr>
        <w:t>While previous academic work successfully pioneered a basic one-to-one ultrasonic data link between two Android devices, the system lacked the required network layer for real-world utility. For any practical application (e.g., secure medical pairing, multi-party data exchange), the system must be scalable to allow multiple devices to simultaneously listen, transmit, and coordinate without data collision.</w:t>
      </w:r>
    </w:p>
    <w:p w14:paraId="3FD544BC" w14:textId="7CB67914" w:rsidR="00BD16DC" w:rsidRPr="008E7348" w:rsidRDefault="00BD16DC">
      <w:pPr>
        <w:spacing w:after="120"/>
        <w:ind w:left="720"/>
        <w:jc w:val="both"/>
        <w:rPr>
          <w:rFonts w:asciiTheme="minorBidi" w:hAnsiTheme="minorBidi" w:cstheme="minorBidi"/>
          <w:b/>
          <w:bCs/>
          <w:lang w:val="en-US"/>
          <w:rPrChange w:id="232" w:author="יוני גרינברג" w:date="2025-12-21T15:14:00Z" w16du:dateUtc="2025-12-21T13:14:00Z">
            <w:rPr>
              <w:b/>
              <w:bCs/>
              <w:lang w:val="en-US"/>
            </w:rPr>
          </w:rPrChange>
        </w:rPr>
      </w:pPr>
    </w:p>
    <w:p w14:paraId="3A19EB8B" w14:textId="77777777" w:rsidR="0097440E" w:rsidRPr="008E7348" w:rsidRDefault="00C7700C" w:rsidP="0097440E">
      <w:pPr>
        <w:spacing w:before="240" w:after="240"/>
        <w:ind w:left="2360" w:hanging="640"/>
        <w:rPr>
          <w:rFonts w:asciiTheme="minorBidi" w:hAnsiTheme="minorBidi" w:cstheme="minorBidi"/>
          <w:b/>
          <w:bCs/>
          <w:sz w:val="24"/>
          <w:szCs w:val="24"/>
          <w:lang w:val="en-US"/>
          <w:rPrChange w:id="233" w:author="יוני גרינברג" w:date="2025-12-21T15:14:00Z" w16du:dateUtc="2025-12-21T13:14:00Z">
            <w:rPr>
              <w:rFonts w:asciiTheme="majorBidi" w:hAnsiTheme="majorBidi" w:cstheme="majorBidi"/>
              <w:b/>
              <w:bCs/>
              <w:sz w:val="24"/>
              <w:szCs w:val="24"/>
              <w:lang w:val="en-US"/>
            </w:rPr>
          </w:rPrChange>
        </w:rPr>
      </w:pPr>
      <w:bookmarkStart w:id="234" w:name="_8hirf24s0vp9" w:colFirst="0" w:colLast="0"/>
      <w:bookmarkEnd w:id="234"/>
      <w:r w:rsidRPr="008E7348">
        <w:rPr>
          <w:rFonts w:asciiTheme="minorBidi" w:hAnsiTheme="minorBidi" w:cstheme="minorBidi"/>
          <w:b/>
          <w:bCs/>
          <w:sz w:val="24"/>
          <w:szCs w:val="24"/>
          <w:lang w:val="en-US"/>
          <w:rPrChange w:id="235" w:author="יוני גרינברג" w:date="2025-12-21T15:14:00Z" w16du:dateUtc="2025-12-21T13:14:00Z">
            <w:rPr>
              <w:b/>
              <w:bCs/>
              <w:sz w:val="34"/>
              <w:szCs w:val="34"/>
              <w:lang w:val="en-US"/>
            </w:rPr>
          </w:rPrChange>
        </w:rPr>
        <w:t>1.4.</w:t>
      </w:r>
      <w:del w:id="236" w:author="יוני גרינברג" w:date="2025-12-21T15:09:00Z" w16du:dateUtc="2025-12-21T13:09:00Z">
        <w:r w:rsidRPr="008E7348" w:rsidDel="008E7348">
          <w:rPr>
            <w:rFonts w:asciiTheme="minorBidi" w:hAnsiTheme="minorBidi" w:cstheme="minorBidi"/>
            <w:sz w:val="14"/>
            <w:szCs w:val="14"/>
            <w:lang w:val="en-US"/>
            <w:rPrChange w:id="237" w:author="יוני גרינברג" w:date="2025-12-21T15:14:00Z" w16du:dateUtc="2025-12-21T13:14:00Z">
              <w:rPr>
                <w:sz w:val="14"/>
                <w:szCs w:val="14"/>
                <w:lang w:val="en-US"/>
              </w:rPr>
            </w:rPrChange>
          </w:rPr>
          <w:delText xml:space="preserve"> </w:delText>
        </w:r>
        <w:r w:rsidRPr="008E7348" w:rsidDel="008E7348">
          <w:rPr>
            <w:rFonts w:asciiTheme="minorBidi" w:hAnsiTheme="minorBidi" w:cstheme="minorBidi"/>
            <w:sz w:val="14"/>
            <w:szCs w:val="14"/>
            <w:lang w:val="en-US"/>
            <w:rPrChange w:id="238" w:author="יוני גרינברג" w:date="2025-12-21T15:14:00Z" w16du:dateUtc="2025-12-21T13:14:00Z">
              <w:rPr>
                <w:sz w:val="14"/>
                <w:szCs w:val="14"/>
                <w:lang w:val="en-US"/>
              </w:rPr>
            </w:rPrChange>
          </w:rPr>
          <w:tab/>
        </w:r>
      </w:del>
      <w:r w:rsidR="0097440E" w:rsidRPr="008E7348">
        <w:rPr>
          <w:rFonts w:asciiTheme="minorBidi" w:hAnsiTheme="minorBidi" w:cstheme="minorBidi"/>
          <w:b/>
          <w:bCs/>
          <w:sz w:val="24"/>
          <w:szCs w:val="24"/>
          <w:lang w:val="en-US"/>
          <w:rPrChange w:id="239" w:author="יוני גרינברג" w:date="2025-12-21T15:14:00Z" w16du:dateUtc="2025-12-21T13:14:00Z">
            <w:rPr>
              <w:rFonts w:asciiTheme="majorBidi" w:hAnsiTheme="majorBidi" w:cstheme="majorBidi"/>
              <w:b/>
              <w:bCs/>
              <w:sz w:val="24"/>
              <w:szCs w:val="24"/>
              <w:lang w:val="en-US"/>
            </w:rPr>
          </w:rPrChange>
        </w:rPr>
        <w:t>What is done till now?</w:t>
      </w:r>
    </w:p>
    <w:p w14:paraId="59FE1B28" w14:textId="7829F3D7" w:rsidR="0043631A" w:rsidRPr="008E7348" w:rsidRDefault="0043631A" w:rsidP="007B3D50">
      <w:pPr>
        <w:shd w:val="clear" w:color="auto" w:fill="FFFFFF"/>
        <w:spacing w:before="240" w:after="120" w:line="264" w:lineRule="auto"/>
        <w:ind w:left="2160"/>
        <w:jc w:val="both"/>
        <w:rPr>
          <w:rFonts w:asciiTheme="minorBidi" w:eastAsia="Times New Roman" w:hAnsiTheme="minorBidi" w:cstheme="minorBidi"/>
          <w:sz w:val="24"/>
          <w:szCs w:val="24"/>
          <w:lang w:val="en-US"/>
          <w:rPrChange w:id="240"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241" w:author="יוני גרינברג" w:date="2025-12-21T15:14:00Z" w16du:dateUtc="2025-12-21T13:14:00Z">
            <w:rPr>
              <w:rFonts w:ascii="Times New Roman" w:eastAsia="Times New Roman" w:hAnsi="Times New Roman" w:cs="Times New Roman"/>
              <w:sz w:val="24"/>
              <w:szCs w:val="24"/>
              <w:lang w:val="en-US"/>
            </w:rPr>
          </w:rPrChange>
        </w:rPr>
        <w:t xml:space="preserve">This project builds upon the foundational research and implementation conducted by previous engineering students at Braude College. Specifically, we acknowledge the work of </w:t>
      </w:r>
      <w:commentRangeStart w:id="242"/>
      <w:commentRangeStart w:id="243"/>
      <w:r w:rsidRPr="008E7348">
        <w:rPr>
          <w:rFonts w:asciiTheme="minorBidi" w:eastAsia="Times New Roman" w:hAnsiTheme="minorBidi" w:cstheme="minorBidi"/>
          <w:sz w:val="24"/>
          <w:szCs w:val="24"/>
          <w:lang w:val="en-US"/>
          <w:rPrChange w:id="244" w:author="יוני גרינברג" w:date="2025-12-21T15:14:00Z" w16du:dateUtc="2025-12-21T13:14:00Z">
            <w:rPr>
              <w:rFonts w:ascii="Times New Roman" w:eastAsia="Times New Roman" w:hAnsi="Times New Roman" w:cs="Times New Roman"/>
              <w:b/>
              <w:bCs/>
              <w:sz w:val="24"/>
              <w:szCs w:val="24"/>
              <w:lang w:val="en-US"/>
            </w:rPr>
          </w:rPrChange>
        </w:rPr>
        <w:t>Tal Zilberman</w:t>
      </w:r>
      <w:r w:rsidR="007B3D50" w:rsidRPr="008E7348">
        <w:rPr>
          <w:rFonts w:asciiTheme="minorBidi" w:eastAsia="Times New Roman" w:hAnsiTheme="minorBidi" w:cstheme="minorBidi"/>
          <w:sz w:val="24"/>
          <w:szCs w:val="24"/>
          <w:lang w:val="en-US"/>
          <w:rPrChange w:id="245" w:author="יוני גרינברג" w:date="2025-12-21T15:14:00Z" w16du:dateUtc="2025-12-21T13:14:00Z">
            <w:rPr>
              <w:rFonts w:ascii="Times New Roman" w:eastAsia="Times New Roman" w:hAnsi="Times New Roman" w:cs="Times New Roman"/>
              <w:sz w:val="24"/>
              <w:szCs w:val="24"/>
              <w:lang w:val="en-US"/>
            </w:rPr>
          </w:rPrChange>
        </w:rPr>
        <w:t>,</w:t>
      </w:r>
      <w:r w:rsidRPr="008E7348">
        <w:rPr>
          <w:rFonts w:asciiTheme="minorBidi" w:eastAsia="Times New Roman" w:hAnsiTheme="minorBidi" w:cstheme="minorBidi"/>
          <w:sz w:val="24"/>
          <w:szCs w:val="24"/>
          <w:lang w:val="en-US"/>
          <w:rPrChange w:id="246" w:author="יוני גרינברג" w:date="2025-12-21T15:14:00Z" w16du:dateUtc="2025-12-21T13:14:00Z">
            <w:rPr>
              <w:rFonts w:ascii="Times New Roman" w:eastAsia="Times New Roman" w:hAnsi="Times New Roman" w:cs="Times New Roman"/>
              <w:sz w:val="24"/>
              <w:szCs w:val="24"/>
              <w:lang w:val="en-US"/>
            </w:rPr>
          </w:rPrChange>
        </w:rPr>
        <w:t xml:space="preserve"> </w:t>
      </w:r>
      <w:r w:rsidRPr="008E7348">
        <w:rPr>
          <w:rFonts w:asciiTheme="minorBidi" w:eastAsia="Times New Roman" w:hAnsiTheme="minorBidi" w:cstheme="minorBidi"/>
          <w:sz w:val="24"/>
          <w:szCs w:val="24"/>
          <w:lang w:val="en-US"/>
          <w:rPrChange w:id="247" w:author="יוני גרינברג" w:date="2025-12-21T15:14:00Z" w16du:dateUtc="2025-12-21T13:14:00Z">
            <w:rPr>
              <w:rFonts w:ascii="Times New Roman" w:eastAsia="Times New Roman" w:hAnsi="Times New Roman" w:cs="Times New Roman"/>
              <w:b/>
              <w:bCs/>
              <w:sz w:val="24"/>
              <w:szCs w:val="24"/>
              <w:lang w:val="en-US"/>
            </w:rPr>
          </w:rPrChange>
        </w:rPr>
        <w:t>Ariela Havkin</w:t>
      </w:r>
      <w:r w:rsidR="007B3D50" w:rsidRPr="008E7348">
        <w:rPr>
          <w:rFonts w:asciiTheme="minorBidi" w:eastAsia="Times New Roman" w:hAnsiTheme="minorBidi" w:cstheme="minorBidi"/>
          <w:sz w:val="24"/>
          <w:szCs w:val="24"/>
          <w:lang w:val="en-US"/>
          <w:rPrChange w:id="248" w:author="יוני גרינברג" w:date="2025-12-21T15:14:00Z" w16du:dateUtc="2025-12-21T13:14:00Z">
            <w:rPr>
              <w:rFonts w:ascii="Times New Roman" w:eastAsia="Times New Roman" w:hAnsi="Times New Roman" w:cs="Times New Roman"/>
              <w:sz w:val="24"/>
              <w:szCs w:val="24"/>
              <w:lang w:val="en-US"/>
            </w:rPr>
          </w:rPrChange>
        </w:rPr>
        <w:t xml:space="preserve">, </w:t>
      </w:r>
      <w:r w:rsidR="007B3D50" w:rsidRPr="008E7348">
        <w:rPr>
          <w:rFonts w:asciiTheme="minorBidi" w:eastAsia="Times New Roman" w:hAnsiTheme="minorBidi" w:cstheme="minorBidi"/>
          <w:sz w:val="24"/>
          <w:szCs w:val="24"/>
          <w:lang w:val="en-US"/>
          <w:rPrChange w:id="249" w:author="יוני גרינברג" w:date="2025-12-21T15:14:00Z" w16du:dateUtc="2025-12-21T13:14:00Z">
            <w:rPr>
              <w:rFonts w:ascii="Times New Roman" w:eastAsia="Times New Roman" w:hAnsi="Times New Roman" w:cs="Times New Roman"/>
              <w:b/>
              <w:bCs/>
              <w:sz w:val="24"/>
              <w:szCs w:val="24"/>
              <w:lang w:val="en-US"/>
            </w:rPr>
          </w:rPrChange>
        </w:rPr>
        <w:t>Miras Safadi</w:t>
      </w:r>
      <w:r w:rsidR="007B3D50" w:rsidRPr="008E7348">
        <w:rPr>
          <w:rFonts w:asciiTheme="minorBidi" w:eastAsia="Times New Roman" w:hAnsiTheme="minorBidi" w:cstheme="minorBidi"/>
          <w:sz w:val="24"/>
          <w:szCs w:val="24"/>
          <w:lang w:val="en-US"/>
          <w:rPrChange w:id="250" w:author="יוני גרינברג" w:date="2025-12-21T15:14:00Z" w16du:dateUtc="2025-12-21T13:14:00Z">
            <w:rPr>
              <w:rFonts w:ascii="Times New Roman" w:eastAsia="Times New Roman" w:hAnsi="Times New Roman" w:cs="Times New Roman"/>
              <w:sz w:val="24"/>
              <w:szCs w:val="24"/>
              <w:lang w:val="en-US"/>
            </w:rPr>
          </w:rPrChange>
        </w:rPr>
        <w:t xml:space="preserve">, </w:t>
      </w:r>
      <w:r w:rsidR="007B3D50" w:rsidRPr="008E7348">
        <w:rPr>
          <w:rFonts w:asciiTheme="minorBidi" w:eastAsia="Times New Roman" w:hAnsiTheme="minorBidi" w:cstheme="minorBidi"/>
          <w:sz w:val="24"/>
          <w:szCs w:val="24"/>
          <w:lang w:val="en-US"/>
          <w:rPrChange w:id="251" w:author="יוני גרינברג" w:date="2025-12-21T15:14:00Z" w16du:dateUtc="2025-12-21T13:14:00Z">
            <w:rPr>
              <w:rFonts w:ascii="Times New Roman" w:eastAsia="Times New Roman" w:hAnsi="Times New Roman" w:cs="Times New Roman"/>
              <w:b/>
              <w:bCs/>
              <w:sz w:val="24"/>
              <w:szCs w:val="24"/>
              <w:lang w:val="en-US"/>
            </w:rPr>
          </w:rPrChange>
        </w:rPr>
        <w:t xml:space="preserve">Rani Hassan, </w:t>
      </w:r>
      <w:proofErr w:type="spellStart"/>
      <w:r w:rsidR="007B3D50" w:rsidRPr="008E7348">
        <w:rPr>
          <w:rFonts w:asciiTheme="minorBidi" w:eastAsia="Times New Roman" w:hAnsiTheme="minorBidi" w:cstheme="minorBidi"/>
          <w:sz w:val="24"/>
          <w:szCs w:val="24"/>
          <w:lang w:val="en-US"/>
          <w:rPrChange w:id="252" w:author="יוני גרינברג" w:date="2025-12-21T15:14:00Z" w16du:dateUtc="2025-12-21T13:14:00Z">
            <w:rPr>
              <w:rFonts w:ascii="Times New Roman" w:eastAsia="Times New Roman" w:hAnsi="Times New Roman" w:cs="Times New Roman"/>
              <w:b/>
              <w:bCs/>
              <w:sz w:val="24"/>
              <w:szCs w:val="24"/>
              <w:lang w:val="en-US"/>
            </w:rPr>
          </w:rPrChange>
        </w:rPr>
        <w:t>Taimor</w:t>
      </w:r>
      <w:proofErr w:type="spellEnd"/>
      <w:r w:rsidR="007B3D50" w:rsidRPr="008E7348">
        <w:rPr>
          <w:rFonts w:asciiTheme="minorBidi" w:eastAsia="Times New Roman" w:hAnsiTheme="minorBidi" w:cstheme="minorBidi"/>
          <w:sz w:val="24"/>
          <w:szCs w:val="24"/>
          <w:lang w:val="en-US"/>
          <w:rPrChange w:id="253" w:author="יוני גרינברג" w:date="2025-12-21T15:14:00Z" w16du:dateUtc="2025-12-21T13:14:00Z">
            <w:rPr>
              <w:rFonts w:ascii="Times New Roman" w:eastAsia="Times New Roman" w:hAnsi="Times New Roman" w:cs="Times New Roman"/>
              <w:b/>
              <w:bCs/>
              <w:sz w:val="24"/>
              <w:szCs w:val="24"/>
              <w:lang w:val="en-US"/>
            </w:rPr>
          </w:rPrChange>
        </w:rPr>
        <w:t xml:space="preserve"> Fares   and Fares </w:t>
      </w:r>
      <w:proofErr w:type="spellStart"/>
      <w:r w:rsidR="007B3D50" w:rsidRPr="008E7348">
        <w:rPr>
          <w:rFonts w:asciiTheme="minorBidi" w:eastAsia="Times New Roman" w:hAnsiTheme="minorBidi" w:cstheme="minorBidi"/>
          <w:sz w:val="24"/>
          <w:szCs w:val="24"/>
          <w:lang w:val="en-US"/>
          <w:rPrChange w:id="254" w:author="יוני גרינברג" w:date="2025-12-21T15:14:00Z" w16du:dateUtc="2025-12-21T13:14:00Z">
            <w:rPr>
              <w:rFonts w:ascii="Times New Roman" w:eastAsia="Times New Roman" w:hAnsi="Times New Roman" w:cs="Times New Roman"/>
              <w:b/>
              <w:bCs/>
              <w:sz w:val="24"/>
              <w:szCs w:val="24"/>
              <w:lang w:val="en-US"/>
            </w:rPr>
          </w:rPrChange>
        </w:rPr>
        <w:t>Jaraisy</w:t>
      </w:r>
      <w:proofErr w:type="spellEnd"/>
      <w:r w:rsidR="007B3D50" w:rsidRPr="008E7348">
        <w:rPr>
          <w:rFonts w:asciiTheme="minorBidi" w:eastAsia="Times New Roman" w:hAnsiTheme="minorBidi" w:cstheme="minorBidi"/>
          <w:sz w:val="24"/>
          <w:szCs w:val="24"/>
          <w:lang w:val="en-US"/>
          <w:rPrChange w:id="255" w:author="יוני גרינברג" w:date="2025-12-21T15:14:00Z" w16du:dateUtc="2025-12-21T13:14:00Z">
            <w:rPr>
              <w:rFonts w:ascii="Times New Roman" w:eastAsia="Times New Roman" w:hAnsi="Times New Roman" w:cs="Times New Roman"/>
              <w:b/>
              <w:bCs/>
              <w:sz w:val="24"/>
              <w:szCs w:val="24"/>
              <w:lang w:val="en-US"/>
            </w:rPr>
          </w:rPrChange>
        </w:rPr>
        <w:t xml:space="preserve">. </w:t>
      </w:r>
      <w:commentRangeEnd w:id="242"/>
      <w:commentRangeEnd w:id="243"/>
      <w:r w:rsidR="000F0D7C" w:rsidRPr="008E7348">
        <w:rPr>
          <w:rStyle w:val="a6"/>
          <w:rFonts w:asciiTheme="minorBidi" w:hAnsiTheme="minorBidi" w:cstheme="minorBidi"/>
          <w:rPrChange w:id="256" w:author="יוני גרינברג" w:date="2025-12-21T15:14:00Z" w16du:dateUtc="2025-12-21T13:14:00Z">
            <w:rPr>
              <w:rStyle w:val="a6"/>
            </w:rPr>
          </w:rPrChange>
        </w:rPr>
        <w:commentReference w:id="242"/>
      </w:r>
      <w:r w:rsidR="000F0D7C" w:rsidRPr="008E7348">
        <w:rPr>
          <w:rStyle w:val="a6"/>
          <w:rFonts w:asciiTheme="minorBidi" w:hAnsiTheme="minorBidi" w:cstheme="minorBidi"/>
          <w:rPrChange w:id="257" w:author="יוני גרינברג" w:date="2025-12-21T15:14:00Z" w16du:dateUtc="2025-12-21T13:14:00Z">
            <w:rPr>
              <w:rStyle w:val="a6"/>
            </w:rPr>
          </w:rPrChange>
        </w:rPr>
        <w:commentReference w:id="243"/>
      </w:r>
    </w:p>
    <w:p w14:paraId="0464A2BB" w14:textId="77777777" w:rsidR="0043631A" w:rsidRPr="008E7348" w:rsidRDefault="0043631A" w:rsidP="0043631A">
      <w:pPr>
        <w:shd w:val="clear" w:color="auto" w:fill="FFFFFF"/>
        <w:spacing w:before="240" w:after="120" w:line="264" w:lineRule="auto"/>
        <w:ind w:left="2160"/>
        <w:jc w:val="both"/>
        <w:rPr>
          <w:rFonts w:asciiTheme="minorBidi" w:eastAsia="Times New Roman" w:hAnsiTheme="minorBidi" w:cstheme="minorBidi"/>
          <w:sz w:val="24"/>
          <w:szCs w:val="24"/>
          <w:lang w:val="en-US"/>
          <w:rPrChange w:id="258"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259" w:author="יוני גרינברג" w:date="2025-12-21T15:14:00Z" w16du:dateUtc="2025-12-21T13:14:00Z">
            <w:rPr>
              <w:rFonts w:ascii="Times New Roman" w:eastAsia="Times New Roman" w:hAnsi="Times New Roman" w:cs="Times New Roman"/>
              <w:sz w:val="24"/>
              <w:szCs w:val="24"/>
              <w:lang w:val="en-US"/>
            </w:rPr>
          </w:rPrChange>
        </w:rPr>
        <w:t>Their team successfully established a Proof of Concept (PoC) for a one-to-one ultrasonic communication channel between two Android devices. Their key achievements included:</w:t>
      </w:r>
    </w:p>
    <w:p w14:paraId="23C38134" w14:textId="5222AB5E" w:rsidR="0043631A" w:rsidRPr="008E7348" w:rsidRDefault="0043631A" w:rsidP="0043631A">
      <w:pPr>
        <w:numPr>
          <w:ilvl w:val="0"/>
          <w:numId w:val="10"/>
        </w:numPr>
        <w:shd w:val="clear" w:color="auto" w:fill="FFFFFF"/>
        <w:tabs>
          <w:tab w:val="num" w:pos="720"/>
        </w:tabs>
        <w:spacing w:before="240" w:after="120" w:line="264" w:lineRule="auto"/>
        <w:jc w:val="both"/>
        <w:rPr>
          <w:rFonts w:asciiTheme="minorBidi" w:eastAsia="Times New Roman" w:hAnsiTheme="minorBidi" w:cstheme="minorBidi"/>
          <w:sz w:val="24"/>
          <w:szCs w:val="24"/>
          <w:lang w:val="en-US"/>
          <w:rPrChange w:id="260"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b/>
          <w:bCs/>
          <w:sz w:val="24"/>
          <w:szCs w:val="24"/>
          <w:lang w:val="en-US"/>
          <w:rPrChange w:id="261" w:author="יוני גרינברג" w:date="2025-12-21T15:14:00Z" w16du:dateUtc="2025-12-21T13:14:00Z">
            <w:rPr>
              <w:rFonts w:ascii="Times New Roman" w:eastAsia="Times New Roman" w:hAnsi="Times New Roman" w:cs="Times New Roman"/>
              <w:b/>
              <w:bCs/>
              <w:sz w:val="24"/>
              <w:szCs w:val="24"/>
              <w:lang w:val="en-US"/>
            </w:rPr>
          </w:rPrChange>
        </w:rPr>
        <w:t>Physical Layer Implementation:</w:t>
      </w:r>
      <w:r w:rsidRPr="008E7348">
        <w:rPr>
          <w:rFonts w:asciiTheme="minorBidi" w:eastAsia="Times New Roman" w:hAnsiTheme="minorBidi" w:cstheme="minorBidi"/>
          <w:sz w:val="24"/>
          <w:szCs w:val="24"/>
          <w:lang w:val="en-US"/>
          <w:rPrChange w:id="262" w:author="יוני גרינברג" w:date="2025-12-21T15:14:00Z" w16du:dateUtc="2025-12-21T13:14:00Z">
            <w:rPr>
              <w:rFonts w:ascii="Times New Roman" w:eastAsia="Times New Roman" w:hAnsi="Times New Roman" w:cs="Times New Roman"/>
              <w:sz w:val="24"/>
              <w:szCs w:val="24"/>
              <w:lang w:val="en-US"/>
            </w:rPr>
          </w:rPrChange>
        </w:rPr>
        <w:t xml:space="preserve"> They researched and selected </w:t>
      </w:r>
      <w:r w:rsidRPr="008E7348">
        <w:rPr>
          <w:rFonts w:asciiTheme="minorBidi" w:eastAsia="Times New Roman" w:hAnsiTheme="minorBidi" w:cstheme="minorBidi"/>
          <w:b/>
          <w:bCs/>
          <w:sz w:val="24"/>
          <w:szCs w:val="24"/>
          <w:lang w:val="en-US"/>
          <w:rPrChange w:id="263" w:author="יוני גרינברג" w:date="2025-12-21T15:14:00Z" w16du:dateUtc="2025-12-21T13:14:00Z">
            <w:rPr>
              <w:rFonts w:ascii="Times New Roman" w:eastAsia="Times New Roman" w:hAnsi="Times New Roman" w:cs="Times New Roman"/>
              <w:b/>
              <w:bCs/>
              <w:sz w:val="24"/>
              <w:szCs w:val="24"/>
              <w:lang w:val="en-US"/>
            </w:rPr>
          </w:rPrChange>
        </w:rPr>
        <w:t>Frequency-Shift Keying (FSK)</w:t>
      </w:r>
      <w:r w:rsidRPr="008E7348">
        <w:rPr>
          <w:rFonts w:asciiTheme="minorBidi" w:eastAsia="Times New Roman" w:hAnsiTheme="minorBidi" w:cstheme="minorBidi"/>
          <w:sz w:val="24"/>
          <w:szCs w:val="24"/>
          <w:lang w:val="en-US"/>
          <w:rPrChange w:id="264" w:author="יוני גרינברג" w:date="2025-12-21T15:14:00Z" w16du:dateUtc="2025-12-21T13:14:00Z">
            <w:rPr>
              <w:rFonts w:ascii="Times New Roman" w:eastAsia="Times New Roman" w:hAnsi="Times New Roman" w:cs="Times New Roman"/>
              <w:sz w:val="24"/>
              <w:szCs w:val="24"/>
              <w:lang w:val="en-US"/>
            </w:rPr>
          </w:rPrChange>
        </w:rPr>
        <w:t xml:space="preserve"> as the optimal modulation technique for acoustic data </w:t>
      </w:r>
      <w:proofErr w:type="gramStart"/>
      <w:r w:rsidRPr="008E7348">
        <w:rPr>
          <w:rFonts w:asciiTheme="minorBidi" w:eastAsia="Times New Roman" w:hAnsiTheme="minorBidi" w:cstheme="minorBidi"/>
          <w:sz w:val="24"/>
          <w:szCs w:val="24"/>
          <w:lang w:val="en-US"/>
          <w:rPrChange w:id="265" w:author="יוני גרינברג" w:date="2025-12-21T15:14:00Z" w16du:dateUtc="2025-12-21T13:14:00Z">
            <w:rPr>
              <w:rFonts w:ascii="Times New Roman" w:eastAsia="Times New Roman" w:hAnsi="Times New Roman" w:cs="Times New Roman"/>
              <w:sz w:val="24"/>
              <w:szCs w:val="24"/>
              <w:lang w:val="en-US"/>
            </w:rPr>
          </w:rPrChange>
        </w:rPr>
        <w:t>transfer</w:t>
      </w:r>
      <w:r w:rsidR="00222431" w:rsidRPr="008E7348">
        <w:rPr>
          <w:rFonts w:asciiTheme="minorBidi" w:eastAsia="Times New Roman" w:hAnsiTheme="minorBidi" w:cstheme="minorBidi"/>
          <w:sz w:val="24"/>
          <w:szCs w:val="24"/>
          <w:lang w:val="en-US"/>
          <w:rPrChange w:id="266" w:author="יוני גרינברג" w:date="2025-12-21T15:14:00Z" w16du:dateUtc="2025-12-21T13:14:00Z">
            <w:rPr>
              <w:rFonts w:ascii="Times New Roman" w:eastAsia="Times New Roman" w:hAnsi="Times New Roman" w:cs="Times New Roman"/>
              <w:sz w:val="24"/>
              <w:szCs w:val="24"/>
              <w:lang w:val="en-US"/>
            </w:rPr>
          </w:rPrChange>
        </w:rPr>
        <w:t>[</w:t>
      </w:r>
      <w:proofErr w:type="gramEnd"/>
      <w:r w:rsidR="00222431" w:rsidRPr="008E7348">
        <w:rPr>
          <w:rFonts w:asciiTheme="minorBidi" w:eastAsia="Times New Roman" w:hAnsiTheme="minorBidi" w:cstheme="minorBidi"/>
          <w:sz w:val="24"/>
          <w:szCs w:val="24"/>
          <w:lang w:val="en-US"/>
          <w:rPrChange w:id="267" w:author="יוני גרינברג" w:date="2025-12-21T15:14:00Z" w16du:dateUtc="2025-12-21T13:14:00Z">
            <w:rPr>
              <w:rFonts w:ascii="Times New Roman" w:eastAsia="Times New Roman" w:hAnsi="Times New Roman" w:cs="Times New Roman"/>
              <w:sz w:val="24"/>
              <w:szCs w:val="24"/>
              <w:lang w:val="en-US"/>
            </w:rPr>
          </w:rPrChange>
        </w:rPr>
        <w:t>7][1]</w:t>
      </w:r>
      <w:r w:rsidRPr="008E7348">
        <w:rPr>
          <w:rFonts w:asciiTheme="minorBidi" w:eastAsia="Times New Roman" w:hAnsiTheme="minorBidi" w:cstheme="minorBidi"/>
          <w:sz w:val="24"/>
          <w:szCs w:val="24"/>
          <w:lang w:val="en-US"/>
          <w:rPrChange w:id="268" w:author="יוני גרינברג" w:date="2025-12-21T15:14:00Z" w16du:dateUtc="2025-12-21T13:14:00Z">
            <w:rPr>
              <w:rFonts w:ascii="Times New Roman" w:eastAsia="Times New Roman" w:hAnsi="Times New Roman" w:cs="Times New Roman"/>
              <w:sz w:val="24"/>
              <w:szCs w:val="24"/>
              <w:lang w:val="en-US"/>
            </w:rPr>
          </w:rPrChange>
        </w:rPr>
        <w:t>.</w:t>
      </w:r>
    </w:p>
    <w:p w14:paraId="1E40743F" w14:textId="1006A437" w:rsidR="0043631A" w:rsidRPr="008E7348" w:rsidRDefault="0043631A" w:rsidP="0043631A">
      <w:pPr>
        <w:numPr>
          <w:ilvl w:val="0"/>
          <w:numId w:val="10"/>
        </w:numPr>
        <w:shd w:val="clear" w:color="auto" w:fill="FFFFFF"/>
        <w:tabs>
          <w:tab w:val="num" w:pos="720"/>
        </w:tabs>
        <w:spacing w:before="240" w:after="120" w:line="264" w:lineRule="auto"/>
        <w:jc w:val="both"/>
        <w:rPr>
          <w:rFonts w:asciiTheme="minorBidi" w:eastAsia="Times New Roman" w:hAnsiTheme="minorBidi" w:cstheme="minorBidi"/>
          <w:sz w:val="24"/>
          <w:szCs w:val="24"/>
          <w:lang w:val="en-US"/>
          <w:rPrChange w:id="269"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b/>
          <w:bCs/>
          <w:sz w:val="24"/>
          <w:szCs w:val="24"/>
          <w:lang w:val="en-US"/>
          <w:rPrChange w:id="270" w:author="יוני גרינברג" w:date="2025-12-21T15:14:00Z" w16du:dateUtc="2025-12-21T13:14:00Z">
            <w:rPr>
              <w:rFonts w:ascii="Times New Roman" w:eastAsia="Times New Roman" w:hAnsi="Times New Roman" w:cs="Times New Roman"/>
              <w:b/>
              <w:bCs/>
              <w:sz w:val="24"/>
              <w:szCs w:val="24"/>
              <w:lang w:val="en-US"/>
            </w:rPr>
          </w:rPrChange>
        </w:rPr>
        <w:t>Frequency Selection:</w:t>
      </w:r>
      <w:r w:rsidRPr="008E7348">
        <w:rPr>
          <w:rFonts w:asciiTheme="minorBidi" w:eastAsia="Times New Roman" w:hAnsiTheme="minorBidi" w:cstheme="minorBidi"/>
          <w:sz w:val="24"/>
          <w:szCs w:val="24"/>
          <w:lang w:val="en-US"/>
          <w:rPrChange w:id="271" w:author="יוני גרינברג" w:date="2025-12-21T15:14:00Z" w16du:dateUtc="2025-12-21T13:14:00Z">
            <w:rPr>
              <w:rFonts w:ascii="Times New Roman" w:eastAsia="Times New Roman" w:hAnsi="Times New Roman" w:cs="Times New Roman"/>
              <w:sz w:val="24"/>
              <w:szCs w:val="24"/>
              <w:lang w:val="en-US"/>
            </w:rPr>
          </w:rPrChange>
        </w:rPr>
        <w:t xml:space="preserve"> They determined that the frequency range of </w:t>
      </w:r>
      <w:r w:rsidRPr="008E7348">
        <w:rPr>
          <w:rFonts w:asciiTheme="minorBidi" w:eastAsia="Times New Roman" w:hAnsiTheme="minorBidi" w:cstheme="minorBidi"/>
          <w:b/>
          <w:bCs/>
          <w:sz w:val="24"/>
          <w:szCs w:val="24"/>
          <w:lang w:val="en-US"/>
          <w:rPrChange w:id="272" w:author="יוני גרינברג" w:date="2025-12-21T15:14:00Z" w16du:dateUtc="2025-12-21T13:14:00Z">
            <w:rPr>
              <w:rFonts w:ascii="Times New Roman" w:eastAsia="Times New Roman" w:hAnsi="Times New Roman" w:cs="Times New Roman"/>
              <w:b/>
              <w:bCs/>
              <w:sz w:val="24"/>
              <w:szCs w:val="24"/>
              <w:lang w:val="en-US"/>
            </w:rPr>
          </w:rPrChange>
        </w:rPr>
        <w:t>18 kHz to 19 kHz</w:t>
      </w:r>
      <w:r w:rsidRPr="008E7348">
        <w:rPr>
          <w:rFonts w:asciiTheme="minorBidi" w:eastAsia="Times New Roman" w:hAnsiTheme="minorBidi" w:cstheme="minorBidi"/>
          <w:sz w:val="24"/>
          <w:szCs w:val="24"/>
          <w:lang w:val="en-US"/>
          <w:rPrChange w:id="273" w:author="יוני גרינברג" w:date="2025-12-21T15:14:00Z" w16du:dateUtc="2025-12-21T13:14:00Z">
            <w:rPr>
              <w:rFonts w:ascii="Times New Roman" w:eastAsia="Times New Roman" w:hAnsi="Times New Roman" w:cs="Times New Roman"/>
              <w:sz w:val="24"/>
              <w:szCs w:val="24"/>
              <w:lang w:val="en-US"/>
            </w:rPr>
          </w:rPrChange>
        </w:rPr>
        <w:t xml:space="preserve"> was most effective for mobile speakers and microphones, remaining inaudible to humans while detectable by standard </w:t>
      </w:r>
      <w:proofErr w:type="gramStart"/>
      <w:r w:rsidRPr="008E7348">
        <w:rPr>
          <w:rFonts w:asciiTheme="minorBidi" w:eastAsia="Times New Roman" w:hAnsiTheme="minorBidi" w:cstheme="minorBidi"/>
          <w:sz w:val="24"/>
          <w:szCs w:val="24"/>
          <w:lang w:val="en-US"/>
          <w:rPrChange w:id="274" w:author="יוני גרינברג" w:date="2025-12-21T15:14:00Z" w16du:dateUtc="2025-12-21T13:14:00Z">
            <w:rPr>
              <w:rFonts w:ascii="Times New Roman" w:eastAsia="Times New Roman" w:hAnsi="Times New Roman" w:cs="Times New Roman"/>
              <w:sz w:val="24"/>
              <w:szCs w:val="24"/>
              <w:lang w:val="en-US"/>
            </w:rPr>
          </w:rPrChange>
        </w:rPr>
        <w:t>hardware</w:t>
      </w:r>
      <w:r w:rsidR="00222431" w:rsidRPr="008E7348">
        <w:rPr>
          <w:rFonts w:asciiTheme="minorBidi" w:eastAsia="Times New Roman" w:hAnsiTheme="minorBidi" w:cstheme="minorBidi"/>
          <w:sz w:val="24"/>
          <w:szCs w:val="24"/>
          <w:lang w:val="en-US"/>
          <w:rPrChange w:id="275" w:author="יוני גרינברג" w:date="2025-12-21T15:14:00Z" w16du:dateUtc="2025-12-21T13:14:00Z">
            <w:rPr>
              <w:rFonts w:ascii="Times New Roman" w:eastAsia="Times New Roman" w:hAnsi="Times New Roman" w:cs="Times New Roman"/>
              <w:sz w:val="24"/>
              <w:szCs w:val="24"/>
              <w:lang w:val="en-US"/>
            </w:rPr>
          </w:rPrChange>
        </w:rPr>
        <w:t>[</w:t>
      </w:r>
      <w:proofErr w:type="gramEnd"/>
      <w:r w:rsidR="00222431" w:rsidRPr="008E7348">
        <w:rPr>
          <w:rFonts w:asciiTheme="minorBidi" w:eastAsia="Times New Roman" w:hAnsiTheme="minorBidi" w:cstheme="minorBidi"/>
          <w:sz w:val="24"/>
          <w:szCs w:val="24"/>
          <w:lang w:val="en-US"/>
          <w:rPrChange w:id="276" w:author="יוני גרינברג" w:date="2025-12-21T15:14:00Z" w16du:dateUtc="2025-12-21T13:14:00Z">
            <w:rPr>
              <w:rFonts w:ascii="Times New Roman" w:eastAsia="Times New Roman" w:hAnsi="Times New Roman" w:cs="Times New Roman"/>
              <w:sz w:val="24"/>
              <w:szCs w:val="24"/>
              <w:lang w:val="en-US"/>
            </w:rPr>
          </w:rPrChange>
        </w:rPr>
        <w:t>7][2]</w:t>
      </w:r>
      <w:r w:rsidRPr="008E7348">
        <w:rPr>
          <w:rFonts w:asciiTheme="minorBidi" w:eastAsia="Times New Roman" w:hAnsiTheme="minorBidi" w:cstheme="minorBidi"/>
          <w:sz w:val="24"/>
          <w:szCs w:val="24"/>
          <w:lang w:val="en-US"/>
          <w:rPrChange w:id="277" w:author="יוני גרינברג" w:date="2025-12-21T15:14:00Z" w16du:dateUtc="2025-12-21T13:14:00Z">
            <w:rPr>
              <w:rFonts w:ascii="Times New Roman" w:eastAsia="Times New Roman" w:hAnsi="Times New Roman" w:cs="Times New Roman"/>
              <w:sz w:val="24"/>
              <w:szCs w:val="24"/>
              <w:lang w:val="en-US"/>
            </w:rPr>
          </w:rPrChange>
        </w:rPr>
        <w:t>.</w:t>
      </w:r>
    </w:p>
    <w:p w14:paraId="29B84BE3" w14:textId="56A21947" w:rsidR="0043631A" w:rsidRPr="008E7348" w:rsidRDefault="0043631A" w:rsidP="0043631A">
      <w:pPr>
        <w:numPr>
          <w:ilvl w:val="0"/>
          <w:numId w:val="10"/>
        </w:numPr>
        <w:shd w:val="clear" w:color="auto" w:fill="FFFFFF"/>
        <w:tabs>
          <w:tab w:val="num" w:pos="720"/>
        </w:tabs>
        <w:spacing w:before="240" w:after="120" w:line="264" w:lineRule="auto"/>
        <w:jc w:val="both"/>
        <w:rPr>
          <w:rFonts w:asciiTheme="minorBidi" w:eastAsia="Times New Roman" w:hAnsiTheme="minorBidi" w:cstheme="minorBidi"/>
          <w:sz w:val="24"/>
          <w:szCs w:val="24"/>
          <w:lang w:val="en-US"/>
          <w:rPrChange w:id="278"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b/>
          <w:bCs/>
          <w:sz w:val="24"/>
          <w:szCs w:val="24"/>
          <w:lang w:val="en-US"/>
          <w:rPrChange w:id="279" w:author="יוני גרינברג" w:date="2025-12-21T15:14:00Z" w16du:dateUtc="2025-12-21T13:14:00Z">
            <w:rPr>
              <w:rFonts w:ascii="Times New Roman" w:eastAsia="Times New Roman" w:hAnsi="Times New Roman" w:cs="Times New Roman"/>
              <w:b/>
              <w:bCs/>
              <w:sz w:val="24"/>
              <w:szCs w:val="24"/>
              <w:lang w:val="en-US"/>
            </w:rPr>
          </w:rPrChange>
        </w:rPr>
        <w:t>Data Processing:</w:t>
      </w:r>
      <w:r w:rsidRPr="008E7348">
        <w:rPr>
          <w:rFonts w:asciiTheme="minorBidi" w:eastAsia="Times New Roman" w:hAnsiTheme="minorBidi" w:cstheme="minorBidi"/>
          <w:sz w:val="24"/>
          <w:szCs w:val="24"/>
          <w:lang w:val="en-US"/>
          <w:rPrChange w:id="280" w:author="יוני גרינברג" w:date="2025-12-21T15:14:00Z" w16du:dateUtc="2025-12-21T13:14:00Z">
            <w:rPr>
              <w:rFonts w:ascii="Times New Roman" w:eastAsia="Times New Roman" w:hAnsi="Times New Roman" w:cs="Times New Roman"/>
              <w:sz w:val="24"/>
              <w:szCs w:val="24"/>
              <w:lang w:val="en-US"/>
            </w:rPr>
          </w:rPrChange>
        </w:rPr>
        <w:t xml:space="preserve"> They implemented a flow using Fast Fourier Transform (FFT) to convert recorded audio from the time domain to the frequency domain to decode binary </w:t>
      </w:r>
      <w:proofErr w:type="gramStart"/>
      <w:r w:rsidRPr="008E7348">
        <w:rPr>
          <w:rFonts w:asciiTheme="minorBidi" w:eastAsia="Times New Roman" w:hAnsiTheme="minorBidi" w:cstheme="minorBidi"/>
          <w:sz w:val="24"/>
          <w:szCs w:val="24"/>
          <w:lang w:val="en-US"/>
          <w:rPrChange w:id="281" w:author="יוני גרינברג" w:date="2025-12-21T15:14:00Z" w16du:dateUtc="2025-12-21T13:14:00Z">
            <w:rPr>
              <w:rFonts w:ascii="Times New Roman" w:eastAsia="Times New Roman" w:hAnsi="Times New Roman" w:cs="Times New Roman"/>
              <w:sz w:val="24"/>
              <w:szCs w:val="24"/>
              <w:lang w:val="en-US"/>
            </w:rPr>
          </w:rPrChange>
        </w:rPr>
        <w:t>data</w:t>
      </w:r>
      <w:r w:rsidR="00222431" w:rsidRPr="008E7348">
        <w:rPr>
          <w:rFonts w:asciiTheme="minorBidi" w:eastAsia="Times New Roman" w:hAnsiTheme="minorBidi" w:cstheme="minorBidi"/>
          <w:sz w:val="24"/>
          <w:szCs w:val="24"/>
          <w:lang w:val="en-US"/>
          <w:rPrChange w:id="282" w:author="יוני גרינברג" w:date="2025-12-21T15:14:00Z" w16du:dateUtc="2025-12-21T13:14:00Z">
            <w:rPr>
              <w:rFonts w:ascii="Times New Roman" w:eastAsia="Times New Roman" w:hAnsi="Times New Roman" w:cs="Times New Roman"/>
              <w:sz w:val="24"/>
              <w:szCs w:val="24"/>
              <w:lang w:val="en-US"/>
            </w:rPr>
          </w:rPrChange>
        </w:rPr>
        <w:t>[</w:t>
      </w:r>
      <w:proofErr w:type="gramEnd"/>
      <w:r w:rsidR="00222431" w:rsidRPr="008E7348">
        <w:rPr>
          <w:rFonts w:asciiTheme="minorBidi" w:eastAsia="Times New Roman" w:hAnsiTheme="minorBidi" w:cstheme="minorBidi"/>
          <w:sz w:val="24"/>
          <w:szCs w:val="24"/>
          <w:lang w:val="en-US"/>
          <w:rPrChange w:id="283" w:author="יוני גרינברג" w:date="2025-12-21T15:14:00Z" w16du:dateUtc="2025-12-21T13:14:00Z">
            <w:rPr>
              <w:rFonts w:ascii="Times New Roman" w:eastAsia="Times New Roman" w:hAnsi="Times New Roman" w:cs="Times New Roman"/>
              <w:sz w:val="24"/>
              <w:szCs w:val="24"/>
              <w:lang w:val="en-US"/>
            </w:rPr>
          </w:rPrChange>
        </w:rPr>
        <w:t>7][3]</w:t>
      </w:r>
      <w:r w:rsidRPr="008E7348">
        <w:rPr>
          <w:rFonts w:asciiTheme="minorBidi" w:eastAsia="Times New Roman" w:hAnsiTheme="minorBidi" w:cstheme="minorBidi"/>
          <w:sz w:val="24"/>
          <w:szCs w:val="24"/>
          <w:lang w:val="en-US"/>
          <w:rPrChange w:id="284" w:author="יוני גרינברג" w:date="2025-12-21T15:14:00Z" w16du:dateUtc="2025-12-21T13:14:00Z">
            <w:rPr>
              <w:rFonts w:ascii="Times New Roman" w:eastAsia="Times New Roman" w:hAnsi="Times New Roman" w:cs="Times New Roman"/>
              <w:sz w:val="24"/>
              <w:szCs w:val="24"/>
              <w:lang w:val="en-US"/>
            </w:rPr>
          </w:rPrChange>
        </w:rPr>
        <w:t>.</w:t>
      </w:r>
    </w:p>
    <w:p w14:paraId="34C5B851" w14:textId="77777777" w:rsidR="007B5591" w:rsidRPr="008E7348" w:rsidDel="00F92086" w:rsidRDefault="007B5591" w:rsidP="005C453B">
      <w:pPr>
        <w:shd w:val="clear" w:color="auto" w:fill="FFFFFF"/>
        <w:spacing w:before="240" w:after="120" w:line="264" w:lineRule="auto"/>
        <w:ind w:left="2160"/>
        <w:jc w:val="both"/>
        <w:rPr>
          <w:del w:id="285" w:author="אלנה רווה" w:date="2025-12-18T13:31:00Z" w16du:dateUtc="2025-12-18T11:31:00Z"/>
          <w:rFonts w:asciiTheme="minorBidi" w:eastAsia="Times New Roman" w:hAnsiTheme="minorBidi" w:cstheme="minorBidi"/>
          <w:sz w:val="24"/>
          <w:szCs w:val="24"/>
          <w:lang w:val="en-US"/>
          <w:rPrChange w:id="286" w:author="יוני גרינברג" w:date="2025-12-21T15:14:00Z" w16du:dateUtc="2025-12-21T13:14:00Z">
            <w:rPr>
              <w:del w:id="287" w:author="אלנה רווה" w:date="2025-12-18T13:31:00Z" w16du:dateUtc="2025-12-18T11:31:00Z"/>
              <w:rFonts w:ascii="Times New Roman" w:eastAsia="Times New Roman" w:hAnsi="Times New Roman" w:cs="Times New Roman"/>
              <w:sz w:val="24"/>
              <w:szCs w:val="24"/>
              <w:lang w:val="en-US"/>
            </w:rPr>
          </w:rPrChange>
        </w:rPr>
      </w:pPr>
    </w:p>
    <w:p w14:paraId="3A893F65" w14:textId="77777777" w:rsidR="007B5591" w:rsidRPr="008E7348" w:rsidRDefault="007B5591">
      <w:pPr>
        <w:spacing w:before="240" w:after="240"/>
        <w:rPr>
          <w:rFonts w:asciiTheme="minorBidi" w:hAnsiTheme="minorBidi" w:cstheme="minorBidi"/>
          <w:b/>
          <w:bCs/>
          <w:sz w:val="24"/>
          <w:szCs w:val="24"/>
          <w:lang w:val="en-US"/>
          <w:rPrChange w:id="288" w:author="יוני גרינברג" w:date="2025-12-21T15:14:00Z" w16du:dateUtc="2025-12-21T13:14:00Z">
            <w:rPr>
              <w:rFonts w:asciiTheme="majorBidi" w:hAnsiTheme="majorBidi" w:cstheme="majorBidi"/>
              <w:b/>
              <w:bCs/>
              <w:sz w:val="24"/>
              <w:szCs w:val="24"/>
              <w:lang w:val="en-US"/>
            </w:rPr>
          </w:rPrChange>
        </w:rPr>
        <w:pPrChange w:id="289" w:author="אלנה רווה" w:date="2025-12-18T13:31:00Z" w16du:dateUtc="2025-12-18T11:31:00Z">
          <w:pPr>
            <w:spacing w:before="240" w:after="240"/>
            <w:ind w:left="2360" w:hanging="640"/>
          </w:pPr>
        </w:pPrChange>
      </w:pPr>
    </w:p>
    <w:p w14:paraId="5F4D05AB" w14:textId="3FB767B8" w:rsidR="00BD16DC" w:rsidRPr="008E7348" w:rsidRDefault="00C7700C">
      <w:pPr>
        <w:spacing w:before="240" w:after="240"/>
        <w:ind w:left="2360" w:hanging="640"/>
        <w:rPr>
          <w:rFonts w:asciiTheme="minorBidi" w:hAnsiTheme="minorBidi" w:cstheme="minorBidi"/>
          <w:b/>
          <w:bCs/>
          <w:sz w:val="24"/>
          <w:szCs w:val="24"/>
          <w:lang w:val="en-US"/>
          <w:rPrChange w:id="290"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291" w:author="יוני גרינברג" w:date="2025-12-21T15:14:00Z" w16du:dateUtc="2025-12-21T13:14:00Z">
            <w:rPr>
              <w:rFonts w:asciiTheme="majorBidi" w:hAnsiTheme="majorBidi" w:cstheme="majorBidi"/>
              <w:b/>
              <w:bCs/>
              <w:sz w:val="24"/>
              <w:szCs w:val="24"/>
              <w:lang w:val="en-US"/>
            </w:rPr>
          </w:rPrChange>
        </w:rPr>
        <w:t>1.4.</w:t>
      </w:r>
      <w:r w:rsidR="004D6A06" w:rsidRPr="008E7348">
        <w:rPr>
          <w:rFonts w:asciiTheme="minorBidi" w:hAnsiTheme="minorBidi" w:cstheme="minorBidi"/>
          <w:b/>
          <w:bCs/>
          <w:sz w:val="24"/>
          <w:szCs w:val="24"/>
          <w:rtl/>
          <w:lang w:val="en-US"/>
          <w:rPrChange w:id="292" w:author="יוני גרינברג" w:date="2025-12-21T15:14:00Z" w16du:dateUtc="2025-12-21T13:14:00Z">
            <w:rPr>
              <w:rFonts w:asciiTheme="majorBidi" w:hAnsiTheme="majorBidi" w:cstheme="majorBidi"/>
              <w:b/>
              <w:bCs/>
              <w:sz w:val="24"/>
              <w:szCs w:val="24"/>
              <w:rtl/>
              <w:lang w:val="en-US"/>
            </w:rPr>
          </w:rPrChange>
        </w:rPr>
        <w:t>1</w:t>
      </w:r>
      <w:r w:rsidRPr="008E7348">
        <w:rPr>
          <w:rFonts w:asciiTheme="minorBidi" w:hAnsiTheme="minorBidi" w:cstheme="minorBidi"/>
          <w:b/>
          <w:bCs/>
          <w:sz w:val="24"/>
          <w:szCs w:val="24"/>
          <w:lang w:val="en-US"/>
          <w:rPrChange w:id="293" w:author="יוני גרינברג" w:date="2025-12-21T15:14:00Z" w16du:dateUtc="2025-12-21T13:14:00Z">
            <w:rPr>
              <w:rFonts w:asciiTheme="majorBidi" w:hAnsiTheme="majorBidi" w:cstheme="majorBidi"/>
              <w:b/>
              <w:bCs/>
              <w:sz w:val="24"/>
              <w:szCs w:val="24"/>
              <w:lang w:val="en-US"/>
            </w:rPr>
          </w:rPrChange>
        </w:rPr>
        <w:t>.</w:t>
      </w:r>
      <w:r w:rsidRPr="008E7348">
        <w:rPr>
          <w:rFonts w:asciiTheme="minorBidi" w:hAnsiTheme="minorBidi" w:cstheme="minorBidi"/>
          <w:sz w:val="24"/>
          <w:szCs w:val="24"/>
          <w:lang w:val="en-US"/>
          <w:rPrChange w:id="294"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b/>
          <w:bCs/>
          <w:sz w:val="24"/>
          <w:szCs w:val="24"/>
          <w:lang w:val="en-US"/>
          <w:rPrChange w:id="295" w:author="יוני גרינברג" w:date="2025-12-21T15:14:00Z" w16du:dateUtc="2025-12-21T13:14:00Z">
            <w:rPr>
              <w:rFonts w:asciiTheme="majorBidi" w:hAnsiTheme="majorBidi" w:cstheme="majorBidi"/>
              <w:b/>
              <w:bCs/>
              <w:sz w:val="24"/>
              <w:szCs w:val="24"/>
              <w:lang w:val="en-US"/>
            </w:rPr>
          </w:rPrChange>
        </w:rPr>
        <w:t>What is wrong with what is done till now?</w:t>
      </w:r>
    </w:p>
    <w:p w14:paraId="1826DF1A" w14:textId="77777777" w:rsidR="0043631A" w:rsidRPr="008E7348" w:rsidRDefault="007B5591" w:rsidP="0043631A">
      <w:pPr>
        <w:spacing w:before="240" w:after="240"/>
        <w:ind w:left="2360" w:hanging="640"/>
        <w:rPr>
          <w:rFonts w:asciiTheme="minorBidi" w:hAnsiTheme="minorBidi" w:cstheme="minorBidi"/>
          <w:lang w:val="en-US"/>
          <w:rPrChange w:id="296" w:author="יוני גרינברג" w:date="2025-12-21T15:14:00Z" w16du:dateUtc="2025-12-21T13:14:00Z">
            <w:rPr>
              <w:rFonts w:asciiTheme="majorBidi" w:hAnsiTheme="majorBidi" w:cstheme="majorBidi"/>
              <w:lang w:val="en-US"/>
            </w:rPr>
          </w:rPrChange>
        </w:rPr>
      </w:pPr>
      <w:r w:rsidRPr="008E7348">
        <w:rPr>
          <w:rFonts w:asciiTheme="minorBidi" w:hAnsiTheme="minorBidi" w:cstheme="minorBidi"/>
          <w:b/>
          <w:bCs/>
          <w:sz w:val="24"/>
          <w:szCs w:val="24"/>
          <w:lang w:val="en-US"/>
          <w:rPrChange w:id="297" w:author="יוני גרינברג" w:date="2025-12-21T15:14:00Z" w16du:dateUtc="2025-12-21T13:14:00Z">
            <w:rPr>
              <w:rFonts w:asciiTheme="majorBidi" w:hAnsiTheme="majorBidi" w:cstheme="majorBidi"/>
              <w:b/>
              <w:bCs/>
              <w:sz w:val="24"/>
              <w:szCs w:val="24"/>
              <w:lang w:val="en-US"/>
            </w:rPr>
          </w:rPrChange>
        </w:rPr>
        <w:tab/>
      </w:r>
    </w:p>
    <w:p w14:paraId="4BC82893" w14:textId="77777777" w:rsidR="0043631A" w:rsidRPr="008E7348" w:rsidRDefault="0043631A" w:rsidP="0043631A">
      <w:pPr>
        <w:spacing w:before="240" w:after="240"/>
        <w:ind w:left="2360" w:hanging="640"/>
        <w:rPr>
          <w:rFonts w:asciiTheme="minorBidi" w:hAnsiTheme="minorBidi" w:cstheme="minorBidi"/>
          <w:lang w:val="en-US"/>
          <w:rPrChange w:id="298" w:author="יוני גרינברג" w:date="2025-12-21T15:14:00Z" w16du:dateUtc="2025-12-21T13:14:00Z">
            <w:rPr>
              <w:rFonts w:asciiTheme="majorBidi" w:hAnsiTheme="majorBidi" w:cstheme="majorBidi"/>
              <w:lang w:val="en-US"/>
            </w:rPr>
          </w:rPrChange>
        </w:rPr>
      </w:pPr>
      <w:r w:rsidRPr="008E7348">
        <w:rPr>
          <w:rFonts w:asciiTheme="minorBidi" w:hAnsiTheme="minorBidi" w:cstheme="minorBidi"/>
          <w:lang w:val="en-US"/>
          <w:rPrChange w:id="299" w:author="יוני גרינברג" w:date="2025-12-21T15:14:00Z" w16du:dateUtc="2025-12-21T13:14:00Z">
            <w:rPr>
              <w:rFonts w:asciiTheme="majorBidi" w:hAnsiTheme="majorBidi" w:cstheme="majorBidi"/>
              <w:lang w:val="en-US"/>
            </w:rPr>
          </w:rPrChange>
        </w:rPr>
        <w:t xml:space="preserve">While the previous implementation succeeded in establishing a basic link, it lacked the necessary </w:t>
      </w:r>
      <w:r w:rsidRPr="008E7348">
        <w:rPr>
          <w:rFonts w:asciiTheme="minorBidi" w:hAnsiTheme="minorBidi" w:cstheme="minorBidi"/>
          <w:b/>
          <w:bCs/>
          <w:lang w:val="en-US"/>
          <w:rPrChange w:id="300" w:author="יוני גרינברג" w:date="2025-12-21T15:14:00Z" w16du:dateUtc="2025-12-21T13:14:00Z">
            <w:rPr>
              <w:rFonts w:asciiTheme="majorBidi" w:hAnsiTheme="majorBidi" w:cstheme="majorBidi"/>
              <w:b/>
              <w:bCs/>
              <w:lang w:val="en-US"/>
            </w:rPr>
          </w:rPrChange>
        </w:rPr>
        <w:t>Network Layer</w:t>
      </w:r>
      <w:r w:rsidRPr="008E7348">
        <w:rPr>
          <w:rFonts w:asciiTheme="minorBidi" w:hAnsiTheme="minorBidi" w:cstheme="minorBidi"/>
          <w:lang w:val="en-US"/>
          <w:rPrChange w:id="301" w:author="יוני גרינברג" w:date="2025-12-21T15:14:00Z" w16du:dateUtc="2025-12-21T13:14:00Z">
            <w:rPr>
              <w:rFonts w:asciiTheme="majorBidi" w:hAnsiTheme="majorBidi" w:cstheme="majorBidi"/>
              <w:lang w:val="en-US"/>
            </w:rPr>
          </w:rPrChange>
        </w:rPr>
        <w:t xml:space="preserve"> and </w:t>
      </w:r>
      <w:r w:rsidRPr="008E7348">
        <w:rPr>
          <w:rFonts w:asciiTheme="minorBidi" w:hAnsiTheme="minorBidi" w:cstheme="minorBidi"/>
          <w:b/>
          <w:bCs/>
          <w:lang w:val="en-US"/>
          <w:rPrChange w:id="302" w:author="יוני גרינברג" w:date="2025-12-21T15:14:00Z" w16du:dateUtc="2025-12-21T13:14:00Z">
            <w:rPr>
              <w:rFonts w:asciiTheme="majorBidi" w:hAnsiTheme="majorBidi" w:cstheme="majorBidi"/>
              <w:b/>
              <w:bCs/>
              <w:lang w:val="en-US"/>
            </w:rPr>
          </w:rPrChange>
        </w:rPr>
        <w:t>Cross-Platform</w:t>
      </w:r>
      <w:r w:rsidRPr="008E7348">
        <w:rPr>
          <w:rFonts w:asciiTheme="minorBidi" w:hAnsiTheme="minorBidi" w:cstheme="minorBidi"/>
          <w:lang w:val="en-US"/>
          <w:rPrChange w:id="303" w:author="יוני גרינברג" w:date="2025-12-21T15:14:00Z" w16du:dateUtc="2025-12-21T13:14:00Z">
            <w:rPr>
              <w:rFonts w:asciiTheme="majorBidi" w:hAnsiTheme="majorBidi" w:cstheme="majorBidi"/>
              <w:lang w:val="en-US"/>
            </w:rPr>
          </w:rPrChange>
        </w:rPr>
        <w:t xml:space="preserve"> capabilities required for real-world utility.</w:t>
      </w:r>
    </w:p>
    <w:p w14:paraId="58C97258" w14:textId="77777777" w:rsidR="0043631A" w:rsidRPr="008E7348" w:rsidRDefault="0043631A" w:rsidP="0043631A">
      <w:pPr>
        <w:numPr>
          <w:ilvl w:val="0"/>
          <w:numId w:val="11"/>
        </w:numPr>
        <w:tabs>
          <w:tab w:val="num" w:pos="720"/>
        </w:tabs>
        <w:spacing w:before="240" w:after="240"/>
        <w:rPr>
          <w:rFonts w:asciiTheme="minorBidi" w:hAnsiTheme="minorBidi" w:cstheme="minorBidi"/>
          <w:sz w:val="24"/>
          <w:szCs w:val="24"/>
          <w:lang w:val="en-US"/>
          <w:rPrChange w:id="304"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305" w:author="יוני גרינברג" w:date="2025-12-21T15:14:00Z" w16du:dateUtc="2025-12-21T13:14:00Z">
            <w:rPr>
              <w:rFonts w:asciiTheme="majorBidi" w:hAnsiTheme="majorBidi" w:cstheme="majorBidi"/>
              <w:b/>
              <w:bCs/>
              <w:sz w:val="24"/>
              <w:szCs w:val="24"/>
              <w:lang w:val="en-US"/>
            </w:rPr>
          </w:rPrChange>
        </w:rPr>
        <w:t>Lack of Network Protocol (Scalability):</w:t>
      </w:r>
      <w:r w:rsidRPr="008E7348">
        <w:rPr>
          <w:rFonts w:asciiTheme="minorBidi" w:hAnsiTheme="minorBidi" w:cstheme="minorBidi"/>
          <w:sz w:val="24"/>
          <w:szCs w:val="24"/>
          <w:lang w:val="en-US"/>
          <w:rPrChange w:id="306" w:author="יוני גרינברג" w:date="2025-12-21T15:14:00Z" w16du:dateUtc="2025-12-21T13:14:00Z">
            <w:rPr>
              <w:rFonts w:asciiTheme="majorBidi" w:hAnsiTheme="majorBidi" w:cstheme="majorBidi"/>
              <w:sz w:val="24"/>
              <w:szCs w:val="24"/>
              <w:lang w:val="en-US"/>
            </w:rPr>
          </w:rPrChange>
        </w:rPr>
        <w:t xml:space="preserve"> The previous system was strictly limited to a </w:t>
      </w:r>
      <w:r w:rsidRPr="008E7348">
        <w:rPr>
          <w:rFonts w:asciiTheme="minorBidi" w:hAnsiTheme="minorBidi" w:cstheme="minorBidi"/>
          <w:b/>
          <w:bCs/>
          <w:sz w:val="24"/>
          <w:szCs w:val="24"/>
          <w:lang w:val="en-US"/>
          <w:rPrChange w:id="307" w:author="יוני גרינברג" w:date="2025-12-21T15:14:00Z" w16du:dateUtc="2025-12-21T13:14:00Z">
            <w:rPr>
              <w:rFonts w:asciiTheme="majorBidi" w:hAnsiTheme="majorBidi" w:cstheme="majorBidi"/>
              <w:b/>
              <w:bCs/>
              <w:sz w:val="24"/>
              <w:szCs w:val="24"/>
              <w:lang w:val="en-US"/>
            </w:rPr>
          </w:rPrChange>
        </w:rPr>
        <w:t>one-to-one</w:t>
      </w:r>
      <w:r w:rsidRPr="008E7348">
        <w:rPr>
          <w:rFonts w:asciiTheme="minorBidi" w:hAnsiTheme="minorBidi" w:cstheme="minorBidi"/>
          <w:sz w:val="24"/>
          <w:szCs w:val="24"/>
          <w:lang w:val="en-US"/>
          <w:rPrChange w:id="308" w:author="יוני גרינברג" w:date="2025-12-21T15:14:00Z" w16du:dateUtc="2025-12-21T13:14:00Z">
            <w:rPr>
              <w:rFonts w:asciiTheme="majorBidi" w:hAnsiTheme="majorBidi" w:cstheme="majorBidi"/>
              <w:sz w:val="24"/>
              <w:szCs w:val="24"/>
              <w:lang w:val="en-US"/>
            </w:rPr>
          </w:rPrChange>
        </w:rPr>
        <w:t xml:space="preserve"> connection. It did not have a mechanism to handle multiple devices simultaneously. Without a channel arbitration protocol (like CSMA/CA), if three or more devices attempted to communicate, their signals would collide, rendering the </w:t>
      </w:r>
      <w:r w:rsidRPr="008E7348">
        <w:rPr>
          <w:rFonts w:asciiTheme="minorBidi" w:hAnsiTheme="minorBidi" w:cstheme="minorBidi"/>
          <w:sz w:val="24"/>
          <w:szCs w:val="24"/>
          <w:lang w:val="en-US"/>
          <w:rPrChange w:id="309" w:author="יוני גרינברג" w:date="2025-12-21T15:14:00Z" w16du:dateUtc="2025-12-21T13:14:00Z">
            <w:rPr>
              <w:rFonts w:asciiTheme="majorBidi" w:hAnsiTheme="majorBidi" w:cstheme="majorBidi"/>
              <w:sz w:val="24"/>
              <w:szCs w:val="24"/>
              <w:lang w:val="en-US"/>
            </w:rPr>
          </w:rPrChange>
        </w:rPr>
        <w:lastRenderedPageBreak/>
        <w:t>data unreadable. It could not support a "many-to-many" topology.</w:t>
      </w:r>
    </w:p>
    <w:p w14:paraId="43348185" w14:textId="77777777" w:rsidR="0043631A" w:rsidRPr="008E7348" w:rsidRDefault="0043631A" w:rsidP="0043631A">
      <w:pPr>
        <w:numPr>
          <w:ilvl w:val="0"/>
          <w:numId w:val="11"/>
        </w:numPr>
        <w:tabs>
          <w:tab w:val="num" w:pos="720"/>
        </w:tabs>
        <w:spacing w:before="240" w:after="240"/>
        <w:rPr>
          <w:rFonts w:asciiTheme="minorBidi" w:hAnsiTheme="minorBidi" w:cstheme="minorBidi"/>
          <w:sz w:val="24"/>
          <w:szCs w:val="24"/>
          <w:lang w:val="en-US"/>
          <w:rPrChange w:id="31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311" w:author="יוני גרינברג" w:date="2025-12-21T15:14:00Z" w16du:dateUtc="2025-12-21T13:14:00Z">
            <w:rPr>
              <w:rFonts w:asciiTheme="majorBidi" w:hAnsiTheme="majorBidi" w:cstheme="majorBidi"/>
              <w:b/>
              <w:bCs/>
              <w:sz w:val="24"/>
              <w:szCs w:val="24"/>
              <w:lang w:val="en-US"/>
            </w:rPr>
          </w:rPrChange>
        </w:rPr>
        <w:t>Single Platform Restriction:</w:t>
      </w:r>
      <w:r w:rsidRPr="008E7348">
        <w:rPr>
          <w:rFonts w:asciiTheme="minorBidi" w:hAnsiTheme="minorBidi" w:cstheme="minorBidi"/>
          <w:sz w:val="24"/>
          <w:szCs w:val="24"/>
          <w:lang w:val="en-US"/>
          <w:rPrChange w:id="312" w:author="יוני גרינברג" w:date="2025-12-21T15:14:00Z" w16du:dateUtc="2025-12-21T13:14:00Z">
            <w:rPr>
              <w:rFonts w:asciiTheme="majorBidi" w:hAnsiTheme="majorBidi" w:cstheme="majorBidi"/>
              <w:sz w:val="24"/>
              <w:szCs w:val="24"/>
              <w:lang w:val="en-US"/>
            </w:rPr>
          </w:rPrChange>
        </w:rPr>
        <w:t xml:space="preserve"> The previous project was developed exclusively for the </w:t>
      </w:r>
      <w:r w:rsidRPr="008E7348">
        <w:rPr>
          <w:rFonts w:asciiTheme="minorBidi" w:hAnsiTheme="minorBidi" w:cstheme="minorBidi"/>
          <w:b/>
          <w:bCs/>
          <w:sz w:val="24"/>
          <w:szCs w:val="24"/>
          <w:lang w:val="en-US"/>
          <w:rPrChange w:id="313" w:author="יוני גרינברג" w:date="2025-12-21T15:14:00Z" w16du:dateUtc="2025-12-21T13:14:00Z">
            <w:rPr>
              <w:rFonts w:asciiTheme="majorBidi" w:hAnsiTheme="majorBidi" w:cstheme="majorBidi"/>
              <w:b/>
              <w:bCs/>
              <w:sz w:val="24"/>
              <w:szCs w:val="24"/>
              <w:lang w:val="en-US"/>
            </w:rPr>
          </w:rPrChange>
        </w:rPr>
        <w:t>Android</w:t>
      </w:r>
      <w:r w:rsidRPr="008E7348">
        <w:rPr>
          <w:rFonts w:asciiTheme="minorBidi" w:hAnsiTheme="minorBidi" w:cstheme="minorBidi"/>
          <w:sz w:val="24"/>
          <w:szCs w:val="24"/>
          <w:lang w:val="en-US"/>
          <w:rPrChange w:id="314" w:author="יוני גרינברג" w:date="2025-12-21T15:14:00Z" w16du:dateUtc="2025-12-21T13:14:00Z">
            <w:rPr>
              <w:rFonts w:asciiTheme="majorBidi" w:hAnsiTheme="majorBidi" w:cstheme="majorBidi"/>
              <w:sz w:val="24"/>
              <w:szCs w:val="24"/>
              <w:lang w:val="en-US"/>
            </w:rPr>
          </w:rPrChange>
        </w:rPr>
        <w:t xml:space="preserve"> operating system. In a real-world scenario (such as contact tracing or medical environments), users carry heterogeneous devices. A system that cannot communicate between an Android phone and an iPhone (iOS) has limited practical application.</w:t>
      </w:r>
    </w:p>
    <w:p w14:paraId="7069919A" w14:textId="77777777" w:rsidR="00904544" w:rsidRPr="008E7348" w:rsidRDefault="00904544">
      <w:pPr>
        <w:spacing w:before="240" w:after="240"/>
        <w:rPr>
          <w:rFonts w:asciiTheme="minorBidi" w:hAnsiTheme="minorBidi" w:cstheme="minorBidi"/>
          <w:b/>
          <w:bCs/>
          <w:sz w:val="24"/>
          <w:szCs w:val="24"/>
          <w:lang w:val="en-US"/>
          <w:rPrChange w:id="315" w:author="יוני גרינברג" w:date="2025-12-21T15:14:00Z" w16du:dateUtc="2025-12-21T13:14:00Z">
            <w:rPr>
              <w:rFonts w:asciiTheme="majorBidi" w:hAnsiTheme="majorBidi" w:cstheme="majorBidi"/>
              <w:b/>
              <w:bCs/>
              <w:sz w:val="24"/>
              <w:szCs w:val="24"/>
              <w:lang w:val="en-US"/>
            </w:rPr>
          </w:rPrChange>
        </w:rPr>
        <w:pPrChange w:id="316" w:author="אלנה רווה" w:date="2025-12-18T13:31:00Z" w16du:dateUtc="2025-12-18T11:31:00Z">
          <w:pPr>
            <w:spacing w:before="240" w:after="240"/>
            <w:ind w:left="2360" w:hanging="640"/>
          </w:pPr>
        </w:pPrChange>
      </w:pPr>
    </w:p>
    <w:p w14:paraId="28DF55D4" w14:textId="1E12BCB9" w:rsidR="00BD16DC" w:rsidRPr="008E7348" w:rsidRDefault="00C7700C">
      <w:pPr>
        <w:spacing w:before="240" w:after="240"/>
        <w:ind w:left="2360" w:hanging="640"/>
        <w:rPr>
          <w:rFonts w:asciiTheme="minorBidi" w:hAnsiTheme="minorBidi" w:cstheme="minorBidi"/>
          <w:b/>
          <w:bCs/>
          <w:sz w:val="24"/>
          <w:szCs w:val="24"/>
          <w:lang w:val="en-US"/>
          <w:rPrChange w:id="317"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318" w:author="יוני גרינברג" w:date="2025-12-21T15:14:00Z" w16du:dateUtc="2025-12-21T13:14:00Z">
            <w:rPr>
              <w:rFonts w:asciiTheme="majorBidi" w:hAnsiTheme="majorBidi" w:cstheme="majorBidi"/>
              <w:b/>
              <w:bCs/>
              <w:sz w:val="24"/>
              <w:szCs w:val="24"/>
              <w:lang w:val="en-US"/>
            </w:rPr>
          </w:rPrChange>
        </w:rPr>
        <w:t>1.4.</w:t>
      </w:r>
      <w:r w:rsidR="004D6A06" w:rsidRPr="008E7348">
        <w:rPr>
          <w:rFonts w:asciiTheme="minorBidi" w:hAnsiTheme="minorBidi" w:cstheme="minorBidi"/>
          <w:b/>
          <w:bCs/>
          <w:sz w:val="24"/>
          <w:szCs w:val="24"/>
          <w:rtl/>
          <w:lang w:val="en-US"/>
          <w:rPrChange w:id="319" w:author="יוני גרינברג" w:date="2025-12-21T15:14:00Z" w16du:dateUtc="2025-12-21T13:14:00Z">
            <w:rPr>
              <w:rFonts w:asciiTheme="majorBidi" w:hAnsiTheme="majorBidi" w:cstheme="majorBidi"/>
              <w:b/>
              <w:bCs/>
              <w:sz w:val="24"/>
              <w:szCs w:val="24"/>
              <w:rtl/>
              <w:lang w:val="en-US"/>
            </w:rPr>
          </w:rPrChange>
        </w:rPr>
        <w:t>2</w:t>
      </w:r>
      <w:r w:rsidRPr="008E7348">
        <w:rPr>
          <w:rFonts w:asciiTheme="minorBidi" w:hAnsiTheme="minorBidi" w:cstheme="minorBidi"/>
          <w:b/>
          <w:bCs/>
          <w:sz w:val="24"/>
          <w:szCs w:val="24"/>
          <w:lang w:val="en-US"/>
          <w:rPrChange w:id="320" w:author="יוני גרינברג" w:date="2025-12-21T15:14:00Z" w16du:dateUtc="2025-12-21T13:14:00Z">
            <w:rPr>
              <w:rFonts w:asciiTheme="majorBidi" w:hAnsiTheme="majorBidi" w:cstheme="majorBidi"/>
              <w:b/>
              <w:bCs/>
              <w:sz w:val="24"/>
              <w:szCs w:val="24"/>
              <w:lang w:val="en-US"/>
            </w:rPr>
          </w:rPrChange>
        </w:rPr>
        <w:t>.</w:t>
      </w:r>
      <w:r w:rsidRPr="008E7348">
        <w:rPr>
          <w:rFonts w:asciiTheme="minorBidi" w:hAnsiTheme="minorBidi" w:cstheme="minorBidi"/>
          <w:sz w:val="24"/>
          <w:szCs w:val="24"/>
          <w:lang w:val="en-US"/>
          <w:rPrChange w:id="321"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b/>
          <w:bCs/>
          <w:sz w:val="24"/>
          <w:szCs w:val="24"/>
          <w:lang w:val="en-US"/>
          <w:rPrChange w:id="322" w:author="יוני גרינברג" w:date="2025-12-21T15:14:00Z" w16du:dateUtc="2025-12-21T13:14:00Z">
            <w:rPr>
              <w:rFonts w:asciiTheme="majorBidi" w:hAnsiTheme="majorBidi" w:cstheme="majorBidi"/>
              <w:b/>
              <w:bCs/>
              <w:sz w:val="24"/>
              <w:szCs w:val="24"/>
              <w:lang w:val="en-US"/>
            </w:rPr>
          </w:rPrChange>
        </w:rPr>
        <w:t>How do we plan to improve the situation?</w:t>
      </w:r>
    </w:p>
    <w:p w14:paraId="0D01107C" w14:textId="55D0DA62" w:rsidR="007B5591" w:rsidRPr="008E7348" w:rsidRDefault="007B5591" w:rsidP="00815BDC">
      <w:pPr>
        <w:shd w:val="clear" w:color="auto" w:fill="FFFFFF"/>
        <w:spacing w:before="240" w:after="120" w:line="264" w:lineRule="auto"/>
        <w:ind w:left="2160"/>
        <w:rPr>
          <w:rFonts w:asciiTheme="minorBidi" w:hAnsiTheme="minorBidi" w:cstheme="minorBidi"/>
          <w:sz w:val="24"/>
          <w:szCs w:val="24"/>
          <w:lang w:val="en-US"/>
          <w:rPrChange w:id="323" w:author="יוני גרינברג" w:date="2025-12-21T15:14:00Z" w16du:dateUtc="2025-12-21T13:14:00Z">
            <w:rPr>
              <w:rFonts w:asciiTheme="majorBidi" w:hAnsiTheme="majorBidi" w:cstheme="majorBidi"/>
              <w:sz w:val="24"/>
              <w:szCs w:val="24"/>
              <w:lang w:val="en-US"/>
            </w:rPr>
          </w:rPrChange>
        </w:rPr>
      </w:pPr>
      <w:r w:rsidRPr="008E7348">
        <w:rPr>
          <w:rFonts w:asciiTheme="minorBidi" w:eastAsia="Times New Roman" w:hAnsiTheme="minorBidi" w:cstheme="minorBidi"/>
          <w:sz w:val="24"/>
          <w:szCs w:val="24"/>
          <w:lang w:val="en-US"/>
          <w:rPrChange w:id="324" w:author="יוני גרינברג" w:date="2025-12-21T15:14:00Z" w16du:dateUtc="2025-12-21T13:14:00Z">
            <w:rPr>
              <w:rFonts w:ascii="Times New Roman" w:eastAsia="Times New Roman" w:hAnsi="Times New Roman" w:cs="Times New Roman"/>
              <w:sz w:val="24"/>
              <w:szCs w:val="24"/>
              <w:lang w:val="en-US"/>
            </w:rPr>
          </w:rPrChange>
        </w:rPr>
        <w:t xml:space="preserve">Our goal is to expand the communication channel from one- to -one, to many- to- </w:t>
      </w:r>
      <w:r w:rsidR="00A87B6C" w:rsidRPr="008E7348">
        <w:rPr>
          <w:rFonts w:asciiTheme="minorBidi" w:eastAsia="Times New Roman" w:hAnsiTheme="minorBidi" w:cstheme="minorBidi"/>
          <w:sz w:val="24"/>
          <w:szCs w:val="24"/>
          <w:lang w:val="en-US"/>
          <w:rPrChange w:id="325" w:author="יוני גרינברג" w:date="2025-12-21T15:14:00Z" w16du:dateUtc="2025-12-21T13:14:00Z">
            <w:rPr>
              <w:rFonts w:ascii="Times New Roman" w:eastAsia="Times New Roman" w:hAnsi="Times New Roman" w:cs="Times New Roman"/>
              <w:sz w:val="24"/>
              <w:szCs w:val="24"/>
              <w:lang w:val="en-US"/>
            </w:rPr>
          </w:rPrChange>
        </w:rPr>
        <w:t>many.</w:t>
      </w:r>
      <w:r w:rsidR="00A87B6C" w:rsidRPr="008E7348">
        <w:rPr>
          <w:rStyle w:val="a6"/>
          <w:rFonts w:asciiTheme="minorBidi" w:hAnsiTheme="minorBidi" w:cstheme="minorBidi"/>
          <w:lang w:val="en-US"/>
          <w:rPrChange w:id="326" w:author="יוני גרינברג" w:date="2025-12-21T15:14:00Z" w16du:dateUtc="2025-12-21T13:14:00Z">
            <w:rPr>
              <w:rStyle w:val="a6"/>
              <w:lang w:val="en-US"/>
            </w:rPr>
          </w:rPrChange>
        </w:rPr>
        <w:t xml:space="preserve"> </w:t>
      </w:r>
      <w:r w:rsidR="00A87B6C" w:rsidRPr="008E7348">
        <w:rPr>
          <w:rFonts w:asciiTheme="minorBidi" w:hAnsiTheme="minorBidi" w:cstheme="minorBidi"/>
          <w:sz w:val="24"/>
          <w:szCs w:val="24"/>
          <w:lang w:val="en-US"/>
          <w:rPrChange w:id="327" w:author="יוני גרינברג" w:date="2025-12-21T15:14:00Z" w16du:dateUtc="2025-12-21T13:14:00Z">
            <w:rPr>
              <w:rFonts w:asciiTheme="majorBidi" w:hAnsiTheme="majorBidi" w:cstheme="majorBidi"/>
              <w:sz w:val="24"/>
              <w:szCs w:val="24"/>
              <w:lang w:val="en-US"/>
            </w:rPr>
          </w:rPrChange>
        </w:rPr>
        <w:t>We</w:t>
      </w:r>
      <w:r w:rsidRPr="008E7348">
        <w:rPr>
          <w:rFonts w:asciiTheme="minorBidi" w:hAnsiTheme="minorBidi" w:cstheme="minorBidi"/>
          <w:sz w:val="24"/>
          <w:szCs w:val="24"/>
          <w:lang w:val="en-US"/>
          <w:rPrChange w:id="328" w:author="יוני גרינברג" w:date="2025-12-21T15:14:00Z" w16du:dateUtc="2025-12-21T13:14:00Z">
            <w:rPr>
              <w:rFonts w:asciiTheme="majorBidi" w:hAnsiTheme="majorBidi" w:cstheme="majorBidi"/>
              <w:sz w:val="24"/>
              <w:szCs w:val="24"/>
              <w:lang w:val="en-US"/>
            </w:rPr>
          </w:rPrChange>
        </w:rPr>
        <w:t xml:space="preserve"> will introduce a sophisticated channel arbitration method, specifically the Carrier Sense Multiple Access CSMA/</w:t>
      </w:r>
      <w:r w:rsidR="00D508EF" w:rsidRPr="008E7348">
        <w:rPr>
          <w:rFonts w:asciiTheme="minorBidi" w:hAnsiTheme="minorBidi" w:cstheme="minorBidi"/>
          <w:sz w:val="24"/>
          <w:szCs w:val="24"/>
          <w:lang w:val="en-US"/>
          <w:rPrChange w:id="329" w:author="יוני גרינברג" w:date="2025-12-21T15:14:00Z" w16du:dateUtc="2025-12-21T13:14:00Z">
            <w:rPr>
              <w:rFonts w:asciiTheme="majorBidi" w:hAnsiTheme="majorBidi" w:cstheme="majorBidi"/>
              <w:sz w:val="24"/>
              <w:szCs w:val="24"/>
              <w:lang w:val="en-US"/>
            </w:rPr>
          </w:rPrChange>
        </w:rPr>
        <w:t>C) protocol</w:t>
      </w:r>
      <w:r w:rsidRPr="008E7348">
        <w:rPr>
          <w:rFonts w:asciiTheme="minorBidi" w:hAnsiTheme="minorBidi" w:cstheme="minorBidi"/>
          <w:sz w:val="24"/>
          <w:szCs w:val="24"/>
          <w:lang w:val="en-US"/>
          <w:rPrChange w:id="330" w:author="יוני גרינברג" w:date="2025-12-21T15:14:00Z" w16du:dateUtc="2025-12-21T13:14:00Z">
            <w:rPr>
              <w:rFonts w:asciiTheme="majorBidi" w:hAnsiTheme="majorBidi" w:cstheme="majorBidi"/>
              <w:sz w:val="24"/>
              <w:szCs w:val="24"/>
              <w:lang w:val="en-US"/>
            </w:rPr>
          </w:rPrChange>
        </w:rPr>
        <w:t>, to manage network traffic.</w:t>
      </w:r>
      <w:r w:rsidRPr="008E7348">
        <w:rPr>
          <w:rFonts w:asciiTheme="minorBidi" w:hAnsiTheme="minorBidi" w:cstheme="minorBidi"/>
          <w:sz w:val="24"/>
          <w:szCs w:val="24"/>
          <w:lang w:val="en-US"/>
          <w:rPrChange w:id="331" w:author="יוני גרינברג" w:date="2025-12-21T15:14:00Z" w16du:dateUtc="2025-12-21T13:14:00Z">
            <w:rPr>
              <w:rFonts w:asciiTheme="majorBidi" w:hAnsiTheme="majorBidi" w:cstheme="majorBidi"/>
              <w:sz w:val="24"/>
              <w:szCs w:val="24"/>
              <w:lang w:val="en-US"/>
            </w:rPr>
          </w:rPrChange>
        </w:rPr>
        <w:br/>
        <w:t>We aim to bridge the gap between a lab demonstration and a robust network by ensuring seamless cross-platform compatibility between Android and iOS</w:t>
      </w:r>
      <w:r w:rsidR="007409DA" w:rsidRPr="008E7348">
        <w:rPr>
          <w:rFonts w:asciiTheme="minorBidi" w:hAnsiTheme="minorBidi" w:cstheme="minorBidi"/>
          <w:sz w:val="24"/>
          <w:szCs w:val="24"/>
          <w:lang w:val="en-US"/>
          <w:rPrChange w:id="332" w:author="יוני גרינברג" w:date="2025-12-21T15:14:00Z" w16du:dateUtc="2025-12-21T13:14:00Z">
            <w:rPr>
              <w:rFonts w:asciiTheme="majorBidi" w:hAnsiTheme="majorBidi" w:cstheme="majorBidi"/>
              <w:sz w:val="24"/>
              <w:szCs w:val="24"/>
              <w:lang w:val="en-US"/>
            </w:rPr>
          </w:rPrChange>
        </w:rPr>
        <w:t>.</w:t>
      </w:r>
    </w:p>
    <w:p w14:paraId="1AEC5E4A" w14:textId="75B3CF8E" w:rsidR="00BD16DC" w:rsidRPr="008E7348" w:rsidRDefault="00C7700C">
      <w:pPr>
        <w:spacing w:before="240" w:after="240"/>
        <w:ind w:left="2360" w:hanging="640"/>
        <w:rPr>
          <w:rFonts w:asciiTheme="minorBidi" w:hAnsiTheme="minorBidi" w:cstheme="minorBidi"/>
          <w:b/>
          <w:bCs/>
          <w:sz w:val="24"/>
          <w:szCs w:val="24"/>
          <w:lang w:val="en-US"/>
          <w:rPrChange w:id="333"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334" w:author="יוני גרינברג" w:date="2025-12-21T15:14:00Z" w16du:dateUtc="2025-12-21T13:14:00Z">
            <w:rPr>
              <w:rFonts w:asciiTheme="majorBidi" w:hAnsiTheme="majorBidi" w:cstheme="majorBidi"/>
              <w:b/>
              <w:bCs/>
              <w:sz w:val="24"/>
              <w:szCs w:val="24"/>
              <w:lang w:val="en-US"/>
            </w:rPr>
          </w:rPrChange>
        </w:rPr>
        <w:t>1.4.</w:t>
      </w:r>
      <w:r w:rsidR="00A32707" w:rsidRPr="008E7348">
        <w:rPr>
          <w:rFonts w:asciiTheme="minorBidi" w:hAnsiTheme="minorBidi" w:cstheme="minorBidi"/>
          <w:b/>
          <w:bCs/>
          <w:sz w:val="24"/>
          <w:szCs w:val="24"/>
          <w:lang w:val="en-US"/>
          <w:rPrChange w:id="335" w:author="יוני גרינברג" w:date="2025-12-21T15:14:00Z" w16du:dateUtc="2025-12-21T13:14:00Z">
            <w:rPr>
              <w:rFonts w:asciiTheme="majorBidi" w:hAnsiTheme="majorBidi" w:cstheme="majorBidi"/>
              <w:b/>
              <w:bCs/>
              <w:sz w:val="24"/>
              <w:szCs w:val="24"/>
              <w:lang w:val="en-US"/>
            </w:rPr>
          </w:rPrChange>
        </w:rPr>
        <w:t>3</w:t>
      </w:r>
      <w:r w:rsidRPr="008E7348">
        <w:rPr>
          <w:rFonts w:asciiTheme="minorBidi" w:hAnsiTheme="minorBidi" w:cstheme="minorBidi"/>
          <w:b/>
          <w:bCs/>
          <w:sz w:val="24"/>
          <w:szCs w:val="24"/>
          <w:lang w:val="en-US"/>
          <w:rPrChange w:id="336" w:author="יוני גרינברג" w:date="2025-12-21T15:14:00Z" w16du:dateUtc="2025-12-21T13:14:00Z">
            <w:rPr>
              <w:rFonts w:asciiTheme="majorBidi" w:hAnsiTheme="majorBidi" w:cstheme="majorBidi"/>
              <w:b/>
              <w:bCs/>
              <w:sz w:val="24"/>
              <w:szCs w:val="24"/>
              <w:lang w:val="en-US"/>
            </w:rPr>
          </w:rPrChange>
        </w:rPr>
        <w:t>.</w:t>
      </w:r>
      <w:r w:rsidRPr="008E7348">
        <w:rPr>
          <w:rFonts w:asciiTheme="minorBidi" w:hAnsiTheme="minorBidi" w:cstheme="minorBidi"/>
          <w:sz w:val="24"/>
          <w:szCs w:val="24"/>
          <w:lang w:val="en-US"/>
          <w:rPrChange w:id="337"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b/>
          <w:bCs/>
          <w:sz w:val="24"/>
          <w:szCs w:val="24"/>
          <w:lang w:val="en-US"/>
          <w:rPrChange w:id="338" w:author="יוני גרינברג" w:date="2025-12-21T15:14:00Z" w16du:dateUtc="2025-12-21T13:14:00Z">
            <w:rPr>
              <w:rFonts w:asciiTheme="majorBidi" w:hAnsiTheme="majorBidi" w:cstheme="majorBidi"/>
              <w:b/>
              <w:bCs/>
              <w:sz w:val="24"/>
              <w:szCs w:val="24"/>
              <w:lang w:val="en-US"/>
            </w:rPr>
          </w:rPrChange>
        </w:rPr>
        <w:t xml:space="preserve">Why do </w:t>
      </w:r>
      <w:r w:rsidR="00300F36" w:rsidRPr="008E7348">
        <w:rPr>
          <w:rFonts w:asciiTheme="minorBidi" w:hAnsiTheme="minorBidi" w:cstheme="minorBidi"/>
          <w:b/>
          <w:bCs/>
          <w:sz w:val="24"/>
          <w:szCs w:val="24"/>
          <w:lang w:val="en-US"/>
          <w:rPrChange w:id="339" w:author="יוני גרינברג" w:date="2025-12-21T15:14:00Z" w16du:dateUtc="2025-12-21T13:14:00Z">
            <w:rPr>
              <w:rFonts w:asciiTheme="majorBidi" w:hAnsiTheme="majorBidi" w:cstheme="majorBidi"/>
              <w:b/>
              <w:bCs/>
              <w:sz w:val="24"/>
              <w:szCs w:val="24"/>
              <w:lang w:val="en-US"/>
            </w:rPr>
          </w:rPrChange>
        </w:rPr>
        <w:t>we think</w:t>
      </w:r>
      <w:r w:rsidRPr="008E7348">
        <w:rPr>
          <w:rFonts w:asciiTheme="minorBidi" w:hAnsiTheme="minorBidi" w:cstheme="minorBidi"/>
          <w:b/>
          <w:bCs/>
          <w:sz w:val="24"/>
          <w:szCs w:val="24"/>
          <w:lang w:val="en-US"/>
          <w:rPrChange w:id="340" w:author="יוני גרינברג" w:date="2025-12-21T15:14:00Z" w16du:dateUtc="2025-12-21T13:14:00Z">
            <w:rPr>
              <w:rFonts w:asciiTheme="majorBidi" w:hAnsiTheme="majorBidi" w:cstheme="majorBidi"/>
              <w:b/>
              <w:bCs/>
              <w:sz w:val="24"/>
              <w:szCs w:val="24"/>
              <w:lang w:val="en-US"/>
            </w:rPr>
          </w:rPrChange>
        </w:rPr>
        <w:t xml:space="preserve"> that our improvement works?</w:t>
      </w:r>
    </w:p>
    <w:p w14:paraId="312348B4" w14:textId="2F3FFCBB" w:rsidR="00733848" w:rsidRPr="008E7348" w:rsidRDefault="00D3468D" w:rsidP="00733848">
      <w:pPr>
        <w:spacing w:before="240" w:after="240"/>
        <w:ind w:left="2360" w:hanging="640"/>
        <w:rPr>
          <w:rFonts w:asciiTheme="minorBidi" w:hAnsiTheme="minorBidi" w:cstheme="minorBidi"/>
          <w:sz w:val="24"/>
          <w:szCs w:val="24"/>
          <w:lang w:val="en-US"/>
          <w:rPrChange w:id="341"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342" w:author="יוני גרינברג" w:date="2025-12-21T15:14:00Z" w16du:dateUtc="2025-12-21T13:14:00Z">
            <w:rPr>
              <w:rFonts w:asciiTheme="majorBidi" w:hAnsiTheme="majorBidi" w:cstheme="majorBidi"/>
              <w:b/>
              <w:bCs/>
              <w:sz w:val="24"/>
              <w:szCs w:val="24"/>
              <w:lang w:val="en-US"/>
            </w:rPr>
          </w:rPrChange>
        </w:rPr>
        <w:tab/>
      </w:r>
      <w:r w:rsidR="00733848" w:rsidRPr="008E7348">
        <w:rPr>
          <w:rFonts w:asciiTheme="minorBidi" w:hAnsiTheme="minorBidi" w:cstheme="minorBidi"/>
          <w:b/>
          <w:bCs/>
          <w:sz w:val="24"/>
          <w:szCs w:val="24"/>
          <w:lang w:val="en-US"/>
          <w:rPrChange w:id="343" w:author="יוני גרינברג" w:date="2025-12-21T15:14:00Z" w16du:dateUtc="2025-12-21T13:14:00Z">
            <w:rPr>
              <w:rFonts w:asciiTheme="majorBidi" w:hAnsiTheme="majorBidi" w:cstheme="majorBidi"/>
              <w:b/>
              <w:bCs/>
              <w:sz w:val="24"/>
              <w:szCs w:val="24"/>
              <w:lang w:val="en-US"/>
            </w:rPr>
          </w:rPrChange>
        </w:rPr>
        <w:t>A. Collision Avoidance:</w:t>
      </w:r>
      <w:r w:rsidR="00733848" w:rsidRPr="008E7348">
        <w:rPr>
          <w:rFonts w:asciiTheme="minorBidi" w:hAnsiTheme="minorBidi" w:cstheme="minorBidi"/>
          <w:sz w:val="24"/>
          <w:szCs w:val="24"/>
          <w:lang w:val="en-US"/>
          <w:rPrChange w:id="344" w:author="יוני גרינברג" w:date="2025-12-21T15:14:00Z" w16du:dateUtc="2025-12-21T13:14:00Z">
            <w:rPr>
              <w:rFonts w:asciiTheme="majorBidi" w:hAnsiTheme="majorBidi" w:cstheme="majorBidi"/>
              <w:sz w:val="24"/>
              <w:szCs w:val="24"/>
              <w:lang w:val="en-US"/>
            </w:rPr>
          </w:rPrChange>
        </w:rPr>
        <w:t xml:space="preserve"> Since we are utilizing the CSMA/CA protocol, the system can effectively arbitrate many-to-many traffic. This protocol </w:t>
      </w:r>
      <w:del w:id="345" w:author="אלנה רווה" w:date="2025-12-18T13:13:00Z" w16du:dateUtc="2025-12-18T11:13:00Z">
        <w:r w:rsidR="00733848" w:rsidRPr="008E7348" w:rsidDel="00554276">
          <w:rPr>
            <w:rFonts w:asciiTheme="minorBidi" w:hAnsiTheme="minorBidi" w:cstheme="minorBidi"/>
            <w:sz w:val="24"/>
            <w:szCs w:val="24"/>
            <w:lang w:val="en-US"/>
            <w:rPrChange w:id="346" w:author="יוני גרינברג" w:date="2025-12-21T15:14:00Z" w16du:dateUtc="2025-12-21T13:14:00Z">
              <w:rPr>
                <w:rFonts w:asciiTheme="majorBidi" w:hAnsiTheme="majorBidi" w:cstheme="majorBidi"/>
                <w:sz w:val="24"/>
                <w:szCs w:val="24"/>
                <w:lang w:val="en-US"/>
              </w:rPr>
            </w:rPrChange>
          </w:rPr>
          <w:delText>allows</w:delText>
        </w:r>
        <w:r w:rsidR="005B7E88" w:rsidRPr="008E7348" w:rsidDel="00554276">
          <w:rPr>
            <w:rFonts w:asciiTheme="minorBidi" w:hAnsiTheme="minorBidi" w:cstheme="minorBidi"/>
            <w:sz w:val="24"/>
            <w:szCs w:val="24"/>
            <w:rtl/>
            <w:lang w:val="en-US"/>
            <w:rPrChange w:id="347" w:author="יוני גרינברג" w:date="2025-12-21T15:14:00Z" w16du:dateUtc="2025-12-21T13:14:00Z">
              <w:rPr>
                <w:rFonts w:asciiTheme="majorBidi" w:hAnsiTheme="majorBidi" w:cstheme="majorBidi"/>
                <w:sz w:val="24"/>
                <w:szCs w:val="24"/>
                <w:rtl/>
                <w:lang w:val="en-US"/>
              </w:rPr>
            </w:rPrChange>
          </w:rPr>
          <w:delText xml:space="preserve"> </w:delText>
        </w:r>
        <w:r w:rsidR="005B7E88" w:rsidRPr="008E7348" w:rsidDel="00554276">
          <w:rPr>
            <w:rFonts w:asciiTheme="minorBidi" w:hAnsiTheme="minorBidi" w:cstheme="minorBidi"/>
            <w:sz w:val="24"/>
            <w:szCs w:val="24"/>
            <w:lang w:val="en-US"/>
            <w:rPrChange w:id="348" w:author="יוני גרינברג" w:date="2025-12-21T15:14:00Z" w16du:dateUtc="2025-12-21T13:14:00Z">
              <w:rPr>
                <w:rFonts w:asciiTheme="majorBidi" w:hAnsiTheme="majorBidi" w:cstheme="majorBidi"/>
                <w:sz w:val="24"/>
                <w:szCs w:val="24"/>
                <w:lang w:val="en-US"/>
              </w:rPr>
            </w:rPrChange>
          </w:rPr>
          <w:delText xml:space="preserve"> verification</w:delText>
        </w:r>
      </w:del>
      <w:ins w:id="349" w:author="אלנה רווה" w:date="2025-12-18T13:13:00Z" w16du:dateUtc="2025-12-18T11:13:00Z">
        <w:r w:rsidR="00554276" w:rsidRPr="008E7348">
          <w:rPr>
            <w:rFonts w:asciiTheme="minorBidi" w:hAnsiTheme="minorBidi" w:cstheme="minorBidi"/>
            <w:sz w:val="24"/>
            <w:szCs w:val="24"/>
            <w:lang w:val="en-US"/>
            <w:rPrChange w:id="350" w:author="יוני גרינברג" w:date="2025-12-21T15:14:00Z" w16du:dateUtc="2025-12-21T13:14:00Z">
              <w:rPr>
                <w:rFonts w:asciiTheme="majorBidi" w:hAnsiTheme="majorBidi" w:cstheme="majorBidi"/>
                <w:sz w:val="24"/>
                <w:szCs w:val="24"/>
                <w:lang w:val="en-US"/>
              </w:rPr>
            </w:rPrChange>
          </w:rPr>
          <w:t>allows</w:t>
        </w:r>
        <w:r w:rsidR="00554276" w:rsidRPr="008E7348">
          <w:rPr>
            <w:rFonts w:asciiTheme="minorBidi" w:hAnsiTheme="minorBidi" w:cstheme="minorBidi"/>
            <w:sz w:val="24"/>
            <w:szCs w:val="24"/>
            <w:rtl/>
            <w:lang w:val="en-US"/>
            <w:rPrChange w:id="351" w:author="יוני גרינברג" w:date="2025-12-21T15:14:00Z" w16du:dateUtc="2025-12-21T13:14:00Z">
              <w:rPr>
                <w:rFonts w:asciiTheme="majorBidi" w:hAnsiTheme="majorBidi" w:cstheme="majorBidi"/>
                <w:sz w:val="24"/>
                <w:szCs w:val="24"/>
                <w:rtl/>
                <w:lang w:val="en-US"/>
              </w:rPr>
            </w:rPrChange>
          </w:rPr>
          <w:t xml:space="preserve"> </w:t>
        </w:r>
        <w:r w:rsidR="00554276" w:rsidRPr="008E7348">
          <w:rPr>
            <w:rFonts w:asciiTheme="minorBidi" w:hAnsiTheme="minorBidi" w:cstheme="minorBidi"/>
            <w:sz w:val="24"/>
            <w:szCs w:val="24"/>
            <w:lang w:val="en-US"/>
            <w:rPrChange w:id="352" w:author="יוני גרינברג" w:date="2025-12-21T15:14:00Z" w16du:dateUtc="2025-12-21T13:14:00Z">
              <w:rPr>
                <w:rFonts w:asciiTheme="majorBidi" w:hAnsiTheme="majorBidi" w:cstheme="majorBidi"/>
                <w:sz w:val="24"/>
                <w:szCs w:val="24"/>
                <w:lang w:val="en-US"/>
              </w:rPr>
            </w:rPrChange>
          </w:rPr>
          <w:t>verification</w:t>
        </w:r>
      </w:ins>
      <w:r w:rsidR="005B7E88" w:rsidRPr="008E7348">
        <w:rPr>
          <w:rFonts w:asciiTheme="minorBidi" w:hAnsiTheme="minorBidi" w:cstheme="minorBidi"/>
          <w:sz w:val="24"/>
          <w:szCs w:val="24"/>
          <w:lang w:val="en-US"/>
          <w:rPrChange w:id="353" w:author="יוני גרינברג" w:date="2025-12-21T15:14:00Z" w16du:dateUtc="2025-12-21T13:14:00Z">
            <w:rPr>
              <w:rFonts w:asciiTheme="majorBidi" w:hAnsiTheme="majorBidi" w:cstheme="majorBidi"/>
              <w:sz w:val="24"/>
              <w:szCs w:val="24"/>
              <w:lang w:val="en-US"/>
            </w:rPr>
          </w:rPrChange>
        </w:rPr>
        <w:t xml:space="preserve"> of</w:t>
      </w:r>
      <w:r w:rsidR="00733848" w:rsidRPr="008E7348">
        <w:rPr>
          <w:rFonts w:asciiTheme="minorBidi" w:hAnsiTheme="minorBidi" w:cstheme="minorBidi"/>
          <w:sz w:val="24"/>
          <w:szCs w:val="24"/>
          <w:lang w:val="en-US"/>
          <w:rPrChange w:id="354" w:author="יוני גרינברג" w:date="2025-12-21T15:14:00Z" w16du:dateUtc="2025-12-21T13:14:00Z">
            <w:rPr>
              <w:rFonts w:asciiTheme="majorBidi" w:hAnsiTheme="majorBidi" w:cstheme="majorBidi"/>
              <w:sz w:val="24"/>
              <w:szCs w:val="24"/>
              <w:lang w:val="en-US"/>
            </w:rPr>
          </w:rPrChange>
        </w:rPr>
        <w:t xml:space="preserve"> </w:t>
      </w:r>
      <w:del w:id="355" w:author="אלנה רווה" w:date="2025-12-18T13:13:00Z" w16du:dateUtc="2025-12-18T11:13:00Z">
        <w:r w:rsidR="00733848" w:rsidRPr="008E7348" w:rsidDel="00D51577">
          <w:rPr>
            <w:rFonts w:asciiTheme="minorBidi" w:hAnsiTheme="minorBidi" w:cstheme="minorBidi"/>
            <w:sz w:val="24"/>
            <w:szCs w:val="24"/>
            <w:lang w:val="en-US"/>
            <w:rPrChange w:id="356" w:author="יוני גרינברג" w:date="2025-12-21T15:14:00Z" w16du:dateUtc="2025-12-21T13:14:00Z">
              <w:rPr>
                <w:rFonts w:asciiTheme="majorBidi" w:hAnsiTheme="majorBidi" w:cstheme="majorBidi"/>
                <w:sz w:val="24"/>
                <w:szCs w:val="24"/>
                <w:lang w:val="en-US"/>
              </w:rPr>
            </w:rPrChange>
          </w:rPr>
          <w:delText xml:space="preserve">devices  </w:delText>
        </w:r>
        <w:r w:rsidR="00733848" w:rsidRPr="008E7348" w:rsidDel="00D51577">
          <w:rPr>
            <w:rFonts w:asciiTheme="minorBidi" w:hAnsiTheme="minorBidi" w:cstheme="minorBidi"/>
            <w:sz w:val="24"/>
            <w:szCs w:val="24"/>
            <w:lang w:val="en-US"/>
            <w:rPrChange w:id="357" w:author="יוני גרינברג" w:date="2025-12-21T15:14:00Z" w16du:dateUtc="2025-12-21T13:14:00Z">
              <w:rPr>
                <w:rFonts w:asciiTheme="majorBidi" w:hAnsiTheme="majorBidi" w:cstheme="majorBidi"/>
                <w:b/>
                <w:bCs/>
                <w:lang w:val="en-US"/>
              </w:rPr>
            </w:rPrChange>
          </w:rPr>
          <w:delText>channel</w:delText>
        </w:r>
      </w:del>
      <w:ins w:id="358" w:author="אלנה רווה" w:date="2025-12-18T13:13:00Z" w16du:dateUtc="2025-12-18T11:13:00Z">
        <w:r w:rsidR="00D51577" w:rsidRPr="008E7348">
          <w:rPr>
            <w:rFonts w:asciiTheme="minorBidi" w:hAnsiTheme="minorBidi" w:cstheme="minorBidi"/>
            <w:sz w:val="24"/>
            <w:szCs w:val="24"/>
            <w:lang w:val="en-US"/>
            <w:rPrChange w:id="359" w:author="יוני גרינברג" w:date="2025-12-21T15:14:00Z" w16du:dateUtc="2025-12-21T13:14:00Z">
              <w:rPr>
                <w:rFonts w:asciiTheme="majorBidi" w:hAnsiTheme="majorBidi" w:cstheme="majorBidi"/>
                <w:sz w:val="24"/>
                <w:szCs w:val="24"/>
                <w:lang w:val="en-US"/>
              </w:rPr>
            </w:rPrChange>
          </w:rPr>
          <w:t>devices channel</w:t>
        </w:r>
      </w:ins>
      <w:r w:rsidR="00733848" w:rsidRPr="008E7348">
        <w:rPr>
          <w:rFonts w:asciiTheme="minorBidi" w:hAnsiTheme="minorBidi" w:cstheme="minorBidi"/>
          <w:sz w:val="24"/>
          <w:szCs w:val="24"/>
          <w:lang w:val="en-US"/>
          <w:rPrChange w:id="360" w:author="יוני גרינברג" w:date="2025-12-21T15:14:00Z" w16du:dateUtc="2025-12-21T13:14:00Z">
            <w:rPr>
              <w:rFonts w:asciiTheme="majorBidi" w:hAnsiTheme="majorBidi" w:cstheme="majorBidi"/>
              <w:sz w:val="24"/>
              <w:szCs w:val="24"/>
              <w:lang w:val="en-US"/>
            </w:rPr>
          </w:rPrChange>
        </w:rPr>
        <w:t xml:space="preserve"> availability before transmitting, ensuring data is received reliably while preventing signal collisions and packet loss.</w:t>
      </w:r>
    </w:p>
    <w:p w14:paraId="31A8EC79" w14:textId="7F16F784" w:rsidR="00733848" w:rsidRPr="008E7348" w:rsidRDefault="00733848" w:rsidP="002F2A92">
      <w:pPr>
        <w:spacing w:before="240" w:after="240"/>
        <w:ind w:left="2360"/>
        <w:rPr>
          <w:rFonts w:asciiTheme="minorBidi" w:hAnsiTheme="minorBidi" w:cstheme="minorBidi"/>
          <w:b/>
          <w:bCs/>
          <w:sz w:val="24"/>
          <w:szCs w:val="24"/>
          <w:lang w:val="en-US"/>
          <w:rPrChange w:id="361"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362" w:author="יוני גרינברג" w:date="2025-12-21T15:14:00Z" w16du:dateUtc="2025-12-21T13:14:00Z">
            <w:rPr>
              <w:rFonts w:asciiTheme="majorBidi" w:hAnsiTheme="majorBidi" w:cstheme="majorBidi"/>
              <w:b/>
              <w:bCs/>
              <w:sz w:val="24"/>
              <w:szCs w:val="24"/>
              <w:lang w:val="en-US"/>
            </w:rPr>
          </w:rPrChange>
        </w:rPr>
        <w:t>B. Cross-Platform Compatibility:</w:t>
      </w:r>
      <w:r w:rsidRPr="008E7348">
        <w:rPr>
          <w:rFonts w:asciiTheme="minorBidi" w:hAnsiTheme="minorBidi" w:cstheme="minorBidi"/>
          <w:sz w:val="24"/>
          <w:szCs w:val="24"/>
          <w:lang w:val="en-US"/>
          <w:rPrChange w:id="363" w:author="יוני גרינברג" w:date="2025-12-21T15:14:00Z" w16du:dateUtc="2025-12-21T13:14:00Z">
            <w:rPr>
              <w:rFonts w:asciiTheme="majorBidi" w:hAnsiTheme="majorBidi" w:cstheme="majorBidi"/>
              <w:sz w:val="24"/>
              <w:szCs w:val="24"/>
              <w:lang w:val="en-US"/>
            </w:rPr>
          </w:rPrChange>
        </w:rPr>
        <w:t xml:space="preserve"> Achieving seamless operation between platforms is highly viable, as robust frameworks for this purpose already exist in the market. These technologies facilitate standardized Digital Signal Processing (DSP) and allow uniform access to device hardware (microphone/speaker). Leveraging these existing capabilities ensures that developing our own cross-platform transfer solution is feasible</w:t>
      </w:r>
      <w:r w:rsidRPr="008E7348">
        <w:rPr>
          <w:rFonts w:asciiTheme="minorBidi" w:hAnsiTheme="minorBidi" w:cstheme="minorBidi"/>
          <w:b/>
          <w:bCs/>
          <w:sz w:val="24"/>
          <w:szCs w:val="24"/>
          <w:lang w:val="en-US"/>
          <w:rPrChange w:id="364" w:author="יוני גרינברג" w:date="2025-12-21T15:14:00Z" w16du:dateUtc="2025-12-21T13:14:00Z">
            <w:rPr>
              <w:rFonts w:asciiTheme="majorBidi" w:hAnsiTheme="majorBidi" w:cstheme="majorBidi"/>
              <w:b/>
              <w:bCs/>
              <w:sz w:val="24"/>
              <w:szCs w:val="24"/>
              <w:lang w:val="en-US"/>
            </w:rPr>
          </w:rPrChange>
        </w:rPr>
        <w:t>.</w:t>
      </w:r>
    </w:p>
    <w:p w14:paraId="5C80F2FA" w14:textId="1BBA3670" w:rsidR="000C64E5" w:rsidRPr="008E7348" w:rsidRDefault="000C64E5" w:rsidP="000C64E5">
      <w:pPr>
        <w:spacing w:before="240" w:after="240"/>
        <w:ind w:left="2360" w:hanging="640"/>
        <w:rPr>
          <w:rFonts w:asciiTheme="minorBidi" w:hAnsiTheme="minorBidi" w:cstheme="minorBidi"/>
          <w:b/>
          <w:bCs/>
          <w:sz w:val="24"/>
          <w:szCs w:val="24"/>
          <w:lang w:val="en-US"/>
          <w:rPrChange w:id="365"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366" w:author="יוני גרינברג" w:date="2025-12-21T15:14:00Z" w16du:dateUtc="2025-12-21T13:14:00Z">
            <w:rPr>
              <w:rFonts w:asciiTheme="majorBidi" w:hAnsiTheme="majorBidi" w:cstheme="majorBidi"/>
              <w:b/>
              <w:bCs/>
              <w:sz w:val="24"/>
              <w:szCs w:val="24"/>
              <w:lang w:val="en-US"/>
            </w:rPr>
          </w:rPrChange>
        </w:rPr>
        <w:t>1.4.</w:t>
      </w:r>
      <w:r w:rsidR="00F64D36" w:rsidRPr="008E7348">
        <w:rPr>
          <w:rFonts w:asciiTheme="minorBidi" w:hAnsiTheme="minorBidi" w:cstheme="minorBidi"/>
          <w:b/>
          <w:bCs/>
          <w:sz w:val="24"/>
          <w:szCs w:val="24"/>
          <w:lang w:val="en-US"/>
          <w:rPrChange w:id="367" w:author="יוני גרינברג" w:date="2025-12-21T15:14:00Z" w16du:dateUtc="2025-12-21T13:14:00Z">
            <w:rPr>
              <w:rFonts w:asciiTheme="majorBidi" w:hAnsiTheme="majorBidi" w:cstheme="majorBidi"/>
              <w:b/>
              <w:bCs/>
              <w:sz w:val="24"/>
              <w:szCs w:val="24"/>
              <w:lang w:val="en-US"/>
            </w:rPr>
          </w:rPrChange>
        </w:rPr>
        <w:t>4</w:t>
      </w:r>
      <w:r w:rsidRPr="008E7348">
        <w:rPr>
          <w:rFonts w:asciiTheme="minorBidi" w:hAnsiTheme="minorBidi" w:cstheme="minorBidi"/>
          <w:b/>
          <w:bCs/>
          <w:sz w:val="24"/>
          <w:szCs w:val="24"/>
          <w:lang w:val="en-US"/>
          <w:rPrChange w:id="368" w:author="יוני גרינברג" w:date="2025-12-21T15:14:00Z" w16du:dateUtc="2025-12-21T13:14:00Z">
            <w:rPr>
              <w:rFonts w:asciiTheme="majorBidi" w:hAnsiTheme="majorBidi" w:cstheme="majorBidi"/>
              <w:b/>
              <w:bCs/>
              <w:sz w:val="24"/>
              <w:szCs w:val="24"/>
              <w:lang w:val="en-US"/>
            </w:rPr>
          </w:rPrChange>
        </w:rPr>
        <w:t>. Rationale for Prioritizing CSMA/</w:t>
      </w:r>
      <w:proofErr w:type="gramStart"/>
      <w:r w:rsidRPr="008E7348">
        <w:rPr>
          <w:rFonts w:asciiTheme="minorBidi" w:hAnsiTheme="minorBidi" w:cstheme="minorBidi"/>
          <w:b/>
          <w:bCs/>
          <w:sz w:val="24"/>
          <w:szCs w:val="24"/>
          <w:lang w:val="en-US"/>
          <w:rPrChange w:id="369" w:author="יוני גרינברג" w:date="2025-12-21T15:14:00Z" w16du:dateUtc="2025-12-21T13:14:00Z">
            <w:rPr>
              <w:rFonts w:asciiTheme="majorBidi" w:hAnsiTheme="majorBidi" w:cstheme="majorBidi"/>
              <w:b/>
              <w:bCs/>
              <w:sz w:val="24"/>
              <w:szCs w:val="24"/>
              <w:lang w:val="en-US"/>
            </w:rPr>
          </w:rPrChange>
        </w:rPr>
        <w:t>CA</w:t>
      </w:r>
      <w:r w:rsidR="001B0D63" w:rsidRPr="008E7348">
        <w:rPr>
          <w:rFonts w:asciiTheme="minorBidi" w:hAnsiTheme="minorBidi" w:cstheme="minorBidi"/>
          <w:b/>
          <w:bCs/>
          <w:sz w:val="24"/>
          <w:szCs w:val="24"/>
          <w:lang w:val="en-US"/>
          <w:rPrChange w:id="370" w:author="יוני גרינברג" w:date="2025-12-21T15:14:00Z" w16du:dateUtc="2025-12-21T13:14:00Z">
            <w:rPr>
              <w:rFonts w:asciiTheme="majorBidi" w:hAnsiTheme="majorBidi" w:cstheme="majorBidi"/>
              <w:b/>
              <w:bCs/>
              <w:sz w:val="24"/>
              <w:szCs w:val="24"/>
              <w:lang w:val="en-US"/>
            </w:rPr>
          </w:rPrChange>
        </w:rPr>
        <w:t>[</w:t>
      </w:r>
      <w:proofErr w:type="gramEnd"/>
      <w:r w:rsidR="001B0D63" w:rsidRPr="008E7348">
        <w:rPr>
          <w:rFonts w:asciiTheme="minorBidi" w:hAnsiTheme="minorBidi" w:cstheme="minorBidi"/>
          <w:b/>
          <w:bCs/>
          <w:sz w:val="24"/>
          <w:szCs w:val="24"/>
          <w:lang w:val="en-US"/>
          <w:rPrChange w:id="371" w:author="יוני גרינברג" w:date="2025-12-21T15:14:00Z" w16du:dateUtc="2025-12-21T13:14:00Z">
            <w:rPr>
              <w:rFonts w:asciiTheme="majorBidi" w:hAnsiTheme="majorBidi" w:cstheme="majorBidi"/>
              <w:b/>
              <w:bCs/>
              <w:sz w:val="24"/>
              <w:szCs w:val="24"/>
              <w:lang w:val="en-US"/>
            </w:rPr>
          </w:rPrChange>
        </w:rPr>
        <w:t>7]</w:t>
      </w:r>
    </w:p>
    <w:p w14:paraId="59F64838" w14:textId="4F2701B5" w:rsidR="000C64E5" w:rsidRPr="008E7348" w:rsidRDefault="000C64E5" w:rsidP="002F2A92">
      <w:pPr>
        <w:spacing w:before="240" w:after="240"/>
        <w:ind w:left="2360" w:hanging="632"/>
        <w:rPr>
          <w:rFonts w:asciiTheme="minorBidi" w:hAnsiTheme="minorBidi" w:cstheme="minorBidi"/>
          <w:sz w:val="24"/>
          <w:szCs w:val="24"/>
          <w:lang w:val="en-US"/>
          <w:rPrChange w:id="372"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373" w:author="יוני גרינברג" w:date="2025-12-21T15:14:00Z" w16du:dateUtc="2025-12-21T13:14:00Z">
            <w:rPr>
              <w:rFonts w:asciiTheme="majorBidi" w:hAnsiTheme="majorBidi" w:cstheme="majorBidi"/>
              <w:b/>
              <w:bCs/>
              <w:sz w:val="24"/>
              <w:szCs w:val="24"/>
              <w:lang w:val="en-US"/>
            </w:rPr>
          </w:rPrChange>
        </w:rPr>
        <w:tab/>
      </w:r>
      <w:r w:rsidRPr="008E7348">
        <w:rPr>
          <w:rFonts w:asciiTheme="minorBidi" w:hAnsiTheme="minorBidi" w:cstheme="minorBidi"/>
          <w:sz w:val="24"/>
          <w:szCs w:val="24"/>
          <w:lang w:val="en-US"/>
          <w:rPrChange w:id="374" w:author="יוני גרינברג" w:date="2025-12-21T15:14:00Z" w16du:dateUtc="2025-12-21T13:14:00Z">
            <w:rPr>
              <w:rFonts w:asciiTheme="majorBidi" w:hAnsiTheme="majorBidi" w:cstheme="majorBidi"/>
              <w:sz w:val="24"/>
              <w:szCs w:val="24"/>
              <w:lang w:val="en-US"/>
            </w:rPr>
          </w:rPrChange>
        </w:rPr>
        <w:t xml:space="preserve">While Slotted ALOHA and Token Passing are viable alternatives, we selected CSMA/CA with RTS/CTS as the </w:t>
      </w:r>
      <w:r w:rsidRPr="008E7348">
        <w:rPr>
          <w:rFonts w:asciiTheme="minorBidi" w:hAnsiTheme="minorBidi" w:cstheme="minorBidi"/>
          <w:sz w:val="24"/>
          <w:szCs w:val="24"/>
          <w:lang w:val="en-US"/>
          <w:rPrChange w:id="375" w:author="יוני גרינברג" w:date="2025-12-21T15:14:00Z" w16du:dateUtc="2025-12-21T13:14:00Z">
            <w:rPr>
              <w:rFonts w:asciiTheme="majorBidi" w:hAnsiTheme="majorBidi" w:cstheme="majorBidi"/>
              <w:sz w:val="24"/>
              <w:szCs w:val="24"/>
              <w:lang w:val="en-US"/>
            </w:rPr>
          </w:rPrChange>
        </w:rPr>
        <w:lastRenderedPageBreak/>
        <w:t>primary protocol for three engineering reasons specific to the ultrasonic smartphone environment:</w:t>
      </w:r>
    </w:p>
    <w:p w14:paraId="583D7FA8" w14:textId="0A390AAC" w:rsidR="000C64E5" w:rsidRPr="008E7348" w:rsidRDefault="000C64E5" w:rsidP="00027C28">
      <w:pPr>
        <w:spacing w:before="100" w:beforeAutospacing="1" w:after="240"/>
        <w:ind w:left="2368" w:right="288" w:hanging="640"/>
        <w:rPr>
          <w:rFonts w:asciiTheme="minorBidi" w:hAnsiTheme="minorBidi" w:cstheme="minorBidi"/>
          <w:sz w:val="24"/>
          <w:szCs w:val="24"/>
          <w:lang w:val="en-US"/>
          <w:rPrChange w:id="376"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377" w:author="יוני גרינברג" w:date="2025-12-21T15:14:00Z" w16du:dateUtc="2025-12-21T13:14:00Z">
            <w:rPr>
              <w:rFonts w:asciiTheme="majorBidi" w:hAnsiTheme="majorBidi" w:cstheme="majorBidi"/>
              <w:sz w:val="24"/>
              <w:szCs w:val="24"/>
              <w:lang w:val="en-US"/>
            </w:rPr>
          </w:rPrChange>
        </w:rPr>
        <w:tab/>
        <w:t>1. Resilience to Dynamic Network Topology (vs. Token System) The Big Brother" application is designed for spontaneous encounters where devices constantly enter and leave the 2-meter effective range.</w:t>
      </w:r>
    </w:p>
    <w:p w14:paraId="4A573EC6" w14:textId="77777777" w:rsidR="000C64E5" w:rsidRPr="008E7348" w:rsidRDefault="000C64E5" w:rsidP="000C64E5">
      <w:pPr>
        <w:numPr>
          <w:ilvl w:val="0"/>
          <w:numId w:val="12"/>
        </w:numPr>
        <w:tabs>
          <w:tab w:val="num" w:pos="720"/>
        </w:tabs>
        <w:spacing w:before="240" w:after="240"/>
        <w:rPr>
          <w:rFonts w:asciiTheme="minorBidi" w:hAnsiTheme="minorBidi" w:cstheme="minorBidi"/>
          <w:sz w:val="24"/>
          <w:szCs w:val="24"/>
          <w:lang w:val="en-US"/>
          <w:rPrChange w:id="378"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379" w:author="יוני גרינברג" w:date="2025-12-21T15:14:00Z" w16du:dateUtc="2025-12-21T13:14:00Z">
            <w:rPr>
              <w:rFonts w:asciiTheme="majorBidi" w:hAnsiTheme="majorBidi" w:cstheme="majorBidi"/>
              <w:sz w:val="24"/>
              <w:szCs w:val="24"/>
              <w:lang w:val="en-US"/>
            </w:rPr>
          </w:rPrChange>
        </w:rPr>
        <w:t>Token System Weakness: Token protocols rely on a defined logical ring. If a user holding the "Token" walks away or their battery dies, the token is lost, causing a network stall until a complex "election" process generates a new token.</w:t>
      </w:r>
    </w:p>
    <w:p w14:paraId="10101D9B" w14:textId="77777777" w:rsidR="000C64E5" w:rsidRPr="008E7348" w:rsidRDefault="000C64E5" w:rsidP="000C64E5">
      <w:pPr>
        <w:numPr>
          <w:ilvl w:val="0"/>
          <w:numId w:val="12"/>
        </w:numPr>
        <w:tabs>
          <w:tab w:val="num" w:pos="720"/>
        </w:tabs>
        <w:spacing w:before="240" w:after="240"/>
        <w:rPr>
          <w:rFonts w:asciiTheme="minorBidi" w:hAnsiTheme="minorBidi" w:cstheme="minorBidi"/>
          <w:sz w:val="24"/>
          <w:szCs w:val="24"/>
          <w:lang w:val="en-US"/>
          <w:rPrChange w:id="38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381" w:author="יוני גרינברג" w:date="2025-12-21T15:14:00Z" w16du:dateUtc="2025-12-21T13:14:00Z">
            <w:rPr>
              <w:rFonts w:asciiTheme="majorBidi" w:hAnsiTheme="majorBidi" w:cstheme="majorBidi"/>
              <w:sz w:val="24"/>
              <w:szCs w:val="24"/>
              <w:lang w:val="en-US"/>
            </w:rPr>
          </w:rPrChange>
        </w:rPr>
        <w:t>CSMA/CA Strength: CSMA/CA is decentralized and asynchronous. It does not require a fixed network structure, allowing devices to join or leave the conversation instantly without crashing the network flow.</w:t>
      </w:r>
    </w:p>
    <w:p w14:paraId="554C7775" w14:textId="35222170" w:rsidR="000C64E5" w:rsidRPr="008E7348" w:rsidRDefault="000C64E5" w:rsidP="000C64E5">
      <w:pPr>
        <w:spacing w:before="240" w:after="240"/>
        <w:ind w:left="2360" w:hanging="640"/>
        <w:rPr>
          <w:rFonts w:asciiTheme="minorBidi" w:hAnsiTheme="minorBidi" w:cstheme="minorBidi"/>
          <w:sz w:val="24"/>
          <w:szCs w:val="24"/>
          <w:lang w:val="en-US"/>
          <w:rPrChange w:id="382"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383" w:author="יוני גרינברג" w:date="2025-12-21T15:14:00Z" w16du:dateUtc="2025-12-21T13:14:00Z">
            <w:rPr>
              <w:rFonts w:asciiTheme="majorBidi" w:hAnsiTheme="majorBidi" w:cstheme="majorBidi"/>
              <w:sz w:val="24"/>
              <w:szCs w:val="24"/>
              <w:lang w:val="en-US"/>
            </w:rPr>
          </w:rPrChange>
        </w:rPr>
        <w:tab/>
        <w:t>2. Asynchronous Operation (vs. Slotted ALOHA) Mobile operating systems (Android/iOS) suffer from non-deterministic latency and are not hard Real-Time Operating Systems (RTOS).</w:t>
      </w:r>
    </w:p>
    <w:p w14:paraId="718FAD86" w14:textId="626C723A" w:rsidR="000C64E5" w:rsidRPr="008E7348" w:rsidRDefault="000C64E5" w:rsidP="000C64E5">
      <w:pPr>
        <w:numPr>
          <w:ilvl w:val="0"/>
          <w:numId w:val="13"/>
        </w:numPr>
        <w:tabs>
          <w:tab w:val="num" w:pos="720"/>
        </w:tabs>
        <w:spacing w:before="240" w:after="240"/>
        <w:rPr>
          <w:rFonts w:asciiTheme="minorBidi" w:hAnsiTheme="minorBidi" w:cstheme="minorBidi"/>
          <w:sz w:val="24"/>
          <w:szCs w:val="24"/>
          <w:lang w:val="en-US"/>
          <w:rPrChange w:id="384"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385" w:author="יוני גרינברג" w:date="2025-12-21T15:14:00Z" w16du:dateUtc="2025-12-21T13:14:00Z">
            <w:rPr>
              <w:rFonts w:asciiTheme="majorBidi" w:hAnsiTheme="majorBidi" w:cstheme="majorBidi"/>
              <w:sz w:val="24"/>
              <w:szCs w:val="24"/>
              <w:lang w:val="en-US"/>
            </w:rPr>
          </w:rPrChange>
        </w:rPr>
        <w:t>Slotted ALOHA Weakness: This protocol requires strict time synchronization to ensure all devices agree on exactly when a 28ms "slot" begins. Achieving microsecond-level synchronization between heterogeneous devices (e.g., an old Android and a new iPhone) without a central server is technically prohibitive.</w:t>
      </w:r>
      <w:r w:rsidR="009814E7" w:rsidRPr="008E7348">
        <w:rPr>
          <w:rFonts w:asciiTheme="minorBidi" w:eastAsia="Times New Roman" w:hAnsiTheme="minorBidi" w:cstheme="minorBidi"/>
          <w:lang w:val="en-US"/>
          <w:rPrChange w:id="386" w:author="יוני גרינברג" w:date="2025-12-21T15:14:00Z" w16du:dateUtc="2025-12-21T13:14:00Z">
            <w:rPr>
              <w:rFonts w:ascii="Times New Roman" w:eastAsia="Times New Roman" w:hAnsi="Times New Roman" w:cs="Times New Roman"/>
              <w:lang w:val="en-US"/>
            </w:rPr>
          </w:rPrChange>
        </w:rPr>
        <w:t xml:space="preserve"> [9]</w:t>
      </w:r>
    </w:p>
    <w:p w14:paraId="3000EEB5" w14:textId="77777777" w:rsidR="000C64E5" w:rsidRPr="008E7348" w:rsidRDefault="000C64E5" w:rsidP="000C64E5">
      <w:pPr>
        <w:numPr>
          <w:ilvl w:val="0"/>
          <w:numId w:val="13"/>
        </w:numPr>
        <w:tabs>
          <w:tab w:val="num" w:pos="720"/>
        </w:tabs>
        <w:spacing w:before="240" w:after="240"/>
        <w:rPr>
          <w:rFonts w:asciiTheme="minorBidi" w:hAnsiTheme="minorBidi" w:cstheme="minorBidi"/>
          <w:sz w:val="24"/>
          <w:szCs w:val="24"/>
          <w:lang w:val="en-US"/>
          <w:rPrChange w:id="387"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388" w:author="יוני גרינברג" w:date="2025-12-21T15:14:00Z" w16du:dateUtc="2025-12-21T13:14:00Z">
            <w:rPr>
              <w:rFonts w:asciiTheme="majorBidi" w:hAnsiTheme="majorBidi" w:cstheme="majorBidi"/>
              <w:sz w:val="24"/>
              <w:szCs w:val="24"/>
              <w:lang w:val="en-US"/>
            </w:rPr>
          </w:rPrChange>
        </w:rPr>
        <w:t>CSMA/CA Strength: CSMA/CA operates on a "Listen-Before-Talk" principle. It does not require a global clock, making it far more robust for devices with varying processing speeds and OS delays.</w:t>
      </w:r>
    </w:p>
    <w:p w14:paraId="2ED26781" w14:textId="33DAB2A1" w:rsidR="000C64E5" w:rsidRPr="008E7348" w:rsidRDefault="000C64E5" w:rsidP="00222431">
      <w:pPr>
        <w:spacing w:before="240" w:after="240"/>
        <w:ind w:left="2360" w:hanging="640"/>
        <w:rPr>
          <w:rFonts w:asciiTheme="minorBidi" w:hAnsiTheme="minorBidi" w:cstheme="minorBidi"/>
          <w:sz w:val="24"/>
          <w:szCs w:val="24"/>
          <w:lang w:val="en-US"/>
          <w:rPrChange w:id="389"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390" w:author="יוני גרינברג" w:date="2025-12-21T15:14:00Z" w16du:dateUtc="2025-12-21T13:14:00Z">
            <w:rPr>
              <w:rFonts w:asciiTheme="majorBidi" w:hAnsiTheme="majorBidi" w:cstheme="majorBidi"/>
              <w:sz w:val="24"/>
              <w:szCs w:val="24"/>
              <w:lang w:val="en-US"/>
            </w:rPr>
          </w:rPrChange>
        </w:rPr>
        <w:tab/>
        <w:t xml:space="preserve">3. The Hidden Node Solution (RTS/CTS) In acoustic environments, the "Hidden Node Problem" is prevalent, where two emitters are out of range of </w:t>
      </w:r>
      <w:r w:rsidR="00B41A02" w:rsidRPr="008E7348">
        <w:rPr>
          <w:rFonts w:asciiTheme="minorBidi" w:hAnsiTheme="minorBidi" w:cstheme="minorBidi"/>
          <w:sz w:val="24"/>
          <w:szCs w:val="24"/>
          <w:lang w:val="en-US"/>
          <w:rPrChange w:id="391" w:author="יוני גרינברג" w:date="2025-12-21T15:14:00Z" w16du:dateUtc="2025-12-21T13:14:00Z">
            <w:rPr>
              <w:rFonts w:asciiTheme="majorBidi" w:hAnsiTheme="majorBidi" w:cstheme="majorBidi"/>
              <w:sz w:val="24"/>
              <w:szCs w:val="24"/>
              <w:lang w:val="en-US"/>
            </w:rPr>
          </w:rPrChange>
        </w:rPr>
        <w:t>each other,</w:t>
      </w:r>
      <w:r w:rsidRPr="008E7348">
        <w:rPr>
          <w:rFonts w:asciiTheme="minorBidi" w:hAnsiTheme="minorBidi" w:cstheme="minorBidi"/>
          <w:sz w:val="24"/>
          <w:szCs w:val="24"/>
          <w:lang w:val="en-US"/>
          <w:rPrChange w:id="392" w:author="יוני גרינברג" w:date="2025-12-21T15:14:00Z" w16du:dateUtc="2025-12-21T13:14:00Z">
            <w:rPr>
              <w:rFonts w:asciiTheme="majorBidi" w:hAnsiTheme="majorBidi" w:cstheme="majorBidi"/>
              <w:sz w:val="24"/>
              <w:szCs w:val="24"/>
              <w:lang w:val="en-US"/>
            </w:rPr>
          </w:rPrChange>
        </w:rPr>
        <w:t xml:space="preserve"> but both are in range of the same receiver.</w:t>
      </w:r>
      <w:r w:rsidR="00222431" w:rsidRPr="008E7348">
        <w:rPr>
          <w:rFonts w:asciiTheme="minorBidi" w:hAnsiTheme="minorBidi" w:cstheme="minorBidi"/>
          <w:lang w:val="en-US"/>
          <w:rPrChange w:id="393" w:author="יוני גרינברג" w:date="2025-12-21T15:14:00Z" w16du:dateUtc="2025-12-21T13:14:00Z">
            <w:rPr>
              <w:lang w:val="en-US"/>
            </w:rPr>
          </w:rPrChange>
        </w:rPr>
        <w:t xml:space="preserve"> </w:t>
      </w:r>
      <w:r w:rsidR="00222431" w:rsidRPr="008E7348">
        <w:rPr>
          <w:rFonts w:asciiTheme="minorBidi" w:hAnsiTheme="minorBidi" w:cstheme="minorBidi"/>
          <w:sz w:val="24"/>
          <w:szCs w:val="24"/>
          <w:lang w:val="en-US"/>
          <w:rPrChange w:id="394" w:author="יוני גרינברג" w:date="2025-12-21T15:14:00Z" w16du:dateUtc="2025-12-21T13:14:00Z">
            <w:rPr>
              <w:rFonts w:asciiTheme="majorBidi" w:hAnsiTheme="majorBidi" w:cstheme="majorBidi"/>
              <w:sz w:val="24"/>
              <w:szCs w:val="24"/>
              <w:lang w:val="en-US"/>
            </w:rPr>
          </w:rPrChange>
        </w:rPr>
        <w:t>[6]</w:t>
      </w:r>
    </w:p>
    <w:p w14:paraId="58D979DB" w14:textId="616848D6" w:rsidR="000C64E5" w:rsidRPr="008E7348" w:rsidRDefault="000C64E5" w:rsidP="000C64E5">
      <w:pPr>
        <w:numPr>
          <w:ilvl w:val="0"/>
          <w:numId w:val="14"/>
        </w:numPr>
        <w:tabs>
          <w:tab w:val="num" w:pos="720"/>
        </w:tabs>
        <w:spacing w:before="240" w:after="240"/>
        <w:rPr>
          <w:rFonts w:asciiTheme="minorBidi" w:hAnsiTheme="minorBidi" w:cstheme="minorBidi"/>
          <w:sz w:val="24"/>
          <w:szCs w:val="24"/>
          <w:lang w:val="en-US"/>
          <w:rPrChange w:id="395"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396" w:author="יוני גרינברג" w:date="2025-12-21T15:14:00Z" w16du:dateUtc="2025-12-21T13:14:00Z">
            <w:rPr>
              <w:rFonts w:asciiTheme="majorBidi" w:hAnsiTheme="majorBidi" w:cstheme="majorBidi"/>
              <w:sz w:val="24"/>
              <w:szCs w:val="24"/>
              <w:lang w:val="en-US"/>
            </w:rPr>
          </w:rPrChange>
        </w:rPr>
        <w:lastRenderedPageBreak/>
        <w:t>ALOHA/Token Weakness: Pure ALOHA does not check for receiver availability, leading to unavoidable collisions at the "hidden" receiver.</w:t>
      </w:r>
      <w:r w:rsidR="009814E7" w:rsidRPr="008E7348">
        <w:rPr>
          <w:rFonts w:asciiTheme="minorBidi" w:eastAsia="Times New Roman" w:hAnsiTheme="minorBidi" w:cstheme="minorBidi"/>
          <w:lang w:val="en-US"/>
          <w:rPrChange w:id="397" w:author="יוני גרינברג" w:date="2025-12-21T15:14:00Z" w16du:dateUtc="2025-12-21T13:14:00Z">
            <w:rPr>
              <w:rFonts w:ascii="Times New Roman" w:eastAsia="Times New Roman" w:hAnsi="Times New Roman" w:cs="Times New Roman"/>
              <w:lang w:val="en-US"/>
            </w:rPr>
          </w:rPrChange>
        </w:rPr>
        <w:t xml:space="preserve"> [9]</w:t>
      </w:r>
    </w:p>
    <w:p w14:paraId="51162C22" w14:textId="3E67BF7C" w:rsidR="005E42EB" w:rsidRPr="008E7348" w:rsidRDefault="000C64E5" w:rsidP="00222431">
      <w:pPr>
        <w:numPr>
          <w:ilvl w:val="0"/>
          <w:numId w:val="14"/>
        </w:numPr>
        <w:tabs>
          <w:tab w:val="num" w:pos="720"/>
        </w:tabs>
        <w:spacing w:before="240" w:after="240"/>
        <w:rPr>
          <w:rFonts w:asciiTheme="minorBidi" w:hAnsiTheme="minorBidi" w:cstheme="minorBidi"/>
          <w:b/>
          <w:bCs/>
          <w:sz w:val="24"/>
          <w:szCs w:val="24"/>
          <w:lang w:val="en-US"/>
          <w:rPrChange w:id="398"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sz w:val="24"/>
          <w:szCs w:val="24"/>
          <w:lang w:val="en-US"/>
          <w:rPrChange w:id="399" w:author="יוני גרינברג" w:date="2025-12-21T15:14:00Z" w16du:dateUtc="2025-12-21T13:14:00Z">
            <w:rPr>
              <w:rFonts w:asciiTheme="majorBidi" w:hAnsiTheme="majorBidi" w:cstheme="majorBidi"/>
              <w:sz w:val="24"/>
              <w:szCs w:val="24"/>
              <w:lang w:val="en-US"/>
            </w:rPr>
          </w:rPrChange>
        </w:rPr>
        <w:t>CSMA/CA Strength: The RTS/CTS (Request to Send / Clear to Send) handshake explicitly reserves the medium at the receiver's end. This ensures that even "hidden" nodes know the channel is busy, a critical feature for reliable data transfer in our specific topology</w:t>
      </w:r>
      <w:r w:rsidRPr="008E7348">
        <w:rPr>
          <w:rFonts w:asciiTheme="minorBidi" w:hAnsiTheme="minorBidi" w:cstheme="minorBidi"/>
          <w:b/>
          <w:bCs/>
          <w:sz w:val="24"/>
          <w:szCs w:val="24"/>
          <w:lang w:val="en-US"/>
          <w:rPrChange w:id="400" w:author="יוני גרינברג" w:date="2025-12-21T15:14:00Z" w16du:dateUtc="2025-12-21T13:14:00Z">
            <w:rPr>
              <w:rFonts w:asciiTheme="majorBidi" w:hAnsiTheme="majorBidi" w:cstheme="majorBidi"/>
              <w:b/>
              <w:bCs/>
              <w:sz w:val="24"/>
              <w:szCs w:val="24"/>
              <w:lang w:val="en-US"/>
            </w:rPr>
          </w:rPrChange>
        </w:rPr>
        <w:t>.</w:t>
      </w:r>
      <w:r w:rsidR="00222431" w:rsidRPr="008E7348">
        <w:rPr>
          <w:rFonts w:asciiTheme="minorBidi" w:hAnsiTheme="minorBidi" w:cstheme="minorBidi"/>
          <w:lang w:val="en-US"/>
          <w:rPrChange w:id="401" w:author="יוני גרינברג" w:date="2025-12-21T15:14:00Z" w16du:dateUtc="2025-12-21T13:14:00Z">
            <w:rPr>
              <w:lang w:val="en-US"/>
            </w:rPr>
          </w:rPrChange>
        </w:rPr>
        <w:t xml:space="preserve"> </w:t>
      </w:r>
      <w:r w:rsidR="00222431" w:rsidRPr="008E7348">
        <w:rPr>
          <w:rFonts w:asciiTheme="minorBidi" w:hAnsiTheme="minorBidi" w:cstheme="minorBidi"/>
          <w:sz w:val="24"/>
          <w:szCs w:val="24"/>
          <w:rPrChange w:id="402" w:author="יוני גרינברג" w:date="2025-12-21T15:14:00Z" w16du:dateUtc="2025-12-21T13:14:00Z">
            <w:rPr>
              <w:rFonts w:asciiTheme="majorBidi" w:hAnsiTheme="majorBidi" w:cstheme="majorBidi"/>
              <w:sz w:val="24"/>
              <w:szCs w:val="24"/>
            </w:rPr>
          </w:rPrChange>
        </w:rPr>
        <w:t>[7]</w:t>
      </w:r>
    </w:p>
    <w:p w14:paraId="2EDE0A84" w14:textId="1E0E08C5" w:rsidR="005E42EB" w:rsidRPr="008E7348" w:rsidRDefault="005E42EB" w:rsidP="00DC2550">
      <w:pPr>
        <w:spacing w:before="240" w:after="240"/>
        <w:ind w:left="3080"/>
        <w:rPr>
          <w:rFonts w:asciiTheme="minorBidi" w:hAnsiTheme="minorBidi" w:cstheme="minorBidi"/>
          <w:b/>
          <w:bCs/>
          <w:sz w:val="24"/>
          <w:szCs w:val="24"/>
          <w:lang w:val="en-US"/>
          <w:rPrChange w:id="403"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404" w:author="יוני גרינברג" w:date="2025-12-21T15:14:00Z" w16du:dateUtc="2025-12-21T13:14:00Z">
            <w:rPr>
              <w:rFonts w:asciiTheme="majorBidi" w:hAnsiTheme="majorBidi" w:cstheme="majorBidi"/>
              <w:b/>
              <w:bCs/>
              <w:sz w:val="24"/>
              <w:szCs w:val="24"/>
              <w:lang w:val="en-US"/>
            </w:rPr>
          </w:rPrChange>
        </w:rPr>
        <w:br/>
      </w:r>
    </w:p>
    <w:p w14:paraId="0CA2E0FB" w14:textId="665E6611" w:rsidR="007C56B1" w:rsidRPr="008E7348" w:rsidDel="008E7348" w:rsidRDefault="007C56B1">
      <w:pPr>
        <w:spacing w:before="240" w:after="240"/>
        <w:ind w:left="2360" w:hanging="640"/>
        <w:rPr>
          <w:del w:id="405" w:author="יוני גרינברג" w:date="2025-12-21T15:10:00Z" w16du:dateUtc="2025-12-21T13:10:00Z"/>
          <w:rFonts w:asciiTheme="minorBidi" w:hAnsiTheme="minorBidi" w:cstheme="minorBidi"/>
          <w:b/>
          <w:bCs/>
          <w:sz w:val="24"/>
          <w:szCs w:val="24"/>
          <w:lang w:val="en-US"/>
          <w:rPrChange w:id="406" w:author="יוני גרינברג" w:date="2025-12-21T15:14:00Z" w16du:dateUtc="2025-12-21T13:14:00Z">
            <w:rPr>
              <w:del w:id="407" w:author="יוני גרינברג" w:date="2025-12-21T15:10:00Z" w16du:dateUtc="2025-12-21T13:10:00Z"/>
              <w:rFonts w:asciiTheme="majorBidi" w:hAnsiTheme="majorBidi" w:cstheme="majorBidi"/>
              <w:b/>
              <w:bCs/>
              <w:sz w:val="24"/>
              <w:szCs w:val="24"/>
              <w:lang w:val="en-US"/>
            </w:rPr>
          </w:rPrChange>
        </w:rPr>
      </w:pPr>
    </w:p>
    <w:p w14:paraId="665BC1AD" w14:textId="6A269522" w:rsidR="00904544" w:rsidRPr="008E7348" w:rsidDel="008E7348" w:rsidRDefault="00904544">
      <w:pPr>
        <w:spacing w:before="240" w:after="240"/>
        <w:ind w:left="2360" w:hanging="640"/>
        <w:rPr>
          <w:del w:id="408" w:author="יוני גרינברג" w:date="2025-12-21T15:10:00Z" w16du:dateUtc="2025-12-21T13:10:00Z"/>
          <w:rFonts w:asciiTheme="minorBidi" w:hAnsiTheme="minorBidi" w:cstheme="minorBidi"/>
          <w:b/>
          <w:bCs/>
          <w:sz w:val="24"/>
          <w:szCs w:val="24"/>
          <w:lang w:val="en-US"/>
          <w:rPrChange w:id="409" w:author="יוני גרינברג" w:date="2025-12-21T15:14:00Z" w16du:dateUtc="2025-12-21T13:14:00Z">
            <w:rPr>
              <w:del w:id="410" w:author="יוני גרינברג" w:date="2025-12-21T15:10:00Z" w16du:dateUtc="2025-12-21T13:10:00Z"/>
              <w:rFonts w:asciiTheme="majorBidi" w:hAnsiTheme="majorBidi" w:cstheme="majorBidi"/>
              <w:b/>
              <w:bCs/>
              <w:sz w:val="24"/>
              <w:szCs w:val="24"/>
              <w:lang w:val="en-US"/>
            </w:rPr>
          </w:rPrChange>
        </w:rPr>
      </w:pPr>
    </w:p>
    <w:p w14:paraId="78EA002A" w14:textId="385F0384" w:rsidR="00BD16DC" w:rsidRPr="008E7348" w:rsidRDefault="00C7700C">
      <w:pPr>
        <w:spacing w:before="240" w:after="240"/>
        <w:ind w:left="2360" w:hanging="640"/>
        <w:rPr>
          <w:rFonts w:asciiTheme="minorBidi" w:hAnsiTheme="minorBidi" w:cstheme="minorBidi"/>
          <w:b/>
          <w:bCs/>
          <w:sz w:val="24"/>
          <w:szCs w:val="24"/>
          <w:lang w:val="en-US"/>
          <w:rPrChange w:id="411"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412" w:author="יוני גרינברג" w:date="2025-12-21T15:14:00Z" w16du:dateUtc="2025-12-21T13:14:00Z">
            <w:rPr>
              <w:rFonts w:asciiTheme="majorBidi" w:hAnsiTheme="majorBidi" w:cstheme="majorBidi"/>
              <w:b/>
              <w:bCs/>
              <w:sz w:val="24"/>
              <w:szCs w:val="24"/>
              <w:lang w:val="en-US"/>
            </w:rPr>
          </w:rPrChange>
        </w:rPr>
        <w:t>1.4.</w:t>
      </w:r>
      <w:r w:rsidR="00F64D36" w:rsidRPr="008E7348">
        <w:rPr>
          <w:rFonts w:asciiTheme="minorBidi" w:hAnsiTheme="minorBidi" w:cstheme="minorBidi"/>
          <w:b/>
          <w:bCs/>
          <w:sz w:val="24"/>
          <w:szCs w:val="24"/>
          <w:lang w:val="en-US"/>
          <w:rPrChange w:id="413" w:author="יוני גרינברג" w:date="2025-12-21T15:14:00Z" w16du:dateUtc="2025-12-21T13:14:00Z">
            <w:rPr>
              <w:rFonts w:asciiTheme="majorBidi" w:hAnsiTheme="majorBidi" w:cstheme="majorBidi"/>
              <w:b/>
              <w:bCs/>
              <w:sz w:val="24"/>
              <w:szCs w:val="24"/>
              <w:lang w:val="en-US"/>
            </w:rPr>
          </w:rPrChange>
        </w:rPr>
        <w:t>5</w:t>
      </w:r>
      <w:r w:rsidRPr="008E7348">
        <w:rPr>
          <w:rFonts w:asciiTheme="minorBidi" w:hAnsiTheme="minorBidi" w:cstheme="minorBidi"/>
          <w:sz w:val="24"/>
          <w:szCs w:val="24"/>
          <w:lang w:val="en-US"/>
          <w:rPrChange w:id="414"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b/>
          <w:bCs/>
          <w:sz w:val="24"/>
          <w:szCs w:val="24"/>
          <w:lang w:val="en-US"/>
          <w:rPrChange w:id="415" w:author="יוני גרינברג" w:date="2025-12-21T15:14:00Z" w16du:dateUtc="2025-12-21T13:14:00Z">
            <w:rPr>
              <w:rFonts w:asciiTheme="majorBidi" w:hAnsiTheme="majorBidi" w:cstheme="majorBidi"/>
              <w:b/>
              <w:bCs/>
              <w:sz w:val="24"/>
              <w:szCs w:val="24"/>
              <w:lang w:val="en-US"/>
            </w:rPr>
          </w:rPrChange>
        </w:rPr>
        <w:t>What do we do if our improvement does not work?</w:t>
      </w:r>
    </w:p>
    <w:p w14:paraId="673BFC6A" w14:textId="3E68CD0A" w:rsidR="007665C5" w:rsidRPr="008E7348" w:rsidRDefault="00733848" w:rsidP="007665C5">
      <w:pPr>
        <w:spacing w:before="240" w:after="240"/>
        <w:ind w:left="2360" w:hanging="640"/>
        <w:rPr>
          <w:rFonts w:asciiTheme="minorBidi" w:hAnsiTheme="minorBidi" w:cstheme="minorBidi"/>
          <w:b/>
          <w:bCs/>
          <w:sz w:val="24"/>
          <w:szCs w:val="24"/>
          <w:lang w:val="en-US"/>
          <w:rPrChange w:id="416" w:author="יוני גרינברג" w:date="2025-12-21T15:14:00Z" w16du:dateUtc="2025-12-21T13:14:00Z">
            <w:rPr>
              <w:rFonts w:asciiTheme="majorBidi" w:hAnsiTheme="majorBidi" w:cstheme="majorBidi"/>
              <w:b/>
              <w:bCs/>
              <w:sz w:val="24"/>
              <w:szCs w:val="24"/>
              <w:lang w:val="en-US"/>
            </w:rPr>
          </w:rPrChange>
        </w:rPr>
      </w:pPr>
      <w:del w:id="417" w:author="יוני גרינברג" w:date="2025-12-21T15:16:00Z" w16du:dateUtc="2025-12-21T13:16:00Z">
        <w:r w:rsidRPr="008E7348" w:rsidDel="008E7348">
          <w:rPr>
            <w:rFonts w:asciiTheme="minorBidi" w:hAnsiTheme="minorBidi" w:cstheme="minorBidi"/>
            <w:b/>
            <w:bCs/>
            <w:sz w:val="24"/>
            <w:szCs w:val="24"/>
            <w:lang w:val="en-US"/>
            <w:rPrChange w:id="418" w:author="יוני גרינברג" w:date="2025-12-21T15:14:00Z" w16du:dateUtc="2025-12-21T13:14:00Z">
              <w:rPr>
                <w:rFonts w:asciiTheme="majorBidi" w:hAnsiTheme="majorBidi" w:cstheme="majorBidi"/>
                <w:b/>
                <w:bCs/>
                <w:sz w:val="24"/>
                <w:szCs w:val="24"/>
                <w:lang w:val="en-US"/>
              </w:rPr>
            </w:rPrChange>
          </w:rPr>
          <w:tab/>
        </w:r>
      </w:del>
      <w:r w:rsidRPr="008E7348">
        <w:rPr>
          <w:rFonts w:asciiTheme="minorBidi" w:hAnsiTheme="minorBidi" w:cstheme="minorBidi"/>
          <w:b/>
          <w:bCs/>
          <w:sz w:val="24"/>
          <w:szCs w:val="24"/>
          <w:lang w:val="en-US"/>
          <w:rPrChange w:id="419" w:author="יוני גרינברג" w:date="2025-12-21T15:14:00Z" w16du:dateUtc="2025-12-21T13:14:00Z">
            <w:rPr>
              <w:rFonts w:asciiTheme="majorBidi" w:hAnsiTheme="majorBidi" w:cstheme="majorBidi"/>
              <w:b/>
              <w:bCs/>
              <w:sz w:val="24"/>
              <w:szCs w:val="24"/>
              <w:lang w:val="en-US"/>
            </w:rPr>
          </w:rPrChange>
        </w:rPr>
        <w:t>A. Protocol Fallback (Collision Avoidance Failure</w:t>
      </w:r>
      <w:ins w:id="420" w:author="יוני גרינברג" w:date="2025-12-21T15:16:00Z" w16du:dateUtc="2025-12-21T13:16:00Z">
        <w:r w:rsidR="008E7348">
          <w:rPr>
            <w:rFonts w:asciiTheme="minorBidi" w:hAnsiTheme="minorBidi" w:cstheme="minorBidi"/>
            <w:b/>
            <w:bCs/>
            <w:sz w:val="24"/>
            <w:szCs w:val="24"/>
            <w:lang w:val="en-US"/>
          </w:rPr>
          <w:t>)</w:t>
        </w:r>
      </w:ins>
    </w:p>
    <w:p w14:paraId="4E5DE24E" w14:textId="24149D84" w:rsidR="007665C5" w:rsidRPr="008E7348" w:rsidRDefault="007665C5" w:rsidP="00DC2550">
      <w:pPr>
        <w:spacing w:before="240" w:after="240"/>
        <w:ind w:left="2360" w:hanging="200"/>
        <w:rPr>
          <w:rFonts w:asciiTheme="minorBidi" w:hAnsiTheme="minorBidi" w:cstheme="minorBidi"/>
          <w:b/>
          <w:bCs/>
          <w:sz w:val="24"/>
          <w:szCs w:val="24"/>
          <w:lang w:val="en-US"/>
          <w:rPrChange w:id="421"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422" w:author="יוני גרינברג" w:date="2025-12-21T15:14:00Z" w16du:dateUtc="2025-12-21T13:14:00Z">
            <w:rPr>
              <w:rFonts w:asciiTheme="majorBidi" w:hAnsiTheme="majorBidi" w:cstheme="majorBidi"/>
              <w:b/>
              <w:bCs/>
              <w:sz w:val="24"/>
              <w:szCs w:val="24"/>
              <w:lang w:val="en-US"/>
            </w:rPr>
          </w:rPrChange>
        </w:rPr>
        <w:t>Slotted ALOHA (Time-Slot Synchronization)</w:t>
      </w:r>
      <w:r w:rsidR="009814E7" w:rsidRPr="008E7348">
        <w:rPr>
          <w:rFonts w:asciiTheme="minorBidi" w:eastAsia="Times New Roman" w:hAnsiTheme="minorBidi" w:cstheme="minorBidi"/>
          <w:lang w:val="en-US"/>
          <w:rPrChange w:id="423" w:author="יוני גרינברג" w:date="2025-12-21T15:14:00Z" w16du:dateUtc="2025-12-21T13:14:00Z">
            <w:rPr>
              <w:rFonts w:ascii="Times New Roman" w:eastAsia="Times New Roman" w:hAnsi="Times New Roman" w:cs="Times New Roman"/>
              <w:lang w:val="en-US"/>
            </w:rPr>
          </w:rPrChange>
        </w:rPr>
        <w:t xml:space="preserve"> [9]</w:t>
      </w:r>
    </w:p>
    <w:p w14:paraId="02BFA813" w14:textId="77777777" w:rsidR="007665C5" w:rsidRPr="008E7348" w:rsidRDefault="007665C5" w:rsidP="00AD5492">
      <w:pPr>
        <w:spacing w:before="240" w:after="240"/>
        <w:ind w:left="2360"/>
        <w:rPr>
          <w:rFonts w:asciiTheme="minorBidi" w:hAnsiTheme="minorBidi" w:cstheme="minorBidi"/>
          <w:sz w:val="24"/>
          <w:szCs w:val="24"/>
          <w:lang w:val="en-US"/>
          <w:rPrChange w:id="424"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425" w:author="יוני גרינברג" w:date="2025-12-21T15:14:00Z" w16du:dateUtc="2025-12-21T13:14:00Z">
            <w:rPr>
              <w:rFonts w:asciiTheme="majorBidi" w:hAnsiTheme="majorBidi" w:cstheme="majorBidi"/>
              <w:sz w:val="24"/>
              <w:szCs w:val="24"/>
              <w:lang w:val="en-US"/>
            </w:rPr>
          </w:rPrChange>
        </w:rPr>
        <w:t xml:space="preserve">If the asynchronous nature of CSMA/CA leads to high collision rates, we will implement </w:t>
      </w:r>
      <w:r w:rsidRPr="008E7348">
        <w:rPr>
          <w:rFonts w:asciiTheme="minorBidi" w:hAnsiTheme="minorBidi" w:cstheme="minorBidi"/>
          <w:b/>
          <w:bCs/>
          <w:sz w:val="24"/>
          <w:szCs w:val="24"/>
          <w:lang w:val="en-US"/>
          <w:rPrChange w:id="426" w:author="יוני גרינברג" w:date="2025-12-21T15:14:00Z" w16du:dateUtc="2025-12-21T13:14:00Z">
            <w:rPr>
              <w:rFonts w:asciiTheme="majorBidi" w:hAnsiTheme="majorBidi" w:cstheme="majorBidi"/>
              <w:b/>
              <w:bCs/>
              <w:sz w:val="24"/>
              <w:szCs w:val="24"/>
              <w:lang w:val="en-US"/>
            </w:rPr>
          </w:rPrChange>
        </w:rPr>
        <w:t>Slotted ALOHA</w:t>
      </w:r>
      <w:r w:rsidRPr="008E7348">
        <w:rPr>
          <w:rFonts w:asciiTheme="minorBidi" w:hAnsiTheme="minorBidi" w:cstheme="minorBidi"/>
          <w:sz w:val="24"/>
          <w:szCs w:val="24"/>
          <w:lang w:val="en-US"/>
          <w:rPrChange w:id="427" w:author="יוני גרינברג" w:date="2025-12-21T15:14:00Z" w16du:dateUtc="2025-12-21T13:14:00Z">
            <w:rPr>
              <w:rFonts w:asciiTheme="majorBidi" w:hAnsiTheme="majorBidi" w:cstheme="majorBidi"/>
              <w:sz w:val="24"/>
              <w:szCs w:val="24"/>
              <w:lang w:val="en-US"/>
            </w:rPr>
          </w:rPrChange>
        </w:rPr>
        <w:t xml:space="preserve"> as a fallback. While originally designed for RF networks, this protocol can be adapted "in the same way" for the ultrasonic medium.</w:t>
      </w:r>
    </w:p>
    <w:p w14:paraId="0D9F9D4C" w14:textId="609496BE" w:rsidR="007665C5" w:rsidRPr="008E7348" w:rsidRDefault="007665C5" w:rsidP="007665C5">
      <w:pPr>
        <w:numPr>
          <w:ilvl w:val="0"/>
          <w:numId w:val="8"/>
        </w:numPr>
        <w:tabs>
          <w:tab w:val="num" w:pos="720"/>
        </w:tabs>
        <w:spacing w:before="240" w:after="240"/>
        <w:rPr>
          <w:rFonts w:asciiTheme="minorBidi" w:hAnsiTheme="minorBidi" w:cstheme="minorBidi"/>
          <w:sz w:val="24"/>
          <w:szCs w:val="24"/>
          <w:lang w:val="en-US"/>
          <w:rPrChange w:id="428"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29" w:author="יוני גרינברג" w:date="2025-12-21T15:14:00Z" w16du:dateUtc="2025-12-21T13:14:00Z">
            <w:rPr>
              <w:rFonts w:asciiTheme="majorBidi" w:hAnsiTheme="majorBidi" w:cstheme="majorBidi"/>
              <w:b/>
              <w:bCs/>
              <w:sz w:val="24"/>
              <w:szCs w:val="24"/>
              <w:lang w:val="en-US"/>
            </w:rPr>
          </w:rPrChange>
        </w:rPr>
        <w:t>Mechanism:</w:t>
      </w:r>
      <w:r w:rsidRPr="008E7348">
        <w:rPr>
          <w:rFonts w:asciiTheme="minorBidi" w:hAnsiTheme="minorBidi" w:cstheme="minorBidi"/>
          <w:sz w:val="24"/>
          <w:szCs w:val="24"/>
          <w:lang w:val="en-US"/>
          <w:rPrChange w:id="430" w:author="יוני גרינברג" w:date="2025-12-21T15:14:00Z" w16du:dateUtc="2025-12-21T13:14:00Z">
            <w:rPr>
              <w:rFonts w:asciiTheme="majorBidi" w:hAnsiTheme="majorBidi" w:cstheme="majorBidi"/>
              <w:sz w:val="24"/>
              <w:szCs w:val="24"/>
              <w:lang w:val="en-US"/>
            </w:rPr>
          </w:rPrChange>
        </w:rPr>
        <w:t xml:space="preserve"> Time is divided into discrete intervals called "slots." Each slot corresponds to the time required to transmit a single fixed-length frame (approx. 28ms in our current design).</w:t>
      </w:r>
    </w:p>
    <w:p w14:paraId="3F622F86" w14:textId="77777777" w:rsidR="007665C5" w:rsidRPr="008E7348" w:rsidRDefault="007665C5" w:rsidP="007665C5">
      <w:pPr>
        <w:numPr>
          <w:ilvl w:val="0"/>
          <w:numId w:val="8"/>
        </w:numPr>
        <w:tabs>
          <w:tab w:val="num" w:pos="720"/>
        </w:tabs>
        <w:spacing w:before="240" w:after="240"/>
        <w:rPr>
          <w:rFonts w:asciiTheme="minorBidi" w:hAnsiTheme="minorBidi" w:cstheme="minorBidi"/>
          <w:sz w:val="24"/>
          <w:szCs w:val="24"/>
          <w:lang w:val="en-US"/>
          <w:rPrChange w:id="431"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32" w:author="יוני גרינברג" w:date="2025-12-21T15:14:00Z" w16du:dateUtc="2025-12-21T13:14:00Z">
            <w:rPr>
              <w:rFonts w:asciiTheme="majorBidi" w:hAnsiTheme="majorBidi" w:cstheme="majorBidi"/>
              <w:b/>
              <w:bCs/>
              <w:sz w:val="24"/>
              <w:szCs w:val="24"/>
              <w:lang w:val="en-US"/>
            </w:rPr>
          </w:rPrChange>
        </w:rPr>
        <w:t>Operational Logic:</w:t>
      </w:r>
    </w:p>
    <w:p w14:paraId="34C5FA07" w14:textId="77777777" w:rsidR="007665C5" w:rsidRPr="008E7348" w:rsidRDefault="007665C5" w:rsidP="007665C5">
      <w:pPr>
        <w:numPr>
          <w:ilvl w:val="1"/>
          <w:numId w:val="8"/>
        </w:numPr>
        <w:tabs>
          <w:tab w:val="num" w:pos="1440"/>
        </w:tabs>
        <w:spacing w:before="240" w:after="240"/>
        <w:rPr>
          <w:rFonts w:asciiTheme="minorBidi" w:hAnsiTheme="minorBidi" w:cstheme="minorBidi"/>
          <w:sz w:val="24"/>
          <w:szCs w:val="24"/>
          <w:lang w:val="en-US"/>
          <w:rPrChange w:id="433"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434" w:author="יוני גרינברג" w:date="2025-12-21T15:14:00Z" w16du:dateUtc="2025-12-21T13:14:00Z">
            <w:rPr>
              <w:rFonts w:asciiTheme="majorBidi" w:hAnsiTheme="majorBidi" w:cstheme="majorBidi"/>
              <w:sz w:val="24"/>
              <w:szCs w:val="24"/>
              <w:lang w:val="en-US"/>
            </w:rPr>
          </w:rPrChange>
        </w:rPr>
        <w:t>Devices are synchronized (using system time or a beacon signal).</w:t>
      </w:r>
    </w:p>
    <w:p w14:paraId="2A15A9EC" w14:textId="77777777" w:rsidR="007665C5" w:rsidRPr="008E7348" w:rsidRDefault="007665C5" w:rsidP="007665C5">
      <w:pPr>
        <w:numPr>
          <w:ilvl w:val="1"/>
          <w:numId w:val="8"/>
        </w:numPr>
        <w:tabs>
          <w:tab w:val="num" w:pos="1440"/>
        </w:tabs>
        <w:spacing w:before="240" w:after="240"/>
        <w:rPr>
          <w:rFonts w:asciiTheme="minorBidi" w:hAnsiTheme="minorBidi" w:cstheme="minorBidi"/>
          <w:sz w:val="24"/>
          <w:szCs w:val="24"/>
          <w:lang w:val="en-US"/>
          <w:rPrChange w:id="435"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436" w:author="יוני גרינברג" w:date="2025-12-21T15:14:00Z" w16du:dateUtc="2025-12-21T13:14:00Z">
            <w:rPr>
              <w:rFonts w:asciiTheme="majorBidi" w:hAnsiTheme="majorBidi" w:cstheme="majorBidi"/>
              <w:sz w:val="24"/>
              <w:szCs w:val="24"/>
              <w:lang w:val="en-US"/>
            </w:rPr>
          </w:rPrChange>
        </w:rPr>
        <w:t>A device is only permitted to begin transmission at the exact beginning of a time slot.</w:t>
      </w:r>
    </w:p>
    <w:p w14:paraId="1C24923C" w14:textId="77777777" w:rsidR="007665C5" w:rsidRPr="008E7348" w:rsidRDefault="007665C5" w:rsidP="007665C5">
      <w:pPr>
        <w:numPr>
          <w:ilvl w:val="1"/>
          <w:numId w:val="8"/>
        </w:numPr>
        <w:tabs>
          <w:tab w:val="num" w:pos="1440"/>
        </w:tabs>
        <w:spacing w:before="240" w:after="240"/>
        <w:rPr>
          <w:rFonts w:asciiTheme="minorBidi" w:hAnsiTheme="minorBidi" w:cstheme="minorBidi"/>
          <w:sz w:val="24"/>
          <w:szCs w:val="24"/>
          <w:lang w:val="en-US"/>
          <w:rPrChange w:id="437"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438" w:author="יוני גרינברג" w:date="2025-12-21T15:14:00Z" w16du:dateUtc="2025-12-21T13:14:00Z">
            <w:rPr>
              <w:rFonts w:asciiTheme="majorBidi" w:hAnsiTheme="majorBidi" w:cstheme="majorBidi"/>
              <w:sz w:val="24"/>
              <w:szCs w:val="24"/>
              <w:lang w:val="en-US"/>
            </w:rPr>
          </w:rPrChange>
        </w:rPr>
        <w:t>By forcing alignment, "partial collisions" (where one packet overlaps the tail of another) are eliminated.</w:t>
      </w:r>
    </w:p>
    <w:p w14:paraId="420AD6EC" w14:textId="1BD8AE7D" w:rsidR="007665C5" w:rsidRPr="008E7348" w:rsidRDefault="007665C5" w:rsidP="007665C5">
      <w:pPr>
        <w:numPr>
          <w:ilvl w:val="0"/>
          <w:numId w:val="8"/>
        </w:numPr>
        <w:tabs>
          <w:tab w:val="num" w:pos="720"/>
        </w:tabs>
        <w:spacing w:before="240" w:after="240"/>
        <w:rPr>
          <w:rFonts w:asciiTheme="minorBidi" w:hAnsiTheme="minorBidi" w:cstheme="minorBidi"/>
          <w:sz w:val="24"/>
          <w:szCs w:val="24"/>
          <w:lang w:val="en-US"/>
          <w:rPrChange w:id="439"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40" w:author="יוני גרינברג" w:date="2025-12-21T15:14:00Z" w16du:dateUtc="2025-12-21T13:14:00Z">
            <w:rPr>
              <w:rFonts w:asciiTheme="majorBidi" w:hAnsiTheme="majorBidi" w:cstheme="majorBidi"/>
              <w:b/>
              <w:bCs/>
              <w:sz w:val="24"/>
              <w:szCs w:val="24"/>
              <w:lang w:val="en-US"/>
            </w:rPr>
          </w:rPrChange>
        </w:rPr>
        <w:t>Collision Handling:</w:t>
      </w:r>
      <w:r w:rsidRPr="008E7348">
        <w:rPr>
          <w:rFonts w:asciiTheme="minorBidi" w:hAnsiTheme="minorBidi" w:cstheme="minorBidi"/>
          <w:sz w:val="24"/>
          <w:szCs w:val="24"/>
          <w:lang w:val="en-US"/>
          <w:rPrChange w:id="441" w:author="יוני גרינברג" w:date="2025-12-21T15:14:00Z" w16du:dateUtc="2025-12-21T13:14:00Z">
            <w:rPr>
              <w:rFonts w:asciiTheme="majorBidi" w:hAnsiTheme="majorBidi" w:cstheme="majorBidi"/>
              <w:sz w:val="24"/>
              <w:szCs w:val="24"/>
              <w:lang w:val="en-US"/>
            </w:rPr>
          </w:rPrChange>
        </w:rPr>
        <w:t xml:space="preserve"> If two devices transmit in the same slot, a complete collision occurs. Both devices detect </w:t>
      </w:r>
      <w:r w:rsidR="00FD66D1" w:rsidRPr="008E7348">
        <w:rPr>
          <w:rFonts w:asciiTheme="minorBidi" w:hAnsiTheme="minorBidi" w:cstheme="minorBidi"/>
          <w:sz w:val="24"/>
          <w:szCs w:val="24"/>
          <w:lang w:val="en-US"/>
          <w:rPrChange w:id="442" w:author="יוני גרינברג" w:date="2025-12-21T15:14:00Z" w16du:dateUtc="2025-12-21T13:14:00Z">
            <w:rPr>
              <w:rFonts w:asciiTheme="majorBidi" w:hAnsiTheme="majorBidi" w:cstheme="majorBidi"/>
              <w:sz w:val="24"/>
              <w:szCs w:val="24"/>
              <w:lang w:val="en-US"/>
            </w:rPr>
          </w:rPrChange>
        </w:rPr>
        <w:t>failure</w:t>
      </w:r>
      <w:r w:rsidRPr="008E7348">
        <w:rPr>
          <w:rFonts w:asciiTheme="minorBidi" w:hAnsiTheme="minorBidi" w:cstheme="minorBidi"/>
          <w:sz w:val="24"/>
          <w:szCs w:val="24"/>
          <w:lang w:val="en-US"/>
          <w:rPrChange w:id="443" w:author="יוני גרינברג" w:date="2025-12-21T15:14:00Z" w16du:dateUtc="2025-12-21T13:14:00Z">
            <w:rPr>
              <w:rFonts w:asciiTheme="majorBidi" w:hAnsiTheme="majorBidi" w:cstheme="majorBidi"/>
              <w:sz w:val="24"/>
              <w:szCs w:val="24"/>
              <w:lang w:val="en-US"/>
            </w:rPr>
          </w:rPrChange>
        </w:rPr>
        <w:t xml:space="preserve"> (via </w:t>
      </w:r>
      <w:r w:rsidRPr="008E7348">
        <w:rPr>
          <w:rFonts w:asciiTheme="minorBidi" w:hAnsiTheme="minorBidi" w:cstheme="minorBidi"/>
          <w:sz w:val="24"/>
          <w:szCs w:val="24"/>
          <w:lang w:val="en-US"/>
          <w:rPrChange w:id="444" w:author="יוני גרינברג" w:date="2025-12-21T15:14:00Z" w16du:dateUtc="2025-12-21T13:14:00Z">
            <w:rPr>
              <w:rFonts w:asciiTheme="majorBidi" w:hAnsiTheme="majorBidi" w:cstheme="majorBidi"/>
              <w:sz w:val="24"/>
              <w:szCs w:val="24"/>
              <w:lang w:val="en-US"/>
            </w:rPr>
          </w:rPrChange>
        </w:rPr>
        <w:lastRenderedPageBreak/>
        <w:t>lack of ACK) and wait a random number of slots before retrying.</w:t>
      </w:r>
    </w:p>
    <w:p w14:paraId="34E3EE62" w14:textId="77777777" w:rsidR="007665C5" w:rsidRPr="008E7348" w:rsidRDefault="007665C5" w:rsidP="007665C5">
      <w:pPr>
        <w:numPr>
          <w:ilvl w:val="0"/>
          <w:numId w:val="8"/>
        </w:numPr>
        <w:tabs>
          <w:tab w:val="num" w:pos="720"/>
        </w:tabs>
        <w:spacing w:before="240" w:after="240"/>
        <w:rPr>
          <w:rFonts w:asciiTheme="minorBidi" w:hAnsiTheme="minorBidi" w:cstheme="minorBidi"/>
          <w:sz w:val="24"/>
          <w:szCs w:val="24"/>
          <w:lang w:val="en-US"/>
          <w:rPrChange w:id="445"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46" w:author="יוני גרינברג" w:date="2025-12-21T15:14:00Z" w16du:dateUtc="2025-12-21T13:14:00Z">
            <w:rPr>
              <w:rFonts w:asciiTheme="majorBidi" w:hAnsiTheme="majorBidi" w:cstheme="majorBidi"/>
              <w:b/>
              <w:bCs/>
              <w:sz w:val="24"/>
              <w:szCs w:val="24"/>
              <w:lang w:val="en-US"/>
            </w:rPr>
          </w:rPrChange>
        </w:rPr>
        <w:t>Advantage:</w:t>
      </w:r>
      <w:r w:rsidRPr="008E7348">
        <w:rPr>
          <w:rFonts w:asciiTheme="minorBidi" w:hAnsiTheme="minorBidi" w:cstheme="minorBidi"/>
          <w:sz w:val="24"/>
          <w:szCs w:val="24"/>
          <w:lang w:val="en-US"/>
          <w:rPrChange w:id="447" w:author="יוני גרינברג" w:date="2025-12-21T15:14:00Z" w16du:dateUtc="2025-12-21T13:14:00Z">
            <w:rPr>
              <w:rFonts w:asciiTheme="majorBidi" w:hAnsiTheme="majorBidi" w:cstheme="majorBidi"/>
              <w:sz w:val="24"/>
              <w:szCs w:val="24"/>
              <w:lang w:val="en-US"/>
            </w:rPr>
          </w:rPrChange>
        </w:rPr>
        <w:t xml:space="preserve"> This simplifies the arbitration process compared to RTS/CTS, reducing the handshake overhead, though it introduces the technical challenge of precise time synchronization between Android and iOS devices.</w:t>
      </w:r>
    </w:p>
    <w:p w14:paraId="273CE67E" w14:textId="6569B2E3" w:rsidR="007665C5" w:rsidRPr="008E7348" w:rsidRDefault="007665C5" w:rsidP="007665C5">
      <w:pPr>
        <w:spacing w:before="240" w:after="240"/>
        <w:ind w:left="2360" w:hanging="640"/>
        <w:rPr>
          <w:rFonts w:asciiTheme="minorBidi" w:hAnsiTheme="minorBidi" w:cstheme="minorBidi"/>
          <w:b/>
          <w:bCs/>
          <w:sz w:val="24"/>
          <w:szCs w:val="24"/>
          <w:lang w:val="en-US"/>
          <w:rPrChange w:id="448"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449" w:author="יוני גרינברג" w:date="2025-12-21T15:14:00Z" w16du:dateUtc="2025-12-21T13:14:00Z">
            <w:rPr>
              <w:rFonts w:asciiTheme="majorBidi" w:hAnsiTheme="majorBidi" w:cstheme="majorBidi"/>
              <w:b/>
              <w:bCs/>
              <w:sz w:val="24"/>
              <w:szCs w:val="24"/>
              <w:lang w:val="en-US"/>
            </w:rPr>
          </w:rPrChange>
        </w:rPr>
        <w:t>Token Passing System (Deterministic Control)</w:t>
      </w:r>
      <w:r w:rsidR="009814E7" w:rsidRPr="008E7348">
        <w:rPr>
          <w:rFonts w:asciiTheme="minorBidi" w:eastAsia="Times New Roman" w:hAnsiTheme="minorBidi" w:cstheme="minorBidi"/>
          <w:lang w:val="en-US"/>
          <w:rPrChange w:id="450" w:author="יוני גרינברג" w:date="2025-12-21T15:14:00Z" w16du:dateUtc="2025-12-21T13:14:00Z">
            <w:rPr>
              <w:rFonts w:ascii="Times New Roman" w:eastAsia="Times New Roman" w:hAnsi="Times New Roman" w:cs="Times New Roman"/>
              <w:lang w:val="en-US"/>
            </w:rPr>
          </w:rPrChange>
        </w:rPr>
        <w:t xml:space="preserve"> [9]</w:t>
      </w:r>
    </w:p>
    <w:p w14:paraId="66632EC9" w14:textId="77777777" w:rsidR="007665C5" w:rsidRPr="008E7348" w:rsidRDefault="007665C5" w:rsidP="00AD5492">
      <w:pPr>
        <w:spacing w:before="240" w:after="240"/>
        <w:ind w:left="2360"/>
        <w:rPr>
          <w:rFonts w:asciiTheme="minorBidi" w:hAnsiTheme="minorBidi" w:cstheme="minorBidi"/>
          <w:sz w:val="24"/>
          <w:szCs w:val="24"/>
          <w:lang w:val="en-US"/>
          <w:rPrChange w:id="451"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452" w:author="יוני גרינברג" w:date="2025-12-21T15:14:00Z" w16du:dateUtc="2025-12-21T13:14:00Z">
            <w:rPr>
              <w:rFonts w:asciiTheme="majorBidi" w:hAnsiTheme="majorBidi" w:cstheme="majorBidi"/>
              <w:sz w:val="24"/>
              <w:szCs w:val="24"/>
              <w:lang w:val="en-US"/>
            </w:rPr>
          </w:rPrChange>
        </w:rPr>
        <w:t xml:space="preserve">The second alternative is a </w:t>
      </w:r>
      <w:r w:rsidRPr="008E7348">
        <w:rPr>
          <w:rFonts w:asciiTheme="minorBidi" w:hAnsiTheme="minorBidi" w:cstheme="minorBidi"/>
          <w:b/>
          <w:bCs/>
          <w:sz w:val="24"/>
          <w:szCs w:val="24"/>
          <w:lang w:val="en-US"/>
          <w:rPrChange w:id="453" w:author="יוני גרינברג" w:date="2025-12-21T15:14:00Z" w16du:dateUtc="2025-12-21T13:14:00Z">
            <w:rPr>
              <w:rFonts w:asciiTheme="majorBidi" w:hAnsiTheme="majorBidi" w:cstheme="majorBidi"/>
              <w:b/>
              <w:bCs/>
              <w:sz w:val="24"/>
              <w:szCs w:val="24"/>
              <w:lang w:val="en-US"/>
            </w:rPr>
          </w:rPrChange>
        </w:rPr>
        <w:t>Token System</w:t>
      </w:r>
      <w:r w:rsidRPr="008E7348">
        <w:rPr>
          <w:rFonts w:asciiTheme="minorBidi" w:hAnsiTheme="minorBidi" w:cstheme="minorBidi"/>
          <w:sz w:val="24"/>
          <w:szCs w:val="24"/>
          <w:lang w:val="en-US"/>
          <w:rPrChange w:id="454" w:author="יוני גרינברג" w:date="2025-12-21T15:14:00Z" w16du:dateUtc="2025-12-21T13:14:00Z">
            <w:rPr>
              <w:rFonts w:asciiTheme="majorBidi" w:hAnsiTheme="majorBidi" w:cstheme="majorBidi"/>
              <w:sz w:val="24"/>
              <w:szCs w:val="24"/>
              <w:lang w:val="en-US"/>
            </w:rPr>
          </w:rPrChange>
        </w:rPr>
        <w:t>, which shifts the network from a competitive model (where devices fight for the channel) to a cooperative model.</w:t>
      </w:r>
    </w:p>
    <w:p w14:paraId="0606CC02" w14:textId="77777777" w:rsidR="007665C5" w:rsidRPr="008E7348" w:rsidRDefault="007665C5" w:rsidP="007665C5">
      <w:pPr>
        <w:numPr>
          <w:ilvl w:val="0"/>
          <w:numId w:val="9"/>
        </w:numPr>
        <w:tabs>
          <w:tab w:val="num" w:pos="720"/>
        </w:tabs>
        <w:spacing w:before="240" w:after="240"/>
        <w:rPr>
          <w:rFonts w:asciiTheme="minorBidi" w:hAnsiTheme="minorBidi" w:cstheme="minorBidi"/>
          <w:sz w:val="24"/>
          <w:szCs w:val="24"/>
          <w:lang w:val="en-US"/>
          <w:rPrChange w:id="455"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56" w:author="יוני גרינברג" w:date="2025-12-21T15:14:00Z" w16du:dateUtc="2025-12-21T13:14:00Z">
            <w:rPr>
              <w:rFonts w:asciiTheme="majorBidi" w:hAnsiTheme="majorBidi" w:cstheme="majorBidi"/>
              <w:b/>
              <w:bCs/>
              <w:sz w:val="24"/>
              <w:szCs w:val="24"/>
              <w:lang w:val="en-US"/>
            </w:rPr>
          </w:rPrChange>
        </w:rPr>
        <w:t>Mechanism:</w:t>
      </w:r>
      <w:r w:rsidRPr="008E7348">
        <w:rPr>
          <w:rFonts w:asciiTheme="minorBidi" w:hAnsiTheme="minorBidi" w:cstheme="minorBidi"/>
          <w:sz w:val="24"/>
          <w:szCs w:val="24"/>
          <w:lang w:val="en-US"/>
          <w:rPrChange w:id="457" w:author="יוני גרינברג" w:date="2025-12-21T15:14:00Z" w16du:dateUtc="2025-12-21T13:14:00Z">
            <w:rPr>
              <w:rFonts w:asciiTheme="majorBidi" w:hAnsiTheme="majorBidi" w:cstheme="majorBidi"/>
              <w:sz w:val="24"/>
              <w:szCs w:val="24"/>
              <w:lang w:val="en-US"/>
            </w:rPr>
          </w:rPrChange>
        </w:rPr>
        <w:t xml:space="preserve"> A logical "Token" is passed between devices. At any given moment, exactly one device in the network holds the token.</w:t>
      </w:r>
    </w:p>
    <w:p w14:paraId="4DCD2D49" w14:textId="77777777" w:rsidR="007665C5" w:rsidRPr="008E7348" w:rsidRDefault="007665C5" w:rsidP="007665C5">
      <w:pPr>
        <w:numPr>
          <w:ilvl w:val="0"/>
          <w:numId w:val="9"/>
        </w:numPr>
        <w:tabs>
          <w:tab w:val="num" w:pos="720"/>
        </w:tabs>
        <w:spacing w:before="240" w:after="240"/>
        <w:rPr>
          <w:rFonts w:asciiTheme="minorBidi" w:hAnsiTheme="minorBidi" w:cstheme="minorBidi"/>
          <w:sz w:val="24"/>
          <w:szCs w:val="24"/>
          <w:lang w:val="en-US"/>
          <w:rPrChange w:id="458"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59" w:author="יוני גרינברג" w:date="2025-12-21T15:14:00Z" w16du:dateUtc="2025-12-21T13:14:00Z">
            <w:rPr>
              <w:rFonts w:asciiTheme="majorBidi" w:hAnsiTheme="majorBidi" w:cstheme="majorBidi"/>
              <w:b/>
              <w:bCs/>
              <w:sz w:val="24"/>
              <w:szCs w:val="24"/>
              <w:lang w:val="en-US"/>
            </w:rPr>
          </w:rPrChange>
        </w:rPr>
        <w:t>Operational Logic:</w:t>
      </w:r>
    </w:p>
    <w:p w14:paraId="534F2B13" w14:textId="77777777" w:rsidR="007665C5" w:rsidRPr="008E7348" w:rsidRDefault="007665C5" w:rsidP="007665C5">
      <w:pPr>
        <w:numPr>
          <w:ilvl w:val="1"/>
          <w:numId w:val="9"/>
        </w:numPr>
        <w:tabs>
          <w:tab w:val="num" w:pos="1440"/>
        </w:tabs>
        <w:spacing w:before="240" w:after="240"/>
        <w:rPr>
          <w:rFonts w:asciiTheme="minorBidi" w:hAnsiTheme="minorBidi" w:cstheme="minorBidi"/>
          <w:sz w:val="24"/>
          <w:szCs w:val="24"/>
          <w:lang w:val="en-US"/>
          <w:rPrChange w:id="46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61" w:author="יוני גרינברג" w:date="2025-12-21T15:14:00Z" w16du:dateUtc="2025-12-21T13:14:00Z">
            <w:rPr>
              <w:rFonts w:asciiTheme="majorBidi" w:hAnsiTheme="majorBidi" w:cstheme="majorBidi"/>
              <w:b/>
              <w:bCs/>
              <w:sz w:val="24"/>
              <w:szCs w:val="24"/>
              <w:lang w:val="en-US"/>
            </w:rPr>
          </w:rPrChange>
        </w:rPr>
        <w:t>Token Holder (Active State):</w:t>
      </w:r>
      <w:r w:rsidRPr="008E7348">
        <w:rPr>
          <w:rFonts w:asciiTheme="minorBidi" w:hAnsiTheme="minorBidi" w:cstheme="minorBidi"/>
          <w:sz w:val="24"/>
          <w:szCs w:val="24"/>
          <w:lang w:val="en-US"/>
          <w:rPrChange w:id="462" w:author="יוני גרינברג" w:date="2025-12-21T15:14:00Z" w16du:dateUtc="2025-12-21T13:14:00Z">
            <w:rPr>
              <w:rFonts w:asciiTheme="majorBidi" w:hAnsiTheme="majorBidi" w:cstheme="majorBidi"/>
              <w:sz w:val="24"/>
              <w:szCs w:val="24"/>
              <w:lang w:val="en-US"/>
            </w:rPr>
          </w:rPrChange>
        </w:rPr>
        <w:t xml:space="preserve"> The device holding the token is the only node authorized to initiate major data transmission and reception sequences. It has exclusive rights to use the full bandwidth of the ultrasound channel to send its payload or handshake with a specific target.</w:t>
      </w:r>
    </w:p>
    <w:p w14:paraId="1F3464C7" w14:textId="77777777" w:rsidR="007665C5" w:rsidRPr="008E7348" w:rsidRDefault="007665C5" w:rsidP="007665C5">
      <w:pPr>
        <w:numPr>
          <w:ilvl w:val="1"/>
          <w:numId w:val="9"/>
        </w:numPr>
        <w:tabs>
          <w:tab w:val="num" w:pos="1440"/>
        </w:tabs>
        <w:spacing w:before="240" w:after="240"/>
        <w:rPr>
          <w:rFonts w:asciiTheme="minorBidi" w:hAnsiTheme="minorBidi" w:cstheme="minorBidi"/>
          <w:sz w:val="24"/>
          <w:szCs w:val="24"/>
          <w:lang w:val="en-US"/>
          <w:rPrChange w:id="463"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64" w:author="יוני גרינברג" w:date="2025-12-21T15:14:00Z" w16du:dateUtc="2025-12-21T13:14:00Z">
            <w:rPr>
              <w:rFonts w:asciiTheme="majorBidi" w:hAnsiTheme="majorBidi" w:cstheme="majorBidi"/>
              <w:b/>
              <w:bCs/>
              <w:sz w:val="24"/>
              <w:szCs w:val="24"/>
              <w:lang w:val="en-US"/>
            </w:rPr>
          </w:rPrChange>
        </w:rPr>
        <w:t>Non-Token Holders (Passive/Request State):</w:t>
      </w:r>
      <w:r w:rsidRPr="008E7348">
        <w:rPr>
          <w:rFonts w:asciiTheme="minorBidi" w:hAnsiTheme="minorBidi" w:cstheme="minorBidi"/>
          <w:sz w:val="24"/>
          <w:szCs w:val="24"/>
          <w:lang w:val="en-US"/>
          <w:rPrChange w:id="465" w:author="יוני גרינברג" w:date="2025-12-21T15:14:00Z" w16du:dateUtc="2025-12-21T13:14:00Z">
            <w:rPr>
              <w:rFonts w:asciiTheme="majorBidi" w:hAnsiTheme="majorBidi" w:cstheme="majorBidi"/>
              <w:sz w:val="24"/>
              <w:szCs w:val="24"/>
              <w:lang w:val="en-US"/>
            </w:rPr>
          </w:rPrChange>
        </w:rPr>
        <w:t xml:space="preserve"> All other devices are prohibited from initiating data transfers. Their transmission capability is strictly limited to sending brief </w:t>
      </w:r>
      <w:r w:rsidRPr="008E7348">
        <w:rPr>
          <w:rFonts w:asciiTheme="minorBidi" w:hAnsiTheme="minorBidi" w:cstheme="minorBidi"/>
          <w:b/>
          <w:bCs/>
          <w:sz w:val="24"/>
          <w:szCs w:val="24"/>
          <w:lang w:val="en-US"/>
          <w:rPrChange w:id="466" w:author="יוני גרינברג" w:date="2025-12-21T15:14:00Z" w16du:dateUtc="2025-12-21T13:14:00Z">
            <w:rPr>
              <w:rFonts w:asciiTheme="majorBidi" w:hAnsiTheme="majorBidi" w:cstheme="majorBidi"/>
              <w:b/>
              <w:bCs/>
              <w:sz w:val="24"/>
              <w:szCs w:val="24"/>
              <w:lang w:val="en-US"/>
            </w:rPr>
          </w:rPrChange>
        </w:rPr>
        <w:t>"Token Request"</w:t>
      </w:r>
      <w:r w:rsidRPr="008E7348">
        <w:rPr>
          <w:rFonts w:asciiTheme="minorBidi" w:hAnsiTheme="minorBidi" w:cstheme="minorBidi"/>
          <w:sz w:val="24"/>
          <w:szCs w:val="24"/>
          <w:lang w:val="en-US"/>
          <w:rPrChange w:id="467" w:author="יוני גרינברג" w:date="2025-12-21T15:14:00Z" w16du:dateUtc="2025-12-21T13:14:00Z">
            <w:rPr>
              <w:rFonts w:asciiTheme="majorBidi" w:hAnsiTheme="majorBidi" w:cstheme="majorBidi"/>
              <w:sz w:val="24"/>
              <w:szCs w:val="24"/>
              <w:lang w:val="en-US"/>
            </w:rPr>
          </w:rPrChange>
        </w:rPr>
        <w:t xml:space="preserve"> signals.</w:t>
      </w:r>
    </w:p>
    <w:p w14:paraId="380AD6D9" w14:textId="77777777" w:rsidR="007665C5" w:rsidRPr="008E7348" w:rsidRDefault="007665C5" w:rsidP="007665C5">
      <w:pPr>
        <w:numPr>
          <w:ilvl w:val="1"/>
          <w:numId w:val="9"/>
        </w:numPr>
        <w:tabs>
          <w:tab w:val="num" w:pos="1440"/>
        </w:tabs>
        <w:spacing w:before="240" w:after="240"/>
        <w:rPr>
          <w:rFonts w:asciiTheme="minorBidi" w:hAnsiTheme="minorBidi" w:cstheme="minorBidi"/>
          <w:sz w:val="24"/>
          <w:szCs w:val="24"/>
          <w:lang w:val="en-US"/>
          <w:rPrChange w:id="468"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69" w:author="יוני גרינברג" w:date="2025-12-21T15:14:00Z" w16du:dateUtc="2025-12-21T13:14:00Z">
            <w:rPr>
              <w:rFonts w:asciiTheme="majorBidi" w:hAnsiTheme="majorBidi" w:cstheme="majorBidi"/>
              <w:b/>
              <w:bCs/>
              <w:sz w:val="24"/>
              <w:szCs w:val="24"/>
              <w:lang w:val="en-US"/>
            </w:rPr>
          </w:rPrChange>
        </w:rPr>
        <w:t>Request Protocol:</w:t>
      </w:r>
      <w:r w:rsidRPr="008E7348">
        <w:rPr>
          <w:rFonts w:asciiTheme="minorBidi" w:hAnsiTheme="minorBidi" w:cstheme="minorBidi"/>
          <w:sz w:val="24"/>
          <w:szCs w:val="24"/>
          <w:lang w:val="en-US"/>
          <w:rPrChange w:id="470" w:author="יוני גרינברג" w:date="2025-12-21T15:14:00Z" w16du:dateUtc="2025-12-21T13:14:00Z">
            <w:rPr>
              <w:rFonts w:asciiTheme="majorBidi" w:hAnsiTheme="majorBidi" w:cstheme="majorBidi"/>
              <w:sz w:val="24"/>
              <w:szCs w:val="24"/>
              <w:lang w:val="en-US"/>
            </w:rPr>
          </w:rPrChange>
        </w:rPr>
        <w:t xml:space="preserve"> If a non-token holder has data to send, it must wait in listening mode. It can only transmit a short request frame to the current token holder. Once the holder finishes its task, it passes the token to the </w:t>
      </w:r>
      <w:proofErr w:type="gramStart"/>
      <w:r w:rsidRPr="008E7348">
        <w:rPr>
          <w:rFonts w:asciiTheme="minorBidi" w:hAnsiTheme="minorBidi" w:cstheme="minorBidi"/>
          <w:sz w:val="24"/>
          <w:szCs w:val="24"/>
          <w:lang w:val="en-US"/>
          <w:rPrChange w:id="471" w:author="יוני גרינברג" w:date="2025-12-21T15:14:00Z" w16du:dateUtc="2025-12-21T13:14:00Z">
            <w:rPr>
              <w:rFonts w:asciiTheme="majorBidi" w:hAnsiTheme="majorBidi" w:cstheme="majorBidi"/>
              <w:sz w:val="24"/>
              <w:szCs w:val="24"/>
              <w:lang w:val="en-US"/>
            </w:rPr>
          </w:rPrChange>
        </w:rPr>
        <w:t>requesting</w:t>
      </w:r>
      <w:proofErr w:type="gramEnd"/>
      <w:r w:rsidRPr="008E7348">
        <w:rPr>
          <w:rFonts w:asciiTheme="minorBidi" w:hAnsiTheme="minorBidi" w:cstheme="minorBidi"/>
          <w:sz w:val="24"/>
          <w:szCs w:val="24"/>
          <w:lang w:val="en-US"/>
          <w:rPrChange w:id="472" w:author="יוני גרינברג" w:date="2025-12-21T15:14:00Z" w16du:dateUtc="2025-12-21T13:14:00Z">
            <w:rPr>
              <w:rFonts w:asciiTheme="majorBidi" w:hAnsiTheme="majorBidi" w:cstheme="majorBidi"/>
              <w:sz w:val="24"/>
              <w:szCs w:val="24"/>
              <w:lang w:val="en-US"/>
            </w:rPr>
          </w:rPrChange>
        </w:rPr>
        <w:t xml:space="preserve"> device, granting it permission to transmit.</w:t>
      </w:r>
    </w:p>
    <w:p w14:paraId="12E11149" w14:textId="77777777" w:rsidR="007665C5" w:rsidRPr="008E7348" w:rsidRDefault="007665C5" w:rsidP="007665C5">
      <w:pPr>
        <w:numPr>
          <w:ilvl w:val="0"/>
          <w:numId w:val="9"/>
        </w:numPr>
        <w:tabs>
          <w:tab w:val="num" w:pos="720"/>
        </w:tabs>
        <w:spacing w:before="240" w:after="240"/>
        <w:rPr>
          <w:rFonts w:asciiTheme="minorBidi" w:hAnsiTheme="minorBidi" w:cstheme="minorBidi"/>
          <w:sz w:val="24"/>
          <w:szCs w:val="24"/>
          <w:lang w:val="en-US"/>
          <w:rPrChange w:id="473"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74" w:author="יוני גרינברג" w:date="2025-12-21T15:14:00Z" w16du:dateUtc="2025-12-21T13:14:00Z">
            <w:rPr>
              <w:rFonts w:asciiTheme="majorBidi" w:hAnsiTheme="majorBidi" w:cstheme="majorBidi"/>
              <w:b/>
              <w:bCs/>
              <w:sz w:val="24"/>
              <w:szCs w:val="24"/>
              <w:lang w:val="en-US"/>
            </w:rPr>
          </w:rPrChange>
        </w:rPr>
        <w:t>Advantage:</w:t>
      </w:r>
      <w:r w:rsidRPr="008E7348">
        <w:rPr>
          <w:rFonts w:asciiTheme="minorBidi" w:hAnsiTheme="minorBidi" w:cstheme="minorBidi"/>
          <w:sz w:val="24"/>
          <w:szCs w:val="24"/>
          <w:lang w:val="en-US"/>
          <w:rPrChange w:id="475" w:author="יוני גרינברג" w:date="2025-12-21T15:14:00Z" w16du:dateUtc="2025-12-21T13:14:00Z">
            <w:rPr>
              <w:rFonts w:asciiTheme="majorBidi" w:hAnsiTheme="majorBidi" w:cstheme="majorBidi"/>
              <w:sz w:val="24"/>
              <w:szCs w:val="24"/>
              <w:lang w:val="en-US"/>
            </w:rPr>
          </w:rPrChange>
        </w:rPr>
        <w:t xml:space="preserve"> This method theoretically eliminates data packet collisions entirely, as no two devices can attempt to send full data frames simultaneously. It ensures an orderly flow of traffic, which is particularly useful in the high-interference environment of indoor ultrasound where "Hidden Node" problems are common.</w:t>
      </w:r>
    </w:p>
    <w:p w14:paraId="150F7E74" w14:textId="084A6435" w:rsidR="00733848" w:rsidRPr="008E7348" w:rsidRDefault="008E7348" w:rsidP="002A2FD4">
      <w:pPr>
        <w:spacing w:before="240" w:after="240"/>
        <w:ind w:left="2360" w:hanging="200"/>
        <w:rPr>
          <w:rFonts w:asciiTheme="minorBidi" w:hAnsiTheme="minorBidi" w:cstheme="minorBidi"/>
          <w:sz w:val="24"/>
          <w:szCs w:val="24"/>
          <w:lang w:val="en-US"/>
          <w:rPrChange w:id="476" w:author="יוני גרינברג" w:date="2025-12-21T15:14:00Z" w16du:dateUtc="2025-12-21T13:14:00Z">
            <w:rPr>
              <w:rFonts w:asciiTheme="majorBidi" w:hAnsiTheme="majorBidi" w:cstheme="majorBidi"/>
              <w:b/>
              <w:bCs/>
              <w:sz w:val="24"/>
              <w:szCs w:val="24"/>
              <w:lang w:val="en-US"/>
            </w:rPr>
          </w:rPrChange>
        </w:rPr>
      </w:pPr>
      <w:ins w:id="477" w:author="יוני גרינברג" w:date="2025-12-21T15:15:00Z" w16du:dateUtc="2025-12-21T13:15:00Z">
        <w:r w:rsidRPr="008E7348">
          <w:rPr>
            <w:rFonts w:asciiTheme="minorBidi" w:hAnsiTheme="minorBidi" w:cstheme="minorBidi"/>
            <w:b/>
            <w:bCs/>
            <w:sz w:val="24"/>
            <w:szCs w:val="24"/>
            <w:lang w:val="en-US"/>
            <w:rPrChange w:id="478" w:author="יוני גרינברג" w:date="2025-12-21T15:17:00Z" w16du:dateUtc="2025-12-21T13:17:00Z">
              <w:rPr>
                <w:rFonts w:asciiTheme="minorBidi" w:hAnsiTheme="minorBidi" w:cstheme="minorBidi"/>
                <w:sz w:val="24"/>
                <w:szCs w:val="24"/>
                <w:lang w:val="en-US"/>
              </w:rPr>
            </w:rPrChange>
          </w:rPr>
          <w:lastRenderedPageBreak/>
          <w:t xml:space="preserve">   </w:t>
        </w:r>
      </w:ins>
      <w:commentRangeStart w:id="479"/>
      <w:commentRangeStart w:id="480"/>
      <w:r w:rsidR="00733848" w:rsidRPr="008E7348">
        <w:rPr>
          <w:rFonts w:asciiTheme="minorBidi" w:hAnsiTheme="minorBidi" w:cstheme="minorBidi"/>
          <w:b/>
          <w:bCs/>
          <w:sz w:val="24"/>
          <w:szCs w:val="24"/>
          <w:lang w:val="en-US"/>
          <w:rPrChange w:id="481" w:author="יוני גרינברג" w:date="2025-12-21T15:17:00Z" w16du:dateUtc="2025-12-21T13:17:00Z">
            <w:rPr>
              <w:rFonts w:asciiTheme="majorBidi" w:hAnsiTheme="majorBidi" w:cstheme="majorBidi"/>
              <w:sz w:val="24"/>
              <w:szCs w:val="24"/>
              <w:lang w:val="en-US"/>
            </w:rPr>
          </w:rPrChange>
        </w:rPr>
        <w:t>B.</w:t>
      </w:r>
      <w:r w:rsidR="00733848" w:rsidRPr="008E7348">
        <w:rPr>
          <w:rFonts w:asciiTheme="minorBidi" w:hAnsiTheme="minorBidi" w:cstheme="minorBidi"/>
          <w:sz w:val="24"/>
          <w:szCs w:val="24"/>
          <w:lang w:val="en-US"/>
          <w:rPrChange w:id="482" w:author="יוני גרינברג" w:date="2025-12-21T15:14:00Z" w16du:dateUtc="2025-12-21T13:14:00Z">
            <w:rPr>
              <w:rFonts w:asciiTheme="majorBidi" w:hAnsiTheme="majorBidi" w:cstheme="majorBidi"/>
              <w:sz w:val="24"/>
              <w:szCs w:val="24"/>
              <w:lang w:val="en-US"/>
            </w:rPr>
          </w:rPrChange>
        </w:rPr>
        <w:t xml:space="preserve"> Development Framework Contingency: </w:t>
      </w:r>
      <w:commentRangeEnd w:id="479"/>
      <w:r w:rsidR="002A2FD4" w:rsidRPr="008E7348">
        <w:rPr>
          <w:rStyle w:val="a6"/>
          <w:rFonts w:asciiTheme="minorBidi" w:hAnsiTheme="minorBidi" w:cstheme="minorBidi"/>
          <w:rPrChange w:id="483" w:author="יוני גרינברג" w:date="2025-12-21T15:14:00Z" w16du:dateUtc="2025-12-21T13:14:00Z">
            <w:rPr>
              <w:rStyle w:val="a6"/>
            </w:rPr>
          </w:rPrChange>
        </w:rPr>
        <w:commentReference w:id="479"/>
      </w:r>
      <w:commentRangeEnd w:id="480"/>
      <w:r>
        <w:rPr>
          <w:rStyle w:val="a6"/>
        </w:rPr>
        <w:commentReference w:id="480"/>
      </w:r>
      <w:r w:rsidR="00733848" w:rsidRPr="008E7348">
        <w:rPr>
          <w:rFonts w:asciiTheme="minorBidi" w:hAnsiTheme="minorBidi" w:cstheme="minorBidi"/>
          <w:sz w:val="24"/>
          <w:szCs w:val="24"/>
          <w:lang w:val="en-US"/>
          <w:rPrChange w:id="484" w:author="יוני גרינברג" w:date="2025-12-21T15:14:00Z" w16du:dateUtc="2025-12-21T13:14:00Z">
            <w:rPr>
              <w:rFonts w:asciiTheme="majorBidi" w:hAnsiTheme="majorBidi" w:cstheme="majorBidi"/>
              <w:sz w:val="24"/>
              <w:szCs w:val="24"/>
              <w:lang w:val="en-US"/>
            </w:rPr>
          </w:rPrChange>
        </w:rPr>
        <w:t>If our custom cross-platform implementation proves unstable, we will pivot to using established third-party libraries or frameworks that handle audio hardware abstraction. Instead of developing the low-level hardware access ourselves, we will integrate proven solutions to ensure reliability across Android and iOS.</w:t>
      </w:r>
    </w:p>
    <w:p w14:paraId="0E72E6B6" w14:textId="4884E382" w:rsidR="00733848" w:rsidRPr="008E7348" w:rsidRDefault="00733848">
      <w:pPr>
        <w:spacing w:before="240" w:after="240"/>
        <w:ind w:left="2360"/>
        <w:rPr>
          <w:rFonts w:asciiTheme="minorBidi" w:hAnsiTheme="minorBidi" w:cstheme="minorBidi"/>
          <w:sz w:val="24"/>
          <w:szCs w:val="24"/>
          <w:lang w:val="en-US"/>
          <w:rPrChange w:id="485"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86" w:author="יוני גרינברג" w:date="2025-12-21T15:17:00Z" w16du:dateUtc="2025-12-21T13:17:00Z">
            <w:rPr>
              <w:rFonts w:asciiTheme="majorBidi" w:hAnsiTheme="majorBidi" w:cstheme="majorBidi"/>
              <w:b/>
              <w:bCs/>
              <w:sz w:val="24"/>
              <w:szCs w:val="24"/>
              <w:lang w:val="en-US"/>
            </w:rPr>
          </w:rPrChange>
        </w:rPr>
        <w:t>C.</w:t>
      </w:r>
      <w:r w:rsidRPr="008E7348">
        <w:rPr>
          <w:rFonts w:asciiTheme="minorBidi" w:hAnsiTheme="minorBidi" w:cstheme="minorBidi"/>
          <w:sz w:val="24"/>
          <w:szCs w:val="24"/>
          <w:lang w:val="en-US"/>
          <w:rPrChange w:id="487" w:author="יוני גרינברג" w:date="2025-12-21T15:14:00Z" w16du:dateUtc="2025-12-21T13:14:00Z">
            <w:rPr>
              <w:rFonts w:asciiTheme="majorBidi" w:hAnsiTheme="majorBidi" w:cstheme="majorBidi"/>
              <w:b/>
              <w:bCs/>
              <w:sz w:val="24"/>
              <w:szCs w:val="24"/>
              <w:lang w:val="en-US"/>
            </w:rPr>
          </w:rPrChange>
        </w:rPr>
        <w:t xml:space="preserve"> </w:t>
      </w:r>
      <w:r w:rsidRPr="008E7348">
        <w:rPr>
          <w:rFonts w:asciiTheme="minorBidi" w:hAnsiTheme="minorBidi" w:cstheme="minorBidi"/>
          <w:sz w:val="24"/>
          <w:szCs w:val="24"/>
          <w:lang w:val="en-US"/>
          <w:rPrChange w:id="488" w:author="יוני גרינברג" w:date="2025-12-21T15:14:00Z" w16du:dateUtc="2025-12-21T13:14:00Z">
            <w:rPr>
              <w:rFonts w:asciiTheme="majorBidi" w:hAnsiTheme="majorBidi" w:cstheme="majorBidi"/>
              <w:sz w:val="24"/>
              <w:szCs w:val="24"/>
              <w:lang w:val="en-US"/>
            </w:rPr>
          </w:rPrChange>
        </w:rPr>
        <w:t xml:space="preserve">Signal Integrity Issues (General Failure): If </w:t>
      </w:r>
      <w:r w:rsidR="00AC5735" w:rsidRPr="008E7348">
        <w:rPr>
          <w:rFonts w:asciiTheme="minorBidi" w:hAnsiTheme="minorBidi" w:cstheme="minorBidi"/>
          <w:sz w:val="24"/>
          <w:szCs w:val="24"/>
          <w:lang w:val="en-US"/>
          <w:rPrChange w:id="489" w:author="יוני גרינברג" w:date="2025-12-21T15:14:00Z" w16du:dateUtc="2025-12-21T13:14:00Z">
            <w:rPr>
              <w:rFonts w:asciiTheme="majorBidi" w:hAnsiTheme="majorBidi" w:cstheme="majorBidi"/>
              <w:sz w:val="24"/>
              <w:szCs w:val="24"/>
              <w:lang w:val="en-US"/>
            </w:rPr>
          </w:rPrChange>
        </w:rPr>
        <w:t>communication</w:t>
      </w:r>
      <w:r w:rsidRPr="008E7348">
        <w:rPr>
          <w:rFonts w:asciiTheme="minorBidi" w:hAnsiTheme="minorBidi" w:cstheme="minorBidi"/>
          <w:sz w:val="24"/>
          <w:szCs w:val="24"/>
          <w:lang w:val="en-US"/>
          <w:rPrChange w:id="490" w:author="יוני גרינברג" w:date="2025-12-21T15:14:00Z" w16du:dateUtc="2025-12-21T13:14:00Z">
            <w:rPr>
              <w:rFonts w:asciiTheme="majorBidi" w:hAnsiTheme="majorBidi" w:cstheme="majorBidi"/>
              <w:sz w:val="24"/>
              <w:szCs w:val="24"/>
              <w:lang w:val="en-US"/>
            </w:rPr>
          </w:rPrChange>
        </w:rPr>
        <w:t xml:space="preserve"> remains unreliable due to environmental factors (and not the protocol or platform), we will implement Error Correction Codes (ECC) or reduce the data transmission rate (bitrate) to increase signal robustness against noise.</w:t>
      </w:r>
    </w:p>
    <w:p w14:paraId="1D45ECFD" w14:textId="69097AEE" w:rsidR="00733848" w:rsidRPr="008E7348" w:rsidRDefault="00733848" w:rsidP="00733848">
      <w:pPr>
        <w:spacing w:before="240" w:after="240"/>
        <w:ind w:left="2360" w:hanging="640"/>
        <w:rPr>
          <w:ins w:id="491" w:author="יוני גרינברג" w:date="2025-12-21T15:10:00Z" w16du:dateUtc="2025-12-21T13:10:00Z"/>
          <w:rFonts w:asciiTheme="minorBidi" w:hAnsiTheme="minorBidi" w:cstheme="minorBidi"/>
          <w:b/>
          <w:bCs/>
          <w:sz w:val="24"/>
          <w:szCs w:val="24"/>
          <w:lang w:val="en-US"/>
          <w:rPrChange w:id="492" w:author="יוני גרינברג" w:date="2025-12-21T15:14:00Z" w16du:dateUtc="2025-12-21T13:14:00Z">
            <w:rPr>
              <w:ins w:id="493" w:author="יוני גרינברג" w:date="2025-12-21T15:10:00Z" w16du:dateUtc="2025-12-21T13:10:00Z"/>
              <w:rFonts w:asciiTheme="majorBidi" w:hAnsiTheme="majorBidi" w:cstheme="majorBidi"/>
              <w:b/>
              <w:bCs/>
              <w:sz w:val="24"/>
              <w:szCs w:val="24"/>
              <w:lang w:val="en-US"/>
            </w:rPr>
          </w:rPrChange>
        </w:rPr>
      </w:pPr>
    </w:p>
    <w:p w14:paraId="6C44C4CC" w14:textId="77777777" w:rsidR="008E7348" w:rsidRPr="008E7348" w:rsidRDefault="008E7348" w:rsidP="00733848">
      <w:pPr>
        <w:spacing w:before="240" w:after="240"/>
        <w:ind w:left="2360" w:hanging="640"/>
        <w:rPr>
          <w:ins w:id="494" w:author="יוני גרינברג" w:date="2025-12-21T15:10:00Z" w16du:dateUtc="2025-12-21T13:10:00Z"/>
          <w:rFonts w:asciiTheme="minorBidi" w:hAnsiTheme="minorBidi" w:cstheme="minorBidi"/>
          <w:b/>
          <w:bCs/>
          <w:sz w:val="24"/>
          <w:szCs w:val="24"/>
          <w:lang w:val="en-US"/>
          <w:rPrChange w:id="495" w:author="יוני גרינברג" w:date="2025-12-21T15:14:00Z" w16du:dateUtc="2025-12-21T13:14:00Z">
            <w:rPr>
              <w:ins w:id="496" w:author="יוני גרינברג" w:date="2025-12-21T15:10:00Z" w16du:dateUtc="2025-12-21T13:10:00Z"/>
              <w:rFonts w:asciiTheme="majorBidi" w:hAnsiTheme="majorBidi" w:cstheme="majorBidi"/>
              <w:b/>
              <w:bCs/>
              <w:sz w:val="24"/>
              <w:szCs w:val="24"/>
              <w:lang w:val="en-US"/>
            </w:rPr>
          </w:rPrChange>
        </w:rPr>
      </w:pPr>
    </w:p>
    <w:p w14:paraId="61531694" w14:textId="77777777" w:rsidR="008E7348" w:rsidRPr="008E7348" w:rsidRDefault="008E7348" w:rsidP="00733848">
      <w:pPr>
        <w:spacing w:before="240" w:after="240"/>
        <w:ind w:left="2360" w:hanging="640"/>
        <w:rPr>
          <w:ins w:id="497" w:author="יוני גרינברג" w:date="2025-12-21T15:10:00Z" w16du:dateUtc="2025-12-21T13:10:00Z"/>
          <w:rFonts w:asciiTheme="minorBidi" w:hAnsiTheme="minorBidi" w:cstheme="minorBidi"/>
          <w:b/>
          <w:bCs/>
          <w:sz w:val="24"/>
          <w:szCs w:val="24"/>
          <w:lang w:val="en-US"/>
          <w:rPrChange w:id="498" w:author="יוני גרינברג" w:date="2025-12-21T15:14:00Z" w16du:dateUtc="2025-12-21T13:14:00Z">
            <w:rPr>
              <w:ins w:id="499" w:author="יוני גרינברג" w:date="2025-12-21T15:10:00Z" w16du:dateUtc="2025-12-21T13:10:00Z"/>
              <w:rFonts w:asciiTheme="majorBidi" w:hAnsiTheme="majorBidi" w:cstheme="majorBidi"/>
              <w:b/>
              <w:bCs/>
              <w:sz w:val="24"/>
              <w:szCs w:val="24"/>
              <w:lang w:val="en-US"/>
            </w:rPr>
          </w:rPrChange>
        </w:rPr>
      </w:pPr>
    </w:p>
    <w:p w14:paraId="16BCF860" w14:textId="77777777" w:rsidR="008E7348" w:rsidRPr="008E7348" w:rsidRDefault="008E7348" w:rsidP="00733848">
      <w:pPr>
        <w:spacing w:before="240" w:after="240"/>
        <w:ind w:left="2360" w:hanging="640"/>
        <w:rPr>
          <w:rFonts w:asciiTheme="minorBidi" w:hAnsiTheme="minorBidi" w:cstheme="minorBidi"/>
          <w:b/>
          <w:bCs/>
          <w:sz w:val="24"/>
          <w:szCs w:val="24"/>
          <w:rtl/>
          <w:lang w:val="en-US"/>
          <w:rPrChange w:id="500" w:author="יוני גרינברג" w:date="2025-12-21T15:14:00Z" w16du:dateUtc="2025-12-21T13:14:00Z">
            <w:rPr>
              <w:rFonts w:asciiTheme="majorBidi" w:hAnsiTheme="majorBidi" w:cstheme="majorBidi"/>
              <w:b/>
              <w:bCs/>
              <w:sz w:val="24"/>
              <w:szCs w:val="24"/>
              <w:rtl/>
              <w:lang w:val="en-US"/>
            </w:rPr>
          </w:rPrChange>
        </w:rPr>
      </w:pPr>
    </w:p>
    <w:p w14:paraId="44154FCE" w14:textId="0576FD49" w:rsidR="00BD16DC" w:rsidRPr="008E7348" w:rsidRDefault="00C7700C">
      <w:pPr>
        <w:spacing w:before="240" w:after="240"/>
        <w:ind w:left="1240" w:hanging="440"/>
        <w:rPr>
          <w:rFonts w:asciiTheme="minorBidi" w:hAnsiTheme="minorBidi" w:cstheme="minorBidi"/>
          <w:b/>
          <w:bCs/>
          <w:sz w:val="24"/>
          <w:szCs w:val="24"/>
          <w:lang w:val="en-US"/>
          <w:rPrChange w:id="501"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502" w:author="יוני גרינברג" w:date="2025-12-21T15:14:00Z" w16du:dateUtc="2025-12-21T13:14:00Z">
            <w:rPr>
              <w:rFonts w:asciiTheme="majorBidi" w:hAnsiTheme="majorBidi" w:cstheme="majorBidi"/>
              <w:b/>
              <w:bCs/>
              <w:sz w:val="24"/>
              <w:szCs w:val="24"/>
              <w:lang w:val="en-US"/>
            </w:rPr>
          </w:rPrChange>
        </w:rPr>
        <w:t>1.5.</w:t>
      </w:r>
      <w:r w:rsidRPr="008E7348">
        <w:rPr>
          <w:rFonts w:asciiTheme="minorBidi" w:hAnsiTheme="minorBidi" w:cstheme="minorBidi"/>
          <w:sz w:val="24"/>
          <w:szCs w:val="24"/>
          <w:lang w:val="en-US"/>
          <w:rPrChange w:id="503"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b/>
          <w:bCs/>
          <w:sz w:val="24"/>
          <w:szCs w:val="24"/>
          <w:lang w:val="en-US"/>
          <w:rPrChange w:id="504" w:author="יוני גרינברג" w:date="2025-12-21T15:14:00Z" w16du:dateUtc="2025-12-21T13:14:00Z">
            <w:rPr>
              <w:rFonts w:asciiTheme="majorBidi" w:hAnsiTheme="majorBidi" w:cstheme="majorBidi"/>
              <w:b/>
              <w:bCs/>
              <w:sz w:val="24"/>
              <w:szCs w:val="24"/>
              <w:lang w:val="en-US"/>
            </w:rPr>
          </w:rPrChange>
        </w:rPr>
        <w:t>Difficulties in Setting this Project</w:t>
      </w:r>
    </w:p>
    <w:p w14:paraId="5CB1D824" w14:textId="4773CE34" w:rsidR="00B70562" w:rsidRPr="008E7348" w:rsidRDefault="007C56B1" w:rsidP="00754C34">
      <w:pPr>
        <w:spacing w:before="240" w:after="240"/>
        <w:ind w:left="1720"/>
        <w:rPr>
          <w:rFonts w:asciiTheme="minorBidi" w:hAnsiTheme="minorBidi" w:cstheme="minorBidi"/>
          <w:sz w:val="24"/>
          <w:szCs w:val="24"/>
          <w:lang w:val="en-US"/>
          <w:rPrChange w:id="505"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506" w:author="יוני גרינברג" w:date="2025-12-21T15:14:00Z" w16du:dateUtc="2025-12-21T13:14:00Z">
            <w:rPr>
              <w:rFonts w:asciiTheme="majorBidi" w:hAnsiTheme="majorBidi" w:cstheme="majorBidi"/>
              <w:b/>
              <w:bCs/>
              <w:sz w:val="24"/>
              <w:szCs w:val="24"/>
              <w:lang w:val="en-US"/>
            </w:rPr>
          </w:rPrChange>
        </w:rPr>
        <w:t xml:space="preserve"> </w:t>
      </w:r>
      <w:r w:rsidR="00C7700C" w:rsidRPr="008E7348">
        <w:rPr>
          <w:rFonts w:asciiTheme="minorBidi" w:hAnsiTheme="minorBidi" w:cstheme="minorBidi"/>
          <w:b/>
          <w:bCs/>
          <w:sz w:val="24"/>
          <w:szCs w:val="24"/>
          <w:lang w:val="en-US"/>
          <w:rPrChange w:id="507" w:author="יוני גרינברג" w:date="2025-12-21T15:14:00Z" w16du:dateUtc="2025-12-21T13:14:00Z">
            <w:rPr>
              <w:rFonts w:asciiTheme="majorBidi" w:hAnsiTheme="majorBidi" w:cstheme="majorBidi"/>
              <w:b/>
              <w:bCs/>
              <w:sz w:val="24"/>
              <w:szCs w:val="24"/>
              <w:lang w:val="en-US"/>
            </w:rPr>
          </w:rPrChange>
        </w:rPr>
        <w:t>1.5.1.</w:t>
      </w:r>
      <w:r w:rsidR="00C7700C" w:rsidRPr="008E7348">
        <w:rPr>
          <w:rFonts w:asciiTheme="minorBidi" w:hAnsiTheme="minorBidi" w:cstheme="minorBidi"/>
          <w:sz w:val="24"/>
          <w:szCs w:val="24"/>
          <w:lang w:val="en-US"/>
          <w:rPrChange w:id="508" w:author="יוני גרינברג" w:date="2025-12-21T15:14:00Z" w16du:dateUtc="2025-12-21T13:14:00Z">
            <w:rPr>
              <w:rFonts w:asciiTheme="majorBidi" w:hAnsiTheme="majorBidi" w:cstheme="majorBidi"/>
              <w:sz w:val="24"/>
              <w:szCs w:val="24"/>
              <w:lang w:val="en-US"/>
            </w:rPr>
          </w:rPrChange>
        </w:rPr>
        <w:t xml:space="preserve"> </w:t>
      </w:r>
      <w:r w:rsidR="00C7700C" w:rsidRPr="008E7348">
        <w:rPr>
          <w:rFonts w:asciiTheme="minorBidi" w:hAnsiTheme="minorBidi" w:cstheme="minorBidi"/>
          <w:b/>
          <w:bCs/>
          <w:sz w:val="24"/>
          <w:szCs w:val="24"/>
          <w:lang w:val="en-US"/>
          <w:rPrChange w:id="509" w:author="יוני גרינברג" w:date="2025-12-21T15:14:00Z" w16du:dateUtc="2025-12-21T13:14:00Z">
            <w:rPr>
              <w:rFonts w:asciiTheme="majorBidi" w:hAnsiTheme="majorBidi" w:cstheme="majorBidi"/>
              <w:b/>
              <w:bCs/>
              <w:sz w:val="24"/>
              <w:szCs w:val="24"/>
              <w:lang w:val="en-US"/>
            </w:rPr>
          </w:rPrChange>
        </w:rPr>
        <w:t>Algorithmic challenges</w:t>
      </w:r>
    </w:p>
    <w:p w14:paraId="37B0FC34" w14:textId="60AB15E3" w:rsidR="007C76F6" w:rsidRPr="008E7348" w:rsidRDefault="007C76F6" w:rsidP="00754C34">
      <w:pPr>
        <w:spacing w:before="240" w:after="240"/>
        <w:ind w:left="1720"/>
        <w:rPr>
          <w:rFonts w:asciiTheme="minorBidi" w:hAnsiTheme="minorBidi" w:cstheme="minorBidi"/>
          <w:sz w:val="24"/>
          <w:szCs w:val="24"/>
          <w:lang w:val="en-US"/>
          <w:rPrChange w:id="51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11" w:author="יוני גרינברג" w:date="2025-12-21T15:14:00Z" w16du:dateUtc="2025-12-21T13:14:00Z">
            <w:rPr>
              <w:rFonts w:asciiTheme="majorBidi" w:hAnsiTheme="majorBidi" w:cstheme="majorBidi"/>
              <w:sz w:val="24"/>
              <w:szCs w:val="24"/>
              <w:lang w:val="en-US"/>
            </w:rPr>
          </w:rPrChange>
        </w:rPr>
        <w:t>Collision Detection Constraints Implementing Standard Collision Detection (CSMA/CD)</w:t>
      </w:r>
      <w:r w:rsidR="006462BF" w:rsidRPr="008E7348">
        <w:rPr>
          <w:rFonts w:asciiTheme="minorBidi" w:hAnsiTheme="minorBidi" w:cstheme="minorBidi"/>
          <w:sz w:val="24"/>
          <w:szCs w:val="24"/>
          <w:lang w:val="en-US"/>
          <w:rPrChange w:id="512" w:author="יוני גרינברג" w:date="2025-12-21T15:14:00Z" w16du:dateUtc="2025-12-21T13:14:00Z">
            <w:rPr>
              <w:rFonts w:asciiTheme="majorBidi" w:hAnsiTheme="majorBidi" w:cstheme="majorBidi"/>
              <w:sz w:val="24"/>
              <w:szCs w:val="24"/>
              <w:lang w:val="en-US"/>
            </w:rPr>
          </w:rPrChange>
        </w:rPr>
        <w:t>, used in previous projects, was shown to be</w:t>
      </w:r>
      <w:r w:rsidRPr="008E7348">
        <w:rPr>
          <w:rFonts w:asciiTheme="minorBidi" w:hAnsiTheme="minorBidi" w:cstheme="minorBidi"/>
          <w:sz w:val="24"/>
          <w:szCs w:val="24"/>
          <w:lang w:val="en-US"/>
          <w:rPrChange w:id="513" w:author="יוני גרינברג" w:date="2025-12-21T15:14:00Z" w16du:dateUtc="2025-12-21T13:14:00Z">
            <w:rPr>
              <w:rFonts w:asciiTheme="majorBidi" w:hAnsiTheme="majorBidi" w:cstheme="majorBidi"/>
              <w:sz w:val="24"/>
              <w:szCs w:val="24"/>
              <w:lang w:val="en-US"/>
            </w:rPr>
          </w:rPrChange>
        </w:rPr>
        <w:t xml:space="preserve"> practically unfeasible in wireless acoustic networks due to hardware limitations.</w:t>
      </w:r>
      <w:r w:rsidR="00017FCD" w:rsidRPr="008E7348">
        <w:rPr>
          <w:rFonts w:asciiTheme="minorBidi" w:hAnsiTheme="minorBidi" w:cstheme="minorBidi"/>
          <w:lang w:val="en-US"/>
          <w:rPrChange w:id="514" w:author="יוני גרינברג" w:date="2025-12-21T15:14:00Z" w16du:dateUtc="2025-12-21T13:14:00Z">
            <w:rPr>
              <w:lang w:val="en-US"/>
            </w:rPr>
          </w:rPrChange>
        </w:rPr>
        <w:t xml:space="preserve"> </w:t>
      </w:r>
      <w:r w:rsidR="00017FCD" w:rsidRPr="008E7348">
        <w:rPr>
          <w:rFonts w:asciiTheme="minorBidi" w:hAnsiTheme="minorBidi" w:cstheme="minorBidi"/>
          <w:sz w:val="24"/>
          <w:szCs w:val="24"/>
          <w:rPrChange w:id="515" w:author="יוני גרינברג" w:date="2025-12-21T15:14:00Z" w16du:dateUtc="2025-12-21T13:14:00Z">
            <w:rPr>
              <w:rFonts w:asciiTheme="majorBidi" w:hAnsiTheme="majorBidi" w:cstheme="majorBidi"/>
              <w:sz w:val="24"/>
              <w:szCs w:val="24"/>
            </w:rPr>
          </w:rPrChange>
        </w:rPr>
        <w:t>[9]</w:t>
      </w:r>
    </w:p>
    <w:p w14:paraId="6ECD3281" w14:textId="2A072B2C" w:rsidR="007C76F6" w:rsidRPr="008E7348" w:rsidRDefault="007C76F6" w:rsidP="00017FCD">
      <w:pPr>
        <w:pStyle w:val="ac"/>
        <w:numPr>
          <w:ilvl w:val="0"/>
          <w:numId w:val="4"/>
        </w:numPr>
        <w:spacing w:before="240" w:after="240"/>
        <w:rPr>
          <w:rFonts w:asciiTheme="minorBidi" w:hAnsiTheme="minorBidi" w:cstheme="minorBidi"/>
          <w:sz w:val="24"/>
          <w:szCs w:val="24"/>
          <w:lang w:val="en-US"/>
          <w:rPrChange w:id="516"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17" w:author="יוני גרינברג" w:date="2025-12-21T15:14:00Z" w16du:dateUtc="2025-12-21T13:14:00Z">
            <w:rPr>
              <w:rFonts w:asciiTheme="majorBidi" w:hAnsiTheme="majorBidi" w:cstheme="majorBidi"/>
              <w:sz w:val="24"/>
              <w:szCs w:val="24"/>
              <w:lang w:val="en-US"/>
            </w:rPr>
          </w:rPrChange>
        </w:rPr>
        <w:t>Self-Interference: Mobile transducers operate in Half-Duplex mode. During transmission, the device’s own high-amplitude output saturates its receiver, making it impossible to detect incoming signals or interference simultaneously.</w:t>
      </w:r>
      <w:r w:rsidR="00017FCD" w:rsidRPr="008E7348">
        <w:rPr>
          <w:rFonts w:asciiTheme="minorBidi" w:hAnsiTheme="minorBidi" w:cstheme="minorBidi"/>
          <w:lang w:val="en-US"/>
          <w:rPrChange w:id="518" w:author="יוני גרינברג" w:date="2025-12-21T15:14:00Z" w16du:dateUtc="2025-12-21T13:14:00Z">
            <w:rPr>
              <w:lang w:val="en-US"/>
            </w:rPr>
          </w:rPrChange>
        </w:rPr>
        <w:t xml:space="preserve"> </w:t>
      </w:r>
      <w:r w:rsidR="00017FCD" w:rsidRPr="008E7348">
        <w:rPr>
          <w:rFonts w:asciiTheme="minorBidi" w:hAnsiTheme="minorBidi" w:cstheme="minorBidi"/>
          <w:sz w:val="24"/>
          <w:szCs w:val="24"/>
          <w:rPrChange w:id="519" w:author="יוני גרינברג" w:date="2025-12-21T15:14:00Z" w16du:dateUtc="2025-12-21T13:14:00Z">
            <w:rPr>
              <w:rFonts w:asciiTheme="majorBidi" w:hAnsiTheme="majorBidi" w:cstheme="majorBidi"/>
              <w:sz w:val="24"/>
              <w:szCs w:val="24"/>
            </w:rPr>
          </w:rPrChange>
        </w:rPr>
        <w:t>[9]</w:t>
      </w:r>
    </w:p>
    <w:p w14:paraId="5117715A" w14:textId="653C153E" w:rsidR="007C76F6" w:rsidRPr="008E7348" w:rsidRDefault="007C76F6" w:rsidP="009814E7">
      <w:pPr>
        <w:pStyle w:val="ac"/>
        <w:numPr>
          <w:ilvl w:val="0"/>
          <w:numId w:val="4"/>
        </w:numPr>
        <w:spacing w:before="240" w:after="240"/>
        <w:rPr>
          <w:rFonts w:asciiTheme="minorBidi" w:hAnsiTheme="minorBidi" w:cstheme="minorBidi"/>
          <w:sz w:val="24"/>
          <w:szCs w:val="24"/>
          <w:lang w:val="en-US"/>
          <w:rPrChange w:id="52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21" w:author="יוני גרינברג" w:date="2025-12-21T15:14:00Z" w16du:dateUtc="2025-12-21T13:14:00Z">
            <w:rPr>
              <w:rFonts w:asciiTheme="majorBidi" w:hAnsiTheme="majorBidi" w:cstheme="majorBidi"/>
              <w:sz w:val="24"/>
              <w:szCs w:val="24"/>
              <w:lang w:val="en-US"/>
            </w:rPr>
          </w:rPrChange>
        </w:rPr>
        <w:t xml:space="preserve">Hidden Node Problem: Two transmitters out of range of each other may transmit simultaneously to a central receiver, causing undetectable collisions at the destination. Conclusion: The system cannot rely on real-time detection and must instead implement Collision Avoidance (CSMA/CA) protocols like </w:t>
      </w:r>
      <w:r w:rsidR="00C82C62" w:rsidRPr="008E7348">
        <w:rPr>
          <w:rFonts w:asciiTheme="minorBidi" w:hAnsiTheme="minorBidi" w:cstheme="minorBidi"/>
          <w:sz w:val="24"/>
          <w:szCs w:val="24"/>
          <w:lang w:val="en-US"/>
          <w:rPrChange w:id="522" w:author="יוני גרינברג" w:date="2025-12-21T15:14:00Z" w16du:dateUtc="2025-12-21T13:14:00Z">
            <w:rPr>
              <w:rFonts w:asciiTheme="majorBidi" w:hAnsiTheme="majorBidi" w:cstheme="majorBidi"/>
              <w:sz w:val="24"/>
              <w:szCs w:val="24"/>
              <w:lang w:val="en-US"/>
            </w:rPr>
          </w:rPrChange>
        </w:rPr>
        <w:t>Request to send (</w:t>
      </w:r>
      <w:r w:rsidR="005B7E88" w:rsidRPr="008E7348">
        <w:rPr>
          <w:rFonts w:asciiTheme="minorBidi" w:hAnsiTheme="minorBidi" w:cstheme="minorBidi"/>
          <w:sz w:val="24"/>
          <w:szCs w:val="24"/>
          <w:lang w:val="en-US"/>
          <w:rPrChange w:id="523" w:author="יוני גרינברג" w:date="2025-12-21T15:14:00Z" w16du:dateUtc="2025-12-21T13:14:00Z">
            <w:rPr>
              <w:rFonts w:asciiTheme="majorBidi" w:hAnsiTheme="majorBidi" w:cstheme="majorBidi"/>
              <w:sz w:val="24"/>
              <w:szCs w:val="24"/>
              <w:lang w:val="en-US"/>
            </w:rPr>
          </w:rPrChange>
        </w:rPr>
        <w:t>RTS</w:t>
      </w:r>
      <w:r w:rsidR="00C82C62" w:rsidRPr="008E7348">
        <w:rPr>
          <w:rFonts w:asciiTheme="minorBidi" w:hAnsiTheme="minorBidi" w:cstheme="minorBidi"/>
          <w:sz w:val="24"/>
          <w:szCs w:val="24"/>
          <w:lang w:val="en-US"/>
          <w:rPrChange w:id="524" w:author="יוני גרינברג" w:date="2025-12-21T15:14:00Z" w16du:dateUtc="2025-12-21T13:14:00Z">
            <w:rPr>
              <w:rFonts w:asciiTheme="majorBidi" w:hAnsiTheme="majorBidi" w:cstheme="majorBidi"/>
              <w:sz w:val="24"/>
              <w:szCs w:val="24"/>
              <w:lang w:val="en-US"/>
            </w:rPr>
          </w:rPrChange>
        </w:rPr>
        <w:t>)</w:t>
      </w:r>
      <w:r w:rsidR="005B7E88" w:rsidRPr="008E7348">
        <w:rPr>
          <w:rFonts w:asciiTheme="minorBidi" w:hAnsiTheme="minorBidi" w:cstheme="minorBidi"/>
          <w:sz w:val="24"/>
          <w:szCs w:val="24"/>
          <w:lang w:val="en-US"/>
          <w:rPrChange w:id="525" w:author="יוני גרינברג" w:date="2025-12-21T15:14:00Z" w16du:dateUtc="2025-12-21T13:14:00Z">
            <w:rPr>
              <w:rFonts w:asciiTheme="majorBidi" w:hAnsiTheme="majorBidi" w:cstheme="majorBidi"/>
              <w:sz w:val="24"/>
              <w:szCs w:val="24"/>
              <w:lang w:val="en-US"/>
            </w:rPr>
          </w:rPrChange>
        </w:rPr>
        <w:t>/</w:t>
      </w:r>
      <w:r w:rsidR="00C82C62" w:rsidRPr="008E7348">
        <w:rPr>
          <w:rFonts w:asciiTheme="minorBidi" w:hAnsiTheme="minorBidi" w:cstheme="minorBidi"/>
          <w:sz w:val="24"/>
          <w:szCs w:val="24"/>
          <w:lang w:val="en-US"/>
          <w:rPrChange w:id="526" w:author="יוני גרינברג" w:date="2025-12-21T15:14:00Z" w16du:dateUtc="2025-12-21T13:14:00Z">
            <w:rPr>
              <w:rFonts w:asciiTheme="majorBidi" w:hAnsiTheme="majorBidi" w:cstheme="majorBidi"/>
              <w:sz w:val="24"/>
              <w:szCs w:val="24"/>
              <w:lang w:val="en-US"/>
            </w:rPr>
          </w:rPrChange>
        </w:rPr>
        <w:t>C</w:t>
      </w:r>
      <w:r w:rsidR="005B7E88" w:rsidRPr="008E7348">
        <w:rPr>
          <w:rFonts w:asciiTheme="minorBidi" w:hAnsiTheme="minorBidi" w:cstheme="minorBidi"/>
          <w:sz w:val="24"/>
          <w:szCs w:val="24"/>
          <w:lang w:val="en-US"/>
          <w:rPrChange w:id="527" w:author="יוני גרינברג" w:date="2025-12-21T15:14:00Z" w16du:dateUtc="2025-12-21T13:14:00Z">
            <w:rPr>
              <w:rFonts w:asciiTheme="majorBidi" w:hAnsiTheme="majorBidi" w:cstheme="majorBidi"/>
              <w:sz w:val="24"/>
              <w:szCs w:val="24"/>
              <w:lang w:val="en-US"/>
            </w:rPr>
          </w:rPrChange>
        </w:rPr>
        <w:t>lear</w:t>
      </w:r>
      <w:r w:rsidR="00C82C62" w:rsidRPr="008E7348">
        <w:rPr>
          <w:rFonts w:asciiTheme="minorBidi" w:hAnsiTheme="minorBidi" w:cstheme="minorBidi"/>
          <w:sz w:val="24"/>
          <w:szCs w:val="24"/>
          <w:lang w:val="en-US"/>
          <w:rPrChange w:id="528" w:author="יוני גרינברג" w:date="2025-12-21T15:14:00Z" w16du:dateUtc="2025-12-21T13:14:00Z">
            <w:rPr>
              <w:rFonts w:asciiTheme="majorBidi" w:hAnsiTheme="majorBidi" w:cstheme="majorBidi"/>
              <w:sz w:val="24"/>
              <w:szCs w:val="24"/>
              <w:lang w:val="en-US"/>
            </w:rPr>
          </w:rPrChange>
        </w:rPr>
        <w:t xml:space="preserve"> </w:t>
      </w:r>
      <w:proofErr w:type="gramStart"/>
      <w:r w:rsidR="00C82C62" w:rsidRPr="008E7348">
        <w:rPr>
          <w:rFonts w:asciiTheme="minorBidi" w:hAnsiTheme="minorBidi" w:cstheme="minorBidi"/>
          <w:sz w:val="24"/>
          <w:szCs w:val="24"/>
          <w:lang w:val="en-US"/>
          <w:rPrChange w:id="529" w:author="יוני גרינברג" w:date="2025-12-21T15:14:00Z" w16du:dateUtc="2025-12-21T13:14:00Z">
            <w:rPr>
              <w:rFonts w:asciiTheme="majorBidi" w:hAnsiTheme="majorBidi" w:cstheme="majorBidi"/>
              <w:sz w:val="24"/>
              <w:szCs w:val="24"/>
              <w:lang w:val="en-US"/>
            </w:rPr>
          </w:rPrChange>
        </w:rPr>
        <w:t>To</w:t>
      </w:r>
      <w:proofErr w:type="gramEnd"/>
      <w:r w:rsidR="00C82C62" w:rsidRPr="008E7348">
        <w:rPr>
          <w:rFonts w:asciiTheme="minorBidi" w:hAnsiTheme="minorBidi" w:cstheme="minorBidi"/>
          <w:sz w:val="24"/>
          <w:szCs w:val="24"/>
          <w:lang w:val="en-US"/>
          <w:rPrChange w:id="530" w:author="יוני גרינברג" w:date="2025-12-21T15:14:00Z" w16du:dateUtc="2025-12-21T13:14:00Z">
            <w:rPr>
              <w:rFonts w:asciiTheme="majorBidi" w:hAnsiTheme="majorBidi" w:cstheme="majorBidi"/>
              <w:sz w:val="24"/>
              <w:szCs w:val="24"/>
              <w:lang w:val="en-US"/>
            </w:rPr>
          </w:rPrChange>
        </w:rPr>
        <w:t xml:space="preserve"> Send</w:t>
      </w:r>
      <w:r w:rsidR="005B7E88" w:rsidRPr="008E7348">
        <w:rPr>
          <w:rFonts w:asciiTheme="minorBidi" w:hAnsiTheme="minorBidi" w:cstheme="minorBidi"/>
          <w:sz w:val="24"/>
          <w:szCs w:val="24"/>
          <w:lang w:val="en-US"/>
          <w:rPrChange w:id="531"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sz w:val="24"/>
          <w:szCs w:val="24"/>
          <w:lang w:val="en-US"/>
          <w:rPrChange w:id="532" w:author="יוני גרינברג" w:date="2025-12-21T15:14:00Z" w16du:dateUtc="2025-12-21T13:14:00Z">
            <w:rPr>
              <w:rFonts w:asciiTheme="majorBidi" w:hAnsiTheme="majorBidi" w:cstheme="majorBidi"/>
              <w:sz w:val="24"/>
              <w:szCs w:val="24"/>
              <w:lang w:val="en-US"/>
            </w:rPr>
          </w:rPrChange>
        </w:rPr>
        <w:t>/</w:t>
      </w:r>
      <w:r w:rsidR="00C82C62" w:rsidRPr="008E7348">
        <w:rPr>
          <w:rFonts w:asciiTheme="minorBidi" w:hAnsiTheme="minorBidi" w:cstheme="minorBidi"/>
          <w:sz w:val="24"/>
          <w:szCs w:val="24"/>
          <w:lang w:val="en-US"/>
          <w:rPrChange w:id="533" w:author="יוני גרינברג" w:date="2025-12-21T15:14:00Z" w16du:dateUtc="2025-12-21T13:14:00Z">
            <w:rPr>
              <w:rFonts w:asciiTheme="majorBidi" w:hAnsiTheme="majorBidi" w:cstheme="majorBidi"/>
              <w:sz w:val="24"/>
              <w:szCs w:val="24"/>
              <w:lang w:val="en-US"/>
            </w:rPr>
          </w:rPrChange>
        </w:rPr>
        <w:t>(</w:t>
      </w:r>
      <w:r w:rsidRPr="008E7348">
        <w:rPr>
          <w:rFonts w:asciiTheme="minorBidi" w:hAnsiTheme="minorBidi" w:cstheme="minorBidi"/>
          <w:sz w:val="24"/>
          <w:szCs w:val="24"/>
          <w:lang w:val="en-US"/>
          <w:rPrChange w:id="534" w:author="יוני גרינברג" w:date="2025-12-21T15:14:00Z" w16du:dateUtc="2025-12-21T13:14:00Z">
            <w:rPr>
              <w:rFonts w:asciiTheme="majorBidi" w:hAnsiTheme="majorBidi" w:cstheme="majorBidi"/>
              <w:sz w:val="24"/>
              <w:szCs w:val="24"/>
              <w:lang w:val="en-US"/>
            </w:rPr>
          </w:rPrChange>
        </w:rPr>
        <w:t>CTS</w:t>
      </w:r>
      <w:r w:rsidR="00C82C62" w:rsidRPr="008E7348">
        <w:rPr>
          <w:rFonts w:asciiTheme="minorBidi" w:hAnsiTheme="minorBidi" w:cstheme="minorBidi"/>
          <w:sz w:val="24"/>
          <w:szCs w:val="24"/>
          <w:lang w:val="en-US" w:bidi="he"/>
          <w:rPrChange w:id="535" w:author="יוני גרינברג" w:date="2025-12-21T15:14:00Z" w16du:dateUtc="2025-12-21T13:14:00Z">
            <w:rPr>
              <w:rFonts w:asciiTheme="majorBidi" w:hAnsiTheme="majorBidi" w:cstheme="majorBidi"/>
              <w:sz w:val="24"/>
              <w:szCs w:val="24"/>
              <w:lang w:val="en-US" w:bidi="he"/>
            </w:rPr>
          </w:rPrChange>
        </w:rPr>
        <w:t>)</w:t>
      </w:r>
      <w:r w:rsidRPr="008E7348">
        <w:rPr>
          <w:rFonts w:asciiTheme="minorBidi" w:hAnsiTheme="minorBidi" w:cstheme="minorBidi"/>
          <w:sz w:val="24"/>
          <w:szCs w:val="24"/>
          <w:lang w:val="en-US"/>
          <w:rPrChange w:id="536" w:author="יוני גרינברג" w:date="2025-12-21T15:14:00Z" w16du:dateUtc="2025-12-21T13:14:00Z">
            <w:rPr>
              <w:rFonts w:asciiTheme="majorBidi" w:hAnsiTheme="majorBidi" w:cstheme="majorBidi"/>
              <w:sz w:val="24"/>
              <w:szCs w:val="24"/>
              <w:lang w:val="en-US"/>
            </w:rPr>
          </w:rPrChange>
        </w:rPr>
        <w:t>.</w:t>
      </w:r>
      <w:r w:rsidR="009814E7" w:rsidRPr="008E7348">
        <w:rPr>
          <w:rFonts w:asciiTheme="minorBidi" w:hAnsiTheme="minorBidi" w:cstheme="minorBidi"/>
          <w:lang w:val="en-US"/>
          <w:rPrChange w:id="537" w:author="יוני גרינברג" w:date="2025-12-21T15:14:00Z" w16du:dateUtc="2025-12-21T13:14:00Z">
            <w:rPr>
              <w:lang w:val="en-US"/>
            </w:rPr>
          </w:rPrChange>
        </w:rPr>
        <w:t xml:space="preserve"> </w:t>
      </w:r>
      <w:r w:rsidR="009814E7" w:rsidRPr="008E7348">
        <w:rPr>
          <w:rFonts w:asciiTheme="minorBidi" w:hAnsiTheme="minorBidi" w:cstheme="minorBidi"/>
          <w:sz w:val="24"/>
          <w:szCs w:val="24"/>
          <w:lang w:val="en-US"/>
          <w:rPrChange w:id="538" w:author="יוני גרינברג" w:date="2025-12-21T15:14:00Z" w16du:dateUtc="2025-12-21T13:14:00Z">
            <w:rPr>
              <w:rFonts w:asciiTheme="majorBidi" w:hAnsiTheme="majorBidi" w:cstheme="majorBidi"/>
              <w:sz w:val="24"/>
              <w:szCs w:val="24"/>
              <w:lang w:val="en-US"/>
            </w:rPr>
          </w:rPrChange>
        </w:rPr>
        <w:t>[3][6]</w:t>
      </w:r>
    </w:p>
    <w:p w14:paraId="0B647885" w14:textId="77777777" w:rsidR="007C76F6" w:rsidRPr="008E7348" w:rsidRDefault="007C76F6" w:rsidP="005038D4">
      <w:pPr>
        <w:spacing w:before="240" w:after="240"/>
        <w:rPr>
          <w:rFonts w:asciiTheme="minorBidi" w:hAnsiTheme="minorBidi" w:cstheme="minorBidi"/>
          <w:sz w:val="24"/>
          <w:szCs w:val="24"/>
          <w:lang w:val="en-US"/>
          <w:rPrChange w:id="539" w:author="יוני גרינברג" w:date="2025-12-21T15:14:00Z" w16du:dateUtc="2025-12-21T13:14:00Z">
            <w:rPr>
              <w:rFonts w:asciiTheme="majorBidi" w:hAnsiTheme="majorBidi" w:cstheme="majorBidi"/>
              <w:sz w:val="24"/>
              <w:szCs w:val="24"/>
              <w:lang w:val="en-US"/>
            </w:rPr>
          </w:rPrChange>
        </w:rPr>
      </w:pPr>
    </w:p>
    <w:p w14:paraId="725DA9D3" w14:textId="2CD90A9C" w:rsidR="007C76F6" w:rsidRPr="008E7348" w:rsidRDefault="007C76F6" w:rsidP="00C82C62">
      <w:pPr>
        <w:spacing w:before="240" w:after="240"/>
        <w:ind w:left="1720" w:hanging="500"/>
        <w:rPr>
          <w:rFonts w:asciiTheme="minorBidi" w:hAnsiTheme="minorBidi" w:cstheme="minorBidi"/>
          <w:sz w:val="24"/>
          <w:szCs w:val="24"/>
          <w:lang w:val="en-US"/>
          <w:rPrChange w:id="54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41" w:author="יוני גרינברג" w:date="2025-12-21T15:14:00Z" w16du:dateUtc="2025-12-21T13:14:00Z">
            <w:rPr>
              <w:rFonts w:asciiTheme="majorBidi" w:hAnsiTheme="majorBidi" w:cstheme="majorBidi"/>
              <w:sz w:val="24"/>
              <w:szCs w:val="24"/>
              <w:lang w:val="en-US"/>
            </w:rPr>
          </w:rPrChange>
        </w:rPr>
        <w:t>Physical Layer Challenge: Multipath Propagation &amp;</w:t>
      </w:r>
      <w:r w:rsidR="00C82C62" w:rsidRPr="008E7348">
        <w:rPr>
          <w:rFonts w:asciiTheme="minorBidi" w:hAnsiTheme="minorBidi" w:cstheme="minorBidi"/>
          <w:lang w:val="en-US"/>
          <w:rPrChange w:id="542" w:author="יוני גרינברג" w:date="2025-12-21T15:14:00Z" w16du:dateUtc="2025-12-21T13:14:00Z">
            <w:rPr>
              <w:lang w:val="en-US"/>
            </w:rPr>
          </w:rPrChange>
        </w:rPr>
        <w:t xml:space="preserve"> </w:t>
      </w:r>
      <w:r w:rsidR="00C82C62" w:rsidRPr="008E7348">
        <w:rPr>
          <w:rFonts w:asciiTheme="minorBidi" w:hAnsiTheme="minorBidi" w:cstheme="minorBidi"/>
          <w:sz w:val="24"/>
          <w:szCs w:val="24"/>
          <w:lang w:val="en-US"/>
          <w:rPrChange w:id="543" w:author="יוני גרינברג" w:date="2025-12-21T15:14:00Z" w16du:dateUtc="2025-12-21T13:14:00Z">
            <w:rPr>
              <w:rFonts w:asciiTheme="majorBidi" w:hAnsiTheme="majorBidi" w:cstheme="majorBidi"/>
              <w:sz w:val="24"/>
              <w:szCs w:val="24"/>
              <w:lang w:val="en-US"/>
            </w:rPr>
          </w:rPrChange>
        </w:rPr>
        <w:t>Inter-Symbol Interference</w:t>
      </w:r>
      <w:r w:rsidRPr="008E7348">
        <w:rPr>
          <w:rFonts w:asciiTheme="minorBidi" w:hAnsiTheme="minorBidi" w:cstheme="minorBidi"/>
          <w:sz w:val="24"/>
          <w:szCs w:val="24"/>
          <w:lang w:val="en-US"/>
          <w:rPrChange w:id="544" w:author="יוני גרינברג" w:date="2025-12-21T15:14:00Z" w16du:dateUtc="2025-12-21T13:14:00Z">
            <w:rPr>
              <w:rFonts w:asciiTheme="majorBidi" w:hAnsiTheme="majorBidi" w:cstheme="majorBidi"/>
              <w:sz w:val="24"/>
              <w:szCs w:val="24"/>
              <w:lang w:val="en-US"/>
            </w:rPr>
          </w:rPrChange>
        </w:rPr>
        <w:t xml:space="preserve"> </w:t>
      </w:r>
      <w:r w:rsidR="00C82C62" w:rsidRPr="008E7348">
        <w:rPr>
          <w:rFonts w:asciiTheme="minorBidi" w:hAnsiTheme="minorBidi" w:cstheme="minorBidi"/>
          <w:sz w:val="24"/>
          <w:szCs w:val="24"/>
          <w:lang w:val="en-US"/>
          <w:rPrChange w:id="545" w:author="יוני גרינברג" w:date="2025-12-21T15:14:00Z" w16du:dateUtc="2025-12-21T13:14:00Z">
            <w:rPr>
              <w:rFonts w:asciiTheme="majorBidi" w:hAnsiTheme="majorBidi" w:cstheme="majorBidi"/>
              <w:sz w:val="24"/>
              <w:szCs w:val="24"/>
              <w:lang w:val="en-US"/>
            </w:rPr>
          </w:rPrChange>
        </w:rPr>
        <w:t>(</w:t>
      </w:r>
      <w:r w:rsidRPr="008E7348">
        <w:rPr>
          <w:rFonts w:asciiTheme="minorBidi" w:hAnsiTheme="minorBidi" w:cstheme="minorBidi"/>
          <w:sz w:val="24"/>
          <w:szCs w:val="24"/>
          <w:lang w:val="en-US"/>
          <w:rPrChange w:id="546" w:author="יוני גרינברג" w:date="2025-12-21T15:14:00Z" w16du:dateUtc="2025-12-21T13:14:00Z">
            <w:rPr>
              <w:rFonts w:asciiTheme="majorBidi" w:hAnsiTheme="majorBidi" w:cstheme="majorBidi"/>
              <w:sz w:val="24"/>
              <w:szCs w:val="24"/>
              <w:lang w:val="en-US"/>
            </w:rPr>
          </w:rPrChange>
        </w:rPr>
        <w:t>ISI</w:t>
      </w:r>
      <w:r w:rsidR="00C82C62" w:rsidRPr="008E7348">
        <w:rPr>
          <w:rFonts w:asciiTheme="minorBidi" w:hAnsiTheme="minorBidi" w:cstheme="minorBidi"/>
          <w:sz w:val="24"/>
          <w:szCs w:val="24"/>
          <w:lang w:val="en-US"/>
          <w:rPrChange w:id="547" w:author="יוני גרינברג" w:date="2025-12-21T15:14:00Z" w16du:dateUtc="2025-12-21T13:14:00Z">
            <w:rPr>
              <w:rFonts w:asciiTheme="majorBidi" w:hAnsiTheme="majorBidi" w:cstheme="majorBidi"/>
              <w:sz w:val="24"/>
              <w:szCs w:val="24"/>
              <w:lang w:val="en-US"/>
            </w:rPr>
          </w:rPrChange>
        </w:rPr>
        <w:t>)</w:t>
      </w:r>
    </w:p>
    <w:p w14:paraId="0E48EE0E" w14:textId="77777777" w:rsidR="007C76F6" w:rsidRPr="008E7348" w:rsidRDefault="007C76F6" w:rsidP="00331CD6">
      <w:pPr>
        <w:pStyle w:val="ac"/>
        <w:numPr>
          <w:ilvl w:val="0"/>
          <w:numId w:val="5"/>
        </w:numPr>
        <w:spacing w:before="240" w:after="240"/>
        <w:rPr>
          <w:rFonts w:asciiTheme="minorBidi" w:hAnsiTheme="minorBidi" w:cstheme="minorBidi"/>
          <w:sz w:val="24"/>
          <w:szCs w:val="24"/>
          <w:lang w:val="en-US"/>
          <w:rPrChange w:id="548"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49" w:author="יוני גרינברג" w:date="2025-12-21T15:14:00Z" w16du:dateUtc="2025-12-21T13:14:00Z">
            <w:rPr>
              <w:rFonts w:asciiTheme="majorBidi" w:hAnsiTheme="majorBidi" w:cstheme="majorBidi"/>
              <w:sz w:val="24"/>
              <w:szCs w:val="24"/>
              <w:lang w:val="en-US"/>
            </w:rPr>
          </w:rPrChange>
        </w:rPr>
        <w:lastRenderedPageBreak/>
        <w:t>Indoor acoustic communication suffers from severe Multipath Propagation, where sound waves reflect off surfaces and reach the receiver at different times.</w:t>
      </w:r>
    </w:p>
    <w:p w14:paraId="5A5F3BDF" w14:textId="255165BA" w:rsidR="007C76F6" w:rsidRPr="008E7348" w:rsidRDefault="007C76F6" w:rsidP="00331CD6">
      <w:pPr>
        <w:pStyle w:val="ac"/>
        <w:numPr>
          <w:ilvl w:val="0"/>
          <w:numId w:val="5"/>
        </w:numPr>
        <w:spacing w:before="240" w:after="240"/>
        <w:rPr>
          <w:rFonts w:asciiTheme="minorBidi" w:hAnsiTheme="minorBidi" w:cstheme="minorBidi"/>
          <w:sz w:val="24"/>
          <w:szCs w:val="24"/>
          <w:lang w:val="en-US"/>
          <w:rPrChange w:id="55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51" w:author="יוני גרינברג" w:date="2025-12-21T15:14:00Z" w16du:dateUtc="2025-12-21T13:14:00Z">
            <w:rPr>
              <w:rFonts w:asciiTheme="majorBidi" w:hAnsiTheme="majorBidi" w:cstheme="majorBidi"/>
              <w:sz w:val="24"/>
              <w:szCs w:val="24"/>
              <w:lang w:val="en-US"/>
            </w:rPr>
          </w:rPrChange>
        </w:rPr>
        <w:t>The Issue: These delayed echoes overlap with subsequent data bits, causing Inter-Symbol Interference (ISI). This distorts the signal and can flip bits (0 vs 1).</w:t>
      </w:r>
      <w:r w:rsidR="009814E7" w:rsidRPr="008E7348">
        <w:rPr>
          <w:rFonts w:asciiTheme="minorBidi" w:hAnsiTheme="minorBidi" w:cstheme="minorBidi"/>
          <w:sz w:val="24"/>
          <w:szCs w:val="24"/>
          <w:lang w:val="en-US"/>
          <w:rPrChange w:id="552" w:author="יוני גרינברג" w:date="2025-12-21T15:14:00Z" w16du:dateUtc="2025-12-21T13:14:00Z">
            <w:rPr>
              <w:rFonts w:asciiTheme="majorBidi" w:hAnsiTheme="majorBidi" w:cstheme="majorBidi"/>
              <w:sz w:val="24"/>
              <w:szCs w:val="24"/>
              <w:lang w:val="en-US"/>
            </w:rPr>
          </w:rPrChange>
        </w:rPr>
        <w:t>[4]</w:t>
      </w:r>
      <w:r w:rsidR="001B0D63" w:rsidRPr="008E7348">
        <w:rPr>
          <w:rFonts w:asciiTheme="minorBidi" w:hAnsiTheme="minorBidi" w:cstheme="minorBidi"/>
          <w:sz w:val="24"/>
          <w:szCs w:val="24"/>
          <w:lang w:val="en-US"/>
          <w:rPrChange w:id="553" w:author="יוני גרינברג" w:date="2025-12-21T15:14:00Z" w16du:dateUtc="2025-12-21T13:14:00Z">
            <w:rPr>
              <w:rFonts w:asciiTheme="majorBidi" w:hAnsiTheme="majorBidi" w:cstheme="majorBidi"/>
              <w:sz w:val="24"/>
              <w:szCs w:val="24"/>
              <w:lang w:val="en-US"/>
            </w:rPr>
          </w:rPrChange>
        </w:rPr>
        <w:t>[5]</w:t>
      </w:r>
    </w:p>
    <w:p w14:paraId="0046EBB1" w14:textId="30C320CA" w:rsidR="007C76F6" w:rsidRPr="008E7348" w:rsidRDefault="007C76F6" w:rsidP="007C76F6">
      <w:pPr>
        <w:spacing w:before="240" w:after="240"/>
        <w:ind w:left="1720" w:hanging="500"/>
        <w:rPr>
          <w:rFonts w:asciiTheme="minorBidi" w:hAnsiTheme="minorBidi" w:cstheme="minorBidi"/>
          <w:sz w:val="24"/>
          <w:szCs w:val="24"/>
          <w:lang w:val="en-US"/>
          <w:rPrChange w:id="554"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55" w:author="יוני גרינברג" w:date="2025-12-21T15:14:00Z" w16du:dateUtc="2025-12-21T13:14:00Z">
            <w:rPr>
              <w:rFonts w:asciiTheme="majorBidi" w:hAnsiTheme="majorBidi" w:cstheme="majorBidi"/>
              <w:sz w:val="24"/>
              <w:szCs w:val="24"/>
              <w:lang w:val="en-US"/>
            </w:rPr>
          </w:rPrChange>
        </w:rPr>
        <w:t>Implementation Challenge: Non-Deterministic OS Latency Developing for general-purpose mobile operating systems (Android &amp; iOS) presents a Real-Time constraint.</w:t>
      </w:r>
    </w:p>
    <w:p w14:paraId="2FC0C1FD" w14:textId="6BC72F57" w:rsidR="007C76F6" w:rsidRPr="008E7348" w:rsidRDefault="007C76F6" w:rsidP="00017FCD">
      <w:pPr>
        <w:pStyle w:val="ac"/>
        <w:numPr>
          <w:ilvl w:val="0"/>
          <w:numId w:val="6"/>
        </w:numPr>
        <w:spacing w:before="240" w:after="240"/>
        <w:rPr>
          <w:rFonts w:asciiTheme="minorBidi" w:hAnsiTheme="minorBidi" w:cstheme="minorBidi"/>
          <w:sz w:val="24"/>
          <w:szCs w:val="24"/>
          <w:lang w:val="en-US"/>
          <w:rPrChange w:id="556"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57" w:author="יוני גרינברג" w:date="2025-12-21T15:14:00Z" w16du:dateUtc="2025-12-21T13:14:00Z">
            <w:rPr>
              <w:rFonts w:asciiTheme="majorBidi" w:hAnsiTheme="majorBidi" w:cstheme="majorBidi"/>
              <w:sz w:val="24"/>
              <w:szCs w:val="24"/>
              <w:lang w:val="en-US"/>
            </w:rPr>
          </w:rPrChange>
        </w:rPr>
        <w:t>The Issue: Neither Android nor iOS are hard Real-Time Operating Systems (RTOS). System scheduling, background processes, and memory management can delay audio buffer delivery to the application layer.</w:t>
      </w:r>
      <w:r w:rsidR="00017FCD" w:rsidRPr="008E7348">
        <w:rPr>
          <w:rFonts w:asciiTheme="minorBidi" w:hAnsiTheme="minorBidi" w:cstheme="minorBidi"/>
          <w:lang w:val="en-US"/>
          <w:rPrChange w:id="558" w:author="יוני גרינברג" w:date="2025-12-21T15:14:00Z" w16du:dateUtc="2025-12-21T13:14:00Z">
            <w:rPr>
              <w:lang w:val="en-US"/>
            </w:rPr>
          </w:rPrChange>
        </w:rPr>
        <w:t xml:space="preserve"> </w:t>
      </w:r>
      <w:r w:rsidR="00017FCD" w:rsidRPr="008E7348">
        <w:rPr>
          <w:rFonts w:asciiTheme="minorBidi" w:hAnsiTheme="minorBidi" w:cstheme="minorBidi"/>
          <w:sz w:val="24"/>
          <w:szCs w:val="24"/>
          <w:rPrChange w:id="559" w:author="יוני גרינברג" w:date="2025-12-21T15:14:00Z" w16du:dateUtc="2025-12-21T13:14:00Z">
            <w:rPr>
              <w:rFonts w:asciiTheme="majorBidi" w:hAnsiTheme="majorBidi" w:cstheme="majorBidi"/>
              <w:sz w:val="24"/>
              <w:szCs w:val="24"/>
            </w:rPr>
          </w:rPrChange>
        </w:rPr>
        <w:t>[9]</w:t>
      </w:r>
    </w:p>
    <w:p w14:paraId="0D0576EB" w14:textId="77777777" w:rsidR="00EB57AA" w:rsidRPr="008E7348" w:rsidRDefault="007C76F6" w:rsidP="007C76F6">
      <w:pPr>
        <w:spacing w:before="240" w:after="240"/>
        <w:ind w:left="2360" w:hanging="640"/>
        <w:rPr>
          <w:rFonts w:asciiTheme="minorBidi" w:hAnsiTheme="minorBidi" w:cstheme="minorBidi"/>
          <w:sz w:val="24"/>
          <w:szCs w:val="24"/>
          <w:lang w:val="en-US"/>
          <w:rPrChange w:id="56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61" w:author="יוני גרינברג" w:date="2025-12-21T15:14:00Z" w16du:dateUtc="2025-12-21T13:14:00Z">
            <w:rPr>
              <w:rFonts w:asciiTheme="majorBidi" w:hAnsiTheme="majorBidi" w:cstheme="majorBidi"/>
              <w:sz w:val="24"/>
              <w:szCs w:val="24"/>
              <w:lang w:val="en-US"/>
            </w:rPr>
          </w:rPrChange>
        </w:rPr>
        <w:t>The Risk: These unpredictable delays cause Buffer Underflows, resulting in permanent loss of incoming signal segments</w:t>
      </w:r>
    </w:p>
    <w:p w14:paraId="18AA2860" w14:textId="77777777" w:rsidR="00904544" w:rsidRPr="008E7348" w:rsidRDefault="00904544" w:rsidP="007C76F6">
      <w:pPr>
        <w:spacing w:before="240" w:after="240"/>
        <w:ind w:left="2360" w:hanging="640"/>
        <w:rPr>
          <w:ins w:id="562" w:author="יוני גרינברג" w:date="2025-12-21T15:10:00Z" w16du:dateUtc="2025-12-21T13:10:00Z"/>
          <w:rFonts w:asciiTheme="minorBidi" w:hAnsiTheme="minorBidi" w:cstheme="minorBidi"/>
          <w:sz w:val="24"/>
          <w:szCs w:val="24"/>
          <w:lang w:val="en-US"/>
          <w:rPrChange w:id="563" w:author="יוני גרינברג" w:date="2025-12-21T15:14:00Z" w16du:dateUtc="2025-12-21T13:14:00Z">
            <w:rPr>
              <w:ins w:id="564" w:author="יוני גרינברג" w:date="2025-12-21T15:10:00Z" w16du:dateUtc="2025-12-21T13:10:00Z"/>
              <w:rFonts w:asciiTheme="majorBidi" w:hAnsiTheme="majorBidi" w:cstheme="majorBidi"/>
              <w:sz w:val="24"/>
              <w:szCs w:val="24"/>
              <w:lang w:val="en-US"/>
            </w:rPr>
          </w:rPrChange>
        </w:rPr>
      </w:pPr>
    </w:p>
    <w:p w14:paraId="219011D5" w14:textId="77777777" w:rsidR="008E7348" w:rsidRPr="008E7348" w:rsidRDefault="008E7348" w:rsidP="007C76F6">
      <w:pPr>
        <w:spacing w:before="240" w:after="240"/>
        <w:ind w:left="2360" w:hanging="640"/>
        <w:rPr>
          <w:rFonts w:asciiTheme="minorBidi" w:hAnsiTheme="minorBidi" w:cstheme="minorBidi"/>
          <w:sz w:val="24"/>
          <w:szCs w:val="24"/>
          <w:lang w:val="en-US"/>
          <w:rPrChange w:id="565" w:author="יוני גרינברג" w:date="2025-12-21T15:14:00Z" w16du:dateUtc="2025-12-21T13:14:00Z">
            <w:rPr>
              <w:rFonts w:asciiTheme="majorBidi" w:hAnsiTheme="majorBidi" w:cstheme="majorBidi"/>
              <w:sz w:val="24"/>
              <w:szCs w:val="24"/>
              <w:lang w:val="en-US"/>
            </w:rPr>
          </w:rPrChange>
        </w:rPr>
      </w:pPr>
    </w:p>
    <w:p w14:paraId="4E95AACE" w14:textId="2CEFABDA" w:rsidR="007C76F6" w:rsidRPr="008E7348" w:rsidRDefault="007C76F6" w:rsidP="005038D4">
      <w:pPr>
        <w:spacing w:before="240" w:after="240"/>
        <w:ind w:left="860" w:firstLine="720"/>
        <w:rPr>
          <w:rFonts w:asciiTheme="minorBidi" w:hAnsiTheme="minorBidi" w:cstheme="minorBidi"/>
          <w:b/>
          <w:bCs/>
          <w:sz w:val="24"/>
          <w:szCs w:val="24"/>
          <w:lang w:val="en-US"/>
          <w:rPrChange w:id="566"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567" w:author="יוני גרינברג" w:date="2025-12-21T15:14:00Z" w16du:dateUtc="2025-12-21T13:14:00Z">
            <w:rPr>
              <w:rFonts w:asciiTheme="majorBidi" w:hAnsiTheme="majorBidi" w:cstheme="majorBidi"/>
              <w:b/>
              <w:bCs/>
              <w:sz w:val="24"/>
              <w:szCs w:val="24"/>
              <w:lang w:val="en-US"/>
            </w:rPr>
          </w:rPrChange>
        </w:rPr>
        <w:t>1.5.1.1.</w:t>
      </w:r>
      <w:r w:rsidRPr="008E7348">
        <w:rPr>
          <w:rFonts w:asciiTheme="minorBidi" w:hAnsiTheme="minorBidi" w:cstheme="minorBidi"/>
          <w:sz w:val="24"/>
          <w:szCs w:val="24"/>
          <w:lang w:val="en-US"/>
          <w:rPrChange w:id="568"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b/>
          <w:bCs/>
          <w:sz w:val="24"/>
          <w:szCs w:val="24"/>
          <w:lang w:val="en-US"/>
          <w:rPrChange w:id="569" w:author="יוני גרינברג" w:date="2025-12-21T15:14:00Z" w16du:dateUtc="2025-12-21T13:14:00Z">
            <w:rPr>
              <w:rFonts w:asciiTheme="majorBidi" w:hAnsiTheme="majorBidi" w:cstheme="majorBidi"/>
              <w:b/>
              <w:bCs/>
              <w:sz w:val="24"/>
              <w:szCs w:val="24"/>
              <w:lang w:val="en-US"/>
            </w:rPr>
          </w:rPrChange>
        </w:rPr>
        <w:t>How do we plan to overcome them?</w:t>
      </w:r>
    </w:p>
    <w:p w14:paraId="622CD315" w14:textId="0FDB0004" w:rsidR="007C76F6" w:rsidRPr="008E7348" w:rsidRDefault="007C76F6" w:rsidP="0093458D">
      <w:pPr>
        <w:pStyle w:val="ac"/>
        <w:numPr>
          <w:ilvl w:val="0"/>
          <w:numId w:val="6"/>
        </w:numPr>
        <w:spacing w:before="240" w:after="240"/>
        <w:rPr>
          <w:rFonts w:asciiTheme="minorBidi" w:hAnsiTheme="minorBidi" w:cstheme="minorBidi"/>
          <w:sz w:val="24"/>
          <w:szCs w:val="24"/>
          <w:lang w:val="en-US"/>
          <w:rPrChange w:id="57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71" w:author="יוני גרינברג" w:date="2025-12-21T15:14:00Z" w16du:dateUtc="2025-12-21T13:14:00Z">
            <w:rPr>
              <w:rFonts w:asciiTheme="majorBidi" w:hAnsiTheme="majorBidi" w:cstheme="majorBidi"/>
              <w:sz w:val="24"/>
              <w:szCs w:val="24"/>
              <w:lang w:val="en-US"/>
            </w:rPr>
          </w:rPrChange>
        </w:rPr>
        <w:t>Protocol (CSMA/CA): Since physical detection is impossible, we will implement an RTS/CTS handshake to logically reserve the medium before transmission. Additionally, Random Backoff timers will be used to manage retransmissions when the channel is busy.</w:t>
      </w:r>
    </w:p>
    <w:p w14:paraId="2BA02D49" w14:textId="4F72AF7A" w:rsidR="007C76F6" w:rsidRPr="008E7348" w:rsidRDefault="007C76F6" w:rsidP="007C76F6">
      <w:pPr>
        <w:pStyle w:val="ac"/>
        <w:numPr>
          <w:ilvl w:val="0"/>
          <w:numId w:val="6"/>
        </w:numPr>
        <w:spacing w:before="240" w:after="240"/>
        <w:rPr>
          <w:rFonts w:asciiTheme="minorBidi" w:hAnsiTheme="minorBidi" w:cstheme="minorBidi"/>
          <w:sz w:val="24"/>
          <w:szCs w:val="24"/>
          <w:lang w:val="en-US"/>
          <w:rPrChange w:id="572"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73" w:author="יוני גרינברג" w:date="2025-12-21T15:14:00Z" w16du:dateUtc="2025-12-21T13:14:00Z">
            <w:rPr>
              <w:rFonts w:asciiTheme="majorBidi" w:hAnsiTheme="majorBidi" w:cstheme="majorBidi"/>
              <w:sz w:val="24"/>
              <w:szCs w:val="24"/>
              <w:lang w:val="en-US"/>
            </w:rPr>
          </w:rPrChange>
        </w:rPr>
        <w:t>Signal Robustness: To mitigate Multipath interference, we selected a conservative symbol duration 0.5ms that allows echoes to decay. Data integrity is strictly enforced via 8-bit Checksum validation and an ACK confirmation.</w:t>
      </w:r>
    </w:p>
    <w:p w14:paraId="39181C10" w14:textId="2B52BCF3" w:rsidR="007C76F6" w:rsidRPr="008E7348" w:rsidRDefault="007C76F6" w:rsidP="0093458D">
      <w:pPr>
        <w:pStyle w:val="ac"/>
        <w:numPr>
          <w:ilvl w:val="0"/>
          <w:numId w:val="6"/>
        </w:numPr>
        <w:spacing w:before="240" w:after="240"/>
        <w:rPr>
          <w:rFonts w:asciiTheme="minorBidi" w:hAnsiTheme="minorBidi" w:cstheme="minorBidi"/>
          <w:sz w:val="24"/>
          <w:szCs w:val="24"/>
          <w:rtl/>
          <w:lang w:val="en-US"/>
          <w:rPrChange w:id="574" w:author="יוני גרינברג" w:date="2025-12-21T15:14:00Z" w16du:dateUtc="2025-12-21T13:14:00Z">
            <w:rPr>
              <w:rFonts w:asciiTheme="majorBidi" w:hAnsiTheme="majorBidi" w:cstheme="majorBidi"/>
              <w:sz w:val="24"/>
              <w:szCs w:val="24"/>
              <w:rtl/>
              <w:lang w:val="en-US"/>
            </w:rPr>
          </w:rPrChange>
        </w:rPr>
      </w:pPr>
      <w:r w:rsidRPr="008E7348">
        <w:rPr>
          <w:rFonts w:asciiTheme="minorBidi" w:hAnsiTheme="minorBidi" w:cstheme="minorBidi"/>
          <w:sz w:val="24"/>
          <w:szCs w:val="24"/>
          <w:lang w:val="en-US"/>
          <w:rPrChange w:id="575" w:author="יוני גרינברג" w:date="2025-12-21T15:14:00Z" w16du:dateUtc="2025-12-21T13:14:00Z">
            <w:rPr>
              <w:rFonts w:asciiTheme="majorBidi" w:hAnsiTheme="majorBidi" w:cstheme="majorBidi"/>
              <w:sz w:val="24"/>
              <w:szCs w:val="24"/>
              <w:lang w:val="en-US"/>
            </w:rPr>
          </w:rPrChange>
        </w:rPr>
        <w:t>Multi-platform Management: To handle non-deterministic delays on Android and iOS, we will use multi-threaded architecture. This decouples the high priority recording task from processing, preventing data loss during OS lags.</w:t>
      </w:r>
    </w:p>
    <w:p w14:paraId="355E7A8F" w14:textId="77777777" w:rsidR="00BD16DC" w:rsidRPr="008E7348" w:rsidRDefault="00C7700C">
      <w:pPr>
        <w:spacing w:before="240" w:after="240"/>
        <w:ind w:left="2360" w:hanging="640"/>
        <w:rPr>
          <w:rFonts w:asciiTheme="minorBidi" w:hAnsiTheme="minorBidi" w:cstheme="minorBidi"/>
          <w:b/>
          <w:bCs/>
          <w:sz w:val="24"/>
          <w:szCs w:val="24"/>
          <w:lang w:val="en-US"/>
          <w:rPrChange w:id="576"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577" w:author="יוני גרינברג" w:date="2025-12-21T15:14:00Z" w16du:dateUtc="2025-12-21T13:14:00Z">
            <w:rPr>
              <w:rFonts w:asciiTheme="majorBidi" w:hAnsiTheme="majorBidi" w:cstheme="majorBidi"/>
              <w:b/>
              <w:bCs/>
              <w:sz w:val="24"/>
              <w:szCs w:val="24"/>
              <w:lang w:val="en-US"/>
            </w:rPr>
          </w:rPrChange>
        </w:rPr>
        <w:t>1.5.1.2.</w:t>
      </w:r>
      <w:r w:rsidRPr="008E7348">
        <w:rPr>
          <w:rFonts w:asciiTheme="minorBidi" w:hAnsiTheme="minorBidi" w:cstheme="minorBidi"/>
          <w:sz w:val="24"/>
          <w:szCs w:val="24"/>
          <w:lang w:val="en-US"/>
          <w:rPrChange w:id="578"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b/>
          <w:bCs/>
          <w:sz w:val="24"/>
          <w:szCs w:val="24"/>
          <w:lang w:val="en-US"/>
          <w:rPrChange w:id="579" w:author="יוני גרינברג" w:date="2025-12-21T15:14:00Z" w16du:dateUtc="2025-12-21T13:14:00Z">
            <w:rPr>
              <w:rFonts w:asciiTheme="majorBidi" w:hAnsiTheme="majorBidi" w:cstheme="majorBidi"/>
              <w:b/>
              <w:bCs/>
              <w:sz w:val="24"/>
              <w:szCs w:val="24"/>
              <w:lang w:val="en-US"/>
            </w:rPr>
          </w:rPrChange>
        </w:rPr>
        <w:t>What do we do if our expectations do not hold?</w:t>
      </w:r>
    </w:p>
    <w:p w14:paraId="646939A6" w14:textId="4566490D" w:rsidR="00367EC8" w:rsidRPr="008E7348" w:rsidRDefault="00367EC8" w:rsidP="00367EC8">
      <w:pPr>
        <w:pStyle w:val="ac"/>
        <w:numPr>
          <w:ilvl w:val="0"/>
          <w:numId w:val="7"/>
        </w:numPr>
        <w:spacing w:before="240" w:after="240"/>
        <w:rPr>
          <w:rFonts w:asciiTheme="minorBidi" w:hAnsiTheme="minorBidi" w:cstheme="minorBidi"/>
          <w:sz w:val="24"/>
          <w:szCs w:val="24"/>
          <w:lang w:val="en-US"/>
          <w:rPrChange w:id="58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81" w:author="יוני גרינברג" w:date="2025-12-21T15:14:00Z" w16du:dateUtc="2025-12-21T13:14:00Z">
            <w:rPr>
              <w:rFonts w:asciiTheme="majorBidi" w:hAnsiTheme="majorBidi" w:cstheme="majorBidi"/>
              <w:sz w:val="24"/>
              <w:szCs w:val="24"/>
              <w:lang w:val="en-US"/>
            </w:rPr>
          </w:rPrChange>
        </w:rPr>
        <w:t>Fallback A: Lower Data Rate: If the Bit Error Rate (BER) is high due to echoes, we will increase the symbol duration (e.g., to 1.0ms), sacrificing speed for higher stability.</w:t>
      </w:r>
    </w:p>
    <w:p w14:paraId="1996DA6A" w14:textId="77777777" w:rsidR="00367EC8" w:rsidRPr="008E7348" w:rsidRDefault="00367EC8" w:rsidP="00367EC8">
      <w:pPr>
        <w:pStyle w:val="ac"/>
        <w:numPr>
          <w:ilvl w:val="0"/>
          <w:numId w:val="7"/>
        </w:numPr>
        <w:spacing w:before="240" w:after="240"/>
        <w:rPr>
          <w:rFonts w:asciiTheme="minorBidi" w:hAnsiTheme="minorBidi" w:cstheme="minorBidi"/>
          <w:sz w:val="24"/>
          <w:szCs w:val="24"/>
          <w:lang w:val="en-US"/>
          <w:rPrChange w:id="582"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83" w:author="יוני גרינברג" w:date="2025-12-21T15:14:00Z" w16du:dateUtc="2025-12-21T13:14:00Z">
            <w:rPr>
              <w:rFonts w:asciiTheme="majorBidi" w:hAnsiTheme="majorBidi" w:cstheme="majorBidi"/>
              <w:sz w:val="24"/>
              <w:szCs w:val="24"/>
              <w:lang w:val="en-US"/>
            </w:rPr>
          </w:rPrChange>
        </w:rPr>
        <w:t xml:space="preserve">Fallback B: Forward Error Correction (FEC): If retransmissions become too frequent, we will implement error-correcting codes </w:t>
      </w:r>
      <w:r w:rsidRPr="008E7348">
        <w:rPr>
          <w:rFonts w:asciiTheme="minorBidi" w:hAnsiTheme="minorBidi" w:cstheme="minorBidi"/>
          <w:sz w:val="24"/>
          <w:szCs w:val="24"/>
          <w:lang w:val="en-US"/>
          <w:rPrChange w:id="584" w:author="יוני גרינברג" w:date="2025-12-21T15:14:00Z" w16du:dateUtc="2025-12-21T13:14:00Z">
            <w:rPr>
              <w:rFonts w:asciiTheme="majorBidi" w:hAnsiTheme="majorBidi" w:cstheme="majorBidi"/>
              <w:sz w:val="24"/>
              <w:szCs w:val="24"/>
              <w:lang w:val="en-US"/>
            </w:rPr>
          </w:rPrChange>
        </w:rPr>
        <w:lastRenderedPageBreak/>
        <w:t>(e.g., Hamming Code) to repair single-bit errors locally without resending packets.</w:t>
      </w:r>
    </w:p>
    <w:p w14:paraId="0956443D" w14:textId="721137CE" w:rsidR="00367EC8" w:rsidRPr="008E7348" w:rsidRDefault="00367EC8" w:rsidP="0093458D">
      <w:pPr>
        <w:pStyle w:val="ac"/>
        <w:numPr>
          <w:ilvl w:val="0"/>
          <w:numId w:val="7"/>
        </w:numPr>
        <w:spacing w:before="240" w:after="240"/>
        <w:rPr>
          <w:rFonts w:asciiTheme="minorBidi" w:hAnsiTheme="minorBidi" w:cstheme="minorBidi"/>
          <w:sz w:val="24"/>
          <w:szCs w:val="24"/>
          <w:lang w:val="en-US"/>
          <w:rPrChange w:id="585"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86" w:author="יוני גרינברג" w:date="2025-12-21T15:14:00Z" w16du:dateUtc="2025-12-21T13:14:00Z">
            <w:rPr>
              <w:rFonts w:asciiTheme="majorBidi" w:hAnsiTheme="majorBidi" w:cstheme="majorBidi"/>
              <w:sz w:val="24"/>
              <w:szCs w:val="24"/>
              <w:lang w:val="en-US"/>
            </w:rPr>
          </w:rPrChange>
        </w:rPr>
        <w:t>Fallback C: Protocol Simplification: If the RTS/CTS handshake creates too much latency for short messages, we will revert to a basic "Listen-Before-Talk" scheme without the handshake overhead.</w:t>
      </w:r>
    </w:p>
    <w:p w14:paraId="47D21E37" w14:textId="77777777" w:rsidR="00367EC8" w:rsidRPr="008E7348" w:rsidRDefault="00367EC8">
      <w:pPr>
        <w:spacing w:before="240" w:after="240"/>
        <w:ind w:left="2360" w:hanging="640"/>
        <w:rPr>
          <w:rFonts w:asciiTheme="minorBidi" w:hAnsiTheme="minorBidi" w:cstheme="minorBidi"/>
          <w:b/>
          <w:bCs/>
          <w:sz w:val="24"/>
          <w:szCs w:val="24"/>
          <w:lang w:val="en-US"/>
          <w:rPrChange w:id="587" w:author="יוני גרינברג" w:date="2025-12-21T15:14:00Z" w16du:dateUtc="2025-12-21T13:14:00Z">
            <w:rPr>
              <w:rFonts w:asciiTheme="majorBidi" w:hAnsiTheme="majorBidi" w:cstheme="majorBidi"/>
              <w:b/>
              <w:bCs/>
              <w:sz w:val="24"/>
              <w:szCs w:val="24"/>
              <w:lang w:val="en-US"/>
            </w:rPr>
          </w:rPrChange>
        </w:rPr>
      </w:pPr>
    </w:p>
    <w:p w14:paraId="59DCCCDE" w14:textId="5B64D741" w:rsidR="00BD16DC" w:rsidRPr="008E7348" w:rsidRDefault="00C7700C" w:rsidP="005038D4">
      <w:pPr>
        <w:spacing w:before="240" w:after="240"/>
        <w:ind w:left="1720" w:hanging="280"/>
        <w:rPr>
          <w:rFonts w:asciiTheme="minorBidi" w:hAnsiTheme="minorBidi" w:cstheme="minorBidi"/>
          <w:b/>
          <w:bCs/>
          <w:sz w:val="24"/>
          <w:szCs w:val="24"/>
          <w:lang w:val="en-US"/>
          <w:rPrChange w:id="588"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589" w:author="יוני גרינברג" w:date="2025-12-21T15:14:00Z" w16du:dateUtc="2025-12-21T13:14:00Z">
            <w:rPr>
              <w:rFonts w:asciiTheme="majorBidi" w:hAnsiTheme="majorBidi" w:cstheme="majorBidi"/>
              <w:b/>
              <w:bCs/>
              <w:sz w:val="24"/>
              <w:szCs w:val="24"/>
              <w:lang w:val="en-US"/>
            </w:rPr>
          </w:rPrChange>
        </w:rPr>
        <w:t>1.5.</w:t>
      </w:r>
      <w:del w:id="590" w:author="יוני גרינברג" w:date="2025-12-21T15:11:00Z" w16du:dateUtc="2025-12-21T13:11:00Z">
        <w:r w:rsidR="00F64D36" w:rsidRPr="008E7348" w:rsidDel="008E7348">
          <w:rPr>
            <w:rFonts w:asciiTheme="minorBidi" w:hAnsiTheme="minorBidi" w:cstheme="minorBidi"/>
            <w:b/>
            <w:bCs/>
            <w:sz w:val="24"/>
            <w:szCs w:val="24"/>
            <w:lang w:val="en-US"/>
            <w:rPrChange w:id="591" w:author="יוני גרינברג" w:date="2025-12-21T15:14:00Z" w16du:dateUtc="2025-12-21T13:14:00Z">
              <w:rPr>
                <w:rFonts w:asciiTheme="majorBidi" w:hAnsiTheme="majorBidi" w:cstheme="majorBidi"/>
                <w:b/>
                <w:bCs/>
                <w:sz w:val="24"/>
                <w:szCs w:val="24"/>
                <w:lang w:val="en-US"/>
              </w:rPr>
            </w:rPrChange>
          </w:rPr>
          <w:delText>3</w:delText>
        </w:r>
      </w:del>
      <w:ins w:id="592" w:author="יוני גרינברג" w:date="2025-12-21T15:11:00Z" w16du:dateUtc="2025-12-21T13:11:00Z">
        <w:r w:rsidR="008E7348" w:rsidRPr="008E7348">
          <w:rPr>
            <w:rFonts w:asciiTheme="minorBidi" w:hAnsiTheme="minorBidi" w:cstheme="minorBidi"/>
            <w:b/>
            <w:bCs/>
            <w:sz w:val="24"/>
            <w:szCs w:val="24"/>
            <w:lang w:val="en-US"/>
            <w:rPrChange w:id="593" w:author="יוני גרינברג" w:date="2025-12-21T15:14:00Z" w16du:dateUtc="2025-12-21T13:14:00Z">
              <w:rPr>
                <w:rFonts w:asciiTheme="majorBidi" w:hAnsiTheme="majorBidi" w:cstheme="majorBidi"/>
                <w:b/>
                <w:bCs/>
                <w:sz w:val="24"/>
                <w:szCs w:val="24"/>
                <w:lang w:val="en-US"/>
              </w:rPr>
            </w:rPrChange>
          </w:rPr>
          <w:t>2</w:t>
        </w:r>
      </w:ins>
      <w:r w:rsidRPr="008E7348">
        <w:rPr>
          <w:rFonts w:asciiTheme="minorBidi" w:hAnsiTheme="minorBidi" w:cstheme="minorBidi"/>
          <w:b/>
          <w:bCs/>
          <w:sz w:val="24"/>
          <w:szCs w:val="24"/>
          <w:lang w:val="en-US"/>
          <w:rPrChange w:id="594" w:author="יוני גרינברג" w:date="2025-12-21T15:14:00Z" w16du:dateUtc="2025-12-21T13:14:00Z">
            <w:rPr>
              <w:rFonts w:asciiTheme="majorBidi" w:hAnsiTheme="majorBidi" w:cstheme="majorBidi"/>
              <w:b/>
              <w:bCs/>
              <w:sz w:val="24"/>
              <w:szCs w:val="24"/>
              <w:lang w:val="en-US"/>
            </w:rPr>
          </w:rPrChange>
        </w:rPr>
        <w:t>.</w:t>
      </w:r>
      <w:r w:rsidRPr="008E7348">
        <w:rPr>
          <w:rFonts w:asciiTheme="minorBidi" w:hAnsiTheme="minorBidi" w:cstheme="minorBidi"/>
          <w:sz w:val="24"/>
          <w:szCs w:val="24"/>
          <w:lang w:val="en-US"/>
          <w:rPrChange w:id="595"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b/>
          <w:bCs/>
          <w:sz w:val="24"/>
          <w:szCs w:val="24"/>
          <w:lang w:val="en-US"/>
          <w:rPrChange w:id="596" w:author="יוני גרינברג" w:date="2025-12-21T15:14:00Z" w16du:dateUtc="2025-12-21T13:14:00Z">
            <w:rPr>
              <w:rFonts w:asciiTheme="majorBidi" w:hAnsiTheme="majorBidi" w:cstheme="majorBidi"/>
              <w:b/>
              <w:bCs/>
              <w:sz w:val="24"/>
              <w:szCs w:val="24"/>
              <w:lang w:val="en-US"/>
            </w:rPr>
          </w:rPrChange>
        </w:rPr>
        <w:t>Hardware equipment</w:t>
      </w:r>
    </w:p>
    <w:p w14:paraId="6F6B78C1" w14:textId="602EFA93" w:rsidR="00894AE7" w:rsidRPr="008E7348" w:rsidRDefault="00894AE7" w:rsidP="005038D4">
      <w:pPr>
        <w:spacing w:before="240" w:after="240"/>
        <w:ind w:left="1720" w:hanging="60"/>
        <w:rPr>
          <w:ins w:id="597" w:author="יוני גרינברג" w:date="2025-12-21T15:10:00Z" w16du:dateUtc="2025-12-21T13:10:00Z"/>
          <w:rFonts w:asciiTheme="minorBidi" w:hAnsiTheme="minorBidi" w:cstheme="minorBidi"/>
          <w:sz w:val="24"/>
          <w:szCs w:val="24"/>
          <w:lang w:val="en-US"/>
          <w:rPrChange w:id="598" w:author="יוני גרינברג" w:date="2025-12-21T15:14:00Z" w16du:dateUtc="2025-12-21T13:14:00Z">
            <w:rPr>
              <w:ins w:id="599" w:author="יוני גרינברג" w:date="2025-12-21T15:10:00Z" w16du:dateUtc="2025-12-21T13:10:00Z"/>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600" w:author="יוני גרינברג" w:date="2025-12-21T15:14:00Z" w16du:dateUtc="2025-12-21T13:14:00Z">
            <w:rPr>
              <w:rFonts w:asciiTheme="majorBidi" w:hAnsiTheme="majorBidi" w:cstheme="majorBidi"/>
              <w:sz w:val="24"/>
              <w:szCs w:val="24"/>
              <w:lang w:val="en-US"/>
            </w:rPr>
          </w:rPrChange>
        </w:rPr>
        <w:t>Mobile Devices (Nodes): The system relies on standard smartphones running Android and iOS. The project must be tested on a variety of models (e.g., Samsung, Pixel, iPhone), as different manufacturers use different audio chipsets and microphone placements.</w:t>
      </w:r>
    </w:p>
    <w:p w14:paraId="672AD253" w14:textId="77777777" w:rsidR="008E7348" w:rsidRPr="008E7348" w:rsidRDefault="008E7348" w:rsidP="005038D4">
      <w:pPr>
        <w:spacing w:before="240" w:after="240"/>
        <w:ind w:left="1720" w:hanging="60"/>
        <w:rPr>
          <w:ins w:id="601" w:author="יוני גרינברג" w:date="2025-12-21T15:10:00Z" w16du:dateUtc="2025-12-21T13:10:00Z"/>
          <w:rFonts w:asciiTheme="minorBidi" w:hAnsiTheme="minorBidi" w:cstheme="minorBidi"/>
          <w:sz w:val="24"/>
          <w:szCs w:val="24"/>
          <w:lang w:val="en-US"/>
          <w:rPrChange w:id="602" w:author="יוני גרינברג" w:date="2025-12-21T15:14:00Z" w16du:dateUtc="2025-12-21T13:14:00Z">
            <w:rPr>
              <w:ins w:id="603" w:author="יוני גרינברג" w:date="2025-12-21T15:10:00Z" w16du:dateUtc="2025-12-21T13:10:00Z"/>
              <w:rFonts w:asciiTheme="majorBidi" w:hAnsiTheme="majorBidi" w:cstheme="majorBidi"/>
              <w:sz w:val="24"/>
              <w:szCs w:val="24"/>
              <w:lang w:val="en-US"/>
            </w:rPr>
          </w:rPrChange>
        </w:rPr>
      </w:pPr>
    </w:p>
    <w:p w14:paraId="25CD8B8A" w14:textId="77777777" w:rsidR="008E7348" w:rsidRPr="008E7348" w:rsidRDefault="008E7348" w:rsidP="005038D4">
      <w:pPr>
        <w:spacing w:before="240" w:after="240"/>
        <w:ind w:left="1720" w:hanging="60"/>
        <w:rPr>
          <w:ins w:id="604" w:author="יוני גרינברג" w:date="2025-12-21T15:10:00Z" w16du:dateUtc="2025-12-21T13:10:00Z"/>
          <w:rFonts w:asciiTheme="minorBidi" w:hAnsiTheme="minorBidi" w:cstheme="minorBidi"/>
          <w:sz w:val="24"/>
          <w:szCs w:val="24"/>
          <w:lang w:val="en-US"/>
          <w:rPrChange w:id="605" w:author="יוני גרינברג" w:date="2025-12-21T15:14:00Z" w16du:dateUtc="2025-12-21T13:14:00Z">
            <w:rPr>
              <w:ins w:id="606" w:author="יוני גרינברג" w:date="2025-12-21T15:10:00Z" w16du:dateUtc="2025-12-21T13:10:00Z"/>
              <w:rFonts w:asciiTheme="majorBidi" w:hAnsiTheme="majorBidi" w:cstheme="majorBidi"/>
              <w:sz w:val="24"/>
              <w:szCs w:val="24"/>
              <w:lang w:val="en-US"/>
            </w:rPr>
          </w:rPrChange>
        </w:rPr>
      </w:pPr>
    </w:p>
    <w:p w14:paraId="7861878C" w14:textId="77777777" w:rsidR="008E7348" w:rsidRPr="008E7348" w:rsidRDefault="008E7348" w:rsidP="005038D4">
      <w:pPr>
        <w:spacing w:before="240" w:after="240"/>
        <w:ind w:left="1720" w:hanging="60"/>
        <w:rPr>
          <w:ins w:id="607" w:author="יוני גרינברג" w:date="2025-12-21T15:10:00Z" w16du:dateUtc="2025-12-21T13:10:00Z"/>
          <w:rFonts w:asciiTheme="minorBidi" w:hAnsiTheme="minorBidi" w:cstheme="minorBidi"/>
          <w:sz w:val="24"/>
          <w:szCs w:val="24"/>
          <w:lang w:val="en-US"/>
          <w:rPrChange w:id="608" w:author="יוני גרינברג" w:date="2025-12-21T15:14:00Z" w16du:dateUtc="2025-12-21T13:14:00Z">
            <w:rPr>
              <w:ins w:id="609" w:author="יוני גרינברג" w:date="2025-12-21T15:10:00Z" w16du:dateUtc="2025-12-21T13:10:00Z"/>
              <w:rFonts w:asciiTheme="majorBidi" w:hAnsiTheme="majorBidi" w:cstheme="majorBidi"/>
              <w:sz w:val="24"/>
              <w:szCs w:val="24"/>
              <w:lang w:val="en-US"/>
            </w:rPr>
          </w:rPrChange>
        </w:rPr>
      </w:pPr>
    </w:p>
    <w:p w14:paraId="53102CE4" w14:textId="77777777" w:rsidR="008E7348" w:rsidRPr="008E7348" w:rsidRDefault="008E7348" w:rsidP="005038D4">
      <w:pPr>
        <w:spacing w:before="240" w:after="240"/>
        <w:ind w:left="1720" w:hanging="60"/>
        <w:rPr>
          <w:ins w:id="610" w:author="יוני גרינברג" w:date="2025-12-21T15:10:00Z" w16du:dateUtc="2025-12-21T13:10:00Z"/>
          <w:rFonts w:asciiTheme="minorBidi" w:hAnsiTheme="minorBidi" w:cstheme="minorBidi"/>
          <w:sz w:val="24"/>
          <w:szCs w:val="24"/>
          <w:lang w:val="en-US"/>
          <w:rPrChange w:id="611" w:author="יוני גרינברג" w:date="2025-12-21T15:14:00Z" w16du:dateUtc="2025-12-21T13:14:00Z">
            <w:rPr>
              <w:ins w:id="612" w:author="יוני גרינברג" w:date="2025-12-21T15:10:00Z" w16du:dateUtc="2025-12-21T13:10:00Z"/>
              <w:rFonts w:asciiTheme="majorBidi" w:hAnsiTheme="majorBidi" w:cstheme="majorBidi"/>
              <w:sz w:val="24"/>
              <w:szCs w:val="24"/>
              <w:lang w:val="en-US"/>
            </w:rPr>
          </w:rPrChange>
        </w:rPr>
      </w:pPr>
    </w:p>
    <w:p w14:paraId="62675B7D" w14:textId="77777777" w:rsidR="008E7348" w:rsidRPr="008E7348" w:rsidRDefault="008E7348" w:rsidP="005038D4">
      <w:pPr>
        <w:spacing w:before="240" w:after="240"/>
        <w:ind w:left="1720" w:hanging="60"/>
        <w:rPr>
          <w:rFonts w:asciiTheme="minorBidi" w:hAnsiTheme="minorBidi" w:cstheme="minorBidi"/>
          <w:sz w:val="24"/>
          <w:szCs w:val="24"/>
          <w:lang w:val="en-US"/>
          <w:rPrChange w:id="613" w:author="יוני גרינברג" w:date="2025-12-21T15:14:00Z" w16du:dateUtc="2025-12-21T13:14:00Z">
            <w:rPr>
              <w:rFonts w:asciiTheme="majorBidi" w:hAnsiTheme="majorBidi" w:cstheme="majorBidi"/>
              <w:sz w:val="24"/>
              <w:szCs w:val="24"/>
              <w:lang w:val="en-US"/>
            </w:rPr>
          </w:rPrChange>
        </w:rPr>
      </w:pPr>
    </w:p>
    <w:p w14:paraId="57ECF8D4" w14:textId="0FD6D68F" w:rsidR="00BD16DC" w:rsidRPr="008E7348" w:rsidRDefault="00C7700C">
      <w:pPr>
        <w:spacing w:before="240" w:after="240"/>
        <w:ind w:left="720" w:hanging="360"/>
        <w:rPr>
          <w:rFonts w:asciiTheme="minorBidi" w:hAnsiTheme="minorBidi" w:cstheme="minorBidi"/>
          <w:b/>
          <w:bCs/>
          <w:lang w:val="en-US"/>
          <w:rPrChange w:id="614" w:author="יוני גרינברג" w:date="2025-12-21T15:14:00Z" w16du:dateUtc="2025-12-21T13:14:00Z">
            <w:rPr>
              <w:b/>
              <w:bCs/>
              <w:lang w:val="en-US"/>
            </w:rPr>
          </w:rPrChange>
        </w:rPr>
      </w:pPr>
      <w:r w:rsidRPr="008E7348">
        <w:rPr>
          <w:rFonts w:asciiTheme="minorBidi" w:hAnsiTheme="minorBidi" w:cstheme="minorBidi"/>
          <w:b/>
          <w:bCs/>
          <w:sz w:val="46"/>
          <w:szCs w:val="46"/>
          <w:lang w:val="en-US"/>
          <w:rPrChange w:id="615" w:author="יוני גרינברג" w:date="2025-12-21T15:14:00Z" w16du:dateUtc="2025-12-21T13:14:00Z">
            <w:rPr>
              <w:b/>
              <w:bCs/>
              <w:sz w:val="46"/>
              <w:szCs w:val="46"/>
              <w:lang w:val="en-US"/>
            </w:rPr>
          </w:rPrChange>
        </w:rPr>
        <w:t>2</w:t>
      </w:r>
      <w:r w:rsidRPr="008E7348">
        <w:rPr>
          <w:rFonts w:asciiTheme="minorBidi" w:hAnsiTheme="minorBidi" w:cstheme="minorBidi"/>
          <w:b/>
          <w:bCs/>
          <w:lang w:val="en-US"/>
          <w:rPrChange w:id="616" w:author="יוני גרינברג" w:date="2025-12-21T15:14:00Z" w16du:dateUtc="2025-12-21T13:14:00Z">
            <w:rPr>
              <w:b/>
              <w:bCs/>
              <w:lang w:val="en-US"/>
            </w:rPr>
          </w:rPrChange>
        </w:rPr>
        <w:t>.</w:t>
      </w:r>
      <w:r w:rsidRPr="008E7348">
        <w:rPr>
          <w:rFonts w:asciiTheme="minorBidi" w:hAnsiTheme="minorBidi" w:cstheme="minorBidi"/>
          <w:sz w:val="14"/>
          <w:szCs w:val="14"/>
          <w:lang w:val="en-US"/>
          <w:rPrChange w:id="617" w:author="יוני גרינברג" w:date="2025-12-21T15:14:00Z" w16du:dateUtc="2025-12-21T13:14:00Z">
            <w:rPr>
              <w:sz w:val="14"/>
              <w:szCs w:val="14"/>
              <w:lang w:val="en-US"/>
            </w:rPr>
          </w:rPrChange>
        </w:rPr>
        <w:t xml:space="preserve">      </w:t>
      </w:r>
      <w:r w:rsidRPr="008E7348">
        <w:rPr>
          <w:rFonts w:asciiTheme="minorBidi" w:hAnsiTheme="minorBidi" w:cstheme="minorBidi"/>
          <w:b/>
          <w:bCs/>
          <w:sz w:val="32"/>
          <w:szCs w:val="32"/>
          <w:lang w:val="en-US"/>
          <w:rPrChange w:id="618" w:author="יוני גרינברג" w:date="2025-12-21T15:14:00Z" w16du:dateUtc="2025-12-21T13:14:00Z">
            <w:rPr>
              <w:b/>
              <w:bCs/>
              <w:lang w:val="en-US"/>
            </w:rPr>
          </w:rPrChange>
        </w:rPr>
        <w:t>BACKGROUND AND RELATED WORK:</w:t>
      </w:r>
    </w:p>
    <w:p w14:paraId="3912BE6C" w14:textId="77777777" w:rsidR="00BD16DC" w:rsidRPr="008E7348" w:rsidRDefault="00C7700C">
      <w:pPr>
        <w:shd w:val="clear" w:color="auto" w:fill="FFFFFF"/>
        <w:ind w:left="1280" w:right="580"/>
        <w:rPr>
          <w:rFonts w:asciiTheme="minorBidi" w:eastAsia="Times New Roman" w:hAnsiTheme="minorBidi" w:cstheme="minorBidi"/>
          <w:sz w:val="20"/>
          <w:szCs w:val="20"/>
          <w:lang w:val="en-US"/>
          <w:rPrChange w:id="619" w:author="יוני גרינברג" w:date="2025-12-21T15:14:00Z" w16du:dateUtc="2025-12-21T13:14:00Z">
            <w:rPr>
              <w:rFonts w:ascii="Times New Roman" w:eastAsia="Times New Roman" w:hAnsi="Times New Roman" w:cs="Times New Roman"/>
              <w:sz w:val="20"/>
              <w:szCs w:val="20"/>
              <w:lang w:val="en-US"/>
            </w:rPr>
          </w:rPrChange>
        </w:rPr>
      </w:pPr>
      <w:r w:rsidRPr="008E7348">
        <w:rPr>
          <w:rFonts w:asciiTheme="minorBidi" w:eastAsia="Times New Roman" w:hAnsiTheme="minorBidi" w:cstheme="minorBidi"/>
          <w:sz w:val="20"/>
          <w:szCs w:val="20"/>
          <w:lang w:val="en-US"/>
          <w:rPrChange w:id="620" w:author="יוני גרינברג" w:date="2025-12-21T15:14:00Z" w16du:dateUtc="2025-12-21T13:14:00Z">
            <w:rPr>
              <w:rFonts w:ascii="Times New Roman" w:eastAsia="Times New Roman" w:hAnsi="Times New Roman" w:cs="Times New Roman"/>
              <w:sz w:val="20"/>
              <w:szCs w:val="20"/>
              <w:lang w:val="en-US"/>
            </w:rPr>
          </w:rPrChange>
        </w:rPr>
        <w:t xml:space="preserve"> </w:t>
      </w:r>
    </w:p>
    <w:p w14:paraId="2CB294C8" w14:textId="42B76BDC" w:rsidR="00BD16DC" w:rsidRPr="008E7348" w:rsidRDefault="00E532EF">
      <w:pPr>
        <w:shd w:val="clear" w:color="auto" w:fill="FFFFFF"/>
        <w:spacing w:after="240"/>
        <w:ind w:left="720" w:right="580"/>
        <w:rPr>
          <w:rFonts w:asciiTheme="minorBidi" w:eastAsia="Times New Roman" w:hAnsiTheme="minorBidi" w:cstheme="minorBidi"/>
          <w:sz w:val="24"/>
          <w:szCs w:val="24"/>
          <w:lang w:val="en-US"/>
          <w:rPrChange w:id="62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622" w:author="יוני גרינברג" w:date="2025-12-21T15:14:00Z" w16du:dateUtc="2025-12-21T13:14:00Z">
            <w:rPr>
              <w:rFonts w:ascii="Times New Roman" w:eastAsia="Times New Roman" w:hAnsi="Times New Roman" w:cs="Times New Roman"/>
              <w:sz w:val="24"/>
              <w:szCs w:val="24"/>
              <w:lang w:val="en-US"/>
            </w:rPr>
          </w:rPrChange>
        </w:rPr>
        <w:t xml:space="preserve">2.1 </w:t>
      </w:r>
      <w:r w:rsidR="00403E20" w:rsidRPr="008E7348">
        <w:rPr>
          <w:rFonts w:asciiTheme="minorBidi" w:eastAsia="Times New Roman" w:hAnsiTheme="minorBidi" w:cstheme="minorBidi"/>
          <w:sz w:val="24"/>
          <w:szCs w:val="24"/>
          <w:lang w:val="en-US"/>
          <w:rPrChange w:id="623" w:author="יוני גרינברג" w:date="2025-12-21T15:14:00Z" w16du:dateUtc="2025-12-21T13:14:00Z">
            <w:rPr>
              <w:rFonts w:ascii="Times New Roman" w:eastAsia="Times New Roman" w:hAnsi="Times New Roman" w:cs="Times New Roman"/>
              <w:sz w:val="24"/>
              <w:szCs w:val="24"/>
              <w:lang w:val="en-US"/>
            </w:rPr>
          </w:rPrChange>
        </w:rPr>
        <w:t>Reasons to</w:t>
      </w:r>
      <w:r w:rsidRPr="008E7348">
        <w:rPr>
          <w:rFonts w:asciiTheme="minorBidi" w:eastAsia="Times New Roman" w:hAnsiTheme="minorBidi" w:cstheme="minorBidi"/>
          <w:sz w:val="24"/>
          <w:szCs w:val="24"/>
          <w:lang w:val="en-US"/>
          <w:rPrChange w:id="624" w:author="יוני גרינברג" w:date="2025-12-21T15:14:00Z" w16du:dateUtc="2025-12-21T13:14:00Z">
            <w:rPr>
              <w:rFonts w:ascii="Times New Roman" w:eastAsia="Times New Roman" w:hAnsi="Times New Roman" w:cs="Times New Roman"/>
              <w:sz w:val="24"/>
              <w:szCs w:val="24"/>
              <w:lang w:val="en-US"/>
            </w:rPr>
          </w:rPrChange>
        </w:rPr>
        <w:t xml:space="preserve"> use ultrasound</w:t>
      </w:r>
    </w:p>
    <w:p w14:paraId="2E82ACC3" w14:textId="10E6A3EC" w:rsidR="00BD16DC" w:rsidRPr="008E7348" w:rsidRDefault="00C7700C" w:rsidP="00E532EF">
      <w:pPr>
        <w:shd w:val="clear" w:color="auto" w:fill="FFFFFF"/>
        <w:spacing w:after="100"/>
        <w:ind w:left="1080" w:right="580"/>
        <w:rPr>
          <w:rFonts w:asciiTheme="minorBidi" w:eastAsia="Times New Roman" w:hAnsiTheme="minorBidi" w:cstheme="minorBidi"/>
          <w:sz w:val="24"/>
          <w:szCs w:val="24"/>
          <w:lang w:val="en-US"/>
          <w:rPrChange w:id="62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626" w:author="יוני גרינברג" w:date="2025-12-21T15:14:00Z" w16du:dateUtc="2025-12-21T13:14:00Z">
            <w:rPr>
              <w:rFonts w:ascii="Times New Roman" w:eastAsia="Times New Roman" w:hAnsi="Times New Roman" w:cs="Times New Roman"/>
              <w:sz w:val="24"/>
              <w:szCs w:val="24"/>
              <w:lang w:val="en-US"/>
            </w:rPr>
          </w:rPrChange>
        </w:rPr>
        <w:t xml:space="preserve">There are many technologies that can help with short-range data transfer and communication such as </w:t>
      </w:r>
      <w:r w:rsidR="0093491F" w:rsidRPr="008E7348">
        <w:rPr>
          <w:rFonts w:asciiTheme="minorBidi" w:eastAsia="Times New Roman" w:hAnsiTheme="minorBidi" w:cstheme="minorBidi"/>
          <w:sz w:val="24"/>
          <w:szCs w:val="24"/>
          <w:lang w:val="en-US"/>
          <w:rPrChange w:id="627" w:author="יוני גרינברג" w:date="2025-12-21T15:14:00Z" w16du:dateUtc="2025-12-21T13:14:00Z">
            <w:rPr>
              <w:rFonts w:ascii="Times New Roman" w:eastAsia="Times New Roman" w:hAnsi="Times New Roman" w:cs="Times New Roman"/>
              <w:sz w:val="24"/>
              <w:szCs w:val="24"/>
              <w:lang w:val="en-US"/>
            </w:rPr>
          </w:rPrChange>
        </w:rPr>
        <w:t xml:space="preserve">Wi-Fi and Bluetooth </w:t>
      </w:r>
      <w:r w:rsidRPr="008E7348">
        <w:rPr>
          <w:rFonts w:asciiTheme="minorBidi" w:eastAsia="Times New Roman" w:hAnsiTheme="minorBidi" w:cstheme="minorBidi"/>
          <w:sz w:val="24"/>
          <w:szCs w:val="24"/>
          <w:lang w:val="en-US"/>
          <w:rPrChange w:id="628" w:author="יוני גרינברג" w:date="2025-12-21T15:14:00Z" w16du:dateUtc="2025-12-21T13:14:00Z">
            <w:rPr>
              <w:rFonts w:ascii="Times New Roman" w:eastAsia="Times New Roman" w:hAnsi="Times New Roman" w:cs="Times New Roman"/>
              <w:sz w:val="24"/>
              <w:szCs w:val="24"/>
              <w:lang w:val="en-US"/>
            </w:rPr>
          </w:rPrChange>
        </w:rPr>
        <w:t xml:space="preserve">and even Apple's </w:t>
      </w:r>
      <w:proofErr w:type="spellStart"/>
      <w:r w:rsidRPr="008E7348">
        <w:rPr>
          <w:rFonts w:asciiTheme="minorBidi" w:eastAsia="Times New Roman" w:hAnsiTheme="minorBidi" w:cstheme="minorBidi"/>
          <w:sz w:val="24"/>
          <w:szCs w:val="24"/>
          <w:lang w:val="en-US"/>
          <w:rPrChange w:id="629" w:author="יוני גרינברג" w:date="2025-12-21T15:14:00Z" w16du:dateUtc="2025-12-21T13:14:00Z">
            <w:rPr>
              <w:rFonts w:ascii="Times New Roman" w:eastAsia="Times New Roman" w:hAnsi="Times New Roman" w:cs="Times New Roman"/>
              <w:sz w:val="24"/>
              <w:szCs w:val="24"/>
              <w:lang w:val="en-US"/>
            </w:rPr>
          </w:rPrChange>
        </w:rPr>
        <w:t>AirDrop</w:t>
      </w:r>
      <w:proofErr w:type="spellEnd"/>
      <w:r w:rsidRPr="008E7348">
        <w:rPr>
          <w:rFonts w:asciiTheme="minorBidi" w:eastAsia="Times New Roman" w:hAnsiTheme="minorBidi" w:cstheme="minorBidi"/>
          <w:sz w:val="24"/>
          <w:szCs w:val="24"/>
          <w:lang w:val="en-US"/>
          <w:rPrChange w:id="630" w:author="יוני גרינברג" w:date="2025-12-21T15:14:00Z" w16du:dateUtc="2025-12-21T13:14:00Z">
            <w:rPr>
              <w:rFonts w:ascii="Times New Roman" w:eastAsia="Times New Roman" w:hAnsi="Times New Roman" w:cs="Times New Roman"/>
              <w:sz w:val="24"/>
              <w:szCs w:val="24"/>
              <w:lang w:val="en-US"/>
            </w:rPr>
          </w:rPrChange>
        </w:rPr>
        <w:t xml:space="preserve"> is based on these </w:t>
      </w:r>
      <w:r w:rsidR="00901B46" w:rsidRPr="008E7348">
        <w:rPr>
          <w:rFonts w:asciiTheme="minorBidi" w:eastAsia="Times New Roman" w:hAnsiTheme="minorBidi" w:cstheme="minorBidi"/>
          <w:sz w:val="24"/>
          <w:szCs w:val="24"/>
          <w:lang w:val="en-US"/>
          <w:rPrChange w:id="631" w:author="יוני גרינברג" w:date="2025-12-21T15:14:00Z" w16du:dateUtc="2025-12-21T13:14:00Z">
            <w:rPr>
              <w:rFonts w:ascii="Times New Roman" w:eastAsia="Times New Roman" w:hAnsi="Times New Roman" w:cs="Times New Roman"/>
              <w:sz w:val="24"/>
              <w:szCs w:val="24"/>
              <w:lang w:val="en-US"/>
            </w:rPr>
          </w:rPrChange>
        </w:rPr>
        <w:t>technologies. This</w:t>
      </w:r>
      <w:r w:rsidR="00E532EF" w:rsidRPr="008E7348">
        <w:rPr>
          <w:rFonts w:asciiTheme="minorBidi" w:eastAsia="Times New Roman" w:hAnsiTheme="minorBidi" w:cstheme="minorBidi"/>
          <w:sz w:val="24"/>
          <w:szCs w:val="24"/>
          <w:lang w:val="en-US"/>
          <w:rPrChange w:id="632" w:author="יוני גרינברג" w:date="2025-12-21T15:14:00Z" w16du:dateUtc="2025-12-21T13:14:00Z">
            <w:rPr>
              <w:rFonts w:ascii="Times New Roman" w:eastAsia="Times New Roman" w:hAnsi="Times New Roman" w:cs="Times New Roman"/>
              <w:sz w:val="24"/>
              <w:szCs w:val="24"/>
              <w:lang w:val="en-US"/>
            </w:rPr>
          </w:rPrChange>
        </w:rPr>
        <w:t xml:space="preserve"> </w:t>
      </w:r>
      <w:r w:rsidRPr="008E7348">
        <w:rPr>
          <w:rFonts w:asciiTheme="minorBidi" w:eastAsia="Times New Roman" w:hAnsiTheme="minorBidi" w:cstheme="minorBidi"/>
          <w:sz w:val="24"/>
          <w:szCs w:val="24"/>
          <w:lang w:val="en-US"/>
          <w:rPrChange w:id="633" w:author="יוני גרינברג" w:date="2025-12-21T15:14:00Z" w16du:dateUtc="2025-12-21T13:14:00Z">
            <w:rPr>
              <w:rFonts w:ascii="Times New Roman" w:eastAsia="Times New Roman" w:hAnsi="Times New Roman" w:cs="Times New Roman"/>
              <w:sz w:val="24"/>
              <w:szCs w:val="24"/>
              <w:lang w:val="en-US"/>
            </w:rPr>
          </w:rPrChange>
        </w:rPr>
        <w:t xml:space="preserve">technologies rely on </w:t>
      </w:r>
      <w:r w:rsidR="00C62297" w:rsidRPr="008E7348">
        <w:rPr>
          <w:rFonts w:asciiTheme="minorBidi" w:eastAsia="Times New Roman" w:hAnsiTheme="minorBidi" w:cstheme="minorBidi"/>
          <w:sz w:val="24"/>
          <w:szCs w:val="24"/>
          <w:lang w:val="en-US"/>
          <w:rPrChange w:id="634" w:author="יוני גרינברג" w:date="2025-12-21T15:14:00Z" w16du:dateUtc="2025-12-21T13:14:00Z">
            <w:rPr>
              <w:rFonts w:ascii="Times New Roman" w:eastAsia="Times New Roman" w:hAnsi="Times New Roman" w:cs="Times New Roman"/>
              <w:sz w:val="24"/>
              <w:szCs w:val="24"/>
              <w:lang w:val="en-US"/>
            </w:rPr>
          </w:rPrChange>
        </w:rPr>
        <w:t xml:space="preserve">RF </w:t>
      </w:r>
      <w:r w:rsidRPr="008E7348">
        <w:rPr>
          <w:rFonts w:asciiTheme="minorBidi" w:eastAsia="Times New Roman" w:hAnsiTheme="minorBidi" w:cstheme="minorBidi"/>
          <w:sz w:val="24"/>
          <w:szCs w:val="24"/>
          <w:lang w:val="en-US"/>
          <w:rPrChange w:id="635" w:author="יוני גרינברג" w:date="2025-12-21T15:14:00Z" w16du:dateUtc="2025-12-21T13:14:00Z">
            <w:rPr>
              <w:rFonts w:ascii="Times New Roman" w:eastAsia="Times New Roman" w:hAnsi="Times New Roman" w:cs="Times New Roman"/>
              <w:sz w:val="24"/>
              <w:szCs w:val="24"/>
              <w:lang w:val="en-US"/>
            </w:rPr>
          </w:rPrChange>
        </w:rPr>
        <w:t xml:space="preserve"> which in some environments - may cause interferences - may not be efficient, suitable or applicable.</w:t>
      </w:r>
      <w:r w:rsidRPr="008E7348">
        <w:rPr>
          <w:rFonts w:asciiTheme="minorBidi" w:eastAsia="Times New Roman" w:hAnsiTheme="minorBidi" w:cstheme="minorBidi"/>
          <w:sz w:val="24"/>
          <w:szCs w:val="24"/>
          <w:lang w:val="en-US"/>
          <w:rPrChange w:id="636" w:author="יוני גרינברג" w:date="2025-12-21T15:14:00Z" w16du:dateUtc="2025-12-21T13:14:00Z">
            <w:rPr>
              <w:rFonts w:ascii="Times New Roman" w:eastAsia="Times New Roman" w:hAnsi="Times New Roman" w:cs="Times New Roman"/>
              <w:sz w:val="24"/>
              <w:szCs w:val="24"/>
              <w:lang w:val="en-US"/>
            </w:rPr>
          </w:rPrChange>
        </w:rPr>
        <w:br/>
        <w:t xml:space="preserve"> Ultrasound transfer may allow to overcome some of these limitations as high frequency soundwaves beyond the audible range of humans can be used to transfer small amounts of data over short distances  while overcoming some of the limitations of </w:t>
      </w:r>
      <w:r w:rsidR="00C62297" w:rsidRPr="008E7348">
        <w:rPr>
          <w:rFonts w:asciiTheme="minorBidi" w:eastAsia="Times New Roman" w:hAnsiTheme="minorBidi" w:cstheme="minorBidi"/>
          <w:sz w:val="24"/>
          <w:szCs w:val="24"/>
          <w:lang w:val="en-US"/>
          <w:rPrChange w:id="637" w:author="יוני גרינברג" w:date="2025-12-21T15:14:00Z" w16du:dateUtc="2025-12-21T13:14:00Z">
            <w:rPr>
              <w:rFonts w:ascii="Times New Roman" w:eastAsia="Times New Roman" w:hAnsi="Times New Roman" w:cs="Times New Roman"/>
              <w:sz w:val="24"/>
              <w:szCs w:val="24"/>
              <w:lang w:val="en-US"/>
            </w:rPr>
          </w:rPrChange>
        </w:rPr>
        <w:t>RF</w:t>
      </w:r>
      <w:r w:rsidRPr="008E7348">
        <w:rPr>
          <w:rFonts w:asciiTheme="minorBidi" w:eastAsia="Times New Roman" w:hAnsiTheme="minorBidi" w:cstheme="minorBidi"/>
          <w:sz w:val="24"/>
          <w:szCs w:val="24"/>
          <w:lang w:val="en-US"/>
          <w:rPrChange w:id="638" w:author="יוני גרינברג" w:date="2025-12-21T15:14:00Z" w16du:dateUtc="2025-12-21T13:14:00Z">
            <w:rPr>
              <w:rFonts w:ascii="Times New Roman" w:eastAsia="Times New Roman" w:hAnsi="Times New Roman" w:cs="Times New Roman"/>
              <w:sz w:val="24"/>
              <w:szCs w:val="24"/>
              <w:lang w:val="en-US"/>
            </w:rPr>
          </w:rPrChange>
        </w:rPr>
        <w:t xml:space="preserve"> transmissions without using </w:t>
      </w:r>
      <w:r w:rsidR="0093491F" w:rsidRPr="008E7348">
        <w:rPr>
          <w:rFonts w:asciiTheme="minorBidi" w:eastAsia="Times New Roman" w:hAnsiTheme="minorBidi" w:cstheme="minorBidi"/>
          <w:sz w:val="24"/>
          <w:szCs w:val="24"/>
          <w:lang w:val="en-US"/>
          <w:rPrChange w:id="639" w:author="יוני גרינברג" w:date="2025-12-21T15:14:00Z" w16du:dateUtc="2025-12-21T13:14:00Z">
            <w:rPr>
              <w:rFonts w:ascii="Times New Roman" w:eastAsia="Times New Roman" w:hAnsi="Times New Roman" w:cs="Times New Roman"/>
              <w:sz w:val="24"/>
              <w:szCs w:val="24"/>
              <w:lang w:val="en-US"/>
            </w:rPr>
          </w:rPrChange>
        </w:rPr>
        <w:t>specialized</w:t>
      </w:r>
      <w:r w:rsidRPr="008E7348">
        <w:rPr>
          <w:rFonts w:asciiTheme="minorBidi" w:eastAsia="Times New Roman" w:hAnsiTheme="minorBidi" w:cstheme="minorBidi"/>
          <w:sz w:val="24"/>
          <w:szCs w:val="24"/>
          <w:lang w:val="en-US"/>
          <w:rPrChange w:id="640" w:author="יוני גרינברג" w:date="2025-12-21T15:14:00Z" w16du:dateUtc="2025-12-21T13:14:00Z">
            <w:rPr>
              <w:rFonts w:ascii="Times New Roman" w:eastAsia="Times New Roman" w:hAnsi="Times New Roman" w:cs="Times New Roman"/>
              <w:sz w:val="24"/>
              <w:szCs w:val="24"/>
              <w:lang w:val="en-US"/>
            </w:rPr>
          </w:rPrChange>
        </w:rPr>
        <w:t xml:space="preserve"> equipment such as radio transmitters.</w:t>
      </w:r>
    </w:p>
    <w:p w14:paraId="662A774D" w14:textId="6A0528C1" w:rsidR="00BD16DC" w:rsidRPr="008E7348" w:rsidRDefault="00C7700C">
      <w:pPr>
        <w:shd w:val="clear" w:color="auto" w:fill="FFFFFF"/>
        <w:spacing w:after="100"/>
        <w:ind w:left="1080" w:right="580"/>
        <w:rPr>
          <w:rFonts w:asciiTheme="minorBidi" w:eastAsia="Times New Roman" w:hAnsiTheme="minorBidi" w:cstheme="minorBidi"/>
          <w:sz w:val="24"/>
          <w:szCs w:val="24"/>
          <w:lang w:val="en-US"/>
          <w:rPrChange w:id="64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642" w:author="יוני גרינברג" w:date="2025-12-21T15:14:00Z" w16du:dateUtc="2025-12-21T13:14:00Z">
            <w:rPr>
              <w:rFonts w:ascii="Times New Roman" w:eastAsia="Times New Roman" w:hAnsi="Times New Roman" w:cs="Times New Roman"/>
              <w:sz w:val="24"/>
              <w:szCs w:val="24"/>
              <w:lang w:val="en-US"/>
            </w:rPr>
          </w:rPrChange>
        </w:rPr>
        <w:t xml:space="preserve">For these reasons ultrasound transfer may </w:t>
      </w:r>
      <w:r w:rsidR="0093491F" w:rsidRPr="008E7348">
        <w:rPr>
          <w:rFonts w:asciiTheme="minorBidi" w:eastAsia="Times New Roman" w:hAnsiTheme="minorBidi" w:cstheme="minorBidi"/>
          <w:sz w:val="24"/>
          <w:szCs w:val="24"/>
          <w:lang w:val="en-US"/>
          <w:rPrChange w:id="643" w:author="יוני גרינברג" w:date="2025-12-21T15:14:00Z" w16du:dateUtc="2025-12-21T13:14:00Z">
            <w:rPr>
              <w:rFonts w:ascii="Times New Roman" w:eastAsia="Times New Roman" w:hAnsi="Times New Roman" w:cs="Times New Roman"/>
              <w:sz w:val="24"/>
              <w:szCs w:val="24"/>
              <w:lang w:val="en-US"/>
            </w:rPr>
          </w:rPrChange>
        </w:rPr>
        <w:t>offer an</w:t>
      </w:r>
      <w:r w:rsidRPr="008E7348">
        <w:rPr>
          <w:rFonts w:asciiTheme="minorBidi" w:eastAsia="Times New Roman" w:hAnsiTheme="minorBidi" w:cstheme="minorBidi"/>
          <w:sz w:val="24"/>
          <w:szCs w:val="24"/>
          <w:lang w:val="en-US"/>
          <w:rPrChange w:id="644" w:author="יוני גרינברג" w:date="2025-12-21T15:14:00Z" w16du:dateUtc="2025-12-21T13:14:00Z">
            <w:rPr>
              <w:rFonts w:ascii="Times New Roman" w:eastAsia="Times New Roman" w:hAnsi="Times New Roman" w:cs="Times New Roman"/>
              <w:sz w:val="24"/>
              <w:szCs w:val="24"/>
              <w:lang w:val="en-US"/>
            </w:rPr>
          </w:rPrChange>
        </w:rPr>
        <w:t xml:space="preserve"> alternative to the </w:t>
      </w:r>
      <w:r w:rsidR="0093491F" w:rsidRPr="008E7348">
        <w:rPr>
          <w:rFonts w:asciiTheme="minorBidi" w:eastAsia="Times New Roman" w:hAnsiTheme="minorBidi" w:cstheme="minorBidi"/>
          <w:sz w:val="24"/>
          <w:szCs w:val="24"/>
          <w:lang w:val="en-US"/>
          <w:rPrChange w:id="645" w:author="יוני גרינברג" w:date="2025-12-21T15:14:00Z" w16du:dateUtc="2025-12-21T13:14:00Z">
            <w:rPr>
              <w:rFonts w:ascii="Times New Roman" w:eastAsia="Times New Roman" w:hAnsi="Times New Roman" w:cs="Times New Roman"/>
              <w:sz w:val="24"/>
              <w:szCs w:val="24"/>
              <w:lang w:val="en-US"/>
            </w:rPr>
          </w:rPrChange>
        </w:rPr>
        <w:t>current relevant</w:t>
      </w:r>
      <w:r w:rsidRPr="008E7348">
        <w:rPr>
          <w:rFonts w:asciiTheme="minorBidi" w:eastAsia="Times New Roman" w:hAnsiTheme="minorBidi" w:cstheme="minorBidi"/>
          <w:sz w:val="24"/>
          <w:szCs w:val="24"/>
          <w:lang w:val="en-US"/>
          <w:rPrChange w:id="646" w:author="יוני גרינברג" w:date="2025-12-21T15:14:00Z" w16du:dateUtc="2025-12-21T13:14:00Z">
            <w:rPr>
              <w:rFonts w:ascii="Times New Roman" w:eastAsia="Times New Roman" w:hAnsi="Times New Roman" w:cs="Times New Roman"/>
              <w:sz w:val="24"/>
              <w:szCs w:val="24"/>
              <w:lang w:val="en-US"/>
            </w:rPr>
          </w:rPrChange>
        </w:rPr>
        <w:t xml:space="preserve"> technologies.</w:t>
      </w:r>
    </w:p>
    <w:p w14:paraId="0B109511" w14:textId="66570B10" w:rsidR="0033340A" w:rsidRPr="008E7348" w:rsidRDefault="0033340A" w:rsidP="00B70562">
      <w:pPr>
        <w:shd w:val="clear" w:color="auto" w:fill="FFFFFF"/>
        <w:spacing w:after="100"/>
        <w:ind w:left="720" w:right="580" w:firstLine="720"/>
        <w:rPr>
          <w:rFonts w:asciiTheme="minorBidi" w:eastAsia="Times New Roman" w:hAnsiTheme="minorBidi" w:cstheme="minorBidi"/>
          <w:sz w:val="24"/>
          <w:szCs w:val="24"/>
          <w:lang w:val="en-US"/>
          <w:rPrChange w:id="647" w:author="יוני גרינברג" w:date="2025-12-21T15:14:00Z" w16du:dateUtc="2025-12-21T13:14:00Z">
            <w:rPr>
              <w:rFonts w:ascii="Times New Roman" w:eastAsia="Times New Roman" w:hAnsi="Times New Roman" w:cs="Times New Roman"/>
              <w:sz w:val="24"/>
              <w:szCs w:val="24"/>
              <w:lang w:val="en-US"/>
            </w:rPr>
          </w:rPrChange>
        </w:rPr>
      </w:pPr>
    </w:p>
    <w:p w14:paraId="42285AF4" w14:textId="2B59F5DD" w:rsidR="00F7698F" w:rsidRPr="008E7348" w:rsidRDefault="00B70562" w:rsidP="001B0D63">
      <w:pPr>
        <w:shd w:val="clear" w:color="auto" w:fill="FFFFFF"/>
        <w:spacing w:after="100"/>
        <w:ind w:left="1080" w:right="580"/>
        <w:rPr>
          <w:rFonts w:asciiTheme="minorBidi" w:eastAsia="Times New Roman" w:hAnsiTheme="minorBidi" w:cstheme="minorBidi"/>
          <w:sz w:val="24"/>
          <w:szCs w:val="24"/>
          <w:lang w:val="en-US"/>
          <w:rPrChange w:id="648"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649" w:author="יוני גרינברג" w:date="2025-12-21T15:14:00Z" w16du:dateUtc="2025-12-21T13:14:00Z">
            <w:rPr>
              <w:rFonts w:ascii="Times New Roman" w:eastAsia="Times New Roman" w:hAnsi="Times New Roman" w:cs="Times New Roman"/>
              <w:sz w:val="24"/>
              <w:szCs w:val="24"/>
              <w:lang w:val="en-US"/>
            </w:rPr>
          </w:rPrChange>
        </w:rPr>
        <w:lastRenderedPageBreak/>
        <w:t xml:space="preserve">The </w:t>
      </w:r>
      <w:r w:rsidR="00BF4FE6" w:rsidRPr="008E7348">
        <w:rPr>
          <w:rFonts w:asciiTheme="minorBidi" w:eastAsia="Times New Roman" w:hAnsiTheme="minorBidi" w:cstheme="minorBidi"/>
          <w:sz w:val="24"/>
          <w:szCs w:val="24"/>
          <w:lang w:val="en-US"/>
          <w:rPrChange w:id="650" w:author="יוני גרינברג" w:date="2025-12-21T15:14:00Z" w16du:dateUtc="2025-12-21T13:14:00Z">
            <w:rPr>
              <w:rFonts w:ascii="Times New Roman" w:eastAsia="Times New Roman" w:hAnsi="Times New Roman" w:cs="Times New Roman"/>
              <w:sz w:val="24"/>
              <w:szCs w:val="24"/>
              <w:lang w:val="en-US"/>
            </w:rPr>
          </w:rPrChange>
        </w:rPr>
        <w:t>limitations</w:t>
      </w:r>
      <w:r w:rsidRPr="008E7348">
        <w:rPr>
          <w:rFonts w:asciiTheme="minorBidi" w:eastAsia="Times New Roman" w:hAnsiTheme="minorBidi" w:cstheme="minorBidi"/>
          <w:sz w:val="24"/>
          <w:szCs w:val="24"/>
          <w:lang w:val="en-US"/>
          <w:rPrChange w:id="651" w:author="יוני גרינברג" w:date="2025-12-21T15:14:00Z" w16du:dateUtc="2025-12-21T13:14:00Z">
            <w:rPr>
              <w:rFonts w:ascii="Times New Roman" w:eastAsia="Times New Roman" w:hAnsi="Times New Roman" w:cs="Times New Roman"/>
              <w:sz w:val="24"/>
              <w:szCs w:val="24"/>
              <w:lang w:val="en-US"/>
            </w:rPr>
          </w:rPrChange>
        </w:rPr>
        <w:t xml:space="preserve"> of RF data transfer that Ultrasound Data Transfer can overcome are Signal Interference and Spectrum Congestion limitations.</w:t>
      </w:r>
      <w:r w:rsidRPr="008E7348">
        <w:rPr>
          <w:rFonts w:asciiTheme="minorBidi" w:eastAsia="Times New Roman" w:hAnsiTheme="minorBidi" w:cstheme="minorBidi"/>
          <w:sz w:val="24"/>
          <w:szCs w:val="24"/>
          <w:lang w:val="en-US"/>
          <w:rPrChange w:id="652" w:author="יוני גרינברג" w:date="2025-12-21T15:14:00Z" w16du:dateUtc="2025-12-21T13:14:00Z">
            <w:rPr>
              <w:rFonts w:ascii="Times New Roman" w:eastAsia="Times New Roman" w:hAnsi="Times New Roman" w:cs="Times New Roman"/>
              <w:sz w:val="24"/>
              <w:szCs w:val="24"/>
              <w:lang w:val="en-US"/>
            </w:rPr>
          </w:rPrChange>
        </w:rPr>
        <w:br/>
        <w:t xml:space="preserve">Technologies like Wi-Fi and Bluetooth operate in specific, crowded frequency bands (e.g., 2.4 GHz, 5 GHz). </w:t>
      </w:r>
      <w:r w:rsidR="001B0D63" w:rsidRPr="001E5EC8">
        <w:rPr>
          <w:rFonts w:asciiTheme="minorBidi" w:eastAsia="Times New Roman" w:hAnsiTheme="minorBidi" w:cstheme="minorBidi"/>
          <w:sz w:val="24"/>
          <w:szCs w:val="24"/>
          <w:lang w:val="en-US"/>
          <w:rPrChange w:id="653" w:author="יוני גרינברג" w:date="2025-12-22T22:48:00Z" w16du:dateUtc="2025-12-22T20:48:00Z">
            <w:rPr>
              <w:rFonts w:ascii="Times New Roman" w:eastAsia="Times New Roman" w:hAnsi="Times New Roman" w:cs="Times New Roman"/>
              <w:sz w:val="24"/>
              <w:szCs w:val="24"/>
            </w:rPr>
          </w:rPrChange>
        </w:rPr>
        <w:t>[</w:t>
      </w:r>
      <w:r w:rsidR="00017FCD" w:rsidRPr="008E7348">
        <w:rPr>
          <w:rFonts w:asciiTheme="minorBidi" w:eastAsia="Times New Roman" w:hAnsiTheme="minorBidi" w:cstheme="minorBidi"/>
          <w:sz w:val="24"/>
          <w:szCs w:val="24"/>
          <w:lang w:val="en-US"/>
          <w:rPrChange w:id="654" w:author="יוני גרינברג" w:date="2025-12-21T15:14:00Z" w16du:dateUtc="2025-12-21T13:14:00Z">
            <w:rPr>
              <w:rFonts w:ascii="Times New Roman" w:eastAsia="Times New Roman" w:hAnsi="Times New Roman" w:cs="Times New Roman"/>
              <w:sz w:val="24"/>
              <w:szCs w:val="24"/>
              <w:lang w:val="en-US"/>
            </w:rPr>
          </w:rPrChange>
        </w:rPr>
        <w:t>5</w:t>
      </w:r>
      <w:r w:rsidR="001B0D63" w:rsidRPr="001E5EC8">
        <w:rPr>
          <w:rFonts w:asciiTheme="minorBidi" w:eastAsia="Times New Roman" w:hAnsiTheme="minorBidi" w:cstheme="minorBidi"/>
          <w:sz w:val="24"/>
          <w:szCs w:val="24"/>
          <w:lang w:val="en-US"/>
          <w:rPrChange w:id="655" w:author="יוני גרינברג" w:date="2025-12-22T22:48:00Z" w16du:dateUtc="2025-12-22T20:48:00Z">
            <w:rPr>
              <w:rFonts w:ascii="Times New Roman" w:eastAsia="Times New Roman" w:hAnsi="Times New Roman" w:cs="Times New Roman"/>
              <w:sz w:val="24"/>
              <w:szCs w:val="24"/>
            </w:rPr>
          </w:rPrChange>
        </w:rPr>
        <w:t>]</w:t>
      </w:r>
      <w:r w:rsidRPr="008E7348">
        <w:rPr>
          <w:rFonts w:asciiTheme="minorBidi" w:eastAsia="Times New Roman" w:hAnsiTheme="minorBidi" w:cstheme="minorBidi"/>
          <w:sz w:val="24"/>
          <w:szCs w:val="24"/>
          <w:lang w:val="en-US"/>
          <w:rPrChange w:id="656" w:author="יוני גרינברג" w:date="2025-12-21T15:14:00Z" w16du:dateUtc="2025-12-21T13:14:00Z">
            <w:rPr>
              <w:rFonts w:ascii="Times New Roman" w:eastAsia="Times New Roman" w:hAnsi="Times New Roman" w:cs="Times New Roman"/>
              <w:sz w:val="24"/>
              <w:szCs w:val="24"/>
              <w:lang w:val="en-US"/>
            </w:rPr>
          </w:rPrChange>
        </w:rPr>
        <w:br/>
      </w:r>
    </w:p>
    <w:p w14:paraId="3779C287" w14:textId="77777777" w:rsidR="003D32E7" w:rsidRPr="008E7348" w:rsidRDefault="00B70562">
      <w:pPr>
        <w:shd w:val="clear" w:color="auto" w:fill="FFFFFF"/>
        <w:spacing w:after="100"/>
        <w:ind w:left="720" w:right="580" w:firstLine="720"/>
        <w:rPr>
          <w:rFonts w:asciiTheme="minorBidi" w:eastAsia="Times New Roman" w:hAnsiTheme="minorBidi" w:cstheme="minorBidi"/>
          <w:sz w:val="24"/>
          <w:szCs w:val="24"/>
          <w:lang w:val="en-US"/>
          <w:rPrChange w:id="657"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658" w:author="יוני גרינברג" w:date="2025-12-21T15:14:00Z" w16du:dateUtc="2025-12-21T13:14:00Z">
            <w:rPr>
              <w:rFonts w:ascii="Times New Roman" w:eastAsia="Times New Roman" w:hAnsi="Times New Roman" w:cs="Times New Roman"/>
              <w:sz w:val="24"/>
              <w:szCs w:val="24"/>
              <w:lang w:val="en-US"/>
            </w:rPr>
          </w:rPrChange>
        </w:rPr>
        <w:t>This creates two major problems</w:t>
      </w:r>
      <w:r w:rsidR="0033340A" w:rsidRPr="008E7348">
        <w:rPr>
          <w:rFonts w:asciiTheme="minorBidi" w:eastAsia="Times New Roman" w:hAnsiTheme="minorBidi" w:cstheme="minorBidi"/>
          <w:sz w:val="24"/>
          <w:szCs w:val="24"/>
          <w:lang w:val="en-US"/>
          <w:rPrChange w:id="659" w:author="יוני גרינברג" w:date="2025-12-21T15:14:00Z" w16du:dateUtc="2025-12-21T13:14:00Z">
            <w:rPr>
              <w:rFonts w:ascii="Times New Roman" w:eastAsia="Times New Roman" w:hAnsi="Times New Roman" w:cs="Times New Roman"/>
              <w:sz w:val="24"/>
              <w:szCs w:val="24"/>
              <w:lang w:val="en-US"/>
            </w:rPr>
          </w:rPrChange>
        </w:rPr>
        <w:t>:</w:t>
      </w:r>
      <w:bookmarkStart w:id="660" w:name="_h1kucinrt7h6" w:colFirst="0" w:colLast="0"/>
      <w:bookmarkEnd w:id="660"/>
    </w:p>
    <w:p w14:paraId="175AD3AD" w14:textId="6239148C" w:rsidR="00BD16DC" w:rsidRPr="008E7348" w:rsidRDefault="00E532EF" w:rsidP="0093458D">
      <w:pPr>
        <w:pStyle w:val="ac"/>
        <w:numPr>
          <w:ilvl w:val="0"/>
          <w:numId w:val="3"/>
        </w:numPr>
        <w:shd w:val="clear" w:color="auto" w:fill="FFFFFF"/>
        <w:spacing w:after="100"/>
        <w:ind w:right="580"/>
        <w:rPr>
          <w:rFonts w:asciiTheme="minorBidi" w:eastAsia="Times New Roman" w:hAnsiTheme="minorBidi" w:cstheme="minorBidi"/>
          <w:b/>
          <w:bCs/>
          <w:sz w:val="24"/>
          <w:szCs w:val="24"/>
          <w:lang w:val="en-US"/>
          <w:rPrChange w:id="661" w:author="יוני גרינברג" w:date="2025-12-21T15:14:00Z" w16du:dateUtc="2025-12-21T13:14:00Z">
            <w:rPr>
              <w:rFonts w:ascii="Times New Roman" w:eastAsia="Times New Roman" w:hAnsi="Times New Roman" w:cs="Times New Roman"/>
              <w:b/>
              <w:bCs/>
              <w:sz w:val="24"/>
              <w:szCs w:val="24"/>
              <w:lang w:val="en-US"/>
            </w:rPr>
          </w:rPrChange>
        </w:rPr>
      </w:pPr>
      <w:r w:rsidRPr="008E7348">
        <w:rPr>
          <w:rFonts w:asciiTheme="minorBidi" w:eastAsia="Times New Roman" w:hAnsiTheme="minorBidi" w:cstheme="minorBidi"/>
          <w:b/>
          <w:bCs/>
          <w:sz w:val="24"/>
          <w:szCs w:val="24"/>
          <w:lang w:val="en-US"/>
          <w:rPrChange w:id="662" w:author="יוני גרינברג" w:date="2025-12-21T15:14:00Z" w16du:dateUtc="2025-12-21T13:14:00Z">
            <w:rPr>
              <w:rFonts w:ascii="Times New Roman" w:eastAsia="Times New Roman" w:hAnsi="Times New Roman" w:cs="Times New Roman"/>
              <w:b/>
              <w:bCs/>
              <w:sz w:val="24"/>
              <w:szCs w:val="24"/>
              <w:lang w:val="en-US"/>
            </w:rPr>
          </w:rPrChange>
        </w:rPr>
        <w:t>Signal Interference:</w:t>
      </w:r>
    </w:p>
    <w:p w14:paraId="12773EF0" w14:textId="00F922E2" w:rsidR="00BD16DC" w:rsidRPr="008E7348" w:rsidRDefault="00C7700C" w:rsidP="00D52C4C">
      <w:pPr>
        <w:shd w:val="clear" w:color="auto" w:fill="FFFFFF"/>
        <w:spacing w:before="240" w:after="240"/>
        <w:ind w:left="1440"/>
        <w:rPr>
          <w:rFonts w:asciiTheme="minorBidi" w:eastAsia="Times New Roman" w:hAnsiTheme="minorBidi" w:cstheme="minorBidi"/>
          <w:sz w:val="24"/>
          <w:szCs w:val="24"/>
          <w:lang w:val="en-US"/>
          <w:rPrChange w:id="66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664" w:author="יוני גרינברג" w:date="2025-12-21T15:14:00Z" w16du:dateUtc="2025-12-21T13:14:00Z">
            <w:rPr>
              <w:rFonts w:ascii="Times New Roman" w:eastAsia="Times New Roman" w:hAnsi="Times New Roman" w:cs="Times New Roman"/>
              <w:sz w:val="24"/>
              <w:szCs w:val="24"/>
              <w:lang w:val="en-US"/>
            </w:rPr>
          </w:rPrChange>
        </w:rPr>
        <w:t>RF Interference: Devices interfere with each other. A signal from several devices may collide with each other leading to dropped connections, slower speeds, and poor reliability.</w:t>
      </w:r>
      <w:r w:rsidRPr="008E7348">
        <w:rPr>
          <w:rFonts w:asciiTheme="minorBidi" w:eastAsia="Times New Roman" w:hAnsiTheme="minorBidi" w:cstheme="minorBidi"/>
          <w:sz w:val="24"/>
          <w:szCs w:val="24"/>
          <w:lang w:val="en-US"/>
          <w:rPrChange w:id="665" w:author="יוני גרינברג" w:date="2025-12-21T15:14:00Z" w16du:dateUtc="2025-12-21T13:14:00Z">
            <w:rPr>
              <w:rFonts w:ascii="Times New Roman" w:eastAsia="Times New Roman" w:hAnsi="Times New Roman" w:cs="Times New Roman"/>
              <w:sz w:val="24"/>
              <w:szCs w:val="24"/>
              <w:lang w:val="en-US"/>
            </w:rPr>
          </w:rPrChange>
        </w:rPr>
        <w:br/>
        <w:t xml:space="preserve"> </w:t>
      </w:r>
      <w:r w:rsidR="00400D66" w:rsidRPr="008E7348">
        <w:rPr>
          <w:rFonts w:asciiTheme="minorBidi" w:eastAsia="Times New Roman" w:hAnsiTheme="minorBidi" w:cstheme="minorBidi"/>
          <w:sz w:val="24"/>
          <w:szCs w:val="24"/>
          <w:lang w:val="en-US"/>
          <w:rPrChange w:id="666" w:author="יוני גרינברג" w:date="2025-12-21T15:14:00Z" w16du:dateUtc="2025-12-21T13:14:00Z">
            <w:rPr>
              <w:rFonts w:ascii="Times New Roman" w:eastAsia="Times New Roman" w:hAnsi="Times New Roman" w:cs="Times New Roman"/>
              <w:sz w:val="24"/>
              <w:szCs w:val="24"/>
              <w:lang w:val="en-US"/>
            </w:rPr>
          </w:rPrChange>
        </w:rPr>
        <w:t>Furthermore,</w:t>
      </w:r>
      <w:r w:rsidRPr="008E7348">
        <w:rPr>
          <w:rFonts w:asciiTheme="minorBidi" w:eastAsia="Times New Roman" w:hAnsiTheme="minorBidi" w:cstheme="minorBidi"/>
          <w:sz w:val="24"/>
          <w:szCs w:val="24"/>
          <w:lang w:val="en-US"/>
          <w:rPrChange w:id="667" w:author="יוני גרינברג" w:date="2025-12-21T15:14:00Z" w16du:dateUtc="2025-12-21T13:14:00Z">
            <w:rPr>
              <w:rFonts w:ascii="Times New Roman" w:eastAsia="Times New Roman" w:hAnsi="Times New Roman" w:cs="Times New Roman"/>
              <w:sz w:val="24"/>
              <w:szCs w:val="24"/>
              <w:lang w:val="en-US"/>
            </w:rPr>
          </w:rPrChange>
        </w:rPr>
        <w:t xml:space="preserve"> RF signals are also susceptible to electromagnetic interference from common household and industrial electronics, which can disrupt communication.</w:t>
      </w:r>
    </w:p>
    <w:p w14:paraId="03B626D0" w14:textId="71551B29" w:rsidR="00BD16DC" w:rsidRPr="008E7348" w:rsidRDefault="00C7700C" w:rsidP="00D52C4C">
      <w:pPr>
        <w:pStyle w:val="3"/>
        <w:keepNext w:val="0"/>
        <w:keepLines w:val="0"/>
        <w:shd w:val="clear" w:color="auto" w:fill="FFFFFF"/>
        <w:spacing w:before="280"/>
        <w:ind w:left="1440" w:right="580"/>
        <w:rPr>
          <w:rFonts w:asciiTheme="minorBidi" w:eastAsia="Times New Roman" w:hAnsiTheme="minorBidi" w:cstheme="minorBidi"/>
          <w:color w:val="000000"/>
          <w:sz w:val="24"/>
          <w:szCs w:val="24"/>
          <w:lang w:val="en-US"/>
          <w:rPrChange w:id="668" w:author="יוני גרינברג" w:date="2025-12-21T15:14:00Z" w16du:dateUtc="2025-12-21T13:14:00Z">
            <w:rPr>
              <w:rFonts w:ascii="Times New Roman" w:eastAsia="Times New Roman" w:hAnsi="Times New Roman" w:cs="Times New Roman"/>
              <w:color w:val="000000"/>
              <w:sz w:val="24"/>
              <w:szCs w:val="24"/>
              <w:lang w:val="en-US"/>
            </w:rPr>
          </w:rPrChange>
        </w:rPr>
      </w:pPr>
      <w:bookmarkStart w:id="669" w:name="_3xbmdmq3b1sz" w:colFirst="0" w:colLast="0"/>
      <w:bookmarkEnd w:id="669"/>
      <w:r w:rsidRPr="008E7348">
        <w:rPr>
          <w:rFonts w:asciiTheme="minorBidi" w:eastAsia="Times New Roman" w:hAnsiTheme="minorBidi" w:cstheme="minorBidi"/>
          <w:color w:val="000000"/>
          <w:sz w:val="24"/>
          <w:szCs w:val="24"/>
          <w:lang w:val="en-US"/>
          <w:rPrChange w:id="670" w:author="יוני גרינברג" w:date="2025-12-21T15:14:00Z" w16du:dateUtc="2025-12-21T13:14:00Z">
            <w:rPr>
              <w:rFonts w:ascii="Times New Roman" w:eastAsia="Times New Roman" w:hAnsi="Times New Roman" w:cs="Times New Roman"/>
              <w:color w:val="000000"/>
              <w:sz w:val="24"/>
              <w:szCs w:val="24"/>
              <w:lang w:val="en-US"/>
            </w:rPr>
          </w:rPrChange>
        </w:rPr>
        <w:t xml:space="preserve"> Ultrasound Overcomes this problem via not using RF waves at all as it simply uses sound waves instead, thereby unaffected by EM (</w:t>
      </w:r>
      <w:r w:rsidR="007C56B1" w:rsidRPr="008E7348">
        <w:rPr>
          <w:rFonts w:asciiTheme="minorBidi" w:eastAsia="Times New Roman" w:hAnsiTheme="minorBidi" w:cstheme="minorBidi"/>
          <w:color w:val="000000"/>
          <w:sz w:val="24"/>
          <w:szCs w:val="24"/>
          <w:lang w:val="en-US"/>
          <w:rPrChange w:id="671" w:author="יוני גרינברג" w:date="2025-12-21T15:14:00Z" w16du:dateUtc="2025-12-21T13:14:00Z">
            <w:rPr>
              <w:rFonts w:ascii="Times New Roman" w:eastAsia="Times New Roman" w:hAnsi="Times New Roman" w:cs="Times New Roman"/>
              <w:color w:val="000000"/>
              <w:sz w:val="24"/>
              <w:szCs w:val="24"/>
              <w:lang w:val="en-US"/>
            </w:rPr>
          </w:rPrChange>
        </w:rPr>
        <w:t>Electromagnetic</w:t>
      </w:r>
      <w:r w:rsidR="00D52C4C" w:rsidRPr="008E7348">
        <w:rPr>
          <w:rFonts w:asciiTheme="minorBidi" w:eastAsia="Times New Roman" w:hAnsiTheme="minorBidi" w:cstheme="minorBidi"/>
          <w:color w:val="000000"/>
          <w:sz w:val="24"/>
          <w:szCs w:val="24"/>
          <w:lang w:val="en-US"/>
          <w:rPrChange w:id="672" w:author="יוני גרינברג" w:date="2025-12-21T15:14:00Z" w16du:dateUtc="2025-12-21T13:14:00Z">
            <w:rPr>
              <w:rFonts w:ascii="Times New Roman" w:eastAsia="Times New Roman" w:hAnsi="Times New Roman" w:cs="Times New Roman"/>
              <w:color w:val="000000"/>
              <w:sz w:val="24"/>
              <w:szCs w:val="24"/>
              <w:lang w:val="en-US"/>
            </w:rPr>
          </w:rPrChange>
        </w:rPr>
        <w:t xml:space="preserve"> r</w:t>
      </w:r>
      <w:r w:rsidR="00446085" w:rsidRPr="008E7348">
        <w:rPr>
          <w:rFonts w:asciiTheme="minorBidi" w:eastAsia="Times New Roman" w:hAnsiTheme="minorBidi" w:cstheme="minorBidi"/>
          <w:color w:val="000000"/>
          <w:sz w:val="24"/>
          <w:szCs w:val="24"/>
          <w:lang w:val="en-US"/>
          <w:rPrChange w:id="673" w:author="יוני גרינברג" w:date="2025-12-21T15:14:00Z" w16du:dateUtc="2025-12-21T13:14:00Z">
            <w:rPr>
              <w:rFonts w:ascii="Times New Roman" w:eastAsia="Times New Roman" w:hAnsi="Times New Roman" w:cs="Times New Roman"/>
              <w:color w:val="000000"/>
              <w:sz w:val="24"/>
              <w:szCs w:val="24"/>
              <w:lang w:val="en-US"/>
            </w:rPr>
          </w:rPrChange>
        </w:rPr>
        <w:t>adiation</w:t>
      </w:r>
      <w:r w:rsidRPr="008E7348">
        <w:rPr>
          <w:rFonts w:asciiTheme="minorBidi" w:eastAsia="Times New Roman" w:hAnsiTheme="minorBidi" w:cstheme="minorBidi"/>
          <w:color w:val="000000"/>
          <w:sz w:val="24"/>
          <w:szCs w:val="24"/>
          <w:lang w:val="en-US"/>
          <w:rPrChange w:id="674" w:author="יוני גרינברג" w:date="2025-12-21T15:14:00Z" w16du:dateUtc="2025-12-21T13:14:00Z">
            <w:rPr>
              <w:rFonts w:ascii="Times New Roman" w:eastAsia="Times New Roman" w:hAnsi="Times New Roman" w:cs="Times New Roman"/>
              <w:color w:val="000000"/>
              <w:sz w:val="24"/>
              <w:szCs w:val="24"/>
              <w:lang w:val="en-US"/>
            </w:rPr>
          </w:rPrChange>
        </w:rPr>
        <w:t xml:space="preserve">), furthermore it avoids the crowded radio spectrum </w:t>
      </w:r>
      <w:r w:rsidR="00D52C4C" w:rsidRPr="008E7348">
        <w:rPr>
          <w:rFonts w:asciiTheme="minorBidi" w:eastAsia="Times New Roman" w:hAnsiTheme="minorBidi" w:cstheme="minorBidi"/>
          <w:color w:val="000000"/>
          <w:sz w:val="24"/>
          <w:szCs w:val="24"/>
          <w:lang w:val="en-US"/>
          <w:rPrChange w:id="675" w:author="יוני גרינברג" w:date="2025-12-21T15:14:00Z" w16du:dateUtc="2025-12-21T13:14:00Z">
            <w:rPr>
              <w:rFonts w:ascii="Times New Roman" w:eastAsia="Times New Roman" w:hAnsi="Times New Roman" w:cs="Times New Roman"/>
              <w:color w:val="000000"/>
              <w:sz w:val="24"/>
              <w:szCs w:val="24"/>
              <w:lang w:val="en-US"/>
            </w:rPr>
          </w:rPrChange>
        </w:rPr>
        <w:t>thereby</w:t>
      </w:r>
      <w:r w:rsidRPr="008E7348">
        <w:rPr>
          <w:rFonts w:asciiTheme="minorBidi" w:eastAsia="Times New Roman" w:hAnsiTheme="minorBidi" w:cstheme="minorBidi"/>
          <w:color w:val="000000"/>
          <w:sz w:val="24"/>
          <w:szCs w:val="24"/>
          <w:lang w:val="en-US"/>
          <w:rPrChange w:id="676" w:author="יוני גרינברג" w:date="2025-12-21T15:14:00Z" w16du:dateUtc="2025-12-21T13:14:00Z">
            <w:rPr>
              <w:rFonts w:ascii="Times New Roman" w:eastAsia="Times New Roman" w:hAnsi="Times New Roman" w:cs="Times New Roman"/>
              <w:color w:val="000000"/>
              <w:sz w:val="24"/>
              <w:szCs w:val="24"/>
              <w:lang w:val="en-US"/>
            </w:rPr>
          </w:rPrChange>
        </w:rPr>
        <w:t xml:space="preserve"> </w:t>
      </w:r>
      <w:r w:rsidR="00D52C4C" w:rsidRPr="008E7348">
        <w:rPr>
          <w:rFonts w:asciiTheme="minorBidi" w:eastAsia="Times New Roman" w:hAnsiTheme="minorBidi" w:cstheme="minorBidi"/>
          <w:color w:val="000000"/>
          <w:sz w:val="24"/>
          <w:szCs w:val="24"/>
          <w:lang w:val="en-US"/>
          <w:rPrChange w:id="677" w:author="יוני גרינברג" w:date="2025-12-21T15:14:00Z" w16du:dateUtc="2025-12-21T13:14:00Z">
            <w:rPr>
              <w:rFonts w:ascii="Times New Roman" w:eastAsia="Times New Roman" w:hAnsi="Times New Roman" w:cs="Times New Roman"/>
              <w:color w:val="000000"/>
              <w:sz w:val="24"/>
              <w:szCs w:val="24"/>
              <w:lang w:val="en-US"/>
            </w:rPr>
          </w:rPrChange>
        </w:rPr>
        <w:t>doesn’t</w:t>
      </w:r>
      <w:r w:rsidRPr="008E7348">
        <w:rPr>
          <w:rFonts w:asciiTheme="minorBidi" w:eastAsia="Times New Roman" w:hAnsiTheme="minorBidi" w:cstheme="minorBidi"/>
          <w:color w:val="000000"/>
          <w:sz w:val="24"/>
          <w:szCs w:val="24"/>
          <w:lang w:val="en-US"/>
          <w:rPrChange w:id="678" w:author="יוני גרינברג" w:date="2025-12-21T15:14:00Z" w16du:dateUtc="2025-12-21T13:14:00Z">
            <w:rPr>
              <w:rFonts w:ascii="Times New Roman" w:eastAsia="Times New Roman" w:hAnsi="Times New Roman" w:cs="Times New Roman"/>
              <w:color w:val="000000"/>
              <w:sz w:val="24"/>
              <w:szCs w:val="24"/>
              <w:lang w:val="en-US"/>
            </w:rPr>
          </w:rPrChange>
        </w:rPr>
        <w:t xml:space="preserve"> have to compete with a</w:t>
      </w:r>
      <w:r w:rsidR="00446085" w:rsidRPr="008E7348">
        <w:rPr>
          <w:rFonts w:asciiTheme="minorBidi" w:eastAsia="Times New Roman" w:hAnsiTheme="minorBidi" w:cstheme="minorBidi"/>
          <w:color w:val="000000"/>
          <w:sz w:val="24"/>
          <w:szCs w:val="24"/>
          <w:lang w:val="en-US"/>
          <w:rPrChange w:id="679" w:author="יוני גרינברג" w:date="2025-12-21T15:14:00Z" w16du:dateUtc="2025-12-21T13:14:00Z">
            <w:rPr>
              <w:rFonts w:ascii="Times New Roman" w:eastAsia="Times New Roman" w:hAnsi="Times New Roman" w:cs="Times New Roman"/>
              <w:color w:val="000000"/>
              <w:sz w:val="24"/>
              <w:szCs w:val="24"/>
              <w:lang w:val="en-US"/>
            </w:rPr>
          </w:rPrChange>
        </w:rPr>
        <w:t xml:space="preserve"> </w:t>
      </w:r>
      <w:r w:rsidRPr="008E7348">
        <w:rPr>
          <w:rFonts w:asciiTheme="minorBidi" w:eastAsia="Times New Roman" w:hAnsiTheme="minorBidi" w:cstheme="minorBidi"/>
          <w:color w:val="000000"/>
          <w:sz w:val="24"/>
          <w:szCs w:val="24"/>
          <w:lang w:val="en-US"/>
          <w:rPrChange w:id="680" w:author="יוני גרינברג" w:date="2025-12-21T15:14:00Z" w16du:dateUtc="2025-12-21T13:14:00Z">
            <w:rPr>
              <w:rFonts w:ascii="Times New Roman" w:eastAsia="Times New Roman" w:hAnsi="Times New Roman" w:cs="Times New Roman"/>
              <w:color w:val="000000"/>
              <w:sz w:val="24"/>
              <w:szCs w:val="24"/>
              <w:lang w:val="en-US"/>
            </w:rPr>
          </w:rPrChange>
        </w:rPr>
        <w:t>lot of other devices.</w:t>
      </w:r>
    </w:p>
    <w:p w14:paraId="612BCC4B" w14:textId="29521726" w:rsidR="00BD16DC" w:rsidRPr="008E7348" w:rsidRDefault="00C7700C" w:rsidP="00904544">
      <w:pPr>
        <w:pStyle w:val="2"/>
        <w:keepNext w:val="0"/>
        <w:keepLines w:val="0"/>
        <w:numPr>
          <w:ilvl w:val="0"/>
          <w:numId w:val="3"/>
        </w:numPr>
        <w:shd w:val="clear" w:color="auto" w:fill="FFFFFF"/>
        <w:spacing w:after="80"/>
        <w:ind w:right="580"/>
        <w:rPr>
          <w:rFonts w:asciiTheme="minorBidi" w:eastAsia="Times New Roman" w:hAnsiTheme="minorBidi" w:cstheme="minorBidi"/>
          <w:b/>
          <w:bCs/>
          <w:sz w:val="24"/>
          <w:szCs w:val="24"/>
          <w:lang w:val="en-US"/>
          <w:rPrChange w:id="681" w:author="יוני גרינברג" w:date="2025-12-21T15:14:00Z" w16du:dateUtc="2025-12-21T13:14:00Z">
            <w:rPr>
              <w:rFonts w:ascii="Times New Roman" w:eastAsia="Times New Roman" w:hAnsi="Times New Roman" w:cs="Times New Roman"/>
              <w:b/>
              <w:bCs/>
              <w:sz w:val="24"/>
              <w:szCs w:val="24"/>
              <w:lang w:val="en-US"/>
            </w:rPr>
          </w:rPrChange>
        </w:rPr>
      </w:pPr>
      <w:bookmarkStart w:id="682" w:name="_ca3m0vudhujb" w:colFirst="0" w:colLast="0"/>
      <w:bookmarkStart w:id="683" w:name="_28lsnp3dannf" w:colFirst="0" w:colLast="0"/>
      <w:bookmarkEnd w:id="682"/>
      <w:bookmarkEnd w:id="683"/>
      <w:r w:rsidRPr="008E7348">
        <w:rPr>
          <w:rFonts w:asciiTheme="minorBidi" w:eastAsia="Times New Roman" w:hAnsiTheme="minorBidi" w:cstheme="minorBidi"/>
          <w:b/>
          <w:bCs/>
          <w:sz w:val="24"/>
          <w:szCs w:val="24"/>
          <w:lang w:val="en-US"/>
          <w:rPrChange w:id="684" w:author="יוני גרינברג" w:date="2025-12-21T15:14:00Z" w16du:dateUtc="2025-12-21T13:14:00Z">
            <w:rPr>
              <w:rFonts w:ascii="Times New Roman" w:eastAsia="Times New Roman" w:hAnsi="Times New Roman" w:cs="Times New Roman"/>
              <w:b/>
              <w:bCs/>
              <w:sz w:val="24"/>
              <w:szCs w:val="24"/>
              <w:lang w:val="en-US"/>
            </w:rPr>
          </w:rPrChange>
        </w:rPr>
        <w:t>Security and Signal Containment</w:t>
      </w:r>
    </w:p>
    <w:p w14:paraId="68493E66" w14:textId="0BCE3109" w:rsidR="00BD16DC" w:rsidRPr="008E7348" w:rsidRDefault="00BD16DC" w:rsidP="004631B2">
      <w:pPr>
        <w:pStyle w:val="3"/>
        <w:keepNext w:val="0"/>
        <w:keepLines w:val="0"/>
        <w:spacing w:before="280"/>
        <w:rPr>
          <w:rFonts w:asciiTheme="minorBidi" w:hAnsiTheme="minorBidi" w:cstheme="minorBidi"/>
          <w:b/>
          <w:bCs/>
          <w:color w:val="000000"/>
          <w:sz w:val="24"/>
          <w:szCs w:val="24"/>
          <w:lang w:val="en-US"/>
          <w:rPrChange w:id="685" w:author="יוני גרינברג" w:date="2025-12-21T15:14:00Z" w16du:dateUtc="2025-12-21T13:14:00Z">
            <w:rPr>
              <w:b/>
              <w:bCs/>
              <w:color w:val="000000"/>
              <w:sz w:val="24"/>
              <w:szCs w:val="24"/>
              <w:lang w:val="en-US"/>
            </w:rPr>
          </w:rPrChange>
        </w:rPr>
      </w:pPr>
      <w:bookmarkStart w:id="686" w:name="_duw1rbutnhct" w:colFirst="0" w:colLast="0"/>
      <w:bookmarkEnd w:id="686"/>
    </w:p>
    <w:p w14:paraId="5CEBB122" w14:textId="37134D51" w:rsidR="00BD16DC" w:rsidRPr="008E7348" w:rsidRDefault="00C7700C" w:rsidP="006C45B5">
      <w:pPr>
        <w:spacing w:before="240" w:after="240"/>
        <w:ind w:left="2160"/>
        <w:rPr>
          <w:rFonts w:asciiTheme="minorBidi" w:hAnsiTheme="minorBidi" w:cstheme="minorBidi"/>
          <w:sz w:val="24"/>
          <w:szCs w:val="24"/>
          <w:lang w:val="en-US"/>
          <w:rPrChange w:id="687"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u w:val="single"/>
          <w:lang w:val="en-US"/>
          <w:rPrChange w:id="688" w:author="יוני גרינברג" w:date="2025-12-21T15:14:00Z" w16du:dateUtc="2025-12-21T13:14:00Z">
            <w:rPr>
              <w:rFonts w:asciiTheme="majorBidi" w:hAnsiTheme="majorBidi" w:cstheme="majorBidi"/>
              <w:b/>
              <w:bCs/>
              <w:sz w:val="24"/>
              <w:szCs w:val="24"/>
              <w:u w:val="single"/>
              <w:lang w:val="en-US"/>
            </w:rPr>
          </w:rPrChange>
        </w:rPr>
        <w:t>RF Security Risk:</w:t>
      </w:r>
      <w:r w:rsidRPr="008E7348">
        <w:rPr>
          <w:rFonts w:asciiTheme="minorBidi" w:hAnsiTheme="minorBidi" w:cstheme="minorBidi"/>
          <w:sz w:val="24"/>
          <w:szCs w:val="24"/>
          <w:lang w:val="en-US"/>
          <w:rPrChange w:id="689" w:author="יוני גרינברג" w:date="2025-12-21T15:14:00Z" w16du:dateUtc="2025-12-21T13:14:00Z">
            <w:rPr>
              <w:rFonts w:asciiTheme="majorBidi" w:hAnsiTheme="majorBidi" w:cstheme="majorBidi"/>
              <w:sz w:val="24"/>
              <w:szCs w:val="24"/>
              <w:lang w:val="en-US"/>
            </w:rPr>
          </w:rPrChange>
        </w:rPr>
        <w:t xml:space="preserve"> RF signals are difficult to contain; they easily pass through </w:t>
      </w:r>
      <w:r w:rsidR="00F85B65" w:rsidRPr="008E7348">
        <w:rPr>
          <w:rFonts w:asciiTheme="minorBidi" w:hAnsiTheme="minorBidi" w:cstheme="minorBidi"/>
          <w:sz w:val="24"/>
          <w:szCs w:val="24"/>
          <w:lang w:val="en-US"/>
          <w:rPrChange w:id="690" w:author="יוני גרינברג" w:date="2025-12-21T15:14:00Z" w16du:dateUtc="2025-12-21T13:14:00Z">
            <w:rPr>
              <w:rFonts w:asciiTheme="majorBidi" w:hAnsiTheme="majorBidi" w:cstheme="majorBidi"/>
              <w:sz w:val="24"/>
              <w:szCs w:val="24"/>
              <w:lang w:val="en-US"/>
            </w:rPr>
          </w:rPrChange>
        </w:rPr>
        <w:t xml:space="preserve">solid </w:t>
      </w:r>
      <w:r w:rsidRPr="008E7348">
        <w:rPr>
          <w:rFonts w:asciiTheme="minorBidi" w:hAnsiTheme="minorBidi" w:cstheme="minorBidi"/>
          <w:sz w:val="24"/>
          <w:szCs w:val="24"/>
          <w:lang w:val="en-US"/>
          <w:rPrChange w:id="691" w:author="יוני גרינברג" w:date="2025-12-21T15:14:00Z" w16du:dateUtc="2025-12-21T13:14:00Z">
            <w:rPr>
              <w:rFonts w:asciiTheme="majorBidi" w:hAnsiTheme="majorBidi" w:cstheme="majorBidi"/>
              <w:sz w:val="24"/>
              <w:szCs w:val="24"/>
              <w:lang w:val="en-US"/>
            </w:rPr>
          </w:rPrChange>
        </w:rPr>
        <w:t xml:space="preserve">objects such as </w:t>
      </w:r>
      <w:r w:rsidR="00F85B65" w:rsidRPr="008E7348">
        <w:rPr>
          <w:rFonts w:asciiTheme="minorBidi" w:hAnsiTheme="minorBidi" w:cstheme="minorBidi"/>
          <w:sz w:val="24"/>
          <w:szCs w:val="24"/>
          <w:lang w:val="en-US"/>
          <w:rPrChange w:id="692" w:author="יוני גרינברג" w:date="2025-12-21T15:14:00Z" w16du:dateUtc="2025-12-21T13:14:00Z">
            <w:rPr>
              <w:rFonts w:asciiTheme="majorBidi" w:hAnsiTheme="majorBidi" w:cstheme="majorBidi"/>
              <w:sz w:val="24"/>
              <w:szCs w:val="24"/>
              <w:lang w:val="en-US"/>
            </w:rPr>
          </w:rPrChange>
        </w:rPr>
        <w:t>walls</w:t>
      </w:r>
      <w:r w:rsidRPr="008E7348">
        <w:rPr>
          <w:rFonts w:asciiTheme="minorBidi" w:hAnsiTheme="minorBidi" w:cstheme="minorBidi"/>
          <w:sz w:val="24"/>
          <w:szCs w:val="24"/>
          <w:lang w:val="en-US"/>
          <w:rPrChange w:id="693" w:author="יוני גרינברג" w:date="2025-12-21T15:14:00Z" w16du:dateUtc="2025-12-21T13:14:00Z">
            <w:rPr>
              <w:rFonts w:asciiTheme="majorBidi" w:hAnsiTheme="majorBidi" w:cstheme="majorBidi"/>
              <w:sz w:val="24"/>
              <w:szCs w:val="24"/>
              <w:lang w:val="en-US"/>
            </w:rPr>
          </w:rPrChange>
        </w:rPr>
        <w:t xml:space="preserve">, doors or windows. </w:t>
      </w:r>
      <w:r w:rsidR="00F85B65" w:rsidRPr="008E7348">
        <w:rPr>
          <w:rFonts w:asciiTheme="minorBidi" w:hAnsiTheme="minorBidi" w:cstheme="minorBidi"/>
          <w:sz w:val="24"/>
          <w:szCs w:val="24"/>
          <w:lang w:val="en-US"/>
          <w:rPrChange w:id="694" w:author="יוני גרינברג" w:date="2025-12-21T15:14:00Z" w16du:dateUtc="2025-12-21T13:14:00Z">
            <w:rPr>
              <w:rFonts w:asciiTheme="majorBidi" w:hAnsiTheme="majorBidi" w:cstheme="majorBidi"/>
              <w:sz w:val="24"/>
              <w:szCs w:val="24"/>
              <w:lang w:val="en-US"/>
            </w:rPr>
          </w:rPrChange>
        </w:rPr>
        <w:t xml:space="preserve">This </w:t>
      </w:r>
      <w:r w:rsidRPr="008E7348">
        <w:rPr>
          <w:rFonts w:asciiTheme="minorBidi" w:hAnsiTheme="minorBidi" w:cstheme="minorBidi"/>
          <w:sz w:val="24"/>
          <w:szCs w:val="24"/>
          <w:lang w:val="en-US"/>
          <w:rPrChange w:id="695" w:author="יוני גרינברג" w:date="2025-12-21T15:14:00Z" w16du:dateUtc="2025-12-21T13:14:00Z">
            <w:rPr>
              <w:rFonts w:asciiTheme="majorBidi" w:hAnsiTheme="majorBidi" w:cstheme="majorBidi"/>
              <w:sz w:val="24"/>
              <w:szCs w:val="24"/>
              <w:lang w:val="en-US"/>
            </w:rPr>
          </w:rPrChange>
        </w:rPr>
        <w:t>is often beneficial for whole-home coverage, it also creates a significant security risk. A signal can be intercepted, or "snooped," by a third party outside the intended room or building, requiring complex encryption to secure the data.</w:t>
      </w:r>
    </w:p>
    <w:p w14:paraId="58F75CA3" w14:textId="5A64F4A1" w:rsidR="00BD16DC" w:rsidRPr="008E7348" w:rsidRDefault="00C7700C" w:rsidP="00017FCD">
      <w:pPr>
        <w:spacing w:before="240" w:after="240"/>
        <w:ind w:left="2160"/>
        <w:rPr>
          <w:rFonts w:asciiTheme="minorBidi" w:hAnsiTheme="minorBidi" w:cstheme="minorBidi"/>
          <w:sz w:val="24"/>
          <w:szCs w:val="24"/>
          <w:lang w:val="en-US"/>
          <w:rPrChange w:id="696"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u w:val="single"/>
          <w:lang w:val="en-US"/>
          <w:rPrChange w:id="697" w:author="יוני גרינברג" w:date="2025-12-21T15:14:00Z" w16du:dateUtc="2025-12-21T13:14:00Z">
            <w:rPr>
              <w:rFonts w:asciiTheme="majorBidi" w:hAnsiTheme="majorBidi" w:cstheme="majorBidi"/>
              <w:b/>
              <w:bCs/>
              <w:sz w:val="24"/>
              <w:szCs w:val="24"/>
              <w:u w:val="single"/>
              <w:lang w:val="en-US"/>
            </w:rPr>
          </w:rPrChange>
        </w:rPr>
        <w:t>How Ultrasound Overcomes This:</w:t>
      </w:r>
      <w:r w:rsidRPr="008E7348">
        <w:rPr>
          <w:rFonts w:asciiTheme="minorBidi" w:hAnsiTheme="minorBidi" w:cstheme="minorBidi"/>
          <w:sz w:val="24"/>
          <w:szCs w:val="24"/>
          <w:lang w:val="en-US"/>
          <w:rPrChange w:id="698" w:author="יוני גרינברג" w:date="2025-12-21T15:14:00Z" w16du:dateUtc="2025-12-21T13:14:00Z">
            <w:rPr>
              <w:rFonts w:asciiTheme="majorBidi" w:hAnsiTheme="majorBidi" w:cstheme="majorBidi"/>
              <w:sz w:val="24"/>
              <w:szCs w:val="24"/>
              <w:lang w:val="en-US"/>
            </w:rPr>
          </w:rPrChange>
        </w:rPr>
        <w:t xml:space="preserve"> Ultrasound waves are physical vibrations and are easily blocked by solid objects. This means the signal is physically confined to a single room. This property acts as a natural security feature, making it nearly impossible for someone in an adjacent room or outside the building to intercept </w:t>
      </w:r>
      <w:r w:rsidR="006C45B5" w:rsidRPr="008E7348">
        <w:rPr>
          <w:rFonts w:asciiTheme="minorBidi" w:hAnsiTheme="minorBidi" w:cstheme="minorBidi"/>
          <w:sz w:val="24"/>
          <w:szCs w:val="24"/>
          <w:lang w:val="en-US"/>
          <w:rPrChange w:id="699" w:author="יוני גרינברג" w:date="2025-12-21T15:14:00Z" w16du:dateUtc="2025-12-21T13:14:00Z">
            <w:rPr>
              <w:rFonts w:asciiTheme="majorBidi" w:hAnsiTheme="majorBidi" w:cstheme="majorBidi"/>
              <w:sz w:val="24"/>
              <w:szCs w:val="24"/>
              <w:lang w:val="en-US"/>
            </w:rPr>
          </w:rPrChange>
        </w:rPr>
        <w:t>communication</w:t>
      </w:r>
      <w:r w:rsidR="00017FCD" w:rsidRPr="008E7348">
        <w:rPr>
          <w:rFonts w:asciiTheme="minorBidi" w:hAnsiTheme="minorBidi" w:cstheme="minorBidi"/>
          <w:b/>
          <w:bCs/>
          <w:lang w:val="en-US"/>
          <w:rPrChange w:id="700" w:author="יוני גרינברג" w:date="2025-12-21T15:14:00Z" w16du:dateUtc="2025-12-21T13:14:00Z">
            <w:rPr>
              <w:b/>
              <w:bCs/>
              <w:lang w:val="en-US"/>
            </w:rPr>
          </w:rPrChange>
        </w:rPr>
        <w:t xml:space="preserve"> </w:t>
      </w:r>
      <w:r w:rsidR="00017FCD" w:rsidRPr="008E7348">
        <w:rPr>
          <w:rFonts w:asciiTheme="minorBidi" w:hAnsiTheme="minorBidi" w:cstheme="minorBidi"/>
          <w:b/>
          <w:bCs/>
          <w:sz w:val="24"/>
          <w:szCs w:val="24"/>
          <w:lang w:val="en-US"/>
          <w:rPrChange w:id="701" w:author="יוני גרינברג" w:date="2025-12-21T15:14:00Z" w16du:dateUtc="2025-12-21T13:14:00Z">
            <w:rPr>
              <w:rFonts w:asciiTheme="majorBidi" w:hAnsiTheme="majorBidi" w:cstheme="majorBidi"/>
              <w:b/>
              <w:bCs/>
              <w:sz w:val="24"/>
              <w:szCs w:val="24"/>
              <w:lang w:val="en-US"/>
            </w:rPr>
          </w:rPrChange>
        </w:rPr>
        <w:t>[7]</w:t>
      </w:r>
      <w:r w:rsidRPr="008E7348">
        <w:rPr>
          <w:rFonts w:asciiTheme="minorBidi" w:hAnsiTheme="minorBidi" w:cstheme="minorBidi"/>
          <w:sz w:val="24"/>
          <w:szCs w:val="24"/>
          <w:lang w:val="en-US"/>
          <w:rPrChange w:id="702" w:author="יוני גרינברג" w:date="2025-12-21T15:14:00Z" w16du:dateUtc="2025-12-21T13:14:00Z">
            <w:rPr>
              <w:rFonts w:asciiTheme="majorBidi" w:hAnsiTheme="majorBidi" w:cstheme="majorBidi"/>
              <w:sz w:val="24"/>
              <w:szCs w:val="24"/>
              <w:lang w:val="en-US"/>
            </w:rPr>
          </w:rPrChange>
        </w:rPr>
        <w:t>, thus providing inherent privacy.</w:t>
      </w:r>
    </w:p>
    <w:p w14:paraId="24A9B9A6" w14:textId="77777777" w:rsidR="00BD16DC" w:rsidRPr="008E7348" w:rsidRDefault="00C7700C" w:rsidP="006C45B5">
      <w:pPr>
        <w:spacing w:before="240" w:after="240"/>
        <w:ind w:left="2160"/>
        <w:rPr>
          <w:rFonts w:asciiTheme="minorBidi" w:hAnsiTheme="minorBidi" w:cstheme="minorBidi"/>
          <w:sz w:val="24"/>
          <w:szCs w:val="24"/>
          <w:lang w:val="en-US"/>
          <w:rPrChange w:id="703"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704" w:author="יוני גרינברג" w:date="2025-12-21T15:14:00Z" w16du:dateUtc="2025-12-21T13:14:00Z">
            <w:rPr>
              <w:rFonts w:asciiTheme="majorBidi" w:hAnsiTheme="majorBidi" w:cstheme="majorBidi"/>
              <w:sz w:val="24"/>
              <w:szCs w:val="24"/>
              <w:lang w:val="en-US"/>
            </w:rPr>
          </w:rPrChange>
        </w:rPr>
        <w:t xml:space="preserve">On that note, it's also important to mention that it's simple to determine the physical limits of this 'sound barrier.' The insecure area is strictly limited to the physical space where the </w:t>
      </w:r>
      <w:r w:rsidRPr="008E7348">
        <w:rPr>
          <w:rFonts w:asciiTheme="minorBidi" w:hAnsiTheme="minorBidi" w:cstheme="minorBidi"/>
          <w:sz w:val="24"/>
          <w:szCs w:val="24"/>
          <w:lang w:val="en-US"/>
          <w:rPrChange w:id="705" w:author="יוני גרינברג" w:date="2025-12-21T15:14:00Z" w16du:dateUtc="2025-12-21T13:14:00Z">
            <w:rPr>
              <w:rFonts w:asciiTheme="majorBidi" w:hAnsiTheme="majorBidi" w:cstheme="majorBidi"/>
              <w:sz w:val="24"/>
              <w:szCs w:val="24"/>
              <w:lang w:val="en-US"/>
            </w:rPr>
          </w:rPrChange>
        </w:rPr>
        <w:lastRenderedPageBreak/>
        <w:t>soundwave can be detected, unlike RF signals, where it's difficult to know the boundary.</w:t>
      </w:r>
    </w:p>
    <w:p w14:paraId="1E43E661" w14:textId="43DB7419" w:rsidR="00BD16DC" w:rsidRPr="008E7348" w:rsidRDefault="00B70562">
      <w:pPr>
        <w:pStyle w:val="2"/>
        <w:keepNext w:val="0"/>
        <w:keepLines w:val="0"/>
        <w:shd w:val="clear" w:color="auto" w:fill="FFFFFF"/>
        <w:spacing w:after="80"/>
        <w:ind w:right="580"/>
        <w:rPr>
          <w:rFonts w:asciiTheme="minorBidi" w:eastAsia="Times New Roman" w:hAnsiTheme="minorBidi" w:cstheme="minorBidi"/>
          <w:b/>
          <w:bCs/>
          <w:sz w:val="24"/>
          <w:szCs w:val="24"/>
          <w:lang w:val="en-US"/>
          <w:rPrChange w:id="706" w:author="יוני גרינברג" w:date="2025-12-21T15:14:00Z" w16du:dateUtc="2025-12-21T13:14:00Z">
            <w:rPr>
              <w:rFonts w:ascii="Times New Roman" w:eastAsia="Times New Roman" w:hAnsi="Times New Roman" w:cs="Times New Roman"/>
              <w:b/>
              <w:bCs/>
              <w:sz w:val="24"/>
              <w:szCs w:val="24"/>
              <w:lang w:val="en-US"/>
            </w:rPr>
          </w:rPrChange>
        </w:rPr>
      </w:pPr>
      <w:bookmarkStart w:id="707" w:name="_ju5790un9c30" w:colFirst="0" w:colLast="0"/>
      <w:bookmarkEnd w:id="707"/>
      <w:r w:rsidRPr="008E7348">
        <w:rPr>
          <w:rFonts w:asciiTheme="minorBidi" w:eastAsia="Times New Roman" w:hAnsiTheme="minorBidi" w:cstheme="minorBidi"/>
          <w:b/>
          <w:bCs/>
          <w:sz w:val="24"/>
          <w:szCs w:val="24"/>
          <w:lang w:val="en-US"/>
          <w:rPrChange w:id="708" w:author="יוני גרינברג" w:date="2025-12-21T15:14:00Z" w16du:dateUtc="2025-12-21T13:14:00Z">
            <w:rPr>
              <w:rFonts w:ascii="Times New Roman" w:eastAsia="Times New Roman" w:hAnsi="Times New Roman" w:cs="Times New Roman"/>
              <w:b/>
              <w:bCs/>
              <w:sz w:val="24"/>
              <w:szCs w:val="24"/>
              <w:lang w:val="en-US"/>
            </w:rPr>
          </w:rPrChange>
        </w:rPr>
        <w:t>2</w:t>
      </w:r>
      <w:r w:rsidR="0033340A" w:rsidRPr="008E7348">
        <w:rPr>
          <w:rFonts w:asciiTheme="minorBidi" w:eastAsia="Times New Roman" w:hAnsiTheme="minorBidi" w:cstheme="minorBidi"/>
          <w:b/>
          <w:bCs/>
          <w:sz w:val="24"/>
          <w:szCs w:val="24"/>
          <w:lang w:val="en-US"/>
          <w:rPrChange w:id="709" w:author="יוני גרינברג" w:date="2025-12-21T15:14:00Z" w16du:dateUtc="2025-12-21T13:14:00Z">
            <w:rPr>
              <w:rFonts w:ascii="Times New Roman" w:eastAsia="Times New Roman" w:hAnsi="Times New Roman" w:cs="Times New Roman"/>
              <w:b/>
              <w:bCs/>
              <w:sz w:val="24"/>
              <w:szCs w:val="24"/>
              <w:lang w:val="en-US"/>
            </w:rPr>
          </w:rPrChange>
        </w:rPr>
        <w:t>.2</w:t>
      </w:r>
      <w:r w:rsidRPr="008E7348">
        <w:rPr>
          <w:rFonts w:asciiTheme="minorBidi" w:eastAsia="Times New Roman" w:hAnsiTheme="minorBidi" w:cstheme="minorBidi"/>
          <w:b/>
          <w:bCs/>
          <w:sz w:val="24"/>
          <w:szCs w:val="24"/>
          <w:lang w:val="en-US"/>
          <w:rPrChange w:id="710" w:author="יוני גרינברג" w:date="2025-12-21T15:14:00Z" w16du:dateUtc="2025-12-21T13:14:00Z">
            <w:rPr>
              <w:rFonts w:ascii="Times New Roman" w:eastAsia="Times New Roman" w:hAnsi="Times New Roman" w:cs="Times New Roman"/>
              <w:b/>
              <w:bCs/>
              <w:sz w:val="24"/>
              <w:szCs w:val="24"/>
              <w:lang w:val="en-US"/>
            </w:rPr>
          </w:rPrChange>
        </w:rPr>
        <w:t xml:space="preserve"> Specific Environmental Struggles:</w:t>
      </w:r>
    </w:p>
    <w:p w14:paraId="2DE9DF3F" w14:textId="77777777" w:rsidR="00BD16DC" w:rsidRPr="008E7348" w:rsidRDefault="00C7700C">
      <w:pPr>
        <w:pStyle w:val="3"/>
        <w:keepNext w:val="0"/>
        <w:keepLines w:val="0"/>
        <w:shd w:val="clear" w:color="auto" w:fill="FFFFFF"/>
        <w:spacing w:before="280"/>
        <w:ind w:right="580"/>
        <w:rPr>
          <w:rFonts w:asciiTheme="minorBidi" w:eastAsia="Times New Roman" w:hAnsiTheme="minorBidi" w:cstheme="minorBidi"/>
          <w:b/>
          <w:bCs/>
          <w:color w:val="000000"/>
          <w:sz w:val="24"/>
          <w:szCs w:val="24"/>
          <w:lang w:val="en-US"/>
          <w:rPrChange w:id="711" w:author="יוני גרינברג" w:date="2025-12-21T15:14:00Z" w16du:dateUtc="2025-12-21T13:14:00Z">
            <w:rPr>
              <w:rFonts w:ascii="Times New Roman" w:eastAsia="Times New Roman" w:hAnsi="Times New Roman" w:cs="Times New Roman"/>
              <w:b/>
              <w:bCs/>
              <w:color w:val="000000"/>
              <w:sz w:val="24"/>
              <w:szCs w:val="24"/>
              <w:lang w:val="en-US"/>
            </w:rPr>
          </w:rPrChange>
        </w:rPr>
        <w:pPrChange w:id="712" w:author="יוני גרינברג" w:date="2025-12-21T15:11:00Z" w16du:dateUtc="2025-12-21T13:11:00Z">
          <w:pPr>
            <w:pStyle w:val="3"/>
            <w:keepNext w:val="0"/>
            <w:keepLines w:val="0"/>
            <w:shd w:val="clear" w:color="auto" w:fill="FFFFFF"/>
            <w:spacing w:before="280"/>
            <w:ind w:left="1080" w:right="580"/>
          </w:pPr>
        </w:pPrChange>
      </w:pPr>
      <w:bookmarkStart w:id="713" w:name="_qia6uip3qjht" w:colFirst="0" w:colLast="0"/>
      <w:bookmarkEnd w:id="713"/>
      <w:r w:rsidRPr="008E7348">
        <w:rPr>
          <w:rFonts w:asciiTheme="minorBidi" w:eastAsia="Times New Roman" w:hAnsiTheme="minorBidi" w:cstheme="minorBidi"/>
          <w:b/>
          <w:bCs/>
          <w:color w:val="000000"/>
          <w:sz w:val="24"/>
          <w:szCs w:val="24"/>
          <w:lang w:val="en-US"/>
          <w:rPrChange w:id="714" w:author="יוני גרינברג" w:date="2025-12-21T15:14:00Z" w16du:dateUtc="2025-12-21T13:14:00Z">
            <w:rPr>
              <w:rFonts w:ascii="Times New Roman" w:eastAsia="Times New Roman" w:hAnsi="Times New Roman" w:cs="Times New Roman"/>
              <w:b/>
              <w:bCs/>
              <w:color w:val="000000"/>
              <w:sz w:val="24"/>
              <w:szCs w:val="24"/>
              <w:lang w:val="en-US"/>
            </w:rPr>
          </w:rPrChange>
        </w:rPr>
        <w:t>RF Limitation</w:t>
      </w:r>
    </w:p>
    <w:p w14:paraId="00263CB9" w14:textId="41EFB3C2" w:rsidR="00BD16DC" w:rsidRPr="008E7348" w:rsidRDefault="00C7700C">
      <w:pPr>
        <w:shd w:val="clear" w:color="auto" w:fill="FFFFFF"/>
        <w:spacing w:before="240" w:after="240"/>
        <w:rPr>
          <w:rFonts w:asciiTheme="minorBidi" w:eastAsia="Times New Roman" w:hAnsiTheme="minorBidi" w:cstheme="minorBidi"/>
          <w:sz w:val="24"/>
          <w:szCs w:val="24"/>
          <w:lang w:val="en-US"/>
          <w:rPrChange w:id="71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716" w:author="יוני גרינברג" w:date="2025-12-21T15:14:00Z" w16du:dateUtc="2025-12-21T13:14:00Z">
            <w:rPr>
              <w:rFonts w:ascii="Times New Roman" w:eastAsia="Times New Roman" w:hAnsi="Times New Roman" w:cs="Times New Roman"/>
              <w:sz w:val="24"/>
              <w:szCs w:val="24"/>
              <w:lang w:val="en-US"/>
            </w:rPr>
          </w:rPrChange>
        </w:rPr>
        <w:t>RF waves propagate very poorly through conductive media, especially water. Saltwater</w:t>
      </w:r>
      <w:r w:rsidR="005018ED" w:rsidRPr="008E7348">
        <w:rPr>
          <w:rFonts w:asciiTheme="minorBidi" w:eastAsia="Times New Roman" w:hAnsiTheme="minorBidi" w:cstheme="minorBidi"/>
          <w:sz w:val="24"/>
          <w:szCs w:val="24"/>
          <w:lang w:val="en-US"/>
          <w:rPrChange w:id="717" w:author="יוני גרינברג" w:date="2025-12-21T15:14:00Z" w16du:dateUtc="2025-12-21T13:14:00Z">
            <w:rPr>
              <w:rFonts w:ascii="Times New Roman" w:eastAsia="Times New Roman" w:hAnsi="Times New Roman" w:cs="Times New Roman"/>
              <w:sz w:val="24"/>
              <w:szCs w:val="24"/>
              <w:lang w:val="en-US"/>
            </w:rPr>
          </w:rPrChange>
        </w:rPr>
        <w:t xml:space="preserve"> heavily</w:t>
      </w:r>
      <w:r w:rsidRPr="008E7348">
        <w:rPr>
          <w:rFonts w:asciiTheme="minorBidi" w:eastAsia="Times New Roman" w:hAnsiTheme="minorBidi" w:cstheme="minorBidi"/>
          <w:sz w:val="24"/>
          <w:szCs w:val="24"/>
          <w:lang w:val="en-US"/>
          <w:rPrChange w:id="718" w:author="יוני גרינברג" w:date="2025-12-21T15:14:00Z" w16du:dateUtc="2025-12-21T13:14:00Z">
            <w:rPr>
              <w:rFonts w:ascii="Times New Roman" w:eastAsia="Times New Roman" w:hAnsi="Times New Roman" w:cs="Times New Roman"/>
              <w:sz w:val="24"/>
              <w:szCs w:val="24"/>
              <w:lang w:val="en-US"/>
            </w:rPr>
          </w:rPrChange>
        </w:rPr>
        <w:t xml:space="preserve"> attenuates radio signals, making Wi-Fi and Bluetooth completely unusable for underwater communication.</w:t>
      </w:r>
      <w:r w:rsidR="00D053A6" w:rsidRPr="008E7348">
        <w:rPr>
          <w:rFonts w:asciiTheme="minorBidi" w:eastAsia="Times New Roman" w:hAnsiTheme="minorBidi" w:cstheme="minorBidi"/>
          <w:sz w:val="24"/>
          <w:szCs w:val="24"/>
          <w:lang w:val="en-US"/>
          <w:rPrChange w:id="719" w:author="יוני גרינברג" w:date="2025-12-21T15:14:00Z" w16du:dateUtc="2025-12-21T13:14:00Z">
            <w:rPr>
              <w:rFonts w:ascii="Times New Roman" w:eastAsia="Times New Roman" w:hAnsi="Times New Roman" w:cs="Times New Roman"/>
              <w:sz w:val="24"/>
              <w:szCs w:val="24"/>
              <w:lang w:val="en-US"/>
            </w:rPr>
          </w:rPrChange>
        </w:rPr>
        <w:t>[</w:t>
      </w:r>
      <w:proofErr w:type="gramStart"/>
      <w:r w:rsidR="00D053A6" w:rsidRPr="008E7348">
        <w:rPr>
          <w:rFonts w:asciiTheme="minorBidi" w:eastAsia="Times New Roman" w:hAnsiTheme="minorBidi" w:cstheme="minorBidi"/>
          <w:sz w:val="24"/>
          <w:szCs w:val="24"/>
          <w:lang w:val="en-US"/>
          <w:rPrChange w:id="720" w:author="יוני גרינברג" w:date="2025-12-21T15:14:00Z" w16du:dateUtc="2025-12-21T13:14:00Z">
            <w:rPr>
              <w:rFonts w:ascii="Times New Roman" w:eastAsia="Times New Roman" w:hAnsi="Times New Roman" w:cs="Times New Roman"/>
              <w:sz w:val="24"/>
              <w:szCs w:val="24"/>
              <w:lang w:val="en-US"/>
            </w:rPr>
          </w:rPrChange>
        </w:rPr>
        <w:t>11</w:t>
      </w:r>
      <w:proofErr w:type="gramEnd"/>
      <w:r w:rsidR="00D053A6" w:rsidRPr="008E7348">
        <w:rPr>
          <w:rFonts w:asciiTheme="minorBidi" w:eastAsia="Times New Roman" w:hAnsiTheme="minorBidi" w:cstheme="minorBidi"/>
          <w:sz w:val="24"/>
          <w:szCs w:val="24"/>
          <w:lang w:val="en-US"/>
          <w:rPrChange w:id="721" w:author="יוני גרינברג" w:date="2025-12-21T15:14:00Z" w16du:dateUtc="2025-12-21T13:14:00Z">
            <w:rPr>
              <w:rFonts w:ascii="Times New Roman" w:eastAsia="Times New Roman" w:hAnsi="Times New Roman" w:cs="Times New Roman"/>
              <w:sz w:val="24"/>
              <w:szCs w:val="24"/>
              <w:lang w:val="en-US"/>
            </w:rPr>
          </w:rPrChange>
        </w:rPr>
        <w:t>]</w:t>
      </w:r>
    </w:p>
    <w:p w14:paraId="55F42799" w14:textId="495E4A0C" w:rsidR="00BD16DC" w:rsidRPr="008E7348" w:rsidRDefault="00C7700C">
      <w:pPr>
        <w:shd w:val="clear" w:color="auto" w:fill="FFFFFF"/>
        <w:spacing w:before="240" w:after="240"/>
        <w:rPr>
          <w:rFonts w:asciiTheme="minorBidi" w:eastAsia="Times New Roman" w:hAnsiTheme="minorBidi" w:cstheme="minorBidi"/>
          <w:sz w:val="24"/>
          <w:szCs w:val="24"/>
          <w:highlight w:val="yellow"/>
          <w:lang w:val="en-US"/>
          <w:rPrChange w:id="722" w:author="יוני גרינברג" w:date="2025-12-21T15:14:00Z" w16du:dateUtc="2025-12-21T13:14:00Z">
            <w:rPr>
              <w:rFonts w:ascii="Times New Roman" w:eastAsia="Times New Roman" w:hAnsi="Times New Roman" w:cs="Times New Roman"/>
              <w:sz w:val="24"/>
              <w:szCs w:val="24"/>
              <w:highlight w:val="yellow"/>
              <w:lang w:val="en-US"/>
            </w:rPr>
          </w:rPrChange>
        </w:rPr>
      </w:pPr>
      <w:r w:rsidRPr="008E7348">
        <w:rPr>
          <w:rFonts w:asciiTheme="minorBidi" w:eastAsia="Times New Roman" w:hAnsiTheme="minorBidi" w:cstheme="minorBidi"/>
          <w:sz w:val="24"/>
          <w:szCs w:val="24"/>
          <w:lang w:val="en-US"/>
          <w:rPrChange w:id="723" w:author="יוני גרינברג" w:date="2025-12-21T15:14:00Z" w16du:dateUtc="2025-12-21T13:14:00Z">
            <w:rPr>
              <w:rFonts w:ascii="Times New Roman" w:eastAsia="Times New Roman" w:hAnsi="Times New Roman" w:cs="Times New Roman"/>
              <w:sz w:val="24"/>
              <w:szCs w:val="24"/>
              <w:lang w:val="en-US"/>
            </w:rPr>
          </w:rPrChange>
        </w:rPr>
        <w:t>This same principle applies to the human body, which is composed of roughly 60% water.</w:t>
      </w:r>
      <w:r w:rsidRPr="008E7348">
        <w:rPr>
          <w:rFonts w:asciiTheme="minorBidi" w:eastAsia="Times New Roman" w:hAnsiTheme="minorBidi" w:cstheme="minorBidi"/>
          <w:sz w:val="24"/>
          <w:szCs w:val="24"/>
          <w:lang w:val="en-US"/>
          <w:rPrChange w:id="724" w:author="יוני גרינברג" w:date="2025-12-21T15:14:00Z" w16du:dateUtc="2025-12-21T13:14:00Z">
            <w:rPr>
              <w:rFonts w:ascii="Times New Roman" w:eastAsia="Times New Roman" w:hAnsi="Times New Roman" w:cs="Times New Roman"/>
              <w:sz w:val="24"/>
              <w:szCs w:val="24"/>
              <w:lang w:val="en-US"/>
            </w:rPr>
          </w:rPrChange>
        </w:rPr>
        <w:br/>
        <w:t xml:space="preserve"> RF signals struggle to pass through tissue, requiring high power, which can be inefficient and potentially cause unsafe tissue heating.</w:t>
      </w:r>
      <w:r w:rsidRPr="008E7348">
        <w:rPr>
          <w:rFonts w:asciiTheme="minorBidi" w:eastAsia="Times New Roman" w:hAnsiTheme="minorBidi" w:cstheme="minorBidi"/>
          <w:sz w:val="24"/>
          <w:szCs w:val="24"/>
          <w:lang w:val="en-US"/>
          <w:rPrChange w:id="725" w:author="יוני גרינברג" w:date="2025-12-21T15:14:00Z" w16du:dateUtc="2025-12-21T13:14:00Z">
            <w:rPr>
              <w:rFonts w:ascii="Times New Roman" w:eastAsia="Times New Roman" w:hAnsi="Times New Roman" w:cs="Times New Roman"/>
              <w:sz w:val="24"/>
              <w:szCs w:val="24"/>
              <w:lang w:val="en-US"/>
            </w:rPr>
          </w:rPrChange>
        </w:rPr>
        <w:br/>
        <w:t xml:space="preserve"> </w:t>
      </w:r>
      <w:r w:rsidR="00051506" w:rsidRPr="008E7348">
        <w:rPr>
          <w:rFonts w:asciiTheme="minorBidi" w:eastAsia="Times New Roman" w:hAnsiTheme="minorBidi" w:cstheme="minorBidi"/>
          <w:sz w:val="24"/>
          <w:szCs w:val="24"/>
          <w:lang w:val="en-US"/>
          <w:rPrChange w:id="726" w:author="יוני גרינברג" w:date="2025-12-21T15:14:00Z" w16du:dateUtc="2025-12-21T13:14:00Z">
            <w:rPr>
              <w:rFonts w:ascii="Times New Roman" w:eastAsia="Times New Roman" w:hAnsi="Times New Roman" w:cs="Times New Roman"/>
              <w:sz w:val="24"/>
              <w:szCs w:val="24"/>
              <w:lang w:val="en-US"/>
            </w:rPr>
          </w:rPrChange>
        </w:rPr>
        <w:t xml:space="preserve">Such </w:t>
      </w:r>
      <w:r w:rsidRPr="008E7348">
        <w:rPr>
          <w:rFonts w:asciiTheme="minorBidi" w:eastAsia="Times New Roman" w:hAnsiTheme="minorBidi" w:cstheme="minorBidi"/>
          <w:sz w:val="24"/>
          <w:szCs w:val="24"/>
          <w:lang w:val="en-US"/>
          <w:rPrChange w:id="727" w:author="יוני גרינברג" w:date="2025-12-21T15:14:00Z" w16du:dateUtc="2025-12-21T13:14:00Z">
            <w:rPr>
              <w:rFonts w:ascii="Times New Roman" w:eastAsia="Times New Roman" w:hAnsi="Times New Roman" w:cs="Times New Roman"/>
              <w:sz w:val="24"/>
              <w:szCs w:val="24"/>
              <w:lang w:val="en-US"/>
            </w:rPr>
          </w:rPrChange>
        </w:rPr>
        <w:t xml:space="preserve">issues make RF unusable for certain </w:t>
      </w:r>
      <w:r w:rsidR="00EE40D6" w:rsidRPr="008E7348">
        <w:rPr>
          <w:rFonts w:asciiTheme="minorBidi" w:eastAsia="Times New Roman" w:hAnsiTheme="minorBidi" w:cstheme="minorBidi"/>
          <w:sz w:val="24"/>
          <w:szCs w:val="24"/>
          <w:lang w:val="en-US"/>
          <w:rPrChange w:id="728" w:author="יוני גרינברג" w:date="2025-12-21T15:14:00Z" w16du:dateUtc="2025-12-21T13:14:00Z">
            <w:rPr>
              <w:rFonts w:ascii="Times New Roman" w:eastAsia="Times New Roman" w:hAnsi="Times New Roman" w:cs="Times New Roman"/>
              <w:sz w:val="24"/>
              <w:szCs w:val="24"/>
              <w:lang w:val="en-US"/>
            </w:rPr>
          </w:rPrChange>
        </w:rPr>
        <w:t xml:space="preserve">cases </w:t>
      </w:r>
      <w:r w:rsidRPr="008E7348">
        <w:rPr>
          <w:rFonts w:asciiTheme="minorBidi" w:eastAsia="Times New Roman" w:hAnsiTheme="minorBidi" w:cstheme="minorBidi"/>
          <w:sz w:val="24"/>
          <w:szCs w:val="24"/>
          <w:lang w:val="en-US"/>
          <w:rPrChange w:id="729" w:author="יוני גרינברג" w:date="2025-12-21T15:14:00Z" w16du:dateUtc="2025-12-21T13:14:00Z">
            <w:rPr>
              <w:rFonts w:ascii="Times New Roman" w:eastAsia="Times New Roman" w:hAnsi="Times New Roman" w:cs="Times New Roman"/>
              <w:sz w:val="24"/>
              <w:szCs w:val="24"/>
              <w:lang w:val="en-US"/>
            </w:rPr>
          </w:rPrChange>
        </w:rPr>
        <w:t xml:space="preserve">such as </w:t>
      </w:r>
      <w:r w:rsidR="004C4949" w:rsidRPr="008E7348">
        <w:rPr>
          <w:rFonts w:asciiTheme="minorBidi" w:eastAsia="Times New Roman" w:hAnsiTheme="minorBidi" w:cstheme="minorBidi"/>
          <w:sz w:val="24"/>
          <w:szCs w:val="24"/>
          <w:lang w:val="en-US"/>
          <w:rPrChange w:id="730" w:author="יוני גרינברג" w:date="2025-12-21T15:14:00Z" w16du:dateUtc="2025-12-21T13:14:00Z">
            <w:rPr>
              <w:rFonts w:ascii="Times New Roman" w:eastAsia="Times New Roman" w:hAnsi="Times New Roman" w:cs="Times New Roman"/>
              <w:sz w:val="24"/>
              <w:szCs w:val="24"/>
              <w:lang w:val="en-US"/>
            </w:rPr>
          </w:rPrChange>
        </w:rPr>
        <w:t xml:space="preserve">medical </w:t>
      </w:r>
      <w:r w:rsidRPr="008E7348">
        <w:rPr>
          <w:rFonts w:asciiTheme="minorBidi" w:eastAsia="Times New Roman" w:hAnsiTheme="minorBidi" w:cstheme="minorBidi"/>
          <w:sz w:val="24"/>
          <w:szCs w:val="24"/>
          <w:lang w:val="en-US"/>
          <w:rPrChange w:id="731" w:author="יוני גרינברג" w:date="2025-12-21T15:14:00Z" w16du:dateUtc="2025-12-21T13:14:00Z">
            <w:rPr>
              <w:rFonts w:ascii="Times New Roman" w:eastAsia="Times New Roman" w:hAnsi="Times New Roman" w:cs="Times New Roman"/>
              <w:sz w:val="24"/>
              <w:szCs w:val="24"/>
              <w:lang w:val="en-US"/>
            </w:rPr>
          </w:rPrChange>
        </w:rPr>
        <w:t>ones.</w:t>
      </w:r>
      <w:r w:rsidR="00D053A6" w:rsidRPr="008E7348">
        <w:rPr>
          <w:rFonts w:asciiTheme="minorBidi" w:eastAsia="Times New Roman" w:hAnsiTheme="minorBidi" w:cstheme="minorBidi"/>
          <w:sz w:val="24"/>
          <w:szCs w:val="24"/>
          <w:lang w:val="en-US"/>
          <w:rPrChange w:id="732" w:author="יוני גרינברג" w:date="2025-12-21T15:14:00Z" w16du:dateUtc="2025-12-21T13:14:00Z">
            <w:rPr>
              <w:rFonts w:ascii="Times New Roman" w:eastAsia="Times New Roman" w:hAnsi="Times New Roman" w:cs="Times New Roman"/>
              <w:sz w:val="24"/>
              <w:szCs w:val="24"/>
              <w:lang w:val="en-US"/>
            </w:rPr>
          </w:rPrChange>
        </w:rPr>
        <w:t xml:space="preserve"> [11]</w:t>
      </w:r>
    </w:p>
    <w:p w14:paraId="12A000BD" w14:textId="77777777" w:rsidR="00BD16DC" w:rsidRPr="008E7348" w:rsidRDefault="00C7700C">
      <w:pPr>
        <w:pStyle w:val="3"/>
        <w:keepNext w:val="0"/>
        <w:keepLines w:val="0"/>
        <w:shd w:val="clear" w:color="auto" w:fill="FFFFFF"/>
        <w:spacing w:before="280"/>
        <w:ind w:right="580"/>
        <w:rPr>
          <w:rFonts w:asciiTheme="minorBidi" w:eastAsia="Times New Roman" w:hAnsiTheme="minorBidi" w:cstheme="minorBidi"/>
          <w:b/>
          <w:bCs/>
          <w:color w:val="000000"/>
          <w:sz w:val="24"/>
          <w:szCs w:val="24"/>
          <w:lang w:val="en-US"/>
          <w:rPrChange w:id="733" w:author="יוני גרינברג" w:date="2025-12-21T15:14:00Z" w16du:dateUtc="2025-12-21T13:14:00Z">
            <w:rPr>
              <w:rFonts w:ascii="Times New Roman" w:eastAsia="Times New Roman" w:hAnsi="Times New Roman" w:cs="Times New Roman"/>
              <w:b/>
              <w:bCs/>
              <w:color w:val="000000"/>
              <w:sz w:val="24"/>
              <w:szCs w:val="24"/>
              <w:lang w:val="en-US"/>
            </w:rPr>
          </w:rPrChange>
        </w:rPr>
      </w:pPr>
      <w:bookmarkStart w:id="734" w:name="_s3qhae5f1rk0" w:colFirst="0" w:colLast="0"/>
      <w:bookmarkEnd w:id="734"/>
      <w:r w:rsidRPr="008E7348">
        <w:rPr>
          <w:rFonts w:asciiTheme="minorBidi" w:eastAsia="Times New Roman" w:hAnsiTheme="minorBidi" w:cstheme="minorBidi"/>
          <w:b/>
          <w:bCs/>
          <w:color w:val="000000"/>
          <w:sz w:val="24"/>
          <w:szCs w:val="24"/>
          <w:lang w:val="en-US"/>
          <w:rPrChange w:id="735" w:author="יוני גרינברג" w:date="2025-12-21T15:14:00Z" w16du:dateUtc="2025-12-21T13:14:00Z">
            <w:rPr>
              <w:rFonts w:ascii="Times New Roman" w:eastAsia="Times New Roman" w:hAnsi="Times New Roman" w:cs="Times New Roman"/>
              <w:b/>
              <w:bCs/>
              <w:color w:val="000000"/>
              <w:sz w:val="24"/>
              <w:szCs w:val="24"/>
              <w:lang w:val="en-US"/>
            </w:rPr>
          </w:rPrChange>
        </w:rPr>
        <w:t>How Ultrasound Overcomes It</w:t>
      </w:r>
    </w:p>
    <w:p w14:paraId="1F490098" w14:textId="77777777" w:rsidR="00BD16DC" w:rsidRPr="008E7348" w:rsidRDefault="00C7700C">
      <w:pPr>
        <w:shd w:val="clear" w:color="auto" w:fill="FFFFFF"/>
        <w:spacing w:before="240" w:after="240"/>
        <w:rPr>
          <w:rFonts w:asciiTheme="minorBidi" w:eastAsia="Times New Roman" w:hAnsiTheme="minorBidi" w:cstheme="minorBidi"/>
          <w:sz w:val="24"/>
          <w:szCs w:val="24"/>
          <w:lang w:val="en-US"/>
          <w:rPrChange w:id="736" w:author="יוני גרינברג" w:date="2025-12-21T15:14:00Z" w16du:dateUtc="2025-12-21T13:14:00Z">
            <w:rPr>
              <w:rFonts w:ascii="Times New Roman" w:eastAsia="Times New Roman" w:hAnsi="Times New Roman" w:cs="Times New Roman"/>
              <w:sz w:val="24"/>
              <w:szCs w:val="24"/>
              <w:lang w:val="en-US"/>
            </w:rPr>
          </w:rPrChange>
        </w:rPr>
        <w:pPrChange w:id="737" w:author="יוני גרינברג" w:date="2025-12-21T15:11:00Z" w16du:dateUtc="2025-12-21T13:11:00Z">
          <w:pPr>
            <w:shd w:val="clear" w:color="auto" w:fill="FFFFFF"/>
            <w:spacing w:before="240" w:after="240"/>
            <w:ind w:left="720"/>
          </w:pPr>
        </w:pPrChange>
      </w:pPr>
      <w:r w:rsidRPr="008E7348">
        <w:rPr>
          <w:rFonts w:asciiTheme="minorBidi" w:eastAsia="Times New Roman" w:hAnsiTheme="minorBidi" w:cstheme="minorBidi"/>
          <w:sz w:val="24"/>
          <w:szCs w:val="24"/>
          <w:lang w:val="en-US"/>
          <w:rPrChange w:id="738" w:author="יוני גרינברג" w:date="2025-12-21T15:14:00Z" w16du:dateUtc="2025-12-21T13:14:00Z">
            <w:rPr>
              <w:rFonts w:ascii="Times New Roman" w:eastAsia="Times New Roman" w:hAnsi="Times New Roman" w:cs="Times New Roman"/>
              <w:sz w:val="24"/>
              <w:szCs w:val="24"/>
              <w:lang w:val="en-US"/>
            </w:rPr>
          </w:rPrChange>
        </w:rPr>
        <w:t xml:space="preserve">Ultrasound excels in the very </w:t>
      </w:r>
      <w:proofErr w:type="gramStart"/>
      <w:r w:rsidRPr="008E7348">
        <w:rPr>
          <w:rFonts w:asciiTheme="minorBidi" w:eastAsia="Times New Roman" w:hAnsiTheme="minorBidi" w:cstheme="minorBidi"/>
          <w:sz w:val="24"/>
          <w:szCs w:val="24"/>
          <w:lang w:val="en-US"/>
          <w:rPrChange w:id="739" w:author="יוני גרינברג" w:date="2025-12-21T15:14:00Z" w16du:dateUtc="2025-12-21T13:14:00Z">
            <w:rPr>
              <w:rFonts w:ascii="Times New Roman" w:eastAsia="Times New Roman" w:hAnsi="Times New Roman" w:cs="Times New Roman"/>
              <w:sz w:val="24"/>
              <w:szCs w:val="24"/>
              <w:lang w:val="en-US"/>
            </w:rPr>
          </w:rPrChange>
        </w:rPr>
        <w:t>environments</w:t>
      </w:r>
      <w:proofErr w:type="gramEnd"/>
      <w:r w:rsidRPr="008E7348">
        <w:rPr>
          <w:rFonts w:asciiTheme="minorBidi" w:eastAsia="Times New Roman" w:hAnsiTheme="minorBidi" w:cstheme="minorBidi"/>
          <w:sz w:val="24"/>
          <w:szCs w:val="24"/>
          <w:lang w:val="en-US"/>
          <w:rPrChange w:id="740" w:author="יוני גרינברג" w:date="2025-12-21T15:14:00Z" w16du:dateUtc="2025-12-21T13:14:00Z">
            <w:rPr>
              <w:rFonts w:ascii="Times New Roman" w:eastAsia="Times New Roman" w:hAnsi="Times New Roman" w:cs="Times New Roman"/>
              <w:sz w:val="24"/>
              <w:szCs w:val="24"/>
              <w:lang w:val="en-US"/>
            </w:rPr>
          </w:rPrChange>
        </w:rPr>
        <w:t xml:space="preserve"> where RF fails.</w:t>
      </w:r>
    </w:p>
    <w:p w14:paraId="4EA887F5" w14:textId="370C22DD" w:rsidR="00BD16DC" w:rsidRPr="008E7348" w:rsidRDefault="00C7700C">
      <w:pPr>
        <w:shd w:val="clear" w:color="auto" w:fill="FFFFFF"/>
        <w:spacing w:before="240"/>
        <w:ind w:left="1800" w:hanging="360"/>
        <w:rPr>
          <w:rFonts w:asciiTheme="minorBidi" w:eastAsia="Times New Roman" w:hAnsiTheme="minorBidi" w:cstheme="minorBidi"/>
          <w:sz w:val="24"/>
          <w:szCs w:val="24"/>
          <w:lang w:val="en-US"/>
          <w:rPrChange w:id="741" w:author="יוני גרינברג" w:date="2025-12-21T15:14:00Z" w16du:dateUtc="2025-12-21T13:14:00Z">
            <w:rPr>
              <w:rFonts w:ascii="Times New Roman" w:eastAsia="Times New Roman" w:hAnsi="Times New Roman" w:cs="Times New Roman"/>
              <w:sz w:val="24"/>
              <w:szCs w:val="24"/>
              <w:lang w:val="en-US"/>
            </w:rPr>
          </w:rPrChange>
        </w:rPr>
      </w:pPr>
      <w:proofErr w:type="gramStart"/>
      <w:r w:rsidRPr="008E7348">
        <w:rPr>
          <w:rFonts w:asciiTheme="minorBidi" w:eastAsia="Times New Roman" w:hAnsiTheme="minorBidi" w:cstheme="minorBidi"/>
          <w:sz w:val="24"/>
          <w:szCs w:val="24"/>
          <w:lang w:val="en-US"/>
          <w:rPrChange w:id="742" w:author="יוני גרינברג" w:date="2025-12-21T15:14:00Z" w16du:dateUtc="2025-12-21T13:14:00Z">
            <w:rPr>
              <w:rFonts w:ascii="Times New Roman" w:eastAsia="Times New Roman" w:hAnsi="Times New Roman" w:cs="Times New Roman"/>
              <w:sz w:val="24"/>
              <w:szCs w:val="24"/>
              <w:lang w:val="en-US"/>
            </w:rPr>
          </w:rPrChange>
        </w:rPr>
        <w:t>●</w:t>
      </w:r>
      <w:r w:rsidRPr="008E7348">
        <w:rPr>
          <w:rFonts w:asciiTheme="minorBidi" w:eastAsia="Times New Roman" w:hAnsiTheme="minorBidi" w:cstheme="minorBidi"/>
          <w:sz w:val="14"/>
          <w:szCs w:val="14"/>
          <w:lang w:val="en-US"/>
          <w:rPrChange w:id="743" w:author="יוני גרינברג" w:date="2025-12-21T15:14:00Z" w16du:dateUtc="2025-12-21T13:14:00Z">
            <w:rPr>
              <w:rFonts w:ascii="Times New Roman" w:eastAsia="Times New Roman" w:hAnsi="Times New Roman" w:cs="Times New Roman"/>
              <w:sz w:val="14"/>
              <w:szCs w:val="14"/>
              <w:lang w:val="en-US"/>
            </w:rPr>
          </w:rPrChange>
        </w:rPr>
        <w:t xml:space="preserve">  </w:t>
      </w:r>
      <w:r w:rsidRPr="008E7348">
        <w:rPr>
          <w:rFonts w:asciiTheme="minorBidi" w:eastAsia="Times New Roman" w:hAnsiTheme="minorBidi" w:cstheme="minorBidi"/>
          <w:sz w:val="14"/>
          <w:szCs w:val="14"/>
          <w:lang w:val="en-US"/>
          <w:rPrChange w:id="744" w:author="יוני גרינברג" w:date="2025-12-21T15:14:00Z" w16du:dateUtc="2025-12-21T13:14:00Z">
            <w:rPr>
              <w:rFonts w:ascii="Times New Roman" w:eastAsia="Times New Roman" w:hAnsi="Times New Roman" w:cs="Times New Roman"/>
              <w:sz w:val="14"/>
              <w:szCs w:val="14"/>
              <w:lang w:val="en-US"/>
            </w:rPr>
          </w:rPrChange>
        </w:rPr>
        <w:tab/>
      </w:r>
      <w:proofErr w:type="gramEnd"/>
      <w:r w:rsidRPr="008E7348">
        <w:rPr>
          <w:rFonts w:asciiTheme="minorBidi" w:eastAsia="Times New Roman" w:hAnsiTheme="minorBidi" w:cstheme="minorBidi"/>
          <w:sz w:val="24"/>
          <w:szCs w:val="24"/>
          <w:lang w:val="en-US"/>
          <w:rPrChange w:id="745" w:author="יוני גרינברג" w:date="2025-12-21T15:14:00Z" w16du:dateUtc="2025-12-21T13:14:00Z">
            <w:rPr>
              <w:rFonts w:ascii="Times New Roman" w:eastAsia="Times New Roman" w:hAnsi="Times New Roman" w:cs="Times New Roman"/>
              <w:sz w:val="24"/>
              <w:szCs w:val="24"/>
              <w:lang w:val="en-US"/>
            </w:rPr>
          </w:rPrChange>
        </w:rPr>
        <w:t>Excellent Propagation in Liquids: As a mechanical wave, ultrasound travels exceptionally well through liquids. This is why it's the standard for SONAR (underwater) and medical imaging (in-</w:t>
      </w:r>
      <w:proofErr w:type="gramStart"/>
      <w:r w:rsidRPr="008E7348">
        <w:rPr>
          <w:rFonts w:asciiTheme="minorBidi" w:eastAsia="Times New Roman" w:hAnsiTheme="minorBidi" w:cstheme="minorBidi"/>
          <w:sz w:val="24"/>
          <w:szCs w:val="24"/>
          <w:lang w:val="en-US"/>
          <w:rPrChange w:id="746" w:author="יוני גרינברג" w:date="2025-12-21T15:14:00Z" w16du:dateUtc="2025-12-21T13:14:00Z">
            <w:rPr>
              <w:rFonts w:ascii="Times New Roman" w:eastAsia="Times New Roman" w:hAnsi="Times New Roman" w:cs="Times New Roman"/>
              <w:sz w:val="24"/>
              <w:szCs w:val="24"/>
              <w:lang w:val="en-US"/>
            </w:rPr>
          </w:rPrChange>
        </w:rPr>
        <w:t>body)</w:t>
      </w:r>
      <w:r w:rsidR="00D053A6" w:rsidRPr="008E7348">
        <w:rPr>
          <w:rFonts w:asciiTheme="minorBidi" w:eastAsia="Times New Roman" w:hAnsiTheme="minorBidi" w:cstheme="minorBidi"/>
          <w:sz w:val="24"/>
          <w:szCs w:val="24"/>
          <w:lang w:val="en-US"/>
          <w:rPrChange w:id="747" w:author="יוני גרינברג" w:date="2025-12-21T15:14:00Z" w16du:dateUtc="2025-12-21T13:14:00Z">
            <w:rPr>
              <w:rFonts w:ascii="Times New Roman" w:eastAsia="Times New Roman" w:hAnsi="Times New Roman" w:cs="Times New Roman"/>
              <w:sz w:val="24"/>
              <w:szCs w:val="24"/>
              <w:lang w:val="en-US"/>
            </w:rPr>
          </w:rPrChange>
        </w:rPr>
        <w:t>[</w:t>
      </w:r>
      <w:proofErr w:type="gramEnd"/>
      <w:r w:rsidR="00D053A6" w:rsidRPr="008E7348">
        <w:rPr>
          <w:rFonts w:asciiTheme="minorBidi" w:eastAsia="Times New Roman" w:hAnsiTheme="minorBidi" w:cstheme="minorBidi"/>
          <w:sz w:val="24"/>
          <w:szCs w:val="24"/>
          <w:lang w:val="en-US"/>
          <w:rPrChange w:id="748" w:author="יוני גרינברג" w:date="2025-12-21T15:14:00Z" w16du:dateUtc="2025-12-21T13:14:00Z">
            <w:rPr>
              <w:rFonts w:ascii="Times New Roman" w:eastAsia="Times New Roman" w:hAnsi="Times New Roman" w:cs="Times New Roman"/>
              <w:sz w:val="24"/>
              <w:szCs w:val="24"/>
              <w:lang w:val="en-US"/>
            </w:rPr>
          </w:rPrChange>
        </w:rPr>
        <w:t>10]</w:t>
      </w:r>
      <w:r w:rsidRPr="008E7348">
        <w:rPr>
          <w:rFonts w:asciiTheme="minorBidi" w:eastAsia="Times New Roman" w:hAnsiTheme="minorBidi" w:cstheme="minorBidi"/>
          <w:sz w:val="24"/>
          <w:szCs w:val="24"/>
          <w:lang w:val="en-US"/>
          <w:rPrChange w:id="749" w:author="יוני גרינברג" w:date="2025-12-21T15:14:00Z" w16du:dateUtc="2025-12-21T13:14:00Z">
            <w:rPr>
              <w:rFonts w:ascii="Times New Roman" w:eastAsia="Times New Roman" w:hAnsi="Times New Roman" w:cs="Times New Roman"/>
              <w:sz w:val="24"/>
              <w:szCs w:val="24"/>
              <w:lang w:val="en-US"/>
            </w:rPr>
          </w:rPrChange>
        </w:rPr>
        <w:t>.</w:t>
      </w:r>
    </w:p>
    <w:p w14:paraId="32749972" w14:textId="3E4414FE" w:rsidR="00BD16DC" w:rsidRPr="008E7348" w:rsidRDefault="00C7700C">
      <w:pPr>
        <w:shd w:val="clear" w:color="auto" w:fill="FFFFFF"/>
        <w:spacing w:after="240"/>
        <w:ind w:left="1800" w:hanging="360"/>
        <w:rPr>
          <w:rFonts w:asciiTheme="minorBidi" w:eastAsia="Times New Roman" w:hAnsiTheme="minorBidi" w:cstheme="minorBidi"/>
          <w:sz w:val="24"/>
          <w:szCs w:val="24"/>
          <w:lang w:val="en-US"/>
          <w:rPrChange w:id="750"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751" w:author="יוני גרינברג" w:date="2025-12-21T15:14:00Z" w16du:dateUtc="2025-12-21T13:14:00Z">
            <w:rPr>
              <w:rFonts w:ascii="Times New Roman" w:eastAsia="Times New Roman" w:hAnsi="Times New Roman" w:cs="Times New Roman"/>
              <w:sz w:val="24"/>
              <w:szCs w:val="24"/>
              <w:lang w:val="en-US"/>
            </w:rPr>
          </w:rPrChange>
        </w:rPr>
        <w:t>●</w:t>
      </w:r>
      <w:r w:rsidRPr="008E7348">
        <w:rPr>
          <w:rFonts w:asciiTheme="minorBidi" w:eastAsia="Times New Roman" w:hAnsiTheme="minorBidi" w:cstheme="minorBidi"/>
          <w:sz w:val="14"/>
          <w:szCs w:val="14"/>
          <w:lang w:val="en-US"/>
          <w:rPrChange w:id="752" w:author="יוני גרינברג" w:date="2025-12-21T15:14:00Z" w16du:dateUtc="2025-12-21T13:14:00Z">
            <w:rPr>
              <w:rFonts w:ascii="Times New Roman" w:eastAsia="Times New Roman" w:hAnsi="Times New Roman" w:cs="Times New Roman"/>
              <w:sz w:val="14"/>
              <w:szCs w:val="14"/>
              <w:lang w:val="en-US"/>
            </w:rPr>
          </w:rPrChange>
        </w:rPr>
        <w:t xml:space="preserve">      </w:t>
      </w:r>
      <w:r w:rsidRPr="008E7348">
        <w:rPr>
          <w:rFonts w:asciiTheme="minorBidi" w:eastAsia="Times New Roman" w:hAnsiTheme="minorBidi" w:cstheme="minorBidi"/>
          <w:sz w:val="24"/>
          <w:szCs w:val="24"/>
          <w:lang w:val="en-US"/>
          <w:rPrChange w:id="753" w:author="יוני גרינברג" w:date="2025-12-21T15:14:00Z" w16du:dateUtc="2025-12-21T13:14:00Z">
            <w:rPr>
              <w:rFonts w:ascii="Times New Roman" w:eastAsia="Times New Roman" w:hAnsi="Times New Roman" w:cs="Times New Roman"/>
              <w:sz w:val="24"/>
              <w:szCs w:val="24"/>
              <w:lang w:val="en-US"/>
            </w:rPr>
          </w:rPrChange>
        </w:rPr>
        <w:t xml:space="preserve">Ideal for In-Body Communication: It can be used for low-power, safe communication between medical implants and external devices, overcoming the high signal loss and heating concerns associated with </w:t>
      </w:r>
      <w:proofErr w:type="gramStart"/>
      <w:r w:rsidRPr="008E7348">
        <w:rPr>
          <w:rFonts w:asciiTheme="minorBidi" w:eastAsia="Times New Roman" w:hAnsiTheme="minorBidi" w:cstheme="minorBidi"/>
          <w:sz w:val="24"/>
          <w:szCs w:val="24"/>
          <w:lang w:val="en-US"/>
          <w:rPrChange w:id="754" w:author="יוני גרינברג" w:date="2025-12-21T15:14:00Z" w16du:dateUtc="2025-12-21T13:14:00Z">
            <w:rPr>
              <w:rFonts w:ascii="Times New Roman" w:eastAsia="Times New Roman" w:hAnsi="Times New Roman" w:cs="Times New Roman"/>
              <w:sz w:val="24"/>
              <w:szCs w:val="24"/>
              <w:lang w:val="en-US"/>
            </w:rPr>
          </w:rPrChange>
        </w:rPr>
        <w:t>RF</w:t>
      </w:r>
      <w:r w:rsidR="00D053A6" w:rsidRPr="008E7348">
        <w:rPr>
          <w:rFonts w:asciiTheme="minorBidi" w:eastAsia="Times New Roman" w:hAnsiTheme="minorBidi" w:cstheme="minorBidi"/>
          <w:sz w:val="24"/>
          <w:szCs w:val="24"/>
          <w:lang w:val="en-US"/>
          <w:rPrChange w:id="755" w:author="יוני גרינברג" w:date="2025-12-21T15:14:00Z" w16du:dateUtc="2025-12-21T13:14:00Z">
            <w:rPr>
              <w:rFonts w:ascii="Times New Roman" w:eastAsia="Times New Roman" w:hAnsi="Times New Roman" w:cs="Times New Roman"/>
              <w:sz w:val="24"/>
              <w:szCs w:val="24"/>
              <w:lang w:val="en-US"/>
            </w:rPr>
          </w:rPrChange>
        </w:rPr>
        <w:t>[</w:t>
      </w:r>
      <w:proofErr w:type="gramEnd"/>
      <w:r w:rsidR="00D053A6" w:rsidRPr="008E7348">
        <w:rPr>
          <w:rFonts w:asciiTheme="minorBidi" w:eastAsia="Times New Roman" w:hAnsiTheme="minorBidi" w:cstheme="minorBidi"/>
          <w:sz w:val="24"/>
          <w:szCs w:val="24"/>
          <w:lang w:val="en-US"/>
          <w:rPrChange w:id="756" w:author="יוני גרינברג" w:date="2025-12-21T15:14:00Z" w16du:dateUtc="2025-12-21T13:14:00Z">
            <w:rPr>
              <w:rFonts w:ascii="Times New Roman" w:eastAsia="Times New Roman" w:hAnsi="Times New Roman" w:cs="Times New Roman"/>
              <w:sz w:val="24"/>
              <w:szCs w:val="24"/>
              <w:lang w:val="en-US"/>
            </w:rPr>
          </w:rPrChange>
        </w:rPr>
        <w:t>10]</w:t>
      </w:r>
      <w:r w:rsidRPr="008E7348">
        <w:rPr>
          <w:rFonts w:asciiTheme="minorBidi" w:eastAsia="Times New Roman" w:hAnsiTheme="minorBidi" w:cstheme="minorBidi"/>
          <w:sz w:val="24"/>
          <w:szCs w:val="24"/>
          <w:lang w:val="en-US"/>
          <w:rPrChange w:id="757" w:author="יוני גרינברג" w:date="2025-12-21T15:14:00Z" w16du:dateUtc="2025-12-21T13:14:00Z">
            <w:rPr>
              <w:rFonts w:ascii="Times New Roman" w:eastAsia="Times New Roman" w:hAnsi="Times New Roman" w:cs="Times New Roman"/>
              <w:sz w:val="24"/>
              <w:szCs w:val="24"/>
              <w:lang w:val="en-US"/>
            </w:rPr>
          </w:rPrChange>
        </w:rPr>
        <w:t>.</w:t>
      </w:r>
    </w:p>
    <w:p w14:paraId="3E2F8348" w14:textId="77777777" w:rsidR="00BD16DC" w:rsidRPr="008E7348" w:rsidRDefault="00C7700C">
      <w:pPr>
        <w:shd w:val="clear" w:color="auto" w:fill="FFFFFF"/>
        <w:spacing w:after="100"/>
        <w:ind w:left="1080" w:right="580"/>
        <w:rPr>
          <w:rFonts w:asciiTheme="minorBidi" w:eastAsia="Times New Roman" w:hAnsiTheme="minorBidi" w:cstheme="minorBidi"/>
          <w:sz w:val="24"/>
          <w:szCs w:val="24"/>
          <w:lang w:val="en-US"/>
          <w:rPrChange w:id="758"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759"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4A579E22" w14:textId="77777777" w:rsidR="00D053A6" w:rsidRPr="008E7348" w:rsidRDefault="0033340A" w:rsidP="00EB4C11">
      <w:pPr>
        <w:shd w:val="clear" w:color="auto" w:fill="FFFFFF"/>
        <w:spacing w:after="100"/>
        <w:ind w:right="580"/>
        <w:rPr>
          <w:rFonts w:asciiTheme="minorBidi" w:eastAsia="Times New Roman" w:hAnsiTheme="minorBidi" w:cstheme="minorBidi"/>
          <w:b/>
          <w:bCs/>
          <w:sz w:val="24"/>
          <w:szCs w:val="24"/>
          <w:u w:val="single"/>
          <w:lang w:val="en-US"/>
          <w:rPrChange w:id="760" w:author="יוני גרינברג" w:date="2025-12-21T15:14:00Z" w16du:dateUtc="2025-12-21T13:14:00Z">
            <w:rPr>
              <w:rFonts w:ascii="Times New Roman" w:eastAsia="Times New Roman" w:hAnsi="Times New Roman" w:cs="Times New Roman"/>
              <w:b/>
              <w:bCs/>
              <w:sz w:val="24"/>
              <w:szCs w:val="24"/>
              <w:u w:val="single"/>
              <w:lang w:val="en-US"/>
            </w:rPr>
          </w:rPrChange>
        </w:rPr>
      </w:pPr>
      <w:r w:rsidRPr="008E7348">
        <w:rPr>
          <w:rFonts w:asciiTheme="minorBidi" w:eastAsia="Times New Roman" w:hAnsiTheme="minorBidi" w:cstheme="minorBidi"/>
          <w:b/>
          <w:bCs/>
          <w:sz w:val="24"/>
          <w:szCs w:val="24"/>
          <w:u w:val="single"/>
          <w:lang w:val="en-US"/>
          <w:rPrChange w:id="761" w:author="יוני גרינברג" w:date="2025-12-21T15:14:00Z" w16du:dateUtc="2025-12-21T13:14:00Z">
            <w:rPr>
              <w:rFonts w:ascii="Times New Roman" w:eastAsia="Times New Roman" w:hAnsi="Times New Roman" w:cs="Times New Roman"/>
              <w:b/>
              <w:bCs/>
              <w:sz w:val="24"/>
              <w:szCs w:val="24"/>
              <w:u w:val="single"/>
              <w:lang w:val="en-US"/>
            </w:rPr>
          </w:rPrChange>
        </w:rPr>
        <w:t>2.3</w:t>
      </w:r>
      <w:r w:rsidR="000E576E" w:rsidRPr="008E7348">
        <w:rPr>
          <w:rFonts w:asciiTheme="minorBidi" w:eastAsia="Times New Roman" w:hAnsiTheme="minorBidi" w:cstheme="minorBidi"/>
          <w:b/>
          <w:bCs/>
          <w:sz w:val="24"/>
          <w:szCs w:val="24"/>
          <w:u w:val="single"/>
          <w:lang w:val="en-US"/>
          <w:rPrChange w:id="762" w:author="יוני גרינברג" w:date="2025-12-21T15:14:00Z" w16du:dateUtc="2025-12-21T13:14:00Z">
            <w:rPr>
              <w:rFonts w:ascii="Times New Roman" w:eastAsia="Times New Roman" w:hAnsi="Times New Roman" w:cs="Times New Roman"/>
              <w:b/>
              <w:bCs/>
              <w:sz w:val="24"/>
              <w:szCs w:val="24"/>
              <w:u w:val="single"/>
              <w:lang w:val="en-US"/>
            </w:rPr>
          </w:rPrChange>
        </w:rPr>
        <w:t xml:space="preserve"> </w:t>
      </w:r>
      <w:r w:rsidRPr="008E7348">
        <w:rPr>
          <w:rFonts w:asciiTheme="minorBidi" w:eastAsia="Times New Roman" w:hAnsiTheme="minorBidi" w:cstheme="minorBidi"/>
          <w:b/>
          <w:bCs/>
          <w:sz w:val="24"/>
          <w:szCs w:val="24"/>
          <w:u w:val="single"/>
          <w:lang w:val="en-US"/>
          <w:rPrChange w:id="763" w:author="יוני גרינברג" w:date="2025-12-21T15:14:00Z" w16du:dateUtc="2025-12-21T13:14:00Z">
            <w:rPr>
              <w:rFonts w:ascii="Times New Roman" w:eastAsia="Times New Roman" w:hAnsi="Times New Roman" w:cs="Times New Roman"/>
              <w:b/>
              <w:bCs/>
              <w:sz w:val="24"/>
              <w:szCs w:val="24"/>
              <w:u w:val="single"/>
              <w:lang w:val="en-US"/>
            </w:rPr>
          </w:rPrChange>
        </w:rPr>
        <w:t>What is ultrasound communication (data transmission using sound waves above the human hearing range)?</w:t>
      </w:r>
    </w:p>
    <w:p w14:paraId="6DCA7EF7" w14:textId="5F74718D" w:rsidR="00BD16DC" w:rsidRPr="008E7348" w:rsidRDefault="0033340A" w:rsidP="000C4176">
      <w:pPr>
        <w:shd w:val="clear" w:color="auto" w:fill="FFFFFF"/>
        <w:spacing w:after="100"/>
        <w:ind w:right="580"/>
        <w:rPr>
          <w:rFonts w:asciiTheme="minorBidi" w:eastAsia="Times New Roman" w:hAnsiTheme="minorBidi" w:cstheme="minorBidi"/>
          <w:sz w:val="24"/>
          <w:szCs w:val="24"/>
          <w:lang w:val="en-US"/>
          <w:rPrChange w:id="76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765" w:author="יוני גרינברג" w:date="2025-12-21T15:14:00Z" w16du:dateUtc="2025-12-21T13:14:00Z">
            <w:rPr>
              <w:rFonts w:ascii="Times New Roman" w:eastAsia="Times New Roman" w:hAnsi="Times New Roman" w:cs="Times New Roman"/>
              <w:sz w:val="24"/>
              <w:szCs w:val="24"/>
              <w:lang w:val="en-US"/>
            </w:rPr>
          </w:rPrChange>
        </w:rPr>
        <w:t xml:space="preserve">Ultrasound communication is a method of transmitting digital data using sound waves at frequencies higher than what humans can hear — typically above 20 kHz </w:t>
      </w:r>
      <w:r w:rsidR="008C455E" w:rsidRPr="008E7348">
        <w:rPr>
          <w:rFonts w:asciiTheme="minorBidi" w:eastAsia="Times New Roman" w:hAnsiTheme="minorBidi" w:cstheme="minorBidi"/>
          <w:sz w:val="24"/>
          <w:szCs w:val="24"/>
          <w:lang w:val="en-US"/>
          <w:rPrChange w:id="766" w:author="יוני גרינברג" w:date="2025-12-21T15:14:00Z" w16du:dateUtc="2025-12-21T13:14:00Z">
            <w:rPr>
              <w:rFonts w:ascii="Times New Roman" w:eastAsia="Times New Roman" w:hAnsi="Times New Roman" w:cs="Times New Roman"/>
              <w:sz w:val="24"/>
              <w:szCs w:val="24"/>
              <w:lang w:val="en-US"/>
            </w:rPr>
          </w:rPrChange>
        </w:rPr>
        <w:t>[</w:t>
      </w:r>
      <w:proofErr w:type="gramStart"/>
      <w:r w:rsidR="008C455E" w:rsidRPr="008E7348">
        <w:rPr>
          <w:rFonts w:asciiTheme="minorBidi" w:eastAsia="Times New Roman" w:hAnsiTheme="minorBidi" w:cstheme="minorBidi"/>
          <w:sz w:val="24"/>
          <w:szCs w:val="24"/>
          <w:lang w:val="en-US"/>
          <w:rPrChange w:id="767" w:author="יוני גרינברג" w:date="2025-12-21T15:14:00Z" w16du:dateUtc="2025-12-21T13:14:00Z">
            <w:rPr>
              <w:rFonts w:ascii="Times New Roman" w:eastAsia="Times New Roman" w:hAnsi="Times New Roman" w:cs="Times New Roman"/>
              <w:sz w:val="24"/>
              <w:szCs w:val="24"/>
              <w:lang w:val="en-US"/>
            </w:rPr>
          </w:rPrChange>
        </w:rPr>
        <w:t>11]</w:t>
      </w:r>
      <w:r w:rsidRPr="008E7348">
        <w:rPr>
          <w:rFonts w:asciiTheme="minorBidi" w:eastAsia="Times New Roman" w:hAnsiTheme="minorBidi" w:cstheme="minorBidi"/>
          <w:sz w:val="24"/>
          <w:szCs w:val="24"/>
          <w:lang w:val="en-US"/>
          <w:rPrChange w:id="768" w:author="יוני גרינברג" w:date="2025-12-21T15:14:00Z" w16du:dateUtc="2025-12-21T13:14:00Z">
            <w:rPr>
              <w:rFonts w:ascii="Times New Roman" w:eastAsia="Times New Roman" w:hAnsi="Times New Roman" w:cs="Times New Roman"/>
              <w:sz w:val="24"/>
              <w:szCs w:val="24"/>
              <w:lang w:val="en-US"/>
            </w:rPr>
          </w:rPrChange>
        </w:rPr>
        <w:t>(</w:t>
      </w:r>
      <w:proofErr w:type="gramEnd"/>
      <w:r w:rsidRPr="008E7348">
        <w:rPr>
          <w:rFonts w:asciiTheme="minorBidi" w:eastAsia="Times New Roman" w:hAnsiTheme="minorBidi" w:cstheme="minorBidi"/>
          <w:sz w:val="24"/>
          <w:szCs w:val="24"/>
          <w:lang w:val="en-US"/>
          <w:rPrChange w:id="769" w:author="יוני גרינברג" w:date="2025-12-21T15:14:00Z" w16du:dateUtc="2025-12-21T13:14:00Z">
            <w:rPr>
              <w:rFonts w:ascii="Times New Roman" w:eastAsia="Times New Roman" w:hAnsi="Times New Roman" w:cs="Times New Roman"/>
              <w:sz w:val="24"/>
              <w:szCs w:val="24"/>
              <w:lang w:val="en-US"/>
            </w:rPr>
          </w:rPrChange>
        </w:rPr>
        <w:t>the upper limit of human hearing</w:t>
      </w:r>
      <w:r w:rsidR="004631B2" w:rsidRPr="008E7348">
        <w:rPr>
          <w:rFonts w:asciiTheme="minorBidi" w:eastAsia="Times New Roman" w:hAnsiTheme="minorBidi" w:cstheme="minorBidi"/>
          <w:sz w:val="24"/>
          <w:szCs w:val="24"/>
          <w:lang w:val="en-US"/>
          <w:rPrChange w:id="770" w:author="יוני גרינברג" w:date="2025-12-21T15:14:00Z" w16du:dateUtc="2025-12-21T13:14:00Z">
            <w:rPr>
              <w:rFonts w:ascii="Times New Roman" w:eastAsia="Times New Roman" w:hAnsi="Times New Roman" w:cs="Times New Roman"/>
              <w:sz w:val="24"/>
              <w:szCs w:val="24"/>
              <w:lang w:val="en-US"/>
            </w:rPr>
          </w:rPrChange>
        </w:rPr>
        <w:t>). Instead</w:t>
      </w:r>
      <w:r w:rsidRPr="008E7348">
        <w:rPr>
          <w:rFonts w:asciiTheme="minorBidi" w:eastAsia="Times New Roman" w:hAnsiTheme="minorBidi" w:cstheme="minorBidi"/>
          <w:sz w:val="24"/>
          <w:szCs w:val="24"/>
          <w:lang w:val="en-US"/>
          <w:rPrChange w:id="771" w:author="יוני גרינברג" w:date="2025-12-21T15:14:00Z" w16du:dateUtc="2025-12-21T13:14:00Z">
            <w:rPr>
              <w:rFonts w:ascii="Times New Roman" w:eastAsia="Times New Roman" w:hAnsi="Times New Roman" w:cs="Times New Roman"/>
              <w:sz w:val="24"/>
              <w:szCs w:val="24"/>
              <w:lang w:val="en-US"/>
            </w:rPr>
          </w:rPrChange>
        </w:rPr>
        <w:t xml:space="preserve"> of using radio waves, ultrasound communication encodes information into high-frequency audio signals that can be played by a speaker and detected by a microphone.</w:t>
      </w:r>
    </w:p>
    <w:p w14:paraId="01C4A3D6" w14:textId="26A1B504" w:rsidR="00837A26" w:rsidRPr="008E7348" w:rsidRDefault="00C7700C" w:rsidP="00AA65F4">
      <w:pPr>
        <w:shd w:val="clear" w:color="auto" w:fill="FFFFFF"/>
        <w:spacing w:after="100"/>
        <w:ind w:right="580"/>
        <w:rPr>
          <w:rFonts w:asciiTheme="minorBidi" w:eastAsia="Times New Roman" w:hAnsiTheme="minorBidi" w:cstheme="minorBidi"/>
          <w:sz w:val="24"/>
          <w:szCs w:val="24"/>
          <w:lang w:val="en-US"/>
          <w:rPrChange w:id="772"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773" w:author="יוני גרינברג" w:date="2025-12-21T15:14:00Z" w16du:dateUtc="2025-12-21T13:14:00Z">
            <w:rPr>
              <w:rFonts w:ascii="Times New Roman" w:eastAsia="Times New Roman" w:hAnsi="Times New Roman" w:cs="Times New Roman"/>
              <w:sz w:val="24"/>
              <w:szCs w:val="24"/>
              <w:lang w:val="en-US"/>
            </w:rPr>
          </w:rPrChange>
        </w:rPr>
        <w:t>How it compares to traditional wireless methods (</w:t>
      </w:r>
      <w:r w:rsidR="00AA65F4" w:rsidRPr="008E7348">
        <w:rPr>
          <w:rFonts w:asciiTheme="minorBidi" w:eastAsia="Times New Roman" w:hAnsiTheme="minorBidi" w:cstheme="minorBidi"/>
          <w:sz w:val="24"/>
          <w:szCs w:val="24"/>
          <w:lang w:val="en-US"/>
          <w:rPrChange w:id="774" w:author="יוני גרינברג" w:date="2025-12-21T15:14:00Z" w16du:dateUtc="2025-12-21T13:14:00Z">
            <w:rPr>
              <w:rFonts w:ascii="Times New Roman" w:eastAsia="Times New Roman" w:hAnsi="Times New Roman" w:cs="Times New Roman"/>
              <w:sz w:val="24"/>
              <w:szCs w:val="24"/>
              <w:lang w:val="en-US"/>
            </w:rPr>
          </w:rPrChange>
        </w:rPr>
        <w:t xml:space="preserve">Ultrasound </w:t>
      </w:r>
      <w:r w:rsidR="00EB4C11" w:rsidRPr="008E7348">
        <w:rPr>
          <w:rFonts w:asciiTheme="minorBidi" w:eastAsia="Times New Roman" w:hAnsiTheme="minorBidi" w:cstheme="minorBidi"/>
          <w:sz w:val="24"/>
          <w:szCs w:val="24"/>
          <w:lang w:val="en-US"/>
          <w:rPrChange w:id="775" w:author="יוני גרינברג" w:date="2025-12-21T15:14:00Z" w16du:dateUtc="2025-12-21T13:14:00Z">
            <w:rPr>
              <w:rFonts w:ascii="Times New Roman" w:eastAsia="Times New Roman" w:hAnsi="Times New Roman" w:cs="Times New Roman"/>
              <w:sz w:val="24"/>
              <w:szCs w:val="24"/>
              <w:lang w:val="en-US"/>
            </w:rPr>
          </w:rPrChange>
        </w:rPr>
        <w:t>Communication, Wi</w:t>
      </w:r>
      <w:r w:rsidRPr="008E7348">
        <w:rPr>
          <w:rFonts w:asciiTheme="minorBidi" w:eastAsia="Times New Roman" w:hAnsiTheme="minorBidi" w:cstheme="minorBidi"/>
          <w:sz w:val="24"/>
          <w:szCs w:val="24"/>
          <w:lang w:val="en-US"/>
          <w:rPrChange w:id="776" w:author="יוני גרינברג" w:date="2025-12-21T15:14:00Z" w16du:dateUtc="2025-12-21T13:14:00Z">
            <w:rPr>
              <w:rFonts w:ascii="Times New Roman" w:eastAsia="Times New Roman" w:hAnsi="Times New Roman" w:cs="Times New Roman"/>
              <w:sz w:val="24"/>
              <w:szCs w:val="24"/>
              <w:lang w:val="en-US"/>
            </w:rPr>
          </w:rPrChange>
        </w:rPr>
        <w:t xml:space="preserve">-Fi, Bluetooth, </w:t>
      </w:r>
      <w:r w:rsidR="00EB4C11" w:rsidRPr="008E7348">
        <w:rPr>
          <w:rFonts w:asciiTheme="minorBidi" w:eastAsia="Times New Roman" w:hAnsiTheme="minorBidi" w:cstheme="minorBidi"/>
          <w:sz w:val="24"/>
          <w:szCs w:val="24"/>
          <w:lang w:val="en-US"/>
          <w:rPrChange w:id="777" w:author="יוני גרינברג" w:date="2025-12-21T15:14:00Z" w16du:dateUtc="2025-12-21T13:14:00Z">
            <w:rPr>
              <w:rFonts w:ascii="Times New Roman" w:eastAsia="Times New Roman" w:hAnsi="Times New Roman" w:cs="Times New Roman"/>
              <w:sz w:val="24"/>
              <w:szCs w:val="24"/>
              <w:lang w:val="en-US"/>
            </w:rPr>
          </w:rPrChange>
        </w:rPr>
        <w:t>NFC (</w:t>
      </w:r>
      <w:r w:rsidR="00AA65F4" w:rsidRPr="008E7348">
        <w:rPr>
          <w:rFonts w:asciiTheme="minorBidi" w:eastAsia="Times New Roman" w:hAnsiTheme="minorBidi" w:cstheme="minorBidi"/>
          <w:sz w:val="24"/>
          <w:szCs w:val="24"/>
          <w:lang w:val="en-US"/>
          <w:rPrChange w:id="778" w:author="יוני גרינברג" w:date="2025-12-21T15:14:00Z" w16du:dateUtc="2025-12-21T13:14:00Z">
            <w:rPr>
              <w:rFonts w:ascii="Times New Roman" w:eastAsia="Times New Roman" w:hAnsi="Times New Roman" w:cs="Times New Roman"/>
              <w:sz w:val="24"/>
              <w:szCs w:val="24"/>
              <w:lang w:val="en-US"/>
            </w:rPr>
          </w:rPrChange>
        </w:rPr>
        <w:t>Near-Field Communication)</w:t>
      </w:r>
      <w:r w:rsidRPr="008E7348">
        <w:rPr>
          <w:rFonts w:asciiTheme="minorBidi" w:eastAsia="Times New Roman" w:hAnsiTheme="minorBidi" w:cstheme="minorBidi"/>
          <w:sz w:val="24"/>
          <w:szCs w:val="24"/>
          <w:lang w:val="en-US"/>
          <w:rPrChange w:id="779" w:author="יוני גרינברג" w:date="2025-12-21T15:14:00Z" w16du:dateUtc="2025-12-21T13:14:00Z">
            <w:rPr>
              <w:rFonts w:ascii="Times New Roman" w:eastAsia="Times New Roman" w:hAnsi="Times New Roman" w:cs="Times New Roman"/>
              <w:sz w:val="24"/>
              <w:szCs w:val="24"/>
              <w:lang w:val="en-US"/>
            </w:rPr>
          </w:rPrChange>
        </w:rPr>
        <w:t>).</w:t>
      </w:r>
      <w:r w:rsidR="008C455E" w:rsidRPr="008E7348">
        <w:rPr>
          <w:rFonts w:asciiTheme="minorBidi" w:eastAsia="Times New Roman" w:hAnsiTheme="minorBidi" w:cstheme="minorBidi"/>
          <w:sz w:val="24"/>
          <w:szCs w:val="24"/>
          <w:lang w:val="en-US"/>
          <w:rPrChange w:id="780" w:author="יוני גרינברג" w:date="2025-12-21T15:14:00Z" w16du:dateUtc="2025-12-21T13:14:00Z">
            <w:rPr>
              <w:rFonts w:ascii="Times New Roman" w:eastAsia="Times New Roman" w:hAnsi="Times New Roman" w:cs="Times New Roman"/>
              <w:sz w:val="24"/>
              <w:szCs w:val="24"/>
              <w:lang w:val="en-US"/>
            </w:rPr>
          </w:rPrChange>
        </w:rPr>
        <w:t>[5]</w:t>
      </w:r>
    </w:p>
    <w:p w14:paraId="10170D95" w14:textId="77777777" w:rsidR="00904544" w:rsidRPr="008E7348" w:rsidRDefault="00904544" w:rsidP="00837A26">
      <w:pPr>
        <w:shd w:val="clear" w:color="auto" w:fill="FFFFFF"/>
        <w:spacing w:after="100"/>
        <w:ind w:right="580"/>
        <w:rPr>
          <w:rFonts w:asciiTheme="minorBidi" w:eastAsia="Times New Roman" w:hAnsiTheme="minorBidi" w:cstheme="minorBidi"/>
          <w:sz w:val="24"/>
          <w:szCs w:val="24"/>
          <w:lang w:val="en-US"/>
          <w:rPrChange w:id="781" w:author="יוני גרינברג" w:date="2025-12-21T15:14:00Z" w16du:dateUtc="2025-12-21T13:14:00Z">
            <w:rPr>
              <w:rFonts w:ascii="Times New Roman" w:eastAsia="Times New Roman" w:hAnsi="Times New Roman" w:cs="Times New Roman"/>
              <w:sz w:val="24"/>
              <w:szCs w:val="24"/>
              <w:lang w:val="en-US"/>
            </w:rPr>
          </w:rPrChange>
        </w:rPr>
      </w:pPr>
    </w:p>
    <w:p w14:paraId="7E87FFBC" w14:textId="77777777" w:rsidR="00904544" w:rsidRPr="008E7348" w:rsidRDefault="00904544" w:rsidP="00837A26">
      <w:pPr>
        <w:shd w:val="clear" w:color="auto" w:fill="FFFFFF"/>
        <w:spacing w:after="100"/>
        <w:ind w:right="580"/>
        <w:rPr>
          <w:rFonts w:asciiTheme="minorBidi" w:eastAsia="Times New Roman" w:hAnsiTheme="minorBidi" w:cstheme="minorBidi"/>
          <w:sz w:val="24"/>
          <w:szCs w:val="24"/>
          <w:lang w:val="en-US"/>
          <w:rPrChange w:id="782" w:author="יוני גרינברג" w:date="2025-12-21T15:14:00Z" w16du:dateUtc="2025-12-21T13:14:00Z">
            <w:rPr>
              <w:rFonts w:ascii="Times New Roman" w:eastAsia="Times New Roman" w:hAnsi="Times New Roman" w:cs="Times New Roman"/>
              <w:sz w:val="24"/>
              <w:szCs w:val="24"/>
              <w:lang w:val="en-US"/>
            </w:rPr>
          </w:rPrChange>
        </w:rPr>
      </w:pPr>
    </w:p>
    <w:p w14:paraId="74AF8321" w14:textId="77777777" w:rsidR="00904544" w:rsidRPr="008E7348" w:rsidRDefault="00904544" w:rsidP="00837A26">
      <w:pPr>
        <w:shd w:val="clear" w:color="auto" w:fill="FFFFFF"/>
        <w:spacing w:after="100"/>
        <w:ind w:right="580"/>
        <w:rPr>
          <w:rFonts w:asciiTheme="minorBidi" w:eastAsia="Times New Roman" w:hAnsiTheme="minorBidi" w:cstheme="minorBidi"/>
          <w:sz w:val="24"/>
          <w:szCs w:val="24"/>
          <w:lang w:val="en-US"/>
          <w:rPrChange w:id="783" w:author="יוני גרינברג" w:date="2025-12-21T15:14:00Z" w16du:dateUtc="2025-12-21T13:14:00Z">
            <w:rPr>
              <w:rFonts w:ascii="Times New Roman" w:eastAsia="Times New Roman" w:hAnsi="Times New Roman" w:cs="Times New Roman"/>
              <w:sz w:val="24"/>
              <w:szCs w:val="24"/>
              <w:lang w:val="en-US"/>
            </w:rPr>
          </w:rPrChange>
        </w:rPr>
      </w:pPr>
    </w:p>
    <w:p w14:paraId="0C75BB66" w14:textId="000EFAAC" w:rsidR="00BD16DC" w:rsidRPr="008E7348" w:rsidRDefault="00837A26" w:rsidP="00904544">
      <w:pPr>
        <w:shd w:val="clear" w:color="auto" w:fill="FFFFFF"/>
        <w:spacing w:after="100"/>
        <w:ind w:right="580"/>
        <w:rPr>
          <w:rFonts w:asciiTheme="minorBidi" w:eastAsia="Times New Roman" w:hAnsiTheme="minorBidi" w:cstheme="minorBidi"/>
          <w:sz w:val="24"/>
          <w:szCs w:val="24"/>
          <w:lang w:val="en-US"/>
          <w:rPrChange w:id="78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785" w:author="יוני גרינברג" w:date="2025-12-21T15:14:00Z" w16du:dateUtc="2025-12-21T13:14:00Z">
            <w:rPr>
              <w:rFonts w:ascii="Times New Roman" w:eastAsia="Times New Roman" w:hAnsi="Times New Roman" w:cs="Times New Roman"/>
              <w:sz w:val="24"/>
              <w:szCs w:val="24"/>
              <w:lang w:val="en-US"/>
            </w:rPr>
          </w:rPrChange>
        </w:rPr>
        <w:lastRenderedPageBreak/>
        <w:br/>
      </w:r>
    </w:p>
    <w:tbl>
      <w:tblPr>
        <w:tblStyle w:val="30"/>
        <w:tblW w:w="9900" w:type="dxa"/>
        <w:tblInd w:w="-460" w:type="dxa"/>
        <w:tblBorders>
          <w:top w:val="nil"/>
          <w:left w:val="nil"/>
          <w:bottom w:val="nil"/>
          <w:right w:val="nil"/>
          <w:insideH w:val="nil"/>
          <w:insideV w:val="nil"/>
        </w:tblBorders>
        <w:tblLayout w:type="fixed"/>
        <w:tblLook w:val="0600" w:firstRow="0" w:lastRow="0" w:firstColumn="0" w:lastColumn="0" w:noHBand="1" w:noVBand="1"/>
      </w:tblPr>
      <w:tblGrid>
        <w:gridCol w:w="1980"/>
        <w:gridCol w:w="1980"/>
        <w:gridCol w:w="1980"/>
        <w:gridCol w:w="1980"/>
        <w:gridCol w:w="1980"/>
      </w:tblGrid>
      <w:tr w:rsidR="00BD16DC" w:rsidRPr="008E7348" w14:paraId="773D9586" w14:textId="77777777" w:rsidTr="00AC5735">
        <w:trPr>
          <w:trHeight w:val="495"/>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300AA" w14:textId="77777777" w:rsidR="00BD16DC" w:rsidRPr="008E7348" w:rsidRDefault="00C7700C" w:rsidP="00904544">
            <w:pPr>
              <w:spacing w:before="240" w:after="240"/>
              <w:ind w:left="500"/>
              <w:rPr>
                <w:rFonts w:asciiTheme="minorBidi" w:eastAsia="Times New Roman" w:hAnsiTheme="minorBidi" w:cstheme="minorBidi"/>
                <w:sz w:val="24"/>
                <w:szCs w:val="24"/>
                <w:rPrChange w:id="786"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787" w:author="יוני גרינברג" w:date="2025-12-21T15:14:00Z" w16du:dateUtc="2025-12-21T13:14:00Z">
                  <w:rPr>
                    <w:rFonts w:ascii="Times New Roman" w:eastAsia="Times New Roman" w:hAnsi="Times New Roman" w:cs="Times New Roman"/>
                    <w:sz w:val="24"/>
                    <w:szCs w:val="24"/>
                  </w:rPr>
                </w:rPrChange>
              </w:rPr>
              <w:t>Technology</w:t>
            </w:r>
            <w:proofErr w:type="spellEnd"/>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75D2D9B" w14:textId="77777777" w:rsidR="00BD16DC" w:rsidRPr="008E7348" w:rsidRDefault="00C7700C" w:rsidP="00904544">
            <w:pPr>
              <w:spacing w:before="240" w:after="240"/>
              <w:ind w:left="500"/>
              <w:rPr>
                <w:rFonts w:asciiTheme="minorBidi" w:eastAsia="Times New Roman" w:hAnsiTheme="minorBidi" w:cstheme="minorBidi"/>
                <w:sz w:val="24"/>
                <w:szCs w:val="24"/>
                <w:rPrChange w:id="788"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789" w:author="יוני גרינברג" w:date="2025-12-21T15:14:00Z" w16du:dateUtc="2025-12-21T13:14:00Z">
                  <w:rPr>
                    <w:rFonts w:ascii="Times New Roman" w:eastAsia="Times New Roman" w:hAnsi="Times New Roman" w:cs="Times New Roman"/>
                    <w:sz w:val="24"/>
                    <w:szCs w:val="24"/>
                  </w:rPr>
                </w:rPrChange>
              </w:rPr>
              <w:t>Use</w:t>
            </w:r>
            <w:proofErr w:type="spellEnd"/>
            <w:r w:rsidRPr="008E7348">
              <w:rPr>
                <w:rFonts w:asciiTheme="minorBidi" w:eastAsia="Times New Roman" w:hAnsiTheme="minorBidi" w:cstheme="minorBidi"/>
                <w:sz w:val="24"/>
                <w:szCs w:val="24"/>
                <w:rPrChange w:id="790"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791" w:author="יוני גרינברג" w:date="2025-12-21T15:14:00Z" w16du:dateUtc="2025-12-21T13:14:00Z">
                  <w:rPr>
                    <w:rFonts w:ascii="Times New Roman" w:eastAsia="Times New Roman" w:hAnsi="Times New Roman" w:cs="Times New Roman"/>
                    <w:sz w:val="24"/>
                    <w:szCs w:val="24"/>
                  </w:rPr>
                </w:rPrChange>
              </w:rPr>
              <w:t>Case</w:t>
            </w:r>
            <w:proofErr w:type="spellEnd"/>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CAB87D3" w14:textId="2F4C2636" w:rsidR="00BD16DC" w:rsidRPr="008E7348" w:rsidRDefault="000E576E" w:rsidP="00904544">
            <w:pPr>
              <w:spacing w:before="240" w:after="240"/>
              <w:ind w:left="500"/>
              <w:rPr>
                <w:rFonts w:asciiTheme="minorBidi" w:eastAsia="Times New Roman" w:hAnsiTheme="minorBidi" w:cstheme="minorBidi"/>
                <w:sz w:val="24"/>
                <w:szCs w:val="24"/>
                <w:rPrChange w:id="792" w:author="יוני גרינברג" w:date="2025-12-21T15:14:00Z" w16du:dateUtc="2025-12-21T13:14:00Z">
                  <w:rPr>
                    <w:rFonts w:ascii="Times New Roman" w:eastAsia="Times New Roman" w:hAnsi="Times New Roman" w:cs="Times New Roman"/>
                    <w:sz w:val="24"/>
                    <w:szCs w:val="24"/>
                  </w:rPr>
                </w:rPrChange>
              </w:rPr>
            </w:pPr>
            <w:r w:rsidRPr="008E7348">
              <w:rPr>
                <w:rFonts w:asciiTheme="minorBidi" w:eastAsia="Times New Roman" w:hAnsiTheme="minorBidi" w:cstheme="minorBidi"/>
                <w:sz w:val="24"/>
                <w:szCs w:val="24"/>
                <w:lang w:val="en-US"/>
                <w:rPrChange w:id="793" w:author="יוני גרינברג" w:date="2025-12-21T15:14:00Z" w16du:dateUtc="2025-12-21T13:14:00Z">
                  <w:rPr>
                    <w:rFonts w:ascii="Times New Roman" w:eastAsia="Times New Roman" w:hAnsi="Times New Roman" w:cs="Times New Roman"/>
                    <w:sz w:val="24"/>
                    <w:szCs w:val="24"/>
                    <w:lang w:val="en-US"/>
                  </w:rPr>
                </w:rPrChange>
              </w:rPr>
              <w:t xml:space="preserve">Effective Range </w:t>
            </w:r>
            <w:r w:rsidRPr="008E7348">
              <w:rPr>
                <w:rFonts w:asciiTheme="minorBidi" w:eastAsia="Times New Roman" w:hAnsiTheme="minorBidi" w:cstheme="minorBidi"/>
                <w:sz w:val="24"/>
                <w:szCs w:val="24"/>
                <w:rPrChange w:id="794" w:author="יוני גרינברג" w:date="2025-12-21T15:14:00Z" w16du:dateUtc="2025-12-21T13:14:00Z">
                  <w:rPr>
                    <w:rFonts w:ascii="Times New Roman" w:eastAsia="Times New Roman" w:hAnsi="Times New Roman" w:cs="Times New Roman"/>
                    <w:sz w:val="24"/>
                    <w:szCs w:val="24"/>
                  </w:rPr>
                </w:rPrChange>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B866E70" w14:textId="6CFCC417" w:rsidR="00BD16DC" w:rsidRPr="008E7348" w:rsidRDefault="000E576E" w:rsidP="00904544">
            <w:pPr>
              <w:spacing w:before="240" w:after="240"/>
              <w:ind w:left="500"/>
              <w:rPr>
                <w:rFonts w:asciiTheme="minorBidi" w:eastAsia="Times New Roman" w:hAnsiTheme="minorBidi" w:cstheme="minorBidi"/>
                <w:sz w:val="24"/>
                <w:szCs w:val="24"/>
                <w:rPrChange w:id="795" w:author="יוני גרינברג" w:date="2025-12-21T15:14:00Z" w16du:dateUtc="2025-12-21T13:14:00Z">
                  <w:rPr>
                    <w:rFonts w:ascii="Times New Roman" w:eastAsia="Times New Roman" w:hAnsi="Times New Roman" w:cs="Times New Roman"/>
                    <w:sz w:val="24"/>
                    <w:szCs w:val="24"/>
                  </w:rPr>
                </w:rPrChange>
              </w:rPr>
            </w:pPr>
            <w:r w:rsidRPr="008E7348">
              <w:rPr>
                <w:rFonts w:asciiTheme="minorBidi" w:eastAsia="Times New Roman" w:hAnsiTheme="minorBidi" w:cstheme="minorBidi"/>
                <w:sz w:val="24"/>
                <w:szCs w:val="24"/>
                <w:lang w:val="en-US"/>
                <w:rPrChange w:id="796" w:author="יוני גרינברג" w:date="2025-12-21T15:14:00Z" w16du:dateUtc="2025-12-21T13:14:00Z">
                  <w:rPr>
                    <w:rFonts w:ascii="Times New Roman" w:eastAsia="Times New Roman" w:hAnsi="Times New Roman" w:cs="Times New Roman"/>
                    <w:sz w:val="24"/>
                    <w:szCs w:val="24"/>
                    <w:lang w:val="en-US"/>
                  </w:rPr>
                </w:rPrChange>
              </w:rPr>
              <w:t>Wave Type</w:t>
            </w:r>
            <w:r w:rsidRPr="008E7348">
              <w:rPr>
                <w:rFonts w:asciiTheme="minorBidi" w:eastAsia="Times New Roman" w:hAnsiTheme="minorBidi" w:cstheme="minorBidi"/>
                <w:sz w:val="24"/>
                <w:szCs w:val="24"/>
                <w:rPrChange w:id="797" w:author="יוני גרינברג" w:date="2025-12-21T15:14:00Z" w16du:dateUtc="2025-12-21T13:14:00Z">
                  <w:rPr>
                    <w:rFonts w:ascii="Times New Roman" w:eastAsia="Times New Roman" w:hAnsi="Times New Roman" w:cs="Times New Roman"/>
                    <w:sz w:val="24"/>
                    <w:szCs w:val="24"/>
                  </w:rPr>
                </w:rPrChange>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F478EC8" w14:textId="77777777" w:rsidR="00BD16DC" w:rsidRPr="008E7348" w:rsidRDefault="00C7700C" w:rsidP="00904544">
            <w:pPr>
              <w:spacing w:before="240" w:after="240"/>
              <w:ind w:left="500"/>
              <w:rPr>
                <w:rFonts w:asciiTheme="minorBidi" w:eastAsia="Times New Roman" w:hAnsiTheme="minorBidi" w:cstheme="minorBidi"/>
                <w:sz w:val="24"/>
                <w:szCs w:val="24"/>
                <w:rPrChange w:id="798"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799" w:author="יוני גרינברג" w:date="2025-12-21T15:14:00Z" w16du:dateUtc="2025-12-21T13:14:00Z">
                  <w:rPr>
                    <w:rFonts w:ascii="Times New Roman" w:eastAsia="Times New Roman" w:hAnsi="Times New Roman" w:cs="Times New Roman"/>
                    <w:sz w:val="24"/>
                    <w:szCs w:val="24"/>
                  </w:rPr>
                </w:rPrChange>
              </w:rPr>
              <w:t>Notes</w:t>
            </w:r>
            <w:proofErr w:type="spellEnd"/>
          </w:p>
        </w:tc>
      </w:tr>
      <w:tr w:rsidR="00BD16DC" w:rsidRPr="001E5EC8" w14:paraId="2E0F40B8" w14:textId="77777777" w:rsidTr="00AC5735">
        <w:trPr>
          <w:trHeight w:val="183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09E3416" w14:textId="77777777" w:rsidR="00BD16DC" w:rsidRPr="008E7348" w:rsidRDefault="00C7700C" w:rsidP="00904544">
            <w:pPr>
              <w:spacing w:before="240" w:after="240"/>
              <w:rPr>
                <w:rFonts w:asciiTheme="minorBidi" w:eastAsia="Times New Roman" w:hAnsiTheme="minorBidi" w:cstheme="minorBidi"/>
                <w:sz w:val="24"/>
                <w:szCs w:val="24"/>
                <w:rPrChange w:id="800"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801" w:author="יוני גרינברג" w:date="2025-12-21T15:14:00Z" w16du:dateUtc="2025-12-21T13:14:00Z">
                  <w:rPr>
                    <w:rFonts w:ascii="Times New Roman" w:eastAsia="Times New Roman" w:hAnsi="Times New Roman" w:cs="Times New Roman"/>
                    <w:sz w:val="24"/>
                    <w:szCs w:val="24"/>
                  </w:rPr>
                </w:rPrChange>
              </w:rPr>
              <w:t>Ultrasound</w:t>
            </w:r>
            <w:proofErr w:type="spellEnd"/>
            <w:r w:rsidRPr="008E7348">
              <w:rPr>
                <w:rFonts w:asciiTheme="minorBidi" w:eastAsia="Times New Roman" w:hAnsiTheme="minorBidi" w:cstheme="minorBidi"/>
                <w:sz w:val="24"/>
                <w:szCs w:val="24"/>
                <w:rPrChange w:id="802"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803" w:author="יוני גרינברג" w:date="2025-12-21T15:14:00Z" w16du:dateUtc="2025-12-21T13:14:00Z">
                  <w:rPr>
                    <w:rFonts w:ascii="Times New Roman" w:eastAsia="Times New Roman" w:hAnsi="Times New Roman" w:cs="Times New Roman"/>
                    <w:sz w:val="24"/>
                    <w:szCs w:val="24"/>
                  </w:rPr>
                </w:rPrChange>
              </w:rPr>
              <w:t>Communication</w:t>
            </w:r>
            <w:proofErr w:type="spellEnd"/>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040F3F4" w14:textId="77777777" w:rsidR="00BD16DC" w:rsidRPr="008E7348" w:rsidRDefault="00C7700C" w:rsidP="00904544">
            <w:pPr>
              <w:spacing w:before="240" w:after="240"/>
              <w:ind w:left="500"/>
              <w:rPr>
                <w:rFonts w:asciiTheme="minorBidi" w:eastAsia="Times New Roman" w:hAnsiTheme="minorBidi" w:cstheme="minorBidi"/>
                <w:sz w:val="24"/>
                <w:szCs w:val="24"/>
                <w:lang w:val="en-US"/>
                <w:rPrChange w:id="80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805" w:author="יוני גרינברג" w:date="2025-12-21T15:14:00Z" w16du:dateUtc="2025-12-21T13:14:00Z">
                  <w:rPr>
                    <w:rFonts w:ascii="Times New Roman" w:eastAsia="Times New Roman" w:hAnsi="Times New Roman" w:cs="Times New Roman"/>
                    <w:sz w:val="24"/>
                    <w:szCs w:val="24"/>
                    <w:lang w:val="en-US"/>
                  </w:rPr>
                </w:rPrChange>
              </w:rPr>
              <w:t>Data transfer using high-frequency sound waves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6DBA7D0" w14:textId="752E5BBB" w:rsidR="00BD16DC" w:rsidRPr="008E7348" w:rsidRDefault="00837A26" w:rsidP="00904544">
            <w:pPr>
              <w:spacing w:before="240" w:after="240"/>
              <w:ind w:left="500"/>
              <w:rPr>
                <w:rFonts w:asciiTheme="minorBidi" w:eastAsia="Times New Roman" w:hAnsiTheme="minorBidi" w:cstheme="minorBidi"/>
                <w:sz w:val="24"/>
                <w:szCs w:val="24"/>
                <w:rPrChange w:id="806" w:author="יוני גרינברג" w:date="2025-12-21T15:14:00Z" w16du:dateUtc="2025-12-21T13:14:00Z">
                  <w:rPr>
                    <w:rFonts w:ascii="Times New Roman" w:eastAsia="Times New Roman" w:hAnsi="Times New Roman" w:cs="Times New Roman"/>
                    <w:sz w:val="24"/>
                    <w:szCs w:val="24"/>
                  </w:rPr>
                </w:rPrChange>
              </w:rPr>
            </w:pPr>
            <w:r w:rsidRPr="008E7348">
              <w:rPr>
                <w:rFonts w:asciiTheme="minorBidi" w:eastAsia="Times New Roman" w:hAnsiTheme="minorBidi" w:cstheme="minorBidi"/>
                <w:sz w:val="24"/>
                <w:szCs w:val="24"/>
                <w:rPrChange w:id="807" w:author="יוני גרינברג" w:date="2025-12-21T15:14:00Z" w16du:dateUtc="2025-12-21T13:14:00Z">
                  <w:rPr>
                    <w:rFonts w:ascii="Times New Roman" w:eastAsia="Times New Roman" w:hAnsi="Times New Roman" w:cs="Times New Roman"/>
                    <w:sz w:val="24"/>
                    <w:szCs w:val="24"/>
                  </w:rPr>
                </w:rPrChange>
              </w:rPr>
              <w:t>~2–5m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3C1BE09" w14:textId="3AE2D462" w:rsidR="00BD16DC" w:rsidRPr="008E7348" w:rsidRDefault="00837A26" w:rsidP="00904544">
            <w:pPr>
              <w:spacing w:before="240" w:after="240"/>
              <w:ind w:left="500"/>
              <w:rPr>
                <w:rFonts w:asciiTheme="minorBidi" w:eastAsia="Times New Roman" w:hAnsiTheme="minorBidi" w:cstheme="minorBidi"/>
                <w:sz w:val="24"/>
                <w:szCs w:val="24"/>
                <w:rPrChange w:id="808"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809" w:author="יוני גרינברג" w:date="2025-12-21T15:14:00Z" w16du:dateUtc="2025-12-21T13:14:00Z">
                  <w:rPr>
                    <w:rFonts w:ascii="Times New Roman" w:eastAsia="Times New Roman" w:hAnsi="Times New Roman" w:cs="Times New Roman"/>
                    <w:sz w:val="24"/>
                    <w:szCs w:val="24"/>
                  </w:rPr>
                </w:rPrChange>
              </w:rPr>
              <w:t>Acoustic</w:t>
            </w:r>
            <w:proofErr w:type="spellEnd"/>
            <w:r w:rsidRPr="008E7348">
              <w:rPr>
                <w:rFonts w:asciiTheme="minorBidi" w:eastAsia="Times New Roman" w:hAnsiTheme="minorBidi" w:cstheme="minorBidi"/>
                <w:sz w:val="24"/>
                <w:szCs w:val="24"/>
                <w:rPrChange w:id="810" w:author="יוני גרינברג" w:date="2025-12-21T15:14:00Z" w16du:dateUtc="2025-12-21T13:14:00Z">
                  <w:rPr>
                    <w:rFonts w:ascii="Times New Roman" w:eastAsia="Times New Roman" w:hAnsi="Times New Roman" w:cs="Times New Roman"/>
                    <w:sz w:val="24"/>
                    <w:szCs w:val="24"/>
                  </w:rPr>
                </w:rPrChange>
              </w:rPr>
              <w:t xml:space="preserve"> (&gt;20 </w:t>
            </w:r>
            <w:proofErr w:type="spellStart"/>
            <w:r w:rsidRPr="008E7348">
              <w:rPr>
                <w:rFonts w:asciiTheme="minorBidi" w:eastAsia="Times New Roman" w:hAnsiTheme="minorBidi" w:cstheme="minorBidi"/>
                <w:sz w:val="24"/>
                <w:szCs w:val="24"/>
                <w:rPrChange w:id="811" w:author="יוני גרינברג" w:date="2025-12-21T15:14:00Z" w16du:dateUtc="2025-12-21T13:14:00Z">
                  <w:rPr>
                    <w:rFonts w:ascii="Times New Roman" w:eastAsia="Times New Roman" w:hAnsi="Times New Roman" w:cs="Times New Roman"/>
                    <w:sz w:val="24"/>
                    <w:szCs w:val="24"/>
                  </w:rPr>
                </w:rPrChange>
              </w:rPr>
              <w:t>kHz</w:t>
            </w:r>
            <w:proofErr w:type="spellEnd"/>
            <w:r w:rsidRPr="008E7348">
              <w:rPr>
                <w:rFonts w:asciiTheme="minorBidi" w:eastAsia="Times New Roman" w:hAnsiTheme="minorBidi" w:cstheme="minorBidi"/>
                <w:sz w:val="24"/>
                <w:szCs w:val="24"/>
                <w:rPrChange w:id="812" w:author="יוני גרינברג" w:date="2025-12-21T15:14:00Z" w16du:dateUtc="2025-12-21T13:14:00Z">
                  <w:rPr>
                    <w:rFonts w:ascii="Times New Roman" w:eastAsia="Times New Roman" w:hAnsi="Times New Roman" w:cs="Times New Roman"/>
                    <w:sz w:val="24"/>
                    <w:szCs w:val="24"/>
                  </w:rPr>
                </w:rPrChange>
              </w:rPr>
              <w: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1AA459A1" w14:textId="41A792B1" w:rsidR="00BD16DC" w:rsidRPr="008E7348" w:rsidRDefault="00837A26" w:rsidP="00904544">
            <w:pPr>
              <w:spacing w:before="240" w:after="240"/>
              <w:ind w:left="500"/>
              <w:rPr>
                <w:rFonts w:asciiTheme="minorBidi" w:eastAsia="Times New Roman" w:hAnsiTheme="minorBidi" w:cstheme="minorBidi"/>
                <w:sz w:val="24"/>
                <w:szCs w:val="24"/>
                <w:lang w:val="en-US"/>
                <w:rPrChange w:id="81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814" w:author="יוני גרינברג" w:date="2025-12-21T15:14:00Z" w16du:dateUtc="2025-12-21T13:14:00Z">
                  <w:rPr>
                    <w:rFonts w:ascii="Times New Roman" w:eastAsia="Times New Roman" w:hAnsi="Times New Roman" w:cs="Times New Roman"/>
                    <w:sz w:val="24"/>
                    <w:szCs w:val="24"/>
                    <w:lang w:val="en-US"/>
                  </w:rPr>
                </w:rPrChange>
              </w:rPr>
              <w:t>Works in liquids; blocked by walls (secure).</w:t>
            </w:r>
          </w:p>
        </w:tc>
      </w:tr>
      <w:tr w:rsidR="00BD16DC" w:rsidRPr="001E5EC8" w14:paraId="019BB4CC" w14:textId="77777777" w:rsidTr="00AC5735">
        <w:trPr>
          <w:trHeight w:val="129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329469" w14:textId="77777777" w:rsidR="00BD16DC" w:rsidRPr="008E7348" w:rsidRDefault="00C7700C" w:rsidP="00904544">
            <w:pPr>
              <w:spacing w:before="240" w:after="240"/>
              <w:ind w:left="500"/>
              <w:rPr>
                <w:rFonts w:asciiTheme="minorBidi" w:eastAsia="Times New Roman" w:hAnsiTheme="minorBidi" w:cstheme="minorBidi"/>
                <w:sz w:val="24"/>
                <w:szCs w:val="24"/>
                <w:rPrChange w:id="815"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816" w:author="יוני גרינברג" w:date="2025-12-21T15:14:00Z" w16du:dateUtc="2025-12-21T13:14:00Z">
                  <w:rPr>
                    <w:rFonts w:ascii="Times New Roman" w:eastAsia="Times New Roman" w:hAnsi="Times New Roman" w:cs="Times New Roman"/>
                    <w:sz w:val="24"/>
                    <w:szCs w:val="24"/>
                  </w:rPr>
                </w:rPrChange>
              </w:rPr>
              <w:t>AirDrop</w:t>
            </w:r>
            <w:proofErr w:type="spellEnd"/>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1743126" w14:textId="6CC4277B" w:rsidR="00BD16DC" w:rsidRPr="008E7348" w:rsidRDefault="00837A26" w:rsidP="00904544">
            <w:pPr>
              <w:spacing w:before="240" w:after="240"/>
              <w:ind w:left="500"/>
              <w:rPr>
                <w:rFonts w:asciiTheme="minorBidi" w:eastAsia="Times New Roman" w:hAnsiTheme="minorBidi" w:cstheme="minorBidi"/>
                <w:sz w:val="24"/>
                <w:szCs w:val="24"/>
                <w:lang w:val="en-US"/>
                <w:rPrChange w:id="817" w:author="יוני גרינברג" w:date="2025-12-21T15:14:00Z" w16du:dateUtc="2025-12-21T13:14:00Z">
                  <w:rPr>
                    <w:rFonts w:ascii="Times New Roman" w:eastAsia="Times New Roman" w:hAnsi="Times New Roman" w:cs="Times New Roman"/>
                    <w:sz w:val="24"/>
                    <w:szCs w:val="24"/>
                    <w:lang w:val="en-US"/>
                  </w:rPr>
                </w:rPrChange>
              </w:rPr>
            </w:pPr>
            <w:proofErr w:type="spellStart"/>
            <w:r w:rsidRPr="008E7348">
              <w:rPr>
                <w:rFonts w:asciiTheme="minorBidi" w:eastAsia="Times New Roman" w:hAnsiTheme="minorBidi" w:cstheme="minorBidi"/>
                <w:sz w:val="24"/>
                <w:szCs w:val="24"/>
                <w:rPrChange w:id="818" w:author="יוני גרינברג" w:date="2025-12-21T15:14:00Z" w16du:dateUtc="2025-12-21T13:14:00Z">
                  <w:rPr>
                    <w:rFonts w:ascii="Times New Roman" w:eastAsia="Times New Roman" w:hAnsi="Times New Roman" w:cs="Times New Roman"/>
                    <w:sz w:val="24"/>
                    <w:szCs w:val="24"/>
                  </w:rPr>
                </w:rPrChange>
              </w:rPr>
              <w:t>File</w:t>
            </w:r>
            <w:proofErr w:type="spellEnd"/>
            <w:r w:rsidRPr="008E7348">
              <w:rPr>
                <w:rFonts w:asciiTheme="minorBidi" w:eastAsia="Times New Roman" w:hAnsiTheme="minorBidi" w:cstheme="minorBidi"/>
                <w:sz w:val="24"/>
                <w:szCs w:val="24"/>
                <w:rPrChange w:id="819"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820" w:author="יוני גרינברג" w:date="2025-12-21T15:14:00Z" w16du:dateUtc="2025-12-21T13:14:00Z">
                  <w:rPr>
                    <w:rFonts w:ascii="Times New Roman" w:eastAsia="Times New Roman" w:hAnsi="Times New Roman" w:cs="Times New Roman"/>
                    <w:sz w:val="24"/>
                    <w:szCs w:val="24"/>
                  </w:rPr>
                </w:rPrChange>
              </w:rPr>
              <w:t>sharing</w:t>
            </w:r>
            <w:proofErr w:type="spellEnd"/>
            <w:r w:rsidRPr="008E7348">
              <w:rPr>
                <w:rFonts w:asciiTheme="minorBidi" w:eastAsia="Times New Roman" w:hAnsiTheme="minorBidi" w:cstheme="minorBidi"/>
                <w:sz w:val="24"/>
                <w:szCs w:val="24"/>
                <w:rPrChange w:id="821"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822" w:author="יוני גרינברג" w:date="2025-12-21T15:14:00Z" w16du:dateUtc="2025-12-21T13:14:00Z">
                  <w:rPr>
                    <w:rFonts w:ascii="Times New Roman" w:eastAsia="Times New Roman" w:hAnsi="Times New Roman" w:cs="Times New Roman"/>
                    <w:sz w:val="24"/>
                    <w:szCs w:val="24"/>
                  </w:rPr>
                </w:rPrChange>
              </w:rPr>
              <w:t>Apple</w:t>
            </w:r>
            <w:proofErr w:type="spellEnd"/>
            <w:r w:rsidRPr="008E7348">
              <w:rPr>
                <w:rFonts w:asciiTheme="minorBidi" w:eastAsia="Times New Roman" w:hAnsiTheme="minorBidi" w:cstheme="minorBidi"/>
                <w:sz w:val="24"/>
                <w:szCs w:val="24"/>
                <w:rPrChange w:id="823"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824" w:author="יוני גרינברג" w:date="2025-12-21T15:14:00Z" w16du:dateUtc="2025-12-21T13:14:00Z">
                  <w:rPr>
                    <w:rFonts w:ascii="Times New Roman" w:eastAsia="Times New Roman" w:hAnsi="Times New Roman" w:cs="Times New Roman"/>
                    <w:sz w:val="24"/>
                    <w:szCs w:val="24"/>
                  </w:rPr>
                </w:rPrChange>
              </w:rPr>
              <w:t>devices</w:t>
            </w:r>
            <w:proofErr w:type="spellEnd"/>
            <w:r w:rsidRPr="008E7348">
              <w:rPr>
                <w:rFonts w:asciiTheme="minorBidi" w:eastAsia="Times New Roman" w:hAnsiTheme="minorBidi" w:cstheme="minorBidi"/>
                <w:sz w:val="24"/>
                <w:szCs w:val="24"/>
                <w:rPrChange w:id="825" w:author="יוני גרינברג" w:date="2025-12-21T15:14:00Z" w16du:dateUtc="2025-12-21T13:14:00Z">
                  <w:rPr>
                    <w:rFonts w:ascii="Times New Roman" w:eastAsia="Times New Roman" w:hAnsi="Times New Roman" w:cs="Times New Roman"/>
                    <w:sz w:val="24"/>
                    <w:szCs w:val="24"/>
                  </w:rPr>
                </w:rPrChange>
              </w:rPr>
              <w: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18E50B5" w14:textId="77777777" w:rsidR="00BD16DC" w:rsidRPr="008E7348" w:rsidRDefault="00C7700C" w:rsidP="00904544">
            <w:pPr>
              <w:spacing w:before="240" w:after="240"/>
              <w:ind w:left="500"/>
              <w:rPr>
                <w:rFonts w:asciiTheme="minorBidi" w:eastAsia="Times New Roman" w:hAnsiTheme="minorBidi" w:cstheme="minorBidi"/>
                <w:sz w:val="24"/>
                <w:szCs w:val="24"/>
                <w:rPrChange w:id="826" w:author="יוני גרינברג" w:date="2025-12-21T15:14:00Z" w16du:dateUtc="2025-12-21T13:14:00Z">
                  <w:rPr>
                    <w:rFonts w:ascii="Times New Roman" w:eastAsia="Times New Roman" w:hAnsi="Times New Roman" w:cs="Times New Roman"/>
                    <w:sz w:val="24"/>
                    <w:szCs w:val="24"/>
                  </w:rPr>
                </w:rPrChange>
              </w:rPr>
            </w:pPr>
            <w:r w:rsidRPr="008E7348">
              <w:rPr>
                <w:rFonts w:asciiTheme="minorBidi" w:eastAsia="Times New Roman" w:hAnsiTheme="minorBidi" w:cstheme="minorBidi"/>
                <w:sz w:val="24"/>
                <w:szCs w:val="24"/>
                <w:rPrChange w:id="827" w:author="יוני גרינברג" w:date="2025-12-21T15:14:00Z" w16du:dateUtc="2025-12-21T13:14:00Z">
                  <w:rPr>
                    <w:rFonts w:ascii="Times New Roman" w:eastAsia="Times New Roman" w:hAnsi="Times New Roman" w:cs="Times New Roman"/>
                    <w:sz w:val="24"/>
                    <w:szCs w:val="24"/>
                  </w:rPr>
                </w:rPrChange>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4BBAD152" w14:textId="77777777" w:rsidR="00BD16DC" w:rsidRPr="008E7348" w:rsidRDefault="00C7700C" w:rsidP="00904544">
            <w:pPr>
              <w:spacing w:before="240" w:after="240"/>
              <w:ind w:left="500"/>
              <w:rPr>
                <w:rFonts w:asciiTheme="minorBidi" w:eastAsia="Times New Roman" w:hAnsiTheme="minorBidi" w:cstheme="minorBidi"/>
                <w:sz w:val="24"/>
                <w:szCs w:val="24"/>
                <w:rPrChange w:id="828"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829" w:author="יוני גרינברג" w:date="2025-12-21T15:14:00Z" w16du:dateUtc="2025-12-21T13:14:00Z">
                  <w:rPr>
                    <w:rFonts w:ascii="Times New Roman" w:eastAsia="Times New Roman" w:hAnsi="Times New Roman" w:cs="Times New Roman"/>
                    <w:sz w:val="24"/>
                    <w:szCs w:val="24"/>
                  </w:rPr>
                </w:rPrChange>
              </w:rPr>
              <w:t>Bluetooth</w:t>
            </w:r>
            <w:proofErr w:type="spellEnd"/>
            <w:r w:rsidRPr="008E7348">
              <w:rPr>
                <w:rFonts w:asciiTheme="minorBidi" w:eastAsia="Times New Roman" w:hAnsiTheme="minorBidi" w:cstheme="minorBidi"/>
                <w:sz w:val="24"/>
                <w:szCs w:val="24"/>
                <w:rPrChange w:id="830" w:author="יוני גרינברג" w:date="2025-12-21T15:14:00Z" w16du:dateUtc="2025-12-21T13:14:00Z">
                  <w:rPr>
                    <w:rFonts w:ascii="Times New Roman" w:eastAsia="Times New Roman" w:hAnsi="Times New Roman" w:cs="Times New Roman"/>
                    <w:sz w:val="24"/>
                    <w:szCs w:val="24"/>
                  </w:rPr>
                </w:rPrChange>
              </w:rPr>
              <w:t xml:space="preserve"> + </w:t>
            </w:r>
            <w:proofErr w:type="spellStart"/>
            <w:r w:rsidRPr="008E7348">
              <w:rPr>
                <w:rFonts w:asciiTheme="minorBidi" w:eastAsia="Times New Roman" w:hAnsiTheme="minorBidi" w:cstheme="minorBidi"/>
                <w:sz w:val="24"/>
                <w:szCs w:val="24"/>
                <w:rPrChange w:id="831" w:author="יוני גרינברג" w:date="2025-12-21T15:14:00Z" w16du:dateUtc="2025-12-21T13:14:00Z">
                  <w:rPr>
                    <w:rFonts w:ascii="Times New Roman" w:eastAsia="Times New Roman" w:hAnsi="Times New Roman" w:cs="Times New Roman"/>
                    <w:sz w:val="24"/>
                    <w:szCs w:val="24"/>
                  </w:rPr>
                </w:rPrChange>
              </w:rPr>
              <w:t>Wi-Fi</w:t>
            </w:r>
            <w:proofErr w:type="spellEnd"/>
            <w:r w:rsidRPr="008E7348">
              <w:rPr>
                <w:rFonts w:asciiTheme="minorBidi" w:eastAsia="Times New Roman" w:hAnsiTheme="minorBidi" w:cstheme="minorBidi"/>
                <w:sz w:val="24"/>
                <w:szCs w:val="24"/>
                <w:rPrChange w:id="832"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833" w:author="יוני גרינברג" w:date="2025-12-21T15:14:00Z" w16du:dateUtc="2025-12-21T13:14:00Z">
                  <w:rPr>
                    <w:rFonts w:ascii="Times New Roman" w:eastAsia="Times New Roman" w:hAnsi="Times New Roman" w:cs="Times New Roman"/>
                    <w:sz w:val="24"/>
                    <w:szCs w:val="24"/>
                  </w:rPr>
                </w:rPrChange>
              </w:rPr>
              <w:t>Direct</w:t>
            </w:r>
            <w:proofErr w:type="spellEnd"/>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58FD1F04" w14:textId="67287FEE" w:rsidR="00BD16DC" w:rsidRPr="008E7348" w:rsidRDefault="00837A26" w:rsidP="00904544">
            <w:pPr>
              <w:spacing w:before="240" w:after="240"/>
              <w:ind w:left="500"/>
              <w:rPr>
                <w:rFonts w:asciiTheme="minorBidi" w:eastAsia="Times New Roman" w:hAnsiTheme="minorBidi" w:cstheme="minorBidi"/>
                <w:sz w:val="24"/>
                <w:szCs w:val="24"/>
                <w:lang w:val="en-US"/>
                <w:rPrChange w:id="83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835" w:author="יוני גרינברג" w:date="2025-12-21T15:14:00Z" w16du:dateUtc="2025-12-21T13:14:00Z">
                  <w:rPr>
                    <w:rFonts w:ascii="Times New Roman" w:eastAsia="Times New Roman" w:hAnsi="Times New Roman" w:cs="Times New Roman"/>
                    <w:sz w:val="24"/>
                    <w:szCs w:val="24"/>
                    <w:lang w:val="en-US"/>
                  </w:rPr>
                </w:rPrChange>
              </w:rPr>
              <w:t>Uses Bluetooth for discovery, Wi-Fi for transfer.</w:t>
            </w:r>
          </w:p>
        </w:tc>
      </w:tr>
      <w:tr w:rsidR="00BD16DC" w:rsidRPr="008E7348" w14:paraId="2C18B181" w14:textId="77777777" w:rsidTr="00AC5735">
        <w:trPr>
          <w:trHeight w:val="2663"/>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D73AF81" w14:textId="77777777" w:rsidR="00BD16DC" w:rsidRPr="008E7348" w:rsidRDefault="00C7700C" w:rsidP="00904544">
            <w:pPr>
              <w:spacing w:before="240" w:after="240"/>
              <w:ind w:left="500"/>
              <w:rPr>
                <w:rFonts w:asciiTheme="minorBidi" w:eastAsia="Times New Roman" w:hAnsiTheme="minorBidi" w:cstheme="minorBidi"/>
                <w:sz w:val="24"/>
                <w:szCs w:val="24"/>
                <w:rPrChange w:id="836"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837" w:author="יוני גרינברג" w:date="2025-12-21T15:14:00Z" w16du:dateUtc="2025-12-21T13:14:00Z">
                  <w:rPr>
                    <w:rFonts w:ascii="Times New Roman" w:eastAsia="Times New Roman" w:hAnsi="Times New Roman" w:cs="Times New Roman"/>
                    <w:sz w:val="24"/>
                    <w:szCs w:val="24"/>
                  </w:rPr>
                </w:rPrChange>
              </w:rPr>
              <w:t>Handoff</w:t>
            </w:r>
            <w:proofErr w:type="spellEnd"/>
            <w:r w:rsidRPr="008E7348">
              <w:rPr>
                <w:rFonts w:asciiTheme="minorBidi" w:eastAsia="Times New Roman" w:hAnsiTheme="minorBidi" w:cstheme="minorBidi"/>
                <w:sz w:val="24"/>
                <w:szCs w:val="24"/>
                <w:rPrChange w:id="838" w:author="יוני גרינברג" w:date="2025-12-21T15:14:00Z" w16du:dateUtc="2025-12-21T13:14:00Z">
                  <w:rPr>
                    <w:rFonts w:ascii="Times New Roman" w:eastAsia="Times New Roman" w:hAnsi="Times New Roman" w:cs="Times New Roman"/>
                    <w:sz w:val="24"/>
                    <w:szCs w:val="24"/>
                  </w:rPr>
                </w:rPrChange>
              </w:rPr>
              <w:t xml:space="preserve"> / </w:t>
            </w:r>
            <w:proofErr w:type="spellStart"/>
            <w:r w:rsidRPr="008E7348">
              <w:rPr>
                <w:rFonts w:asciiTheme="minorBidi" w:eastAsia="Times New Roman" w:hAnsiTheme="minorBidi" w:cstheme="minorBidi"/>
                <w:sz w:val="24"/>
                <w:szCs w:val="24"/>
                <w:rPrChange w:id="839" w:author="יוני גרינברג" w:date="2025-12-21T15:14:00Z" w16du:dateUtc="2025-12-21T13:14:00Z">
                  <w:rPr>
                    <w:rFonts w:ascii="Times New Roman" w:eastAsia="Times New Roman" w:hAnsi="Times New Roman" w:cs="Times New Roman"/>
                    <w:sz w:val="24"/>
                    <w:szCs w:val="24"/>
                  </w:rPr>
                </w:rPrChange>
              </w:rPr>
              <w:t>Continuity</w:t>
            </w:r>
            <w:proofErr w:type="spellEnd"/>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A20C6F2" w14:textId="77777777" w:rsidR="00BD16DC" w:rsidRPr="008E7348" w:rsidRDefault="00C7700C" w:rsidP="00904544">
            <w:pPr>
              <w:spacing w:before="240" w:after="240"/>
              <w:ind w:left="500"/>
              <w:rPr>
                <w:rFonts w:asciiTheme="minorBidi" w:eastAsia="Times New Roman" w:hAnsiTheme="minorBidi" w:cstheme="minorBidi"/>
                <w:sz w:val="24"/>
                <w:szCs w:val="24"/>
                <w:lang w:val="en-US"/>
                <w:rPrChange w:id="840"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841" w:author="יוני גרינברג" w:date="2025-12-21T15:14:00Z" w16du:dateUtc="2025-12-21T13:14:00Z">
                  <w:rPr>
                    <w:rFonts w:ascii="Times New Roman" w:eastAsia="Times New Roman" w:hAnsi="Times New Roman" w:cs="Times New Roman"/>
                    <w:sz w:val="24"/>
                    <w:szCs w:val="24"/>
                    <w:lang w:val="en-US"/>
                  </w:rPr>
                </w:rPrChange>
              </w:rPr>
              <w:t>Passing activity between Apple devices (Safari tabs, calls, clipboard)</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67D2A7A" w14:textId="77777777" w:rsidR="00BD16DC" w:rsidRPr="008E7348" w:rsidRDefault="00C7700C" w:rsidP="00904544">
            <w:pPr>
              <w:spacing w:before="240" w:after="240"/>
              <w:ind w:left="500"/>
              <w:rPr>
                <w:rFonts w:asciiTheme="minorBidi" w:eastAsia="Times New Roman" w:hAnsiTheme="minorBidi" w:cstheme="minorBidi"/>
                <w:sz w:val="24"/>
                <w:szCs w:val="24"/>
                <w:rPrChange w:id="842" w:author="יוני גרינברג" w:date="2025-12-21T15:14:00Z" w16du:dateUtc="2025-12-21T13:14:00Z">
                  <w:rPr>
                    <w:rFonts w:ascii="Times New Roman" w:eastAsia="Times New Roman" w:hAnsi="Times New Roman" w:cs="Times New Roman"/>
                    <w:sz w:val="24"/>
                    <w:szCs w:val="24"/>
                  </w:rPr>
                </w:rPrChange>
              </w:rPr>
            </w:pPr>
            <w:r w:rsidRPr="008E7348">
              <w:rPr>
                <w:rFonts w:asciiTheme="minorBidi" w:eastAsia="Times New Roman" w:hAnsiTheme="minorBidi" w:cstheme="minorBidi"/>
                <w:sz w:val="24"/>
                <w:szCs w:val="24"/>
                <w:rPrChange w:id="843" w:author="יוני גרינברג" w:date="2025-12-21T15:14:00Z" w16du:dateUtc="2025-12-21T13:14:00Z">
                  <w:rPr>
                    <w:rFonts w:ascii="Times New Roman" w:eastAsia="Times New Roman" w:hAnsi="Times New Roman" w:cs="Times New Roman"/>
                    <w:sz w:val="24"/>
                    <w:szCs w:val="24"/>
                  </w:rPr>
                </w:rPrChange>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AD347C4" w14:textId="77777777" w:rsidR="00BD16DC" w:rsidRPr="008E7348" w:rsidRDefault="00C7700C" w:rsidP="00904544">
            <w:pPr>
              <w:spacing w:before="240" w:after="240"/>
              <w:ind w:left="500"/>
              <w:rPr>
                <w:rFonts w:asciiTheme="minorBidi" w:eastAsia="Times New Roman" w:hAnsiTheme="minorBidi" w:cstheme="minorBidi"/>
                <w:sz w:val="24"/>
                <w:szCs w:val="24"/>
                <w:rPrChange w:id="844"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845" w:author="יוני גרינברג" w:date="2025-12-21T15:14:00Z" w16du:dateUtc="2025-12-21T13:14:00Z">
                  <w:rPr>
                    <w:rFonts w:ascii="Times New Roman" w:eastAsia="Times New Roman" w:hAnsi="Times New Roman" w:cs="Times New Roman"/>
                    <w:sz w:val="24"/>
                    <w:szCs w:val="24"/>
                  </w:rPr>
                </w:rPrChange>
              </w:rPr>
              <w:t>Bluetooth</w:t>
            </w:r>
            <w:proofErr w:type="spellEnd"/>
            <w:r w:rsidRPr="008E7348">
              <w:rPr>
                <w:rFonts w:asciiTheme="minorBidi" w:eastAsia="Times New Roman" w:hAnsiTheme="minorBidi" w:cstheme="minorBidi"/>
                <w:sz w:val="24"/>
                <w:szCs w:val="24"/>
                <w:rPrChange w:id="846" w:author="יוני גרינברג" w:date="2025-12-21T15:14:00Z" w16du:dateUtc="2025-12-21T13:14:00Z">
                  <w:rPr>
                    <w:rFonts w:ascii="Times New Roman" w:eastAsia="Times New Roman" w:hAnsi="Times New Roman" w:cs="Times New Roman"/>
                    <w:sz w:val="24"/>
                    <w:szCs w:val="24"/>
                  </w:rPr>
                </w:rPrChange>
              </w:rPr>
              <w:t xml:space="preserve"> + </w:t>
            </w:r>
            <w:proofErr w:type="spellStart"/>
            <w:r w:rsidRPr="008E7348">
              <w:rPr>
                <w:rFonts w:asciiTheme="minorBidi" w:eastAsia="Times New Roman" w:hAnsiTheme="minorBidi" w:cstheme="minorBidi"/>
                <w:sz w:val="24"/>
                <w:szCs w:val="24"/>
                <w:rPrChange w:id="847" w:author="יוני גרינברג" w:date="2025-12-21T15:14:00Z" w16du:dateUtc="2025-12-21T13:14:00Z">
                  <w:rPr>
                    <w:rFonts w:ascii="Times New Roman" w:eastAsia="Times New Roman" w:hAnsi="Times New Roman" w:cs="Times New Roman"/>
                    <w:sz w:val="24"/>
                    <w:szCs w:val="24"/>
                  </w:rPr>
                </w:rPrChange>
              </w:rPr>
              <w:t>Wi-Fi</w:t>
            </w:r>
            <w:proofErr w:type="spellEnd"/>
            <w:r w:rsidRPr="008E7348">
              <w:rPr>
                <w:rFonts w:asciiTheme="minorBidi" w:eastAsia="Times New Roman" w:hAnsiTheme="minorBidi" w:cstheme="minorBidi"/>
                <w:sz w:val="24"/>
                <w:szCs w:val="24"/>
                <w:rPrChange w:id="848"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849" w:author="יוני גרינברג" w:date="2025-12-21T15:14:00Z" w16du:dateUtc="2025-12-21T13:14:00Z">
                  <w:rPr>
                    <w:rFonts w:ascii="Times New Roman" w:eastAsia="Times New Roman" w:hAnsi="Times New Roman" w:cs="Times New Roman"/>
                    <w:sz w:val="24"/>
                    <w:szCs w:val="24"/>
                  </w:rPr>
                </w:rPrChange>
              </w:rPr>
              <w:t>Direct</w:t>
            </w:r>
            <w:proofErr w:type="spellEnd"/>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674DB94" w14:textId="52AFC6C1" w:rsidR="00BD16DC" w:rsidRPr="008E7348" w:rsidRDefault="00C7700C" w:rsidP="00904544">
            <w:pPr>
              <w:spacing w:before="240" w:after="240"/>
              <w:ind w:left="500"/>
              <w:rPr>
                <w:rFonts w:asciiTheme="minorBidi" w:eastAsia="Times New Roman" w:hAnsiTheme="minorBidi" w:cstheme="minorBidi"/>
                <w:sz w:val="24"/>
                <w:szCs w:val="24"/>
                <w:lang w:val="en-US"/>
                <w:rPrChange w:id="850" w:author="יוני גרינברג" w:date="2025-12-21T15:14:00Z" w16du:dateUtc="2025-12-21T13:14:00Z">
                  <w:rPr>
                    <w:rFonts w:ascii="Times New Roman" w:eastAsia="Times New Roman" w:hAnsi="Times New Roman" w:cs="Times New Roman"/>
                    <w:sz w:val="24"/>
                    <w:szCs w:val="24"/>
                    <w:lang w:val="en-US"/>
                  </w:rPr>
                </w:rPrChange>
              </w:rPr>
            </w:pPr>
            <w:proofErr w:type="spellStart"/>
            <w:r w:rsidRPr="008E7348">
              <w:rPr>
                <w:rFonts w:asciiTheme="minorBidi" w:eastAsia="Times New Roman" w:hAnsiTheme="minorBidi" w:cstheme="minorBidi"/>
                <w:sz w:val="24"/>
                <w:szCs w:val="24"/>
                <w:rPrChange w:id="851" w:author="יוני גרינברג" w:date="2025-12-21T15:14:00Z" w16du:dateUtc="2025-12-21T13:14:00Z">
                  <w:rPr>
                    <w:rFonts w:ascii="Times New Roman" w:eastAsia="Times New Roman" w:hAnsi="Times New Roman" w:cs="Times New Roman"/>
                    <w:sz w:val="24"/>
                    <w:szCs w:val="24"/>
                  </w:rPr>
                </w:rPrChange>
              </w:rPr>
              <w:t>Uses</w:t>
            </w:r>
            <w:proofErr w:type="spellEnd"/>
            <w:r w:rsidRPr="008E7348">
              <w:rPr>
                <w:rFonts w:asciiTheme="minorBidi" w:eastAsia="Times New Roman" w:hAnsiTheme="minorBidi" w:cstheme="minorBidi"/>
                <w:sz w:val="24"/>
                <w:szCs w:val="24"/>
                <w:rPrChange w:id="852" w:author="יוני גרינברג" w:date="2025-12-21T15:14:00Z" w16du:dateUtc="2025-12-21T13:14:00Z">
                  <w:rPr>
                    <w:rFonts w:ascii="Times New Roman" w:eastAsia="Times New Roman" w:hAnsi="Times New Roman" w:cs="Times New Roman"/>
                    <w:sz w:val="24"/>
                    <w:szCs w:val="24"/>
                  </w:rPr>
                </w:rPrChange>
              </w:rPr>
              <w:t xml:space="preserve"> </w:t>
            </w:r>
            <w:r w:rsidR="00C62297" w:rsidRPr="008E7348">
              <w:rPr>
                <w:rFonts w:asciiTheme="minorBidi" w:eastAsia="Times New Roman" w:hAnsiTheme="minorBidi" w:cstheme="minorBidi"/>
                <w:sz w:val="24"/>
                <w:szCs w:val="24"/>
                <w:lang w:val="en-US"/>
                <w:rPrChange w:id="853" w:author="יוני גרינברג" w:date="2025-12-21T15:14:00Z" w16du:dateUtc="2025-12-21T13:14:00Z">
                  <w:rPr>
                    <w:rFonts w:ascii="Times New Roman" w:eastAsia="Times New Roman" w:hAnsi="Times New Roman" w:cs="Times New Roman"/>
                    <w:sz w:val="24"/>
                    <w:szCs w:val="24"/>
                    <w:lang w:val="en-US"/>
                  </w:rPr>
                </w:rPrChange>
              </w:rPr>
              <w:t>RF</w:t>
            </w:r>
          </w:p>
        </w:tc>
      </w:tr>
      <w:tr w:rsidR="00BD16DC" w:rsidRPr="001E5EC8" w14:paraId="513DE4A6" w14:textId="77777777" w:rsidTr="00AC5735">
        <w:trPr>
          <w:trHeight w:val="210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5E7B8D" w14:textId="77777777" w:rsidR="00BD16DC" w:rsidRPr="008E7348" w:rsidRDefault="00C7700C" w:rsidP="00904544">
            <w:pPr>
              <w:spacing w:before="240" w:after="240"/>
              <w:ind w:left="500"/>
              <w:rPr>
                <w:rFonts w:asciiTheme="minorBidi" w:eastAsia="Times New Roman" w:hAnsiTheme="minorBidi" w:cstheme="minorBidi"/>
                <w:sz w:val="24"/>
                <w:szCs w:val="24"/>
                <w:rPrChange w:id="854"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855" w:author="יוני גרינברג" w:date="2025-12-21T15:14:00Z" w16du:dateUtc="2025-12-21T13:14:00Z">
                  <w:rPr>
                    <w:rFonts w:ascii="Times New Roman" w:eastAsia="Times New Roman" w:hAnsi="Times New Roman" w:cs="Times New Roman"/>
                    <w:sz w:val="24"/>
                    <w:szCs w:val="24"/>
                  </w:rPr>
                </w:rPrChange>
              </w:rPr>
              <w:t>Apple</w:t>
            </w:r>
            <w:proofErr w:type="spellEnd"/>
            <w:r w:rsidRPr="008E7348">
              <w:rPr>
                <w:rFonts w:asciiTheme="minorBidi" w:eastAsia="Times New Roman" w:hAnsiTheme="minorBidi" w:cstheme="minorBidi"/>
                <w:sz w:val="24"/>
                <w:szCs w:val="24"/>
                <w:rPrChange w:id="856"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857" w:author="יוני גרינברג" w:date="2025-12-21T15:14:00Z" w16du:dateUtc="2025-12-21T13:14:00Z">
                  <w:rPr>
                    <w:rFonts w:ascii="Times New Roman" w:eastAsia="Times New Roman" w:hAnsi="Times New Roman" w:cs="Times New Roman"/>
                    <w:sz w:val="24"/>
                    <w:szCs w:val="24"/>
                  </w:rPr>
                </w:rPrChange>
              </w:rPr>
              <w:t>Pay</w:t>
            </w:r>
            <w:proofErr w:type="spellEnd"/>
            <w:r w:rsidRPr="008E7348">
              <w:rPr>
                <w:rFonts w:asciiTheme="minorBidi" w:eastAsia="Times New Roman" w:hAnsiTheme="minorBidi" w:cstheme="minorBidi"/>
                <w:sz w:val="24"/>
                <w:szCs w:val="24"/>
                <w:rPrChange w:id="858" w:author="יוני גרינברג" w:date="2025-12-21T15:14:00Z" w16du:dateUtc="2025-12-21T13:14:00Z">
                  <w:rPr>
                    <w:rFonts w:ascii="Times New Roman" w:eastAsia="Times New Roman" w:hAnsi="Times New Roman" w:cs="Times New Roman"/>
                    <w:sz w:val="24"/>
                    <w:szCs w:val="24"/>
                  </w:rPr>
                </w:rPrChange>
              </w:rPr>
              <w:t xml:space="preserve"> (NFC)</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5B6BA53" w14:textId="4C0BAAAD" w:rsidR="00BD16DC" w:rsidRPr="008E7348" w:rsidRDefault="00837A26" w:rsidP="00904544">
            <w:pPr>
              <w:spacing w:before="240" w:after="240"/>
              <w:ind w:left="500"/>
              <w:rPr>
                <w:rFonts w:asciiTheme="minorBidi" w:eastAsia="Times New Roman" w:hAnsiTheme="minorBidi" w:cstheme="minorBidi"/>
                <w:sz w:val="24"/>
                <w:szCs w:val="24"/>
                <w:rPrChange w:id="859"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860" w:author="יוני גרינברג" w:date="2025-12-21T15:14:00Z" w16du:dateUtc="2025-12-21T13:14:00Z">
                  <w:rPr>
                    <w:rFonts w:ascii="Times New Roman" w:eastAsia="Times New Roman" w:hAnsi="Times New Roman" w:cs="Times New Roman"/>
                    <w:sz w:val="24"/>
                    <w:szCs w:val="24"/>
                  </w:rPr>
                </w:rPrChange>
              </w:rPr>
              <w:t>Secure</w:t>
            </w:r>
            <w:proofErr w:type="spellEnd"/>
            <w:r w:rsidRPr="008E7348">
              <w:rPr>
                <w:rFonts w:asciiTheme="minorBidi" w:eastAsia="Times New Roman" w:hAnsiTheme="minorBidi" w:cstheme="minorBidi"/>
                <w:sz w:val="24"/>
                <w:szCs w:val="24"/>
                <w:rPrChange w:id="861"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862" w:author="יוני גרינברג" w:date="2025-12-21T15:14:00Z" w16du:dateUtc="2025-12-21T13:14:00Z">
                  <w:rPr>
                    <w:rFonts w:ascii="Times New Roman" w:eastAsia="Times New Roman" w:hAnsi="Times New Roman" w:cs="Times New Roman"/>
                    <w:sz w:val="24"/>
                    <w:szCs w:val="24"/>
                  </w:rPr>
                </w:rPrChange>
              </w:rPr>
              <w:t>contactless</w:t>
            </w:r>
            <w:proofErr w:type="spellEnd"/>
            <w:r w:rsidRPr="008E7348">
              <w:rPr>
                <w:rFonts w:asciiTheme="minorBidi" w:eastAsia="Times New Roman" w:hAnsiTheme="minorBidi" w:cstheme="minorBidi"/>
                <w:sz w:val="24"/>
                <w:szCs w:val="24"/>
                <w:rPrChange w:id="863"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864" w:author="יוני גרינברג" w:date="2025-12-21T15:14:00Z" w16du:dateUtc="2025-12-21T13:14:00Z">
                  <w:rPr>
                    <w:rFonts w:ascii="Times New Roman" w:eastAsia="Times New Roman" w:hAnsi="Times New Roman" w:cs="Times New Roman"/>
                    <w:sz w:val="24"/>
                    <w:szCs w:val="24"/>
                  </w:rPr>
                </w:rPrChange>
              </w:rPr>
              <w:t>payments</w:t>
            </w:r>
            <w:proofErr w:type="spellEnd"/>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E16BD6B" w14:textId="23327FC2" w:rsidR="00BD16DC" w:rsidRPr="008E7348" w:rsidRDefault="00837A26" w:rsidP="00904544">
            <w:pPr>
              <w:spacing w:before="240" w:after="240"/>
              <w:ind w:left="500"/>
              <w:rPr>
                <w:rFonts w:asciiTheme="minorBidi" w:eastAsia="Times New Roman" w:hAnsiTheme="minorBidi" w:cstheme="minorBidi"/>
                <w:sz w:val="24"/>
                <w:szCs w:val="24"/>
                <w:rPrChange w:id="865" w:author="יוני גרינברג" w:date="2025-12-21T15:14:00Z" w16du:dateUtc="2025-12-21T13:14:00Z">
                  <w:rPr>
                    <w:rFonts w:ascii="Times New Roman" w:eastAsia="Times New Roman" w:hAnsi="Times New Roman" w:cs="Times New Roman"/>
                    <w:sz w:val="24"/>
                    <w:szCs w:val="24"/>
                  </w:rPr>
                </w:rPrChange>
              </w:rPr>
            </w:pPr>
            <w:r w:rsidRPr="008E7348">
              <w:rPr>
                <w:rFonts w:asciiTheme="minorBidi" w:eastAsia="Times New Roman" w:hAnsiTheme="minorBidi" w:cstheme="minorBidi"/>
                <w:sz w:val="24"/>
                <w:szCs w:val="24"/>
                <w:rPrChange w:id="866" w:author="יוני גרינברג" w:date="2025-12-21T15:14:00Z" w16du:dateUtc="2025-12-21T13:14:00Z">
                  <w:rPr>
                    <w:rFonts w:ascii="Times New Roman" w:eastAsia="Times New Roman" w:hAnsi="Times New Roman" w:cs="Times New Roman"/>
                    <w:sz w:val="24"/>
                    <w:szCs w:val="24"/>
                  </w:rPr>
                </w:rPrChange>
              </w:rPr>
              <w:t xml:space="preserve">13.56 </w:t>
            </w:r>
            <w:proofErr w:type="spellStart"/>
            <w:r w:rsidRPr="008E7348">
              <w:rPr>
                <w:rFonts w:asciiTheme="minorBidi" w:eastAsia="Times New Roman" w:hAnsiTheme="minorBidi" w:cstheme="minorBidi"/>
                <w:sz w:val="24"/>
                <w:szCs w:val="24"/>
                <w:rPrChange w:id="867" w:author="יוני גרינברג" w:date="2025-12-21T15:14:00Z" w16du:dateUtc="2025-12-21T13:14:00Z">
                  <w:rPr>
                    <w:rFonts w:ascii="Times New Roman" w:eastAsia="Times New Roman" w:hAnsi="Times New Roman" w:cs="Times New Roman"/>
                    <w:sz w:val="24"/>
                    <w:szCs w:val="24"/>
                  </w:rPr>
                </w:rPrChange>
              </w:rPr>
              <w:t>MHz</w:t>
            </w:r>
            <w:proofErr w:type="spellEnd"/>
            <w:r w:rsidRPr="008E7348">
              <w:rPr>
                <w:rFonts w:asciiTheme="minorBidi" w:eastAsia="Times New Roman" w:hAnsiTheme="minorBidi" w:cstheme="minorBidi"/>
                <w:sz w:val="24"/>
                <w:szCs w:val="24"/>
                <w:rPrChange w:id="868" w:author="יוני גרינברג" w:date="2025-12-21T15:14:00Z" w16du:dateUtc="2025-12-21T13:14:00Z">
                  <w:rPr>
                    <w:rFonts w:ascii="Times New Roman" w:eastAsia="Times New Roman" w:hAnsi="Times New Roman" w:cs="Times New Roman"/>
                    <w:sz w:val="24"/>
                    <w:szCs w:val="24"/>
                  </w:rPr>
                </w:rPrChange>
              </w:rPr>
              <w:t xml:space="preserve">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96DA5B5" w14:textId="77777777" w:rsidR="00BD16DC" w:rsidRPr="008E7348" w:rsidRDefault="00C7700C" w:rsidP="00904544">
            <w:pPr>
              <w:spacing w:before="240" w:after="240"/>
              <w:ind w:left="500"/>
              <w:rPr>
                <w:rFonts w:asciiTheme="minorBidi" w:eastAsia="Times New Roman" w:hAnsiTheme="minorBidi" w:cstheme="minorBidi"/>
                <w:sz w:val="24"/>
                <w:szCs w:val="24"/>
                <w:rPrChange w:id="869"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870" w:author="יוני גרינברג" w:date="2025-12-21T15:14:00Z" w16du:dateUtc="2025-12-21T13:14:00Z">
                  <w:rPr>
                    <w:rFonts w:ascii="Times New Roman" w:eastAsia="Times New Roman" w:hAnsi="Times New Roman" w:cs="Times New Roman"/>
                    <w:sz w:val="24"/>
                    <w:szCs w:val="24"/>
                  </w:rPr>
                </w:rPrChange>
              </w:rPr>
              <w:t>Near-Field</w:t>
            </w:r>
            <w:proofErr w:type="spellEnd"/>
            <w:r w:rsidRPr="008E7348">
              <w:rPr>
                <w:rFonts w:asciiTheme="minorBidi" w:eastAsia="Times New Roman" w:hAnsiTheme="minorBidi" w:cstheme="minorBidi"/>
                <w:sz w:val="24"/>
                <w:szCs w:val="24"/>
                <w:rPrChange w:id="871"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872" w:author="יוני גרינברג" w:date="2025-12-21T15:14:00Z" w16du:dateUtc="2025-12-21T13:14:00Z">
                  <w:rPr>
                    <w:rFonts w:ascii="Times New Roman" w:eastAsia="Times New Roman" w:hAnsi="Times New Roman" w:cs="Times New Roman"/>
                    <w:sz w:val="24"/>
                    <w:szCs w:val="24"/>
                  </w:rPr>
                </w:rPrChange>
              </w:rPr>
              <w:t>Communication</w:t>
            </w:r>
            <w:proofErr w:type="spellEnd"/>
            <w:r w:rsidRPr="008E7348">
              <w:rPr>
                <w:rFonts w:asciiTheme="minorBidi" w:eastAsia="Times New Roman" w:hAnsiTheme="minorBidi" w:cstheme="minorBidi"/>
                <w:sz w:val="24"/>
                <w:szCs w:val="24"/>
                <w:rPrChange w:id="873" w:author="יוני גרינברג" w:date="2025-12-21T15:14:00Z" w16du:dateUtc="2025-12-21T13:14:00Z">
                  <w:rPr>
                    <w:rFonts w:ascii="Times New Roman" w:eastAsia="Times New Roman" w:hAnsi="Times New Roman" w:cs="Times New Roman"/>
                    <w:sz w:val="24"/>
                    <w:szCs w:val="24"/>
                  </w:rPr>
                </w:rPrChange>
              </w:rPr>
              <w:t xml:space="preserve">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E7B0A0F" w14:textId="77777777" w:rsidR="00BD16DC" w:rsidRPr="008E7348" w:rsidRDefault="00C7700C" w:rsidP="00904544">
            <w:pPr>
              <w:spacing w:before="240" w:after="240"/>
              <w:ind w:left="500"/>
              <w:rPr>
                <w:rFonts w:asciiTheme="minorBidi" w:eastAsia="Times New Roman" w:hAnsiTheme="minorBidi" w:cstheme="minorBidi"/>
                <w:sz w:val="24"/>
                <w:szCs w:val="24"/>
                <w:lang w:val="en-US"/>
                <w:rPrChange w:id="87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875" w:author="יוני גרינברג" w:date="2025-12-21T15:14:00Z" w16du:dateUtc="2025-12-21T13:14:00Z">
                  <w:rPr>
                    <w:rFonts w:ascii="Times New Roman" w:eastAsia="Times New Roman" w:hAnsi="Times New Roman" w:cs="Times New Roman"/>
                    <w:sz w:val="24"/>
                    <w:szCs w:val="24"/>
                    <w:lang w:val="en-US"/>
                  </w:rPr>
                </w:rPrChange>
              </w:rPr>
              <w:t>Extremely short-range radio. Designed for secure, authenticated exchanges.</w:t>
            </w:r>
          </w:p>
        </w:tc>
      </w:tr>
    </w:tbl>
    <w:p w14:paraId="5DBCD29A" w14:textId="77777777" w:rsidR="00BD16DC" w:rsidRPr="008E7348" w:rsidRDefault="00BD16DC">
      <w:pPr>
        <w:pStyle w:val="2"/>
        <w:keepNext w:val="0"/>
        <w:keepLines w:val="0"/>
        <w:shd w:val="clear" w:color="auto" w:fill="FFFFFF"/>
        <w:spacing w:after="80"/>
        <w:ind w:right="580" w:firstLine="720"/>
        <w:rPr>
          <w:rFonts w:asciiTheme="minorBidi" w:eastAsia="Times New Roman" w:hAnsiTheme="minorBidi" w:cstheme="minorBidi"/>
          <w:b/>
          <w:bCs/>
          <w:sz w:val="24"/>
          <w:szCs w:val="24"/>
          <w:lang w:val="en-US"/>
          <w:rPrChange w:id="876" w:author="יוני גרינברג" w:date="2025-12-21T15:14:00Z" w16du:dateUtc="2025-12-21T13:14:00Z">
            <w:rPr>
              <w:rFonts w:ascii="Times New Roman" w:eastAsia="Times New Roman" w:hAnsi="Times New Roman" w:cs="Times New Roman"/>
              <w:b/>
              <w:bCs/>
              <w:sz w:val="24"/>
              <w:szCs w:val="24"/>
              <w:lang w:val="en-US"/>
            </w:rPr>
          </w:rPrChange>
        </w:rPr>
      </w:pPr>
      <w:bookmarkStart w:id="877" w:name="_kwt3q5wqfdd9" w:colFirst="0" w:colLast="0"/>
      <w:bookmarkEnd w:id="877"/>
    </w:p>
    <w:p w14:paraId="2FE8481F" w14:textId="77777777" w:rsidR="00BD16DC" w:rsidRPr="008E7348" w:rsidRDefault="00BD16DC">
      <w:pPr>
        <w:pStyle w:val="2"/>
        <w:keepNext w:val="0"/>
        <w:keepLines w:val="0"/>
        <w:shd w:val="clear" w:color="auto" w:fill="FFFFFF"/>
        <w:spacing w:after="80"/>
        <w:ind w:right="580" w:firstLine="720"/>
        <w:rPr>
          <w:rFonts w:asciiTheme="minorBidi" w:eastAsia="Times New Roman" w:hAnsiTheme="minorBidi" w:cstheme="minorBidi"/>
          <w:b/>
          <w:bCs/>
          <w:sz w:val="24"/>
          <w:szCs w:val="24"/>
          <w:lang w:val="en-US"/>
          <w:rPrChange w:id="878" w:author="יוני גרינברג" w:date="2025-12-21T15:14:00Z" w16du:dateUtc="2025-12-21T13:14:00Z">
            <w:rPr>
              <w:rFonts w:ascii="Times New Roman" w:eastAsia="Times New Roman" w:hAnsi="Times New Roman" w:cs="Times New Roman"/>
              <w:b/>
              <w:bCs/>
              <w:sz w:val="24"/>
              <w:szCs w:val="24"/>
              <w:lang w:val="en-US"/>
            </w:rPr>
          </w:rPrChange>
        </w:rPr>
      </w:pPr>
      <w:bookmarkStart w:id="879" w:name="_moh7h6mwm3b8" w:colFirst="0" w:colLast="0"/>
      <w:bookmarkEnd w:id="879"/>
    </w:p>
    <w:p w14:paraId="2D3E62B4" w14:textId="108D8327" w:rsidR="00904544" w:rsidRPr="008E7348" w:rsidRDefault="005B7E88" w:rsidP="00AC5735">
      <w:pPr>
        <w:rPr>
          <w:rFonts w:asciiTheme="minorBidi" w:hAnsiTheme="minorBidi" w:cstheme="minorBidi"/>
          <w:lang w:val="en-US"/>
          <w:rPrChange w:id="880" w:author="יוני גרינברג" w:date="2025-12-21T15:14:00Z" w16du:dateUtc="2025-12-21T13:14:00Z">
            <w:rPr>
              <w:lang w:val="en-US"/>
            </w:rPr>
          </w:rPrChange>
        </w:rPr>
      </w:pPr>
      <w:r w:rsidRPr="008E7348">
        <w:rPr>
          <w:rFonts w:asciiTheme="minorBidi" w:eastAsia="Times New Roman" w:hAnsiTheme="minorBidi" w:cstheme="minorBidi"/>
          <w:sz w:val="24"/>
          <w:szCs w:val="24"/>
          <w:lang w:val="en-US"/>
          <w:rPrChange w:id="881" w:author="יוני גרינברג" w:date="2025-12-21T15:14:00Z" w16du:dateUtc="2025-12-21T13:14:00Z">
            <w:rPr>
              <w:rFonts w:ascii="Times New Roman" w:eastAsia="Times New Roman" w:hAnsi="Times New Roman" w:cs="Times New Roman"/>
              <w:sz w:val="24"/>
              <w:szCs w:val="24"/>
              <w:lang w:val="en-US"/>
            </w:rPr>
          </w:rPrChange>
        </w:rPr>
        <w:t xml:space="preserve">Table 1: Comparison of Wireless Communication </w:t>
      </w:r>
      <w:proofErr w:type="gramStart"/>
      <w:r w:rsidRPr="008E7348">
        <w:rPr>
          <w:rFonts w:asciiTheme="minorBidi" w:eastAsia="Times New Roman" w:hAnsiTheme="minorBidi" w:cstheme="minorBidi"/>
          <w:sz w:val="24"/>
          <w:szCs w:val="24"/>
          <w:lang w:val="en-US"/>
          <w:rPrChange w:id="882" w:author="יוני גרינברג" w:date="2025-12-21T15:14:00Z" w16du:dateUtc="2025-12-21T13:14:00Z">
            <w:rPr>
              <w:rFonts w:ascii="Times New Roman" w:eastAsia="Times New Roman" w:hAnsi="Times New Roman" w:cs="Times New Roman"/>
              <w:sz w:val="24"/>
              <w:szCs w:val="24"/>
              <w:lang w:val="en-US"/>
            </w:rPr>
          </w:rPrChange>
        </w:rPr>
        <w:t>Technologies</w:t>
      </w:r>
      <w:r w:rsidR="00017FCD" w:rsidRPr="008E7348">
        <w:rPr>
          <w:rFonts w:asciiTheme="minorBidi" w:eastAsia="Times New Roman" w:hAnsiTheme="minorBidi" w:cstheme="minorBidi"/>
          <w:sz w:val="24"/>
          <w:szCs w:val="24"/>
          <w:lang w:val="en-US"/>
          <w:rPrChange w:id="883" w:author="יוני גרינברג" w:date="2025-12-21T15:14:00Z" w16du:dateUtc="2025-12-21T13:14:00Z">
            <w:rPr>
              <w:rFonts w:ascii="Times New Roman" w:eastAsia="Times New Roman" w:hAnsi="Times New Roman" w:cs="Times New Roman"/>
              <w:sz w:val="24"/>
              <w:szCs w:val="24"/>
              <w:lang w:val="en-US"/>
            </w:rPr>
          </w:rPrChange>
        </w:rPr>
        <w:t>[</w:t>
      </w:r>
      <w:proofErr w:type="gramEnd"/>
      <w:r w:rsidR="00017FCD" w:rsidRPr="008E7348">
        <w:rPr>
          <w:rFonts w:asciiTheme="minorBidi" w:eastAsia="Times New Roman" w:hAnsiTheme="minorBidi" w:cstheme="minorBidi"/>
          <w:sz w:val="24"/>
          <w:szCs w:val="24"/>
          <w:lang w:val="en-US"/>
          <w:rPrChange w:id="884" w:author="יוני גרינברג" w:date="2025-12-21T15:14:00Z" w16du:dateUtc="2025-12-21T13:14:00Z">
            <w:rPr>
              <w:rFonts w:ascii="Times New Roman" w:eastAsia="Times New Roman" w:hAnsi="Times New Roman" w:cs="Times New Roman"/>
              <w:sz w:val="24"/>
              <w:szCs w:val="24"/>
              <w:lang w:val="en-US"/>
            </w:rPr>
          </w:rPrChange>
        </w:rPr>
        <w:t>5]</w:t>
      </w:r>
    </w:p>
    <w:p w14:paraId="5BB76327" w14:textId="061E5349" w:rsidR="00BD16DC" w:rsidRPr="008E7348" w:rsidRDefault="0033340A">
      <w:pPr>
        <w:pStyle w:val="2"/>
        <w:keepNext w:val="0"/>
        <w:keepLines w:val="0"/>
        <w:shd w:val="clear" w:color="auto" w:fill="FFFFFF"/>
        <w:spacing w:after="80"/>
        <w:ind w:right="580"/>
        <w:rPr>
          <w:rFonts w:asciiTheme="minorBidi" w:eastAsia="Times New Roman" w:hAnsiTheme="minorBidi" w:cstheme="minorBidi"/>
          <w:b/>
          <w:bCs/>
          <w:sz w:val="24"/>
          <w:szCs w:val="24"/>
          <w:lang w:val="en-US"/>
          <w:rPrChange w:id="885" w:author="יוני גרינברג" w:date="2025-12-21T15:14:00Z" w16du:dateUtc="2025-12-21T13:14:00Z">
            <w:rPr>
              <w:rFonts w:ascii="Times New Roman" w:eastAsia="Times New Roman" w:hAnsi="Times New Roman" w:cs="Times New Roman"/>
              <w:b/>
              <w:bCs/>
              <w:sz w:val="24"/>
              <w:szCs w:val="24"/>
              <w:lang w:val="en-US"/>
            </w:rPr>
          </w:rPrChange>
        </w:rPr>
        <w:pPrChange w:id="886" w:author="יוני גרינברג" w:date="2025-12-21T15:12:00Z" w16du:dateUtc="2025-12-21T13:12:00Z">
          <w:pPr>
            <w:pStyle w:val="2"/>
            <w:keepNext w:val="0"/>
            <w:keepLines w:val="0"/>
            <w:shd w:val="clear" w:color="auto" w:fill="FFFFFF"/>
            <w:spacing w:after="80"/>
            <w:ind w:right="580" w:firstLine="720"/>
          </w:pPr>
        </w:pPrChange>
      </w:pPr>
      <w:bookmarkStart w:id="887" w:name="_6j4lwtykl2ua" w:colFirst="0" w:colLast="0"/>
      <w:bookmarkStart w:id="888" w:name="_on5ztnycai0k" w:colFirst="0" w:colLast="0"/>
      <w:bookmarkEnd w:id="887"/>
      <w:bookmarkEnd w:id="888"/>
      <w:r w:rsidRPr="008E7348">
        <w:rPr>
          <w:rFonts w:asciiTheme="minorBidi" w:eastAsia="Times New Roman" w:hAnsiTheme="minorBidi" w:cstheme="minorBidi"/>
          <w:b/>
          <w:bCs/>
          <w:sz w:val="24"/>
          <w:szCs w:val="24"/>
          <w:lang w:val="en-US"/>
          <w:rPrChange w:id="889" w:author="יוני גרינברג" w:date="2025-12-21T15:14:00Z" w16du:dateUtc="2025-12-21T13:14:00Z">
            <w:rPr>
              <w:rFonts w:ascii="Times New Roman" w:eastAsia="Times New Roman" w:hAnsi="Times New Roman" w:cs="Times New Roman"/>
              <w:b/>
              <w:bCs/>
              <w:sz w:val="24"/>
              <w:szCs w:val="24"/>
              <w:lang w:val="en-US"/>
            </w:rPr>
          </w:rPrChange>
        </w:rPr>
        <w:t>2.4. Benefits of Sending Data over Sound</w:t>
      </w:r>
      <w:r w:rsidR="00F5405A" w:rsidRPr="008E7348">
        <w:rPr>
          <w:rFonts w:asciiTheme="minorBidi" w:eastAsia="Times New Roman" w:hAnsiTheme="minorBidi" w:cstheme="minorBidi"/>
          <w:b/>
          <w:bCs/>
          <w:sz w:val="24"/>
          <w:szCs w:val="24"/>
          <w:lang w:val="en-US"/>
          <w:rPrChange w:id="890" w:author="יוני גרינברג" w:date="2025-12-21T15:14:00Z" w16du:dateUtc="2025-12-21T13:14:00Z">
            <w:rPr>
              <w:rFonts w:ascii="Times New Roman" w:eastAsia="Times New Roman" w:hAnsi="Times New Roman" w:cs="Times New Roman"/>
              <w:b/>
              <w:bCs/>
              <w:sz w:val="24"/>
              <w:szCs w:val="24"/>
              <w:lang w:val="en-US"/>
            </w:rPr>
          </w:rPrChange>
        </w:rPr>
        <w:t>: summary</w:t>
      </w:r>
    </w:p>
    <w:p w14:paraId="2563A350" w14:textId="1E3A0AB7" w:rsidR="00BD16DC" w:rsidRPr="008E7348" w:rsidRDefault="00C7700C" w:rsidP="005B1BB6">
      <w:pPr>
        <w:shd w:val="clear" w:color="auto" w:fill="FFFFFF"/>
        <w:ind w:left="1800" w:right="580" w:hanging="360"/>
        <w:rPr>
          <w:rFonts w:asciiTheme="minorBidi" w:eastAsia="Times New Roman" w:hAnsiTheme="minorBidi" w:cstheme="minorBidi"/>
          <w:sz w:val="24"/>
          <w:szCs w:val="24"/>
          <w:lang w:val="en-US"/>
          <w:rPrChange w:id="891" w:author="יוני גרינברג" w:date="2025-12-21T15:14:00Z" w16du:dateUtc="2025-12-21T13:14:00Z">
            <w:rPr>
              <w:rFonts w:asciiTheme="majorBidi" w:eastAsia="Times New Roman" w:hAnsiTheme="majorBidi" w:cstheme="majorBidi"/>
              <w:sz w:val="24"/>
              <w:szCs w:val="24"/>
              <w:lang w:val="en-US"/>
            </w:rPr>
          </w:rPrChange>
        </w:rPr>
      </w:pPr>
      <w:r w:rsidRPr="008E7348">
        <w:rPr>
          <w:rFonts w:asciiTheme="minorBidi" w:eastAsia="Times New Roman" w:hAnsiTheme="minorBidi" w:cstheme="minorBidi"/>
          <w:sz w:val="24"/>
          <w:szCs w:val="24"/>
          <w:lang w:val="en-US"/>
          <w:rPrChange w:id="892" w:author="יוני גרינברג" w:date="2025-12-21T15:14:00Z" w16du:dateUtc="2025-12-21T13:14:00Z">
            <w:rPr>
              <w:rFonts w:ascii="Times New Roman" w:eastAsia="Times New Roman" w:hAnsi="Times New Roman" w:cs="Times New Roman"/>
              <w:sz w:val="24"/>
              <w:szCs w:val="24"/>
              <w:lang w:val="en-US"/>
            </w:rPr>
          </w:rPrChange>
        </w:rPr>
        <w:t>a</w:t>
      </w:r>
      <w:proofErr w:type="gramStart"/>
      <w:r w:rsidRPr="008E7348">
        <w:rPr>
          <w:rFonts w:asciiTheme="minorBidi" w:eastAsia="Times New Roman" w:hAnsiTheme="minorBidi" w:cstheme="minorBidi"/>
          <w:sz w:val="24"/>
          <w:szCs w:val="24"/>
          <w:lang w:val="en-US"/>
          <w:rPrChange w:id="893" w:author="יוני גרינברג" w:date="2025-12-21T15:14:00Z" w16du:dateUtc="2025-12-21T13:14:00Z">
            <w:rPr>
              <w:rFonts w:ascii="Times New Roman" w:eastAsia="Times New Roman" w:hAnsi="Times New Roman" w:cs="Times New Roman"/>
              <w:sz w:val="24"/>
              <w:szCs w:val="24"/>
              <w:lang w:val="en-US"/>
            </w:rPr>
          </w:rPrChange>
        </w:rPr>
        <w:t>.</w:t>
      </w:r>
      <w:r w:rsidRPr="008E7348">
        <w:rPr>
          <w:rFonts w:asciiTheme="minorBidi" w:eastAsia="Times New Roman" w:hAnsiTheme="minorBidi" w:cstheme="minorBidi"/>
          <w:sz w:val="14"/>
          <w:szCs w:val="14"/>
          <w:lang w:val="en-US"/>
          <w:rPrChange w:id="894" w:author="יוני גרינברג" w:date="2025-12-21T15:14:00Z" w16du:dateUtc="2025-12-21T13:14:00Z">
            <w:rPr>
              <w:rFonts w:ascii="Times New Roman" w:eastAsia="Times New Roman" w:hAnsi="Times New Roman" w:cs="Times New Roman"/>
              <w:sz w:val="14"/>
              <w:szCs w:val="14"/>
              <w:lang w:val="en-US"/>
            </w:rPr>
          </w:rPrChange>
        </w:rPr>
        <w:t xml:space="preserve">  </w:t>
      </w:r>
      <w:r w:rsidRPr="008E7348">
        <w:rPr>
          <w:rFonts w:asciiTheme="minorBidi" w:eastAsia="Times New Roman" w:hAnsiTheme="minorBidi" w:cstheme="minorBidi"/>
          <w:sz w:val="24"/>
          <w:szCs w:val="24"/>
          <w:lang w:val="en-US"/>
          <w:rPrChange w:id="895" w:author="יוני גרינברג" w:date="2025-12-21T15:14:00Z" w16du:dateUtc="2025-12-21T13:14:00Z">
            <w:rPr>
              <w:rFonts w:asciiTheme="majorBidi" w:eastAsia="Times New Roman" w:hAnsiTheme="majorBidi" w:cstheme="majorBidi"/>
              <w:sz w:val="24"/>
              <w:szCs w:val="24"/>
              <w:lang w:val="en-US"/>
            </w:rPr>
          </w:rPrChange>
        </w:rPr>
        <w:tab/>
      </w:r>
      <w:proofErr w:type="gramEnd"/>
      <w:r w:rsidR="005B1BB6" w:rsidRPr="008E7348">
        <w:rPr>
          <w:rFonts w:asciiTheme="minorBidi" w:eastAsia="Times New Roman" w:hAnsiTheme="minorBidi" w:cstheme="minorBidi"/>
          <w:sz w:val="24"/>
          <w:szCs w:val="24"/>
          <w:lang w:val="en-US"/>
          <w:rPrChange w:id="896" w:author="יוני גרינברג" w:date="2025-12-21T15:14:00Z" w16du:dateUtc="2025-12-21T13:14:00Z">
            <w:rPr>
              <w:rFonts w:asciiTheme="majorBidi" w:eastAsia="Times New Roman" w:hAnsiTheme="majorBidi" w:cstheme="majorBidi"/>
              <w:sz w:val="24"/>
              <w:szCs w:val="24"/>
              <w:lang w:val="en-US"/>
            </w:rPr>
          </w:rPrChange>
        </w:rPr>
        <w:t xml:space="preserve">Operational </w:t>
      </w:r>
      <w:r w:rsidR="00EB4C11" w:rsidRPr="008E7348">
        <w:rPr>
          <w:rFonts w:asciiTheme="minorBidi" w:eastAsia="Times New Roman" w:hAnsiTheme="minorBidi" w:cstheme="minorBidi"/>
          <w:sz w:val="24"/>
          <w:szCs w:val="24"/>
          <w:lang w:val="en-US"/>
          <w:rPrChange w:id="897" w:author="יוני גרינברג" w:date="2025-12-21T15:14:00Z" w16du:dateUtc="2025-12-21T13:14:00Z">
            <w:rPr>
              <w:rFonts w:asciiTheme="majorBidi" w:eastAsia="Times New Roman" w:hAnsiTheme="majorBidi" w:cstheme="majorBidi"/>
              <w:sz w:val="24"/>
              <w:szCs w:val="24"/>
              <w:lang w:val="en-US"/>
            </w:rPr>
          </w:rPrChange>
        </w:rPr>
        <w:t>Independence (</w:t>
      </w:r>
      <w:r w:rsidR="005B1BB6" w:rsidRPr="008E7348">
        <w:rPr>
          <w:rFonts w:asciiTheme="minorBidi" w:eastAsia="Times New Roman" w:hAnsiTheme="minorBidi" w:cstheme="minorBidi"/>
          <w:sz w:val="24"/>
          <w:szCs w:val="24"/>
          <w:lang w:val="en-US"/>
          <w:rPrChange w:id="898" w:author="יוני גרינברג" w:date="2025-12-21T15:14:00Z" w16du:dateUtc="2025-12-21T13:14:00Z">
            <w:rPr>
              <w:rFonts w:asciiTheme="majorBidi" w:eastAsia="Times New Roman" w:hAnsiTheme="majorBidi" w:cstheme="majorBidi"/>
              <w:sz w:val="24"/>
              <w:szCs w:val="24"/>
              <w:lang w:val="en-US"/>
            </w:rPr>
          </w:rPrChange>
        </w:rPr>
        <w:t>Off-Grid Capability</w:t>
      </w:r>
      <w:r w:rsidR="00AC1461" w:rsidRPr="008E7348">
        <w:rPr>
          <w:rFonts w:asciiTheme="minorBidi" w:eastAsia="Times New Roman" w:hAnsiTheme="minorBidi" w:cstheme="minorBidi"/>
          <w:sz w:val="24"/>
          <w:szCs w:val="24"/>
          <w:lang w:val="en-US"/>
          <w:rPrChange w:id="899" w:author="יוני גרינברג" w:date="2025-12-21T15:14:00Z" w16du:dateUtc="2025-12-21T13:14:00Z">
            <w:rPr>
              <w:rFonts w:asciiTheme="majorBidi" w:eastAsia="Times New Roman" w:hAnsiTheme="majorBidi" w:cstheme="majorBidi"/>
              <w:sz w:val="24"/>
              <w:szCs w:val="24"/>
              <w:lang w:val="en-US"/>
            </w:rPr>
          </w:rPrChange>
        </w:rPr>
        <w:t>):</w:t>
      </w:r>
      <w:r w:rsidRPr="008E7348">
        <w:rPr>
          <w:rFonts w:asciiTheme="minorBidi" w:eastAsia="Times New Roman" w:hAnsiTheme="minorBidi" w:cstheme="minorBidi"/>
          <w:sz w:val="24"/>
          <w:szCs w:val="24"/>
          <w:lang w:val="en-US"/>
          <w:rPrChange w:id="900" w:author="יוני גרינברג" w:date="2025-12-21T15:14:00Z" w16du:dateUtc="2025-12-21T13:14:00Z">
            <w:rPr>
              <w:rFonts w:asciiTheme="majorBidi" w:eastAsia="Times New Roman" w:hAnsiTheme="majorBidi" w:cstheme="majorBidi"/>
              <w:sz w:val="24"/>
              <w:szCs w:val="24"/>
              <w:lang w:val="en-US"/>
            </w:rPr>
          </w:rPrChange>
        </w:rPr>
        <w:t xml:space="preserve"> as sound can operate on a </w:t>
      </w:r>
      <w:r w:rsidR="00F5405A" w:rsidRPr="008E7348">
        <w:rPr>
          <w:rFonts w:asciiTheme="minorBidi" w:eastAsia="Times New Roman" w:hAnsiTheme="minorBidi" w:cstheme="minorBidi"/>
          <w:sz w:val="24"/>
          <w:szCs w:val="24"/>
          <w:lang w:val="en-US"/>
          <w:rPrChange w:id="901" w:author="יוני גרינברג" w:date="2025-12-21T15:14:00Z" w16du:dateUtc="2025-12-21T13:14:00Z">
            <w:rPr>
              <w:rFonts w:asciiTheme="majorBidi" w:eastAsia="Times New Roman" w:hAnsiTheme="majorBidi" w:cstheme="majorBidi"/>
              <w:sz w:val="24"/>
              <w:szCs w:val="24"/>
              <w:lang w:val="en-US"/>
            </w:rPr>
          </w:rPrChange>
        </w:rPr>
        <w:t>peer-to-peer</w:t>
      </w:r>
      <w:r w:rsidRPr="008E7348">
        <w:rPr>
          <w:rFonts w:asciiTheme="minorBidi" w:eastAsia="Times New Roman" w:hAnsiTheme="minorBidi" w:cstheme="minorBidi"/>
          <w:sz w:val="24"/>
          <w:szCs w:val="24"/>
          <w:lang w:val="en-US"/>
          <w:rPrChange w:id="902" w:author="יוני גרינברג" w:date="2025-12-21T15:14:00Z" w16du:dateUtc="2025-12-21T13:14:00Z">
            <w:rPr>
              <w:rFonts w:asciiTheme="majorBidi" w:eastAsia="Times New Roman" w:hAnsiTheme="majorBidi" w:cstheme="majorBidi"/>
              <w:sz w:val="24"/>
              <w:szCs w:val="24"/>
              <w:lang w:val="en-US"/>
            </w:rPr>
          </w:rPrChange>
        </w:rPr>
        <w:t xml:space="preserve"> basis it does not require Sim card, any infrastructure and can work in areas where RF coverage does not exist.</w:t>
      </w:r>
    </w:p>
    <w:p w14:paraId="7A7D0D39" w14:textId="471291F0" w:rsidR="00BD16DC" w:rsidRPr="008E7348" w:rsidRDefault="00C7700C">
      <w:pPr>
        <w:shd w:val="clear" w:color="auto" w:fill="FFFFFF"/>
        <w:ind w:left="1800" w:right="580" w:hanging="360"/>
        <w:rPr>
          <w:rFonts w:asciiTheme="minorBidi" w:eastAsia="Times New Roman" w:hAnsiTheme="minorBidi" w:cstheme="minorBidi"/>
          <w:sz w:val="24"/>
          <w:szCs w:val="24"/>
          <w:lang w:val="en-US"/>
          <w:rPrChange w:id="903" w:author="יוני גרינברג" w:date="2025-12-21T15:14:00Z" w16du:dateUtc="2025-12-21T13:14:00Z">
            <w:rPr>
              <w:rFonts w:asciiTheme="majorBidi" w:eastAsia="Times New Roman" w:hAnsiTheme="majorBidi" w:cstheme="majorBidi"/>
              <w:sz w:val="24"/>
              <w:szCs w:val="24"/>
              <w:lang w:val="en-US"/>
            </w:rPr>
          </w:rPrChange>
        </w:rPr>
      </w:pPr>
      <w:r w:rsidRPr="008E7348">
        <w:rPr>
          <w:rFonts w:asciiTheme="minorBidi" w:eastAsia="Times New Roman" w:hAnsiTheme="minorBidi" w:cstheme="minorBidi"/>
          <w:sz w:val="24"/>
          <w:szCs w:val="24"/>
          <w:lang w:val="en-US"/>
          <w:rPrChange w:id="904" w:author="יוני גרינברג" w:date="2025-12-21T15:14:00Z" w16du:dateUtc="2025-12-21T13:14:00Z">
            <w:rPr>
              <w:rFonts w:asciiTheme="majorBidi" w:eastAsia="Times New Roman" w:hAnsiTheme="majorBidi" w:cstheme="majorBidi"/>
              <w:sz w:val="24"/>
              <w:szCs w:val="24"/>
              <w:lang w:val="en-US"/>
            </w:rPr>
          </w:rPrChange>
        </w:rPr>
        <w:t>b</w:t>
      </w:r>
      <w:proofErr w:type="gramStart"/>
      <w:r w:rsidRPr="008E7348">
        <w:rPr>
          <w:rFonts w:asciiTheme="minorBidi" w:eastAsia="Times New Roman" w:hAnsiTheme="minorBidi" w:cstheme="minorBidi"/>
          <w:sz w:val="24"/>
          <w:szCs w:val="24"/>
          <w:lang w:val="en-US"/>
          <w:rPrChange w:id="905" w:author="יוני גרינברג" w:date="2025-12-21T15:14:00Z" w16du:dateUtc="2025-12-21T13:14:00Z">
            <w:rPr>
              <w:rFonts w:asciiTheme="majorBidi" w:eastAsia="Times New Roman" w:hAnsiTheme="majorBidi" w:cstheme="majorBidi"/>
              <w:sz w:val="24"/>
              <w:szCs w:val="24"/>
              <w:lang w:val="en-US"/>
            </w:rPr>
          </w:rPrChange>
        </w:rPr>
        <w:t xml:space="preserve">. </w:t>
      </w:r>
      <w:r w:rsidRPr="008E7348">
        <w:rPr>
          <w:rFonts w:asciiTheme="minorBidi" w:eastAsia="Times New Roman" w:hAnsiTheme="minorBidi" w:cstheme="minorBidi"/>
          <w:sz w:val="24"/>
          <w:szCs w:val="24"/>
          <w:lang w:val="en-US"/>
          <w:rPrChange w:id="906" w:author="יוני גרינברג" w:date="2025-12-21T15:14:00Z" w16du:dateUtc="2025-12-21T13:14:00Z">
            <w:rPr>
              <w:rFonts w:asciiTheme="majorBidi" w:eastAsia="Times New Roman" w:hAnsiTheme="majorBidi" w:cstheme="majorBidi"/>
              <w:sz w:val="24"/>
              <w:szCs w:val="24"/>
              <w:lang w:val="en-US"/>
            </w:rPr>
          </w:rPrChange>
        </w:rPr>
        <w:tab/>
        <w:t>Cost</w:t>
      </w:r>
      <w:proofErr w:type="gramEnd"/>
      <w:r w:rsidRPr="008E7348">
        <w:rPr>
          <w:rFonts w:asciiTheme="minorBidi" w:eastAsia="Times New Roman" w:hAnsiTheme="minorBidi" w:cstheme="minorBidi"/>
          <w:sz w:val="24"/>
          <w:szCs w:val="24"/>
          <w:lang w:val="en-US"/>
          <w:rPrChange w:id="907" w:author="יוני גרינברג" w:date="2025-12-21T15:14:00Z" w16du:dateUtc="2025-12-21T13:14:00Z">
            <w:rPr>
              <w:rFonts w:asciiTheme="majorBidi" w:eastAsia="Times New Roman" w:hAnsiTheme="majorBidi" w:cstheme="majorBidi"/>
              <w:sz w:val="24"/>
              <w:szCs w:val="24"/>
              <w:lang w:val="en-US"/>
            </w:rPr>
          </w:rPrChange>
        </w:rPr>
        <w:t xml:space="preserve"> </w:t>
      </w:r>
      <w:r w:rsidR="00AC1461" w:rsidRPr="008E7348">
        <w:rPr>
          <w:rFonts w:asciiTheme="minorBidi" w:eastAsia="Times New Roman" w:hAnsiTheme="minorBidi" w:cstheme="minorBidi"/>
          <w:sz w:val="24"/>
          <w:szCs w:val="24"/>
          <w:lang w:val="en-US"/>
          <w:rPrChange w:id="908" w:author="יוני גרינברג" w:date="2025-12-21T15:14:00Z" w16du:dateUtc="2025-12-21T13:14:00Z">
            <w:rPr>
              <w:rFonts w:asciiTheme="majorBidi" w:eastAsia="Times New Roman" w:hAnsiTheme="majorBidi" w:cstheme="majorBidi"/>
              <w:sz w:val="24"/>
              <w:szCs w:val="24"/>
              <w:lang w:val="en-US"/>
            </w:rPr>
          </w:rPrChange>
        </w:rPr>
        <w:t>effectiveness:</w:t>
      </w:r>
      <w:r w:rsidRPr="008E7348">
        <w:rPr>
          <w:rFonts w:asciiTheme="minorBidi" w:eastAsia="Times New Roman" w:hAnsiTheme="minorBidi" w:cstheme="minorBidi"/>
          <w:sz w:val="24"/>
          <w:szCs w:val="24"/>
          <w:lang w:val="en-US"/>
          <w:rPrChange w:id="909" w:author="יוני גרינברג" w:date="2025-12-21T15:14:00Z" w16du:dateUtc="2025-12-21T13:14:00Z">
            <w:rPr>
              <w:rFonts w:asciiTheme="majorBidi" w:eastAsia="Times New Roman" w:hAnsiTheme="majorBidi" w:cstheme="majorBidi"/>
              <w:sz w:val="24"/>
              <w:szCs w:val="24"/>
              <w:lang w:val="en-US"/>
            </w:rPr>
          </w:rPrChange>
        </w:rPr>
        <w:t xml:space="preserve"> since we use sound to transfer data all that is required is a </w:t>
      </w:r>
      <w:r w:rsidR="00ED17CC" w:rsidRPr="008E7348">
        <w:rPr>
          <w:rFonts w:asciiTheme="minorBidi" w:eastAsia="Times New Roman" w:hAnsiTheme="minorBidi" w:cstheme="minorBidi"/>
          <w:sz w:val="24"/>
          <w:szCs w:val="24"/>
          <w:lang w:val="en-US"/>
          <w:rPrChange w:id="910" w:author="יוני גרינברג" w:date="2025-12-21T15:14:00Z" w16du:dateUtc="2025-12-21T13:14:00Z">
            <w:rPr>
              <w:rFonts w:asciiTheme="majorBidi" w:eastAsia="Times New Roman" w:hAnsiTheme="majorBidi" w:cstheme="majorBidi"/>
              <w:sz w:val="24"/>
              <w:szCs w:val="24"/>
              <w:lang w:val="en-US"/>
            </w:rPr>
          </w:rPrChange>
        </w:rPr>
        <w:t>receiver,</w:t>
      </w:r>
      <w:r w:rsidRPr="008E7348">
        <w:rPr>
          <w:rFonts w:asciiTheme="minorBidi" w:eastAsia="Times New Roman" w:hAnsiTheme="minorBidi" w:cstheme="minorBidi"/>
          <w:sz w:val="24"/>
          <w:szCs w:val="24"/>
          <w:lang w:val="en-US"/>
          <w:rPrChange w:id="911" w:author="יוני גרינברג" w:date="2025-12-21T15:14:00Z" w16du:dateUtc="2025-12-21T13:14:00Z">
            <w:rPr>
              <w:rFonts w:asciiTheme="majorBidi" w:eastAsia="Times New Roman" w:hAnsiTheme="majorBidi" w:cstheme="majorBidi"/>
              <w:sz w:val="24"/>
              <w:szCs w:val="24"/>
              <w:lang w:val="en-US"/>
            </w:rPr>
          </w:rPrChange>
        </w:rPr>
        <w:t xml:space="preserve"> output device and the capability to compute the application, which means it can run on devices that </w:t>
      </w:r>
      <w:r w:rsidR="005018ED" w:rsidRPr="008E7348">
        <w:rPr>
          <w:rFonts w:asciiTheme="minorBidi" w:eastAsia="Times New Roman" w:hAnsiTheme="minorBidi" w:cstheme="minorBidi"/>
          <w:sz w:val="24"/>
          <w:szCs w:val="24"/>
          <w:lang w:val="en-US"/>
          <w:rPrChange w:id="912" w:author="יוני גרינברג" w:date="2025-12-21T15:14:00Z" w16du:dateUtc="2025-12-21T13:14:00Z">
            <w:rPr>
              <w:rFonts w:asciiTheme="majorBidi" w:eastAsia="Times New Roman" w:hAnsiTheme="majorBidi" w:cstheme="majorBidi"/>
              <w:sz w:val="24"/>
              <w:szCs w:val="24"/>
              <w:lang w:val="en-US"/>
            </w:rPr>
          </w:rPrChange>
        </w:rPr>
        <w:t>do</w:t>
      </w:r>
      <w:r w:rsidRPr="008E7348">
        <w:rPr>
          <w:rFonts w:asciiTheme="minorBidi" w:eastAsia="Times New Roman" w:hAnsiTheme="minorBidi" w:cstheme="minorBidi"/>
          <w:sz w:val="24"/>
          <w:szCs w:val="24"/>
          <w:lang w:val="en-US"/>
          <w:rPrChange w:id="913" w:author="יוני גרינברג" w:date="2025-12-21T15:14:00Z" w16du:dateUtc="2025-12-21T13:14:00Z">
            <w:rPr>
              <w:rFonts w:asciiTheme="majorBidi" w:eastAsia="Times New Roman" w:hAnsiTheme="majorBidi" w:cstheme="majorBidi"/>
              <w:sz w:val="24"/>
              <w:szCs w:val="24"/>
              <w:lang w:val="en-US"/>
            </w:rPr>
          </w:rPrChange>
        </w:rPr>
        <w:t xml:space="preserve"> not have RF access</w:t>
      </w:r>
      <w:r w:rsidR="0093458D" w:rsidRPr="008E7348">
        <w:rPr>
          <w:rFonts w:asciiTheme="minorBidi" w:eastAsia="Times New Roman" w:hAnsiTheme="minorBidi" w:cstheme="minorBidi"/>
          <w:sz w:val="24"/>
          <w:szCs w:val="24"/>
          <w:lang w:val="en-US"/>
          <w:rPrChange w:id="914" w:author="יוני גרינברג" w:date="2025-12-21T15:14:00Z" w16du:dateUtc="2025-12-21T13:14:00Z">
            <w:rPr>
              <w:rFonts w:asciiTheme="majorBidi" w:eastAsia="Times New Roman" w:hAnsiTheme="majorBidi" w:cstheme="majorBidi"/>
              <w:sz w:val="24"/>
              <w:szCs w:val="24"/>
              <w:lang w:val="en-US"/>
            </w:rPr>
          </w:rPrChange>
        </w:rPr>
        <w:t xml:space="preserve"> </w:t>
      </w:r>
      <w:r w:rsidRPr="008E7348">
        <w:rPr>
          <w:rFonts w:asciiTheme="minorBidi" w:eastAsia="Times New Roman" w:hAnsiTheme="minorBidi" w:cstheme="minorBidi"/>
          <w:sz w:val="24"/>
          <w:szCs w:val="24"/>
          <w:lang w:val="en-US"/>
          <w:rPrChange w:id="915" w:author="יוני גרינברג" w:date="2025-12-21T15:14:00Z" w16du:dateUtc="2025-12-21T13:14:00Z">
            <w:rPr>
              <w:rFonts w:asciiTheme="majorBidi" w:eastAsia="Times New Roman" w:hAnsiTheme="majorBidi" w:cstheme="majorBidi"/>
              <w:sz w:val="24"/>
              <w:szCs w:val="24"/>
              <w:lang w:val="en-US"/>
            </w:rPr>
          </w:rPrChange>
        </w:rPr>
        <w:t>(antenna)</w:t>
      </w:r>
      <w:r w:rsidR="0093458D" w:rsidRPr="008E7348">
        <w:rPr>
          <w:rFonts w:asciiTheme="minorBidi" w:eastAsia="Times New Roman" w:hAnsiTheme="minorBidi" w:cstheme="minorBidi"/>
          <w:sz w:val="24"/>
          <w:szCs w:val="24"/>
          <w:lang w:val="en-US"/>
          <w:rPrChange w:id="916" w:author="יוני גרינברג" w:date="2025-12-21T15:14:00Z" w16du:dateUtc="2025-12-21T13:14:00Z">
            <w:rPr>
              <w:rFonts w:asciiTheme="majorBidi" w:eastAsia="Times New Roman" w:hAnsiTheme="majorBidi" w:cstheme="majorBidi"/>
              <w:sz w:val="24"/>
              <w:szCs w:val="24"/>
              <w:lang w:val="en-US"/>
            </w:rPr>
          </w:rPrChange>
        </w:rPr>
        <w:t>.</w:t>
      </w:r>
    </w:p>
    <w:p w14:paraId="2A7149C1" w14:textId="32E0FD86" w:rsidR="00BD16DC" w:rsidRPr="008E7348" w:rsidRDefault="00C7700C" w:rsidP="005B1BB6">
      <w:pPr>
        <w:shd w:val="clear" w:color="auto" w:fill="FFFFFF"/>
        <w:ind w:left="1800" w:right="580" w:hanging="360"/>
        <w:rPr>
          <w:rFonts w:asciiTheme="minorBidi" w:eastAsia="Times New Roman" w:hAnsiTheme="minorBidi" w:cstheme="minorBidi"/>
          <w:sz w:val="24"/>
          <w:szCs w:val="24"/>
          <w:lang w:val="en-US"/>
          <w:rPrChange w:id="917" w:author="יוני גרינברג" w:date="2025-12-21T15:14:00Z" w16du:dateUtc="2025-12-21T13:14:00Z">
            <w:rPr>
              <w:rFonts w:asciiTheme="majorBidi" w:eastAsia="Times New Roman" w:hAnsiTheme="majorBidi" w:cstheme="majorBidi"/>
              <w:sz w:val="24"/>
              <w:szCs w:val="24"/>
              <w:lang w:val="en-US"/>
            </w:rPr>
          </w:rPrChange>
        </w:rPr>
      </w:pPr>
      <w:r w:rsidRPr="008E7348">
        <w:rPr>
          <w:rFonts w:asciiTheme="minorBidi" w:eastAsia="Times New Roman" w:hAnsiTheme="minorBidi" w:cstheme="minorBidi"/>
          <w:sz w:val="24"/>
          <w:szCs w:val="24"/>
          <w:lang w:val="en-US"/>
          <w:rPrChange w:id="918" w:author="יוני גרינברג" w:date="2025-12-21T15:14:00Z" w16du:dateUtc="2025-12-21T13:14:00Z">
            <w:rPr>
              <w:rFonts w:asciiTheme="majorBidi" w:eastAsia="Times New Roman" w:hAnsiTheme="majorBidi" w:cstheme="majorBidi"/>
              <w:sz w:val="24"/>
              <w:szCs w:val="24"/>
              <w:lang w:val="en-US"/>
            </w:rPr>
          </w:rPrChange>
        </w:rPr>
        <w:t>c</w:t>
      </w:r>
      <w:proofErr w:type="gramStart"/>
      <w:r w:rsidRPr="008E7348">
        <w:rPr>
          <w:rFonts w:asciiTheme="minorBidi" w:eastAsia="Times New Roman" w:hAnsiTheme="minorBidi" w:cstheme="minorBidi"/>
          <w:sz w:val="24"/>
          <w:szCs w:val="24"/>
          <w:lang w:val="en-US"/>
          <w:rPrChange w:id="919" w:author="יוני גרינברג" w:date="2025-12-21T15:14:00Z" w16du:dateUtc="2025-12-21T13:14:00Z">
            <w:rPr>
              <w:rFonts w:asciiTheme="majorBidi" w:eastAsia="Times New Roman" w:hAnsiTheme="majorBidi" w:cstheme="majorBidi"/>
              <w:sz w:val="24"/>
              <w:szCs w:val="24"/>
              <w:lang w:val="en-US"/>
            </w:rPr>
          </w:rPrChange>
        </w:rPr>
        <w:t xml:space="preserve">.  </w:t>
      </w:r>
      <w:r w:rsidRPr="008E7348">
        <w:rPr>
          <w:rFonts w:asciiTheme="minorBidi" w:eastAsia="Times New Roman" w:hAnsiTheme="minorBidi" w:cstheme="minorBidi"/>
          <w:sz w:val="24"/>
          <w:szCs w:val="24"/>
          <w:lang w:val="en-US"/>
          <w:rPrChange w:id="920" w:author="יוני גרינברג" w:date="2025-12-21T15:14:00Z" w16du:dateUtc="2025-12-21T13:14:00Z">
            <w:rPr>
              <w:rFonts w:asciiTheme="majorBidi" w:eastAsia="Times New Roman" w:hAnsiTheme="majorBidi" w:cstheme="majorBidi"/>
              <w:sz w:val="24"/>
              <w:szCs w:val="24"/>
              <w:lang w:val="en-US"/>
            </w:rPr>
          </w:rPrChange>
        </w:rPr>
        <w:tab/>
      </w:r>
      <w:proofErr w:type="gramEnd"/>
      <w:r w:rsidR="005B1BB6" w:rsidRPr="008E7348">
        <w:rPr>
          <w:rFonts w:asciiTheme="minorBidi" w:eastAsia="Times New Roman" w:hAnsiTheme="minorBidi" w:cstheme="minorBidi"/>
          <w:sz w:val="24"/>
          <w:szCs w:val="24"/>
          <w:lang w:val="en-US"/>
          <w:rPrChange w:id="921" w:author="יוני גרינברג" w:date="2025-12-21T15:14:00Z" w16du:dateUtc="2025-12-21T13:14:00Z">
            <w:rPr>
              <w:rFonts w:asciiTheme="majorBidi" w:eastAsia="Times New Roman" w:hAnsiTheme="majorBidi" w:cstheme="majorBidi"/>
              <w:sz w:val="24"/>
              <w:szCs w:val="24"/>
              <w:lang w:val="en-US"/>
            </w:rPr>
          </w:rPrChange>
        </w:rPr>
        <w:t xml:space="preserve">Enhanced </w:t>
      </w:r>
      <w:r w:rsidR="00ED17CC" w:rsidRPr="008E7348">
        <w:rPr>
          <w:rFonts w:asciiTheme="minorBidi" w:eastAsia="Times New Roman" w:hAnsiTheme="minorBidi" w:cstheme="minorBidi"/>
          <w:sz w:val="24"/>
          <w:szCs w:val="24"/>
          <w:lang w:val="en-US"/>
          <w:rPrChange w:id="922" w:author="יוני גרינברג" w:date="2025-12-21T15:14:00Z" w16du:dateUtc="2025-12-21T13:14:00Z">
            <w:rPr>
              <w:rFonts w:asciiTheme="majorBidi" w:eastAsia="Times New Roman" w:hAnsiTheme="majorBidi" w:cstheme="majorBidi"/>
              <w:sz w:val="24"/>
              <w:szCs w:val="24"/>
              <w:lang w:val="en-US"/>
            </w:rPr>
          </w:rPrChange>
        </w:rPr>
        <w:t>Security</w:t>
      </w:r>
      <w:r w:rsidRPr="008E7348">
        <w:rPr>
          <w:rFonts w:asciiTheme="minorBidi" w:eastAsia="Times New Roman" w:hAnsiTheme="minorBidi" w:cstheme="minorBidi"/>
          <w:sz w:val="24"/>
          <w:szCs w:val="24"/>
          <w:lang w:val="en-US"/>
          <w:rPrChange w:id="923" w:author="יוני גרינברג" w:date="2025-12-21T15:14:00Z" w16du:dateUtc="2025-12-21T13:14:00Z">
            <w:rPr>
              <w:rFonts w:asciiTheme="majorBidi" w:eastAsia="Times New Roman" w:hAnsiTheme="majorBidi" w:cstheme="majorBidi"/>
              <w:sz w:val="24"/>
              <w:szCs w:val="24"/>
              <w:lang w:val="en-US"/>
            </w:rPr>
          </w:rPrChange>
        </w:rPr>
        <w:t xml:space="preserve"> as seen in </w:t>
      </w:r>
      <w:r w:rsidR="00ED17CC" w:rsidRPr="008E7348">
        <w:rPr>
          <w:rFonts w:asciiTheme="minorBidi" w:eastAsia="Times New Roman" w:hAnsiTheme="minorBidi" w:cstheme="minorBidi"/>
          <w:sz w:val="24"/>
          <w:szCs w:val="24"/>
          <w:lang w:val="en-US"/>
          <w:rPrChange w:id="924" w:author="יוני גרינברג" w:date="2025-12-21T15:14:00Z" w16du:dateUtc="2025-12-21T13:14:00Z">
            <w:rPr>
              <w:rFonts w:asciiTheme="majorBidi" w:eastAsia="Times New Roman" w:hAnsiTheme="majorBidi" w:cstheme="majorBidi"/>
              <w:sz w:val="24"/>
              <w:szCs w:val="24"/>
              <w:lang w:val="en-US"/>
            </w:rPr>
          </w:rPrChange>
        </w:rPr>
        <w:t>S</w:t>
      </w:r>
      <w:r w:rsidR="005B1BB6" w:rsidRPr="008E7348">
        <w:rPr>
          <w:rFonts w:asciiTheme="minorBidi" w:eastAsia="Times New Roman" w:hAnsiTheme="minorBidi" w:cstheme="minorBidi"/>
          <w:sz w:val="24"/>
          <w:szCs w:val="24"/>
          <w:lang w:val="en-US"/>
          <w:rPrChange w:id="925" w:author="יוני גרינברג" w:date="2025-12-21T15:14:00Z" w16du:dateUtc="2025-12-21T13:14:00Z">
            <w:rPr>
              <w:rFonts w:asciiTheme="majorBidi" w:eastAsia="Times New Roman" w:hAnsiTheme="majorBidi" w:cstheme="majorBidi"/>
              <w:sz w:val="24"/>
              <w:szCs w:val="24"/>
              <w:lang w:val="en-US"/>
            </w:rPr>
          </w:rPrChange>
        </w:rPr>
        <w:t>ection 2.1.2</w:t>
      </w:r>
      <w:r w:rsidRPr="008E7348">
        <w:rPr>
          <w:rFonts w:asciiTheme="minorBidi" w:eastAsia="Times New Roman" w:hAnsiTheme="minorBidi" w:cstheme="minorBidi"/>
          <w:sz w:val="24"/>
          <w:szCs w:val="24"/>
          <w:lang w:val="en-US"/>
          <w:rPrChange w:id="926" w:author="יוני גרינברג" w:date="2025-12-21T15:14:00Z" w16du:dateUtc="2025-12-21T13:14:00Z">
            <w:rPr>
              <w:rFonts w:asciiTheme="majorBidi" w:eastAsia="Times New Roman" w:hAnsiTheme="majorBidi" w:cstheme="majorBidi"/>
              <w:sz w:val="24"/>
              <w:szCs w:val="24"/>
              <w:lang w:val="en-US"/>
            </w:rPr>
          </w:rPrChange>
        </w:rPr>
        <w:t xml:space="preserve"> since </w:t>
      </w:r>
      <w:r w:rsidR="009342DB" w:rsidRPr="008E7348">
        <w:rPr>
          <w:rFonts w:asciiTheme="minorBidi" w:eastAsia="Times New Roman" w:hAnsiTheme="minorBidi" w:cstheme="minorBidi"/>
          <w:sz w:val="24"/>
          <w:szCs w:val="24"/>
          <w:lang w:val="en-US"/>
          <w:rPrChange w:id="927" w:author="יוני גרינברג" w:date="2025-12-21T15:14:00Z" w16du:dateUtc="2025-12-21T13:14:00Z">
            <w:rPr>
              <w:rFonts w:asciiTheme="majorBidi" w:eastAsia="Times New Roman" w:hAnsiTheme="majorBidi" w:cstheme="majorBidi"/>
              <w:sz w:val="24"/>
              <w:szCs w:val="24"/>
              <w:lang w:val="en-US"/>
            </w:rPr>
          </w:rPrChange>
        </w:rPr>
        <w:t xml:space="preserve">ultrasound </w:t>
      </w:r>
      <w:r w:rsidRPr="008E7348">
        <w:rPr>
          <w:rFonts w:asciiTheme="minorBidi" w:eastAsia="Times New Roman" w:hAnsiTheme="minorBidi" w:cstheme="minorBidi"/>
          <w:sz w:val="24"/>
          <w:szCs w:val="24"/>
          <w:lang w:val="en-US"/>
          <w:rPrChange w:id="928" w:author="יוני גרינברג" w:date="2025-12-21T15:14:00Z" w16du:dateUtc="2025-12-21T13:14:00Z">
            <w:rPr>
              <w:rFonts w:asciiTheme="majorBidi" w:eastAsia="Times New Roman" w:hAnsiTheme="majorBidi" w:cstheme="majorBidi"/>
              <w:sz w:val="24"/>
              <w:szCs w:val="24"/>
              <w:lang w:val="en-US"/>
            </w:rPr>
          </w:rPrChange>
        </w:rPr>
        <w:t xml:space="preserve">waves </w:t>
      </w:r>
      <w:r w:rsidR="005018ED" w:rsidRPr="008E7348">
        <w:rPr>
          <w:rFonts w:asciiTheme="minorBidi" w:eastAsia="Times New Roman" w:hAnsiTheme="minorBidi" w:cstheme="minorBidi"/>
          <w:sz w:val="24"/>
          <w:szCs w:val="24"/>
          <w:lang w:val="en-US"/>
          <w:rPrChange w:id="929" w:author="יוני גרינברג" w:date="2025-12-21T15:14:00Z" w16du:dateUtc="2025-12-21T13:14:00Z">
            <w:rPr>
              <w:rFonts w:asciiTheme="majorBidi" w:eastAsia="Times New Roman" w:hAnsiTheme="majorBidi" w:cstheme="majorBidi"/>
              <w:sz w:val="24"/>
              <w:szCs w:val="24"/>
              <w:lang w:val="en-US"/>
            </w:rPr>
          </w:rPrChange>
        </w:rPr>
        <w:t>have</w:t>
      </w:r>
      <w:r w:rsidRPr="008E7348">
        <w:rPr>
          <w:rFonts w:asciiTheme="minorBidi" w:eastAsia="Times New Roman" w:hAnsiTheme="minorBidi" w:cstheme="minorBidi"/>
          <w:sz w:val="24"/>
          <w:szCs w:val="24"/>
          <w:lang w:val="en-US"/>
          <w:rPrChange w:id="930" w:author="יוני גרינברג" w:date="2025-12-21T15:14:00Z" w16du:dateUtc="2025-12-21T13:14:00Z">
            <w:rPr>
              <w:rFonts w:asciiTheme="majorBidi" w:eastAsia="Times New Roman" w:hAnsiTheme="majorBidi" w:cstheme="majorBidi"/>
              <w:sz w:val="24"/>
              <w:szCs w:val="24"/>
              <w:lang w:val="en-US"/>
            </w:rPr>
          </w:rPrChange>
        </w:rPr>
        <w:t xml:space="preserve"> a short distance life, they offer privacy that RF cannot.</w:t>
      </w:r>
    </w:p>
    <w:p w14:paraId="5727494E" w14:textId="3A03339A" w:rsidR="00BD16DC" w:rsidRPr="008E7348" w:rsidRDefault="00C7700C" w:rsidP="005B1BB6">
      <w:pPr>
        <w:shd w:val="clear" w:color="auto" w:fill="FFFFFF"/>
        <w:ind w:left="1800" w:right="580" w:hanging="360"/>
        <w:rPr>
          <w:rFonts w:asciiTheme="minorBidi" w:eastAsia="Times New Roman" w:hAnsiTheme="minorBidi" w:cstheme="minorBidi"/>
          <w:sz w:val="24"/>
          <w:szCs w:val="24"/>
          <w:lang w:val="en-US"/>
          <w:rPrChange w:id="931" w:author="יוני גרינברג" w:date="2025-12-21T15:14:00Z" w16du:dateUtc="2025-12-21T13:14:00Z">
            <w:rPr>
              <w:rFonts w:asciiTheme="majorBidi" w:eastAsia="Times New Roman" w:hAnsiTheme="majorBidi" w:cstheme="majorBidi"/>
              <w:sz w:val="24"/>
              <w:szCs w:val="24"/>
              <w:lang w:val="en-US"/>
            </w:rPr>
          </w:rPrChange>
        </w:rPr>
      </w:pPr>
      <w:r w:rsidRPr="008E7348">
        <w:rPr>
          <w:rFonts w:asciiTheme="minorBidi" w:eastAsia="Times New Roman" w:hAnsiTheme="minorBidi" w:cstheme="minorBidi"/>
          <w:sz w:val="24"/>
          <w:szCs w:val="24"/>
          <w:lang w:val="en-US"/>
          <w:rPrChange w:id="932" w:author="יוני גרינברג" w:date="2025-12-21T15:14:00Z" w16du:dateUtc="2025-12-21T13:14:00Z">
            <w:rPr>
              <w:rFonts w:asciiTheme="majorBidi" w:eastAsia="Times New Roman" w:hAnsiTheme="majorBidi" w:cstheme="majorBidi"/>
              <w:sz w:val="24"/>
              <w:szCs w:val="24"/>
              <w:lang w:val="en-US"/>
            </w:rPr>
          </w:rPrChange>
        </w:rPr>
        <w:t>d</w:t>
      </w:r>
      <w:r w:rsidR="00D5341B" w:rsidRPr="008E7348">
        <w:rPr>
          <w:rFonts w:asciiTheme="minorBidi" w:eastAsia="Times New Roman" w:hAnsiTheme="minorBidi" w:cstheme="minorBidi"/>
          <w:sz w:val="24"/>
          <w:szCs w:val="24"/>
          <w:lang w:val="en-US"/>
          <w:rPrChange w:id="933" w:author="יוני גרינברג" w:date="2025-12-21T15:14:00Z" w16du:dateUtc="2025-12-21T13:14:00Z">
            <w:rPr>
              <w:rFonts w:asciiTheme="majorBidi" w:eastAsia="Times New Roman" w:hAnsiTheme="majorBidi" w:cstheme="majorBidi"/>
              <w:sz w:val="24"/>
              <w:szCs w:val="24"/>
              <w:lang w:val="en-US"/>
            </w:rPr>
          </w:rPrChange>
        </w:rPr>
        <w:t>. Environmental</w:t>
      </w:r>
      <w:r w:rsidR="005B1BB6" w:rsidRPr="008E7348">
        <w:rPr>
          <w:rFonts w:asciiTheme="minorBidi" w:eastAsia="Times New Roman" w:hAnsiTheme="minorBidi" w:cstheme="minorBidi"/>
          <w:sz w:val="24"/>
          <w:szCs w:val="24"/>
          <w:lang w:val="en-US"/>
          <w:rPrChange w:id="934" w:author="יוני גרינברג" w:date="2025-12-21T15:14:00Z" w16du:dateUtc="2025-12-21T13:14:00Z">
            <w:rPr>
              <w:rFonts w:asciiTheme="majorBidi" w:eastAsia="Times New Roman" w:hAnsiTheme="majorBidi" w:cstheme="majorBidi"/>
              <w:sz w:val="24"/>
              <w:szCs w:val="24"/>
              <w:lang w:val="en-US"/>
            </w:rPr>
          </w:rPrChange>
        </w:rPr>
        <w:t xml:space="preserve"> Resilience</w:t>
      </w:r>
      <w:r w:rsidRPr="008E7348">
        <w:rPr>
          <w:rFonts w:asciiTheme="minorBidi" w:eastAsia="Times New Roman" w:hAnsiTheme="minorBidi" w:cstheme="minorBidi"/>
          <w:sz w:val="24"/>
          <w:szCs w:val="24"/>
          <w:lang w:val="en-US"/>
          <w:rPrChange w:id="935" w:author="יוני גרינברג" w:date="2025-12-21T15:14:00Z" w16du:dateUtc="2025-12-21T13:14:00Z">
            <w:rPr>
              <w:rFonts w:asciiTheme="majorBidi" w:eastAsia="Times New Roman" w:hAnsiTheme="majorBidi" w:cstheme="majorBidi"/>
              <w:sz w:val="24"/>
              <w:szCs w:val="24"/>
              <w:lang w:val="en-US"/>
            </w:rPr>
          </w:rPrChange>
        </w:rPr>
        <w:t xml:space="preserve">: as seen in </w:t>
      </w:r>
      <w:r w:rsidR="005B7E88" w:rsidRPr="008E7348">
        <w:rPr>
          <w:rFonts w:asciiTheme="minorBidi" w:eastAsia="Times New Roman" w:hAnsiTheme="minorBidi" w:cstheme="minorBidi"/>
          <w:sz w:val="24"/>
          <w:szCs w:val="24"/>
          <w:lang w:val="en-US"/>
          <w:rPrChange w:id="936" w:author="יוני גרינברג" w:date="2025-12-21T15:14:00Z" w16du:dateUtc="2025-12-21T13:14:00Z">
            <w:rPr>
              <w:rFonts w:asciiTheme="majorBidi" w:eastAsia="Times New Roman" w:hAnsiTheme="majorBidi" w:cstheme="majorBidi"/>
              <w:sz w:val="24"/>
              <w:szCs w:val="24"/>
              <w:lang w:val="en-US"/>
            </w:rPr>
          </w:rPrChange>
        </w:rPr>
        <w:t xml:space="preserve">Section </w:t>
      </w:r>
      <w:r w:rsidRPr="008E7348">
        <w:rPr>
          <w:rFonts w:asciiTheme="minorBidi" w:eastAsia="Times New Roman" w:hAnsiTheme="minorBidi" w:cstheme="minorBidi"/>
          <w:sz w:val="24"/>
          <w:szCs w:val="24"/>
          <w:lang w:val="en-US"/>
          <w:rPrChange w:id="937" w:author="יוני גרינברג" w:date="2025-12-21T15:14:00Z" w16du:dateUtc="2025-12-21T13:14:00Z">
            <w:rPr>
              <w:rFonts w:asciiTheme="majorBidi" w:eastAsia="Times New Roman" w:hAnsiTheme="majorBidi" w:cstheme="majorBidi"/>
              <w:sz w:val="24"/>
              <w:szCs w:val="24"/>
              <w:lang w:val="en-US"/>
            </w:rPr>
          </w:rPrChange>
        </w:rPr>
        <w:t>1.1.3</w:t>
      </w:r>
      <w:r w:rsidRPr="008E7348">
        <w:rPr>
          <w:rFonts w:asciiTheme="minorBidi" w:eastAsia="Times New Roman" w:hAnsiTheme="minorBidi" w:cstheme="minorBidi"/>
          <w:sz w:val="24"/>
          <w:szCs w:val="24"/>
          <w:lang w:val="en-US"/>
          <w:rPrChange w:id="938" w:author="יוני גרינברג" w:date="2025-12-21T15:14:00Z" w16du:dateUtc="2025-12-21T13:14:00Z">
            <w:rPr>
              <w:rFonts w:asciiTheme="majorBidi" w:eastAsia="Times New Roman" w:hAnsiTheme="majorBidi" w:cstheme="majorBidi"/>
              <w:sz w:val="24"/>
              <w:szCs w:val="24"/>
              <w:lang w:val="en-US"/>
            </w:rPr>
          </w:rPrChange>
        </w:rPr>
        <w:br/>
        <w:t xml:space="preserve"> </w:t>
      </w:r>
      <w:r w:rsidR="00EA3A58" w:rsidRPr="008E7348">
        <w:rPr>
          <w:rFonts w:asciiTheme="minorBidi" w:eastAsia="Times New Roman" w:hAnsiTheme="minorBidi" w:cstheme="minorBidi"/>
          <w:sz w:val="24"/>
          <w:szCs w:val="24"/>
          <w:lang w:val="en-US"/>
          <w:rPrChange w:id="939" w:author="יוני גרינברג" w:date="2025-12-21T15:14:00Z" w16du:dateUtc="2025-12-21T13:14:00Z">
            <w:rPr>
              <w:rFonts w:asciiTheme="majorBidi" w:eastAsia="Times New Roman" w:hAnsiTheme="majorBidi" w:cstheme="majorBidi"/>
              <w:sz w:val="24"/>
              <w:szCs w:val="24"/>
              <w:lang w:val="en-US"/>
            </w:rPr>
          </w:rPrChange>
        </w:rPr>
        <w:t xml:space="preserve">ultrasound </w:t>
      </w:r>
      <w:r w:rsidRPr="008E7348">
        <w:rPr>
          <w:rFonts w:asciiTheme="minorBidi" w:eastAsia="Times New Roman" w:hAnsiTheme="minorBidi" w:cstheme="minorBidi"/>
          <w:sz w:val="24"/>
          <w:szCs w:val="24"/>
          <w:lang w:val="en-US"/>
          <w:rPrChange w:id="940" w:author="יוני גרינברג" w:date="2025-12-21T15:14:00Z" w16du:dateUtc="2025-12-21T13:14:00Z">
            <w:rPr>
              <w:rFonts w:asciiTheme="majorBidi" w:eastAsia="Times New Roman" w:hAnsiTheme="majorBidi" w:cstheme="majorBidi"/>
              <w:sz w:val="24"/>
              <w:szCs w:val="24"/>
              <w:lang w:val="en-US"/>
            </w:rPr>
          </w:rPrChange>
        </w:rPr>
        <w:t xml:space="preserve">allows access through materials that </w:t>
      </w:r>
      <w:r w:rsidR="00EA3A58" w:rsidRPr="008E7348">
        <w:rPr>
          <w:rFonts w:asciiTheme="minorBidi" w:eastAsia="Times New Roman" w:hAnsiTheme="minorBidi" w:cstheme="minorBidi"/>
          <w:sz w:val="24"/>
          <w:szCs w:val="24"/>
          <w:lang w:val="en-US"/>
          <w:rPrChange w:id="941" w:author="יוני גרינברג" w:date="2025-12-21T15:14:00Z" w16du:dateUtc="2025-12-21T13:14:00Z">
            <w:rPr>
              <w:rFonts w:asciiTheme="majorBidi" w:eastAsia="Times New Roman" w:hAnsiTheme="majorBidi" w:cstheme="majorBidi"/>
              <w:sz w:val="24"/>
              <w:szCs w:val="24"/>
              <w:lang w:val="en-US"/>
            </w:rPr>
          </w:rPrChange>
        </w:rPr>
        <w:t>therefore</w:t>
      </w:r>
      <w:r w:rsidR="00D5341B" w:rsidRPr="008E7348">
        <w:rPr>
          <w:rFonts w:asciiTheme="minorBidi" w:eastAsia="Times New Roman" w:hAnsiTheme="minorBidi" w:cstheme="minorBidi"/>
          <w:sz w:val="24"/>
          <w:szCs w:val="24"/>
          <w:lang w:val="en-US"/>
          <w:rPrChange w:id="942" w:author="יוני גרינברג" w:date="2025-12-21T15:14:00Z" w16du:dateUtc="2025-12-21T13:14:00Z">
            <w:rPr>
              <w:rFonts w:asciiTheme="majorBidi" w:eastAsia="Times New Roman" w:hAnsiTheme="majorBidi" w:cstheme="majorBidi"/>
              <w:sz w:val="24"/>
              <w:szCs w:val="24"/>
              <w:lang w:val="en-US"/>
            </w:rPr>
          </w:rPrChange>
        </w:rPr>
        <w:t xml:space="preserve"> thereby</w:t>
      </w:r>
      <w:r w:rsidRPr="008E7348">
        <w:rPr>
          <w:rFonts w:asciiTheme="minorBidi" w:eastAsia="Times New Roman" w:hAnsiTheme="minorBidi" w:cstheme="minorBidi"/>
          <w:sz w:val="24"/>
          <w:szCs w:val="24"/>
          <w:lang w:val="en-US"/>
          <w:rPrChange w:id="943" w:author="יוני גרינברג" w:date="2025-12-21T15:14:00Z" w16du:dateUtc="2025-12-21T13:14:00Z">
            <w:rPr>
              <w:rFonts w:asciiTheme="majorBidi" w:eastAsia="Times New Roman" w:hAnsiTheme="majorBidi" w:cstheme="majorBidi"/>
              <w:sz w:val="24"/>
              <w:szCs w:val="24"/>
              <w:lang w:val="en-US"/>
            </w:rPr>
          </w:rPrChange>
        </w:rPr>
        <w:t xml:space="preserve"> be applied to transfer information where RF is lacking.</w:t>
      </w:r>
    </w:p>
    <w:p w14:paraId="19340729" w14:textId="74CFB210" w:rsidR="00BD16DC" w:rsidRPr="008E7348" w:rsidRDefault="00C7700C" w:rsidP="005B1BB6">
      <w:pPr>
        <w:shd w:val="clear" w:color="auto" w:fill="FFFFFF"/>
        <w:spacing w:after="100"/>
        <w:ind w:left="1800" w:right="580" w:hanging="360"/>
        <w:rPr>
          <w:rFonts w:asciiTheme="minorBidi" w:eastAsia="Times New Roman" w:hAnsiTheme="minorBidi" w:cstheme="minorBidi"/>
          <w:sz w:val="24"/>
          <w:szCs w:val="24"/>
          <w:lang w:val="en-US"/>
          <w:rPrChange w:id="944" w:author="יוני גרינברג" w:date="2025-12-21T15:14:00Z" w16du:dateUtc="2025-12-21T13:14:00Z">
            <w:rPr>
              <w:rFonts w:asciiTheme="majorBidi" w:eastAsia="Times New Roman" w:hAnsiTheme="majorBidi" w:cstheme="majorBidi"/>
              <w:sz w:val="24"/>
              <w:szCs w:val="24"/>
              <w:lang w:val="en-US"/>
            </w:rPr>
          </w:rPrChange>
        </w:rPr>
      </w:pPr>
      <w:r w:rsidRPr="008E7348">
        <w:rPr>
          <w:rFonts w:asciiTheme="minorBidi" w:eastAsia="Times New Roman" w:hAnsiTheme="minorBidi" w:cstheme="minorBidi"/>
          <w:sz w:val="24"/>
          <w:szCs w:val="24"/>
          <w:lang w:val="en-US"/>
          <w:rPrChange w:id="945" w:author="יוני גרינברג" w:date="2025-12-21T15:14:00Z" w16du:dateUtc="2025-12-21T13:14:00Z">
            <w:rPr>
              <w:rFonts w:asciiTheme="majorBidi" w:eastAsia="Times New Roman" w:hAnsiTheme="majorBidi" w:cstheme="majorBidi"/>
              <w:sz w:val="24"/>
              <w:szCs w:val="24"/>
              <w:lang w:val="en-US"/>
            </w:rPr>
          </w:rPrChange>
        </w:rPr>
        <w:t>e</w:t>
      </w:r>
      <w:proofErr w:type="gramStart"/>
      <w:r w:rsidRPr="008E7348">
        <w:rPr>
          <w:rFonts w:asciiTheme="minorBidi" w:eastAsia="Times New Roman" w:hAnsiTheme="minorBidi" w:cstheme="minorBidi"/>
          <w:sz w:val="24"/>
          <w:szCs w:val="24"/>
          <w:lang w:val="en-US"/>
          <w:rPrChange w:id="946" w:author="יוני גרינברג" w:date="2025-12-21T15:14:00Z" w16du:dateUtc="2025-12-21T13:14:00Z">
            <w:rPr>
              <w:rFonts w:asciiTheme="majorBidi" w:eastAsia="Times New Roman" w:hAnsiTheme="majorBidi" w:cstheme="majorBidi"/>
              <w:sz w:val="24"/>
              <w:szCs w:val="24"/>
              <w:lang w:val="en-US"/>
            </w:rPr>
          </w:rPrChange>
        </w:rPr>
        <w:t xml:space="preserve">.  </w:t>
      </w:r>
      <w:r w:rsidRPr="008E7348">
        <w:rPr>
          <w:rFonts w:asciiTheme="minorBidi" w:eastAsia="Times New Roman" w:hAnsiTheme="minorBidi" w:cstheme="minorBidi"/>
          <w:sz w:val="24"/>
          <w:szCs w:val="24"/>
          <w:lang w:val="en-US"/>
          <w:rPrChange w:id="947" w:author="יוני גרינברג" w:date="2025-12-21T15:14:00Z" w16du:dateUtc="2025-12-21T13:14:00Z">
            <w:rPr>
              <w:rFonts w:asciiTheme="majorBidi" w:eastAsia="Times New Roman" w:hAnsiTheme="majorBidi" w:cstheme="majorBidi"/>
              <w:sz w:val="24"/>
              <w:szCs w:val="24"/>
              <w:lang w:val="en-US"/>
            </w:rPr>
          </w:rPrChange>
        </w:rPr>
        <w:tab/>
      </w:r>
      <w:proofErr w:type="gramEnd"/>
      <w:r w:rsidR="005B1BB6" w:rsidRPr="008E7348">
        <w:rPr>
          <w:rFonts w:asciiTheme="minorBidi" w:eastAsia="Times New Roman" w:hAnsiTheme="minorBidi" w:cstheme="minorBidi"/>
          <w:sz w:val="24"/>
          <w:szCs w:val="24"/>
          <w:lang w:val="en-US"/>
          <w:rPrChange w:id="948" w:author="יוני גרינברג" w:date="2025-12-21T15:14:00Z" w16du:dateUtc="2025-12-21T13:14:00Z">
            <w:rPr>
              <w:rFonts w:asciiTheme="majorBidi" w:eastAsia="Times New Roman" w:hAnsiTheme="majorBidi" w:cstheme="majorBidi"/>
              <w:sz w:val="24"/>
              <w:szCs w:val="24"/>
              <w:lang w:val="en-US"/>
            </w:rPr>
          </w:rPrChange>
        </w:rPr>
        <w:t>Ease of Integration</w:t>
      </w:r>
      <w:r w:rsidRPr="008E7348">
        <w:rPr>
          <w:rFonts w:asciiTheme="minorBidi" w:eastAsia="Times New Roman" w:hAnsiTheme="minorBidi" w:cstheme="minorBidi"/>
          <w:sz w:val="24"/>
          <w:szCs w:val="24"/>
          <w:lang w:val="en-US"/>
          <w:rPrChange w:id="949" w:author="יוני גרינברג" w:date="2025-12-21T15:14:00Z" w16du:dateUtc="2025-12-21T13:14:00Z">
            <w:rPr>
              <w:rFonts w:asciiTheme="majorBidi" w:eastAsia="Times New Roman" w:hAnsiTheme="majorBidi" w:cstheme="majorBidi"/>
              <w:sz w:val="24"/>
              <w:szCs w:val="24"/>
              <w:lang w:val="en-US"/>
            </w:rPr>
          </w:rPrChange>
        </w:rPr>
        <w:t>: since the requirement for operations are so minimal the technology can be implemented on different platforms much more easily than other technologies.</w:t>
      </w:r>
    </w:p>
    <w:p w14:paraId="7C0370DB" w14:textId="1401899C" w:rsidR="00BD16DC" w:rsidRPr="008E7348" w:rsidRDefault="00BD16DC">
      <w:pPr>
        <w:shd w:val="clear" w:color="auto" w:fill="FFFFFF"/>
        <w:spacing w:after="100"/>
        <w:ind w:right="580"/>
        <w:rPr>
          <w:rFonts w:asciiTheme="minorBidi" w:eastAsia="Times New Roman" w:hAnsiTheme="minorBidi" w:cstheme="minorBidi"/>
          <w:sz w:val="24"/>
          <w:szCs w:val="24"/>
          <w:lang w:val="en-US"/>
          <w:rPrChange w:id="950" w:author="יוני גרינברג" w:date="2025-12-21T15:14:00Z" w16du:dateUtc="2025-12-21T13:14:00Z">
            <w:rPr>
              <w:rFonts w:asciiTheme="majorBidi" w:eastAsia="Times New Roman" w:hAnsiTheme="majorBidi" w:cstheme="majorBidi"/>
              <w:sz w:val="24"/>
              <w:szCs w:val="24"/>
              <w:lang w:val="en-US"/>
            </w:rPr>
          </w:rPrChange>
        </w:rPr>
      </w:pPr>
    </w:p>
    <w:p w14:paraId="2B0D6DE8" w14:textId="038E459F" w:rsidR="00BD16DC" w:rsidRPr="008E7348" w:rsidDel="001F5E0B" w:rsidRDefault="00C7700C">
      <w:pPr>
        <w:spacing w:before="240" w:after="240"/>
        <w:ind w:left="800"/>
        <w:rPr>
          <w:del w:id="951" w:author="אלנה רווה" w:date="2025-12-18T13:32:00Z" w16du:dateUtc="2025-12-18T11:32:00Z"/>
          <w:rFonts w:asciiTheme="minorBidi" w:hAnsiTheme="minorBidi" w:cstheme="minorBidi"/>
          <w:b/>
          <w:bCs/>
          <w:lang w:val="en-US"/>
          <w:rPrChange w:id="952" w:author="יוני גרינברג" w:date="2025-12-21T15:14:00Z" w16du:dateUtc="2025-12-21T13:14:00Z">
            <w:rPr>
              <w:del w:id="953" w:author="אלנה רווה" w:date="2025-12-18T13:32:00Z" w16du:dateUtc="2025-12-18T11:32:00Z"/>
              <w:b/>
              <w:bCs/>
              <w:lang w:val="en-US"/>
            </w:rPr>
          </w:rPrChange>
        </w:rPr>
      </w:pPr>
      <w:r w:rsidRPr="008E7348">
        <w:rPr>
          <w:rFonts w:asciiTheme="minorBidi" w:hAnsiTheme="minorBidi" w:cstheme="minorBidi"/>
          <w:b/>
          <w:bCs/>
          <w:lang w:val="en-US"/>
          <w:rPrChange w:id="954" w:author="יוני גרינברג" w:date="2025-12-21T15:14:00Z" w16du:dateUtc="2025-12-21T13:14:00Z">
            <w:rPr>
              <w:b/>
              <w:bCs/>
              <w:lang w:val="en-US"/>
            </w:rPr>
          </w:rPrChange>
        </w:rPr>
        <w:t xml:space="preserve"> </w:t>
      </w:r>
    </w:p>
    <w:p w14:paraId="5C792D1D" w14:textId="0411A282" w:rsidR="00904544" w:rsidRPr="008E7348" w:rsidDel="001F5E0B" w:rsidRDefault="00904544">
      <w:pPr>
        <w:spacing w:before="240" w:after="240"/>
        <w:ind w:left="800"/>
        <w:rPr>
          <w:del w:id="955" w:author="אלנה רווה" w:date="2025-12-18T13:32:00Z" w16du:dateUtc="2025-12-18T11:32:00Z"/>
          <w:rFonts w:asciiTheme="minorBidi" w:hAnsiTheme="minorBidi" w:cstheme="minorBidi"/>
          <w:b/>
          <w:bCs/>
          <w:lang w:val="en-US"/>
          <w:rPrChange w:id="956" w:author="יוני גרינברג" w:date="2025-12-21T15:14:00Z" w16du:dateUtc="2025-12-21T13:14:00Z">
            <w:rPr>
              <w:del w:id="957" w:author="אלנה רווה" w:date="2025-12-18T13:32:00Z" w16du:dateUtc="2025-12-18T11:32:00Z"/>
              <w:b/>
              <w:bCs/>
              <w:lang w:val="en-US"/>
            </w:rPr>
          </w:rPrChange>
        </w:rPr>
      </w:pPr>
    </w:p>
    <w:p w14:paraId="6A4CB669" w14:textId="3393FC1E" w:rsidR="00904544" w:rsidRPr="008E7348" w:rsidDel="001F5E0B" w:rsidRDefault="00904544">
      <w:pPr>
        <w:spacing w:before="240" w:after="240"/>
        <w:ind w:left="800"/>
        <w:rPr>
          <w:del w:id="958" w:author="אלנה רווה" w:date="2025-12-18T13:32:00Z" w16du:dateUtc="2025-12-18T11:32:00Z"/>
          <w:rFonts w:asciiTheme="minorBidi" w:hAnsiTheme="minorBidi" w:cstheme="minorBidi"/>
          <w:b/>
          <w:bCs/>
          <w:lang w:val="en-US"/>
          <w:rPrChange w:id="959" w:author="יוני גרינברג" w:date="2025-12-21T15:14:00Z" w16du:dateUtc="2025-12-21T13:14:00Z">
            <w:rPr>
              <w:del w:id="960" w:author="אלנה רווה" w:date="2025-12-18T13:32:00Z" w16du:dateUtc="2025-12-18T11:32:00Z"/>
              <w:b/>
              <w:bCs/>
              <w:lang w:val="en-US"/>
            </w:rPr>
          </w:rPrChange>
        </w:rPr>
      </w:pPr>
    </w:p>
    <w:p w14:paraId="48FC94CC" w14:textId="4F3BC8CA" w:rsidR="00904544" w:rsidRPr="008E7348" w:rsidDel="001F5E0B" w:rsidRDefault="00904544">
      <w:pPr>
        <w:spacing w:before="240" w:after="240"/>
        <w:ind w:left="800"/>
        <w:rPr>
          <w:del w:id="961" w:author="אלנה רווה" w:date="2025-12-18T13:32:00Z" w16du:dateUtc="2025-12-18T11:32:00Z"/>
          <w:rFonts w:asciiTheme="minorBidi" w:hAnsiTheme="minorBidi" w:cstheme="minorBidi"/>
          <w:b/>
          <w:bCs/>
          <w:lang w:val="en-US"/>
          <w:rPrChange w:id="962" w:author="יוני גרינברג" w:date="2025-12-21T15:14:00Z" w16du:dateUtc="2025-12-21T13:14:00Z">
            <w:rPr>
              <w:del w:id="963" w:author="אלנה רווה" w:date="2025-12-18T13:32:00Z" w16du:dateUtc="2025-12-18T11:32:00Z"/>
              <w:b/>
              <w:bCs/>
              <w:lang w:val="en-US"/>
            </w:rPr>
          </w:rPrChange>
        </w:rPr>
      </w:pPr>
    </w:p>
    <w:p w14:paraId="5525DCC2" w14:textId="4392C892" w:rsidR="00904544" w:rsidRPr="008E7348" w:rsidDel="001F5E0B" w:rsidRDefault="00904544">
      <w:pPr>
        <w:spacing w:before="240" w:after="240"/>
        <w:ind w:left="800"/>
        <w:rPr>
          <w:del w:id="964" w:author="אלנה רווה" w:date="2025-12-18T13:32:00Z" w16du:dateUtc="2025-12-18T11:32:00Z"/>
          <w:rFonts w:asciiTheme="minorBidi" w:hAnsiTheme="minorBidi" w:cstheme="minorBidi"/>
          <w:b/>
          <w:bCs/>
          <w:lang w:val="en-US"/>
          <w:rPrChange w:id="965" w:author="יוני גרינברג" w:date="2025-12-21T15:14:00Z" w16du:dateUtc="2025-12-21T13:14:00Z">
            <w:rPr>
              <w:del w:id="966" w:author="אלנה רווה" w:date="2025-12-18T13:32:00Z" w16du:dateUtc="2025-12-18T11:32:00Z"/>
              <w:b/>
              <w:bCs/>
              <w:lang w:val="en-US"/>
            </w:rPr>
          </w:rPrChange>
        </w:rPr>
      </w:pPr>
    </w:p>
    <w:p w14:paraId="08F3D4F1" w14:textId="7125650C" w:rsidR="00904544" w:rsidRPr="008E7348" w:rsidDel="001F5E0B" w:rsidRDefault="00904544">
      <w:pPr>
        <w:spacing w:before="240" w:after="240"/>
        <w:ind w:left="800"/>
        <w:rPr>
          <w:del w:id="967" w:author="אלנה רווה" w:date="2025-12-18T13:32:00Z" w16du:dateUtc="2025-12-18T11:32:00Z"/>
          <w:rFonts w:asciiTheme="minorBidi" w:hAnsiTheme="minorBidi" w:cstheme="minorBidi"/>
          <w:b/>
          <w:bCs/>
          <w:lang w:val="en-US"/>
          <w:rPrChange w:id="968" w:author="יוני גרינברג" w:date="2025-12-21T15:14:00Z" w16du:dateUtc="2025-12-21T13:14:00Z">
            <w:rPr>
              <w:del w:id="969" w:author="אלנה רווה" w:date="2025-12-18T13:32:00Z" w16du:dateUtc="2025-12-18T11:32:00Z"/>
              <w:b/>
              <w:bCs/>
              <w:lang w:val="en-US"/>
            </w:rPr>
          </w:rPrChange>
        </w:rPr>
      </w:pPr>
    </w:p>
    <w:p w14:paraId="1C96E5C6" w14:textId="42A27FA9" w:rsidR="00904544" w:rsidRPr="008E7348" w:rsidDel="001F5E0B" w:rsidRDefault="00904544">
      <w:pPr>
        <w:spacing w:before="240" w:after="240"/>
        <w:ind w:left="800"/>
        <w:rPr>
          <w:del w:id="970" w:author="אלנה רווה" w:date="2025-12-18T13:32:00Z" w16du:dateUtc="2025-12-18T11:32:00Z"/>
          <w:rFonts w:asciiTheme="minorBidi" w:hAnsiTheme="minorBidi" w:cstheme="minorBidi"/>
          <w:b/>
          <w:bCs/>
          <w:lang w:val="en-US"/>
          <w:rPrChange w:id="971" w:author="יוני גרינברג" w:date="2025-12-21T15:14:00Z" w16du:dateUtc="2025-12-21T13:14:00Z">
            <w:rPr>
              <w:del w:id="972" w:author="אלנה רווה" w:date="2025-12-18T13:32:00Z" w16du:dateUtc="2025-12-18T11:32:00Z"/>
              <w:b/>
              <w:bCs/>
              <w:lang w:val="en-US"/>
            </w:rPr>
          </w:rPrChange>
        </w:rPr>
      </w:pPr>
    </w:p>
    <w:p w14:paraId="6EBC0B63" w14:textId="6F084B70" w:rsidR="00904544" w:rsidRPr="008E7348" w:rsidDel="001F5E0B" w:rsidRDefault="00904544">
      <w:pPr>
        <w:spacing w:before="240" w:after="240"/>
        <w:ind w:left="800"/>
        <w:rPr>
          <w:del w:id="973" w:author="אלנה רווה" w:date="2025-12-18T13:32:00Z" w16du:dateUtc="2025-12-18T11:32:00Z"/>
          <w:rFonts w:asciiTheme="minorBidi" w:hAnsiTheme="minorBidi" w:cstheme="minorBidi"/>
          <w:b/>
          <w:bCs/>
          <w:lang w:val="en-US"/>
          <w:rPrChange w:id="974" w:author="יוני גרינברג" w:date="2025-12-21T15:14:00Z" w16du:dateUtc="2025-12-21T13:14:00Z">
            <w:rPr>
              <w:del w:id="975" w:author="אלנה רווה" w:date="2025-12-18T13:32:00Z" w16du:dateUtc="2025-12-18T11:32:00Z"/>
              <w:b/>
              <w:bCs/>
              <w:lang w:val="en-US"/>
            </w:rPr>
          </w:rPrChange>
        </w:rPr>
      </w:pPr>
    </w:p>
    <w:p w14:paraId="166684DA" w14:textId="2C42E7BF" w:rsidR="00904544" w:rsidRPr="008E7348" w:rsidDel="001F5E0B" w:rsidRDefault="00904544">
      <w:pPr>
        <w:spacing w:before="240" w:after="240"/>
        <w:ind w:left="800"/>
        <w:rPr>
          <w:del w:id="976" w:author="אלנה רווה" w:date="2025-12-18T13:32:00Z" w16du:dateUtc="2025-12-18T11:32:00Z"/>
          <w:rFonts w:asciiTheme="minorBidi" w:hAnsiTheme="minorBidi" w:cstheme="minorBidi"/>
          <w:b/>
          <w:bCs/>
          <w:lang w:val="en-US"/>
          <w:rPrChange w:id="977" w:author="יוני גרינברג" w:date="2025-12-21T15:14:00Z" w16du:dateUtc="2025-12-21T13:14:00Z">
            <w:rPr>
              <w:del w:id="978" w:author="אלנה רווה" w:date="2025-12-18T13:32:00Z" w16du:dateUtc="2025-12-18T11:32:00Z"/>
              <w:b/>
              <w:bCs/>
              <w:lang w:val="en-US"/>
            </w:rPr>
          </w:rPrChange>
        </w:rPr>
      </w:pPr>
    </w:p>
    <w:p w14:paraId="1AA5BC5F" w14:textId="1DC15F22" w:rsidR="00904544" w:rsidRPr="008E7348" w:rsidDel="001F5E0B" w:rsidRDefault="00904544">
      <w:pPr>
        <w:spacing w:before="240" w:after="240"/>
        <w:ind w:left="800"/>
        <w:rPr>
          <w:del w:id="979" w:author="אלנה רווה" w:date="2025-12-18T13:32:00Z" w16du:dateUtc="2025-12-18T11:32:00Z"/>
          <w:rFonts w:asciiTheme="minorBidi" w:hAnsiTheme="minorBidi" w:cstheme="minorBidi"/>
          <w:b/>
          <w:bCs/>
          <w:lang w:val="en-US"/>
          <w:rPrChange w:id="980" w:author="יוני גרינברג" w:date="2025-12-21T15:14:00Z" w16du:dateUtc="2025-12-21T13:14:00Z">
            <w:rPr>
              <w:del w:id="981" w:author="אלנה רווה" w:date="2025-12-18T13:32:00Z" w16du:dateUtc="2025-12-18T11:32:00Z"/>
              <w:b/>
              <w:bCs/>
              <w:lang w:val="en-US"/>
            </w:rPr>
          </w:rPrChange>
        </w:rPr>
      </w:pPr>
    </w:p>
    <w:p w14:paraId="63C4623E" w14:textId="1E6B5F8A" w:rsidR="00904544" w:rsidRPr="008E7348" w:rsidDel="001F5E0B" w:rsidRDefault="00904544">
      <w:pPr>
        <w:spacing w:before="240" w:after="240"/>
        <w:ind w:left="800"/>
        <w:rPr>
          <w:del w:id="982" w:author="אלנה רווה" w:date="2025-12-18T13:32:00Z" w16du:dateUtc="2025-12-18T11:32:00Z"/>
          <w:rFonts w:asciiTheme="minorBidi" w:hAnsiTheme="minorBidi" w:cstheme="minorBidi"/>
          <w:b/>
          <w:bCs/>
          <w:lang w:val="en-US"/>
          <w:rPrChange w:id="983" w:author="יוני גרינברג" w:date="2025-12-21T15:14:00Z" w16du:dateUtc="2025-12-21T13:14:00Z">
            <w:rPr>
              <w:del w:id="984" w:author="אלנה רווה" w:date="2025-12-18T13:32:00Z" w16du:dateUtc="2025-12-18T11:32:00Z"/>
              <w:b/>
              <w:bCs/>
              <w:lang w:val="en-US"/>
            </w:rPr>
          </w:rPrChange>
        </w:rPr>
      </w:pPr>
    </w:p>
    <w:p w14:paraId="1EC8ACF5" w14:textId="183CEFDA" w:rsidR="00904544" w:rsidRPr="008E7348" w:rsidDel="001F5E0B" w:rsidRDefault="00904544">
      <w:pPr>
        <w:spacing w:before="240" w:after="240"/>
        <w:ind w:left="800"/>
        <w:rPr>
          <w:del w:id="985" w:author="אלנה רווה" w:date="2025-12-18T13:32:00Z" w16du:dateUtc="2025-12-18T11:32:00Z"/>
          <w:rFonts w:asciiTheme="minorBidi" w:hAnsiTheme="minorBidi" w:cstheme="minorBidi"/>
          <w:b/>
          <w:bCs/>
          <w:lang w:val="en-US"/>
          <w:rPrChange w:id="986" w:author="יוני גרינברג" w:date="2025-12-21T15:14:00Z" w16du:dateUtc="2025-12-21T13:14:00Z">
            <w:rPr>
              <w:del w:id="987" w:author="אלנה רווה" w:date="2025-12-18T13:32:00Z" w16du:dateUtc="2025-12-18T11:32:00Z"/>
              <w:b/>
              <w:bCs/>
              <w:lang w:val="en-US"/>
            </w:rPr>
          </w:rPrChange>
        </w:rPr>
      </w:pPr>
    </w:p>
    <w:p w14:paraId="3D05C2EF" w14:textId="77777777" w:rsidR="00904544" w:rsidRPr="008E7348" w:rsidRDefault="00904544" w:rsidP="001F5E0B">
      <w:pPr>
        <w:spacing w:before="240" w:after="240"/>
        <w:ind w:left="800"/>
        <w:rPr>
          <w:rFonts w:asciiTheme="minorBidi" w:hAnsiTheme="minorBidi" w:cstheme="minorBidi"/>
          <w:b/>
          <w:bCs/>
          <w:lang w:val="en-US"/>
          <w:rPrChange w:id="988" w:author="יוני גרינברג" w:date="2025-12-21T15:14:00Z" w16du:dateUtc="2025-12-21T13:14:00Z">
            <w:rPr>
              <w:b/>
              <w:bCs/>
              <w:lang w:val="en-US"/>
            </w:rPr>
          </w:rPrChange>
        </w:rPr>
      </w:pPr>
    </w:p>
    <w:p w14:paraId="0056A251" w14:textId="77777777" w:rsidR="00904544" w:rsidRPr="008E7348" w:rsidRDefault="00904544">
      <w:pPr>
        <w:spacing w:before="240" w:after="240"/>
        <w:ind w:left="800"/>
        <w:rPr>
          <w:rFonts w:asciiTheme="minorBidi" w:hAnsiTheme="minorBidi" w:cstheme="minorBidi"/>
          <w:b/>
          <w:bCs/>
          <w:lang w:val="en-US"/>
          <w:rPrChange w:id="989" w:author="יוני גרינברג" w:date="2025-12-21T15:14:00Z" w16du:dateUtc="2025-12-21T13:14:00Z">
            <w:rPr>
              <w:b/>
              <w:bCs/>
              <w:lang w:val="en-US"/>
            </w:rPr>
          </w:rPrChange>
        </w:rPr>
      </w:pPr>
    </w:p>
    <w:p w14:paraId="2CE96017" w14:textId="77777777" w:rsidR="00904544" w:rsidRPr="008E7348" w:rsidRDefault="00904544">
      <w:pPr>
        <w:spacing w:before="240" w:after="240"/>
        <w:ind w:left="800"/>
        <w:rPr>
          <w:rFonts w:asciiTheme="minorBidi" w:hAnsiTheme="minorBidi" w:cstheme="minorBidi"/>
          <w:b/>
          <w:bCs/>
          <w:lang w:val="en-US"/>
          <w:rPrChange w:id="990" w:author="יוני גרינברג" w:date="2025-12-21T15:14:00Z" w16du:dateUtc="2025-12-21T13:14:00Z">
            <w:rPr>
              <w:b/>
              <w:bCs/>
              <w:lang w:val="en-US"/>
            </w:rPr>
          </w:rPrChange>
        </w:rPr>
      </w:pPr>
    </w:p>
    <w:p w14:paraId="3D3E29EF" w14:textId="77777777" w:rsidR="00BD16DC" w:rsidRPr="008E7348" w:rsidRDefault="00C7700C">
      <w:pPr>
        <w:spacing w:before="240" w:after="240"/>
        <w:ind w:left="720" w:hanging="360"/>
        <w:rPr>
          <w:rFonts w:asciiTheme="minorBidi" w:hAnsiTheme="minorBidi" w:cstheme="minorBidi"/>
          <w:b/>
          <w:bCs/>
          <w:sz w:val="32"/>
          <w:szCs w:val="32"/>
          <w:lang w:val="en-US"/>
          <w:rPrChange w:id="991" w:author="יוני גרינברג" w:date="2025-12-21T15:14:00Z" w16du:dateUtc="2025-12-21T13:14:00Z">
            <w:rPr>
              <w:b/>
              <w:bCs/>
              <w:lang w:val="en-US"/>
            </w:rPr>
          </w:rPrChange>
        </w:rPr>
      </w:pPr>
      <w:r w:rsidRPr="008E7348">
        <w:rPr>
          <w:rFonts w:asciiTheme="minorBidi" w:hAnsiTheme="minorBidi" w:cstheme="minorBidi"/>
          <w:b/>
          <w:bCs/>
          <w:sz w:val="46"/>
          <w:szCs w:val="46"/>
          <w:lang w:val="en-US"/>
          <w:rPrChange w:id="992" w:author="יוני גרינברג" w:date="2025-12-21T15:14:00Z" w16du:dateUtc="2025-12-21T13:14:00Z">
            <w:rPr>
              <w:b/>
              <w:bCs/>
              <w:lang w:val="en-US"/>
            </w:rPr>
          </w:rPrChange>
        </w:rPr>
        <w:t>3</w:t>
      </w:r>
      <w:proofErr w:type="gramStart"/>
      <w:r w:rsidRPr="008E7348">
        <w:rPr>
          <w:rFonts w:asciiTheme="minorBidi" w:hAnsiTheme="minorBidi" w:cstheme="minorBidi"/>
          <w:b/>
          <w:bCs/>
          <w:sz w:val="46"/>
          <w:szCs w:val="46"/>
          <w:lang w:val="en-US"/>
          <w:rPrChange w:id="993" w:author="יוני גרינברג" w:date="2025-12-21T15:14:00Z" w16du:dateUtc="2025-12-21T13:14:00Z">
            <w:rPr>
              <w:b/>
              <w:bCs/>
              <w:lang w:val="en-US"/>
            </w:rPr>
          </w:rPrChange>
        </w:rPr>
        <w:t>.</w:t>
      </w:r>
      <w:r w:rsidRPr="008E7348">
        <w:rPr>
          <w:rFonts w:asciiTheme="minorBidi" w:hAnsiTheme="minorBidi" w:cstheme="minorBidi"/>
          <w:sz w:val="14"/>
          <w:szCs w:val="14"/>
          <w:lang w:val="en-US"/>
          <w:rPrChange w:id="994" w:author="יוני גרינברג" w:date="2025-12-21T15:14:00Z" w16du:dateUtc="2025-12-21T13:14:00Z">
            <w:rPr>
              <w:sz w:val="14"/>
              <w:szCs w:val="14"/>
              <w:lang w:val="en-US"/>
            </w:rPr>
          </w:rPrChange>
        </w:rPr>
        <w:t xml:space="preserve">  </w:t>
      </w:r>
      <w:r w:rsidRPr="008E7348">
        <w:rPr>
          <w:rFonts w:asciiTheme="minorBidi" w:hAnsiTheme="minorBidi" w:cstheme="minorBidi"/>
          <w:sz w:val="14"/>
          <w:szCs w:val="14"/>
          <w:lang w:val="en-US"/>
          <w:rPrChange w:id="995" w:author="יוני גרינברג" w:date="2025-12-21T15:14:00Z" w16du:dateUtc="2025-12-21T13:14:00Z">
            <w:rPr>
              <w:sz w:val="14"/>
              <w:szCs w:val="14"/>
              <w:lang w:val="en-US"/>
            </w:rPr>
          </w:rPrChange>
        </w:rPr>
        <w:tab/>
      </w:r>
      <w:proofErr w:type="gramEnd"/>
      <w:r w:rsidRPr="008E7348">
        <w:rPr>
          <w:rFonts w:asciiTheme="minorBidi" w:hAnsiTheme="minorBidi" w:cstheme="minorBidi"/>
          <w:b/>
          <w:bCs/>
          <w:sz w:val="32"/>
          <w:szCs w:val="32"/>
          <w:lang w:val="en-US"/>
          <w:rPrChange w:id="996" w:author="יוני גרינברג" w:date="2025-12-21T15:14:00Z" w16du:dateUtc="2025-12-21T13:14:00Z">
            <w:rPr>
              <w:b/>
              <w:bCs/>
              <w:lang w:val="en-US"/>
            </w:rPr>
          </w:rPrChange>
        </w:rPr>
        <w:t>GENERAL STEPS OF IMPLEMENTATION</w:t>
      </w:r>
    </w:p>
    <w:p w14:paraId="539E89EF"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997"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998" w:author="יוני גרינברג" w:date="2025-12-21T15:14:00Z" w16du:dateUtc="2025-12-21T13:14:00Z">
            <w:rPr>
              <w:rFonts w:ascii="Times New Roman" w:eastAsia="Times New Roman" w:hAnsi="Times New Roman" w:cs="Times New Roman"/>
              <w:sz w:val="24"/>
              <w:szCs w:val="24"/>
              <w:lang w:val="en-US"/>
            </w:rPr>
          </w:rPrChange>
        </w:rPr>
        <w:t>The implementation leverages the principle of Data-over-Sound, utilizing existing device hardware (microphone and speaker) to exchange data.</w:t>
      </w:r>
    </w:p>
    <w:p w14:paraId="041E8146"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999"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00"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2152200A" w14:textId="432FFCAF"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00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02" w:author="יוני גרינברג" w:date="2025-12-21T15:14:00Z" w16du:dateUtc="2025-12-21T13:14:00Z">
            <w:rPr>
              <w:rFonts w:ascii="Times New Roman" w:eastAsia="Times New Roman" w:hAnsi="Times New Roman" w:cs="Times New Roman"/>
              <w:sz w:val="24"/>
              <w:szCs w:val="24"/>
              <w:lang w:val="en-US"/>
            </w:rPr>
          </w:rPrChange>
        </w:rPr>
        <w:t>3.1. Data Encoding (FSK):</w:t>
      </w:r>
      <w:r w:rsidR="001B0D63" w:rsidRPr="008E7348">
        <w:rPr>
          <w:rFonts w:asciiTheme="minorBidi" w:eastAsia="Times New Roman" w:hAnsiTheme="minorBidi" w:cstheme="minorBidi"/>
          <w:sz w:val="24"/>
          <w:szCs w:val="24"/>
          <w:lang w:val="en-US"/>
          <w:rPrChange w:id="1003" w:author="יוני גרינברג" w:date="2025-12-21T15:14:00Z" w16du:dateUtc="2025-12-21T13:14:00Z">
            <w:rPr>
              <w:rFonts w:ascii="Times New Roman" w:eastAsia="Times New Roman" w:hAnsi="Times New Roman" w:cs="Times New Roman"/>
              <w:sz w:val="24"/>
              <w:szCs w:val="24"/>
              <w:lang w:val="en-US"/>
            </w:rPr>
          </w:rPrChange>
        </w:rPr>
        <w:t>[1][2]</w:t>
      </w:r>
    </w:p>
    <w:p w14:paraId="66A3EFA7"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00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05" w:author="יוני גרינברג" w:date="2025-12-21T15:14:00Z" w16du:dateUtc="2025-12-21T13:14:00Z">
            <w:rPr>
              <w:rFonts w:ascii="Times New Roman" w:eastAsia="Times New Roman" w:hAnsi="Times New Roman" w:cs="Times New Roman"/>
              <w:sz w:val="24"/>
              <w:szCs w:val="24"/>
              <w:lang w:val="en-US"/>
            </w:rPr>
          </w:rPrChange>
        </w:rPr>
        <w:t>The application uses Frequency-Shift Keying (FSK) to encode binary data onto ultrasonic sound waves.</w:t>
      </w:r>
    </w:p>
    <w:p w14:paraId="3A2DD992"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006"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07" w:author="יוני גרינברג" w:date="2025-12-21T15:14:00Z" w16du:dateUtc="2025-12-21T13:14:00Z">
            <w:rPr>
              <w:rFonts w:ascii="Times New Roman" w:eastAsia="Times New Roman" w:hAnsi="Times New Roman" w:cs="Times New Roman"/>
              <w:sz w:val="24"/>
              <w:szCs w:val="24"/>
              <w:lang w:val="en-US"/>
            </w:rPr>
          </w:rPrChange>
        </w:rPr>
        <w:t>Frequency Shift Keying (FSK) is a digital modulation technique extensively utilized in modern telecommunications and data transmission systems. It involves changing the frequency of a carrier signal to carry information.</w:t>
      </w:r>
    </w:p>
    <w:p w14:paraId="0C009234"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008"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09" w:author="יוני גרינברג" w:date="2025-12-21T15:14:00Z" w16du:dateUtc="2025-12-21T13:14:00Z">
            <w:rPr>
              <w:rFonts w:ascii="Times New Roman" w:eastAsia="Times New Roman" w:hAnsi="Times New Roman" w:cs="Times New Roman"/>
              <w:sz w:val="24"/>
              <w:szCs w:val="24"/>
              <w:lang w:val="en-US"/>
            </w:rPr>
          </w:rPrChange>
        </w:rPr>
        <w:t>The simplest FSK is binary FSK (BFSK, which is also commonly referred to as 2FSK or 2-FSK), in which the carrier is shifted between two discrete frequencies to transmit binary (0s and 1s) information.</w:t>
      </w:r>
    </w:p>
    <w:p w14:paraId="0B488949" w14:textId="77777777" w:rsidR="000562F9" w:rsidRPr="008E7348" w:rsidRDefault="000562F9" w:rsidP="000562F9">
      <w:pPr>
        <w:shd w:val="clear" w:color="auto" w:fill="FFFFFF"/>
        <w:spacing w:after="120"/>
        <w:ind w:left="1080" w:right="580"/>
        <w:rPr>
          <w:rFonts w:asciiTheme="minorBidi" w:eastAsia="Times New Roman" w:hAnsiTheme="minorBidi" w:cstheme="minorBidi"/>
          <w:rPrChange w:id="1010" w:author="יוני גרינברג" w:date="2025-12-21T15:14:00Z" w16du:dateUtc="2025-12-21T13:14:00Z">
            <w:rPr>
              <w:rFonts w:ascii="Times New Roman" w:eastAsia="Times New Roman" w:hAnsi="Times New Roman" w:cs="Times New Roman"/>
            </w:rPr>
          </w:rPrChange>
        </w:rPr>
      </w:pPr>
      <w:r w:rsidRPr="008E7348">
        <w:rPr>
          <w:rFonts w:asciiTheme="minorBidi" w:eastAsia="Times New Roman" w:hAnsiTheme="minorBidi" w:cstheme="minorBidi"/>
          <w:noProof/>
          <w:rPrChange w:id="1011" w:author="יוני גרינברג" w:date="2025-12-21T15:14:00Z" w16du:dateUtc="2025-12-21T13:14:00Z">
            <w:rPr>
              <w:rFonts w:ascii="Times New Roman" w:eastAsia="Times New Roman" w:hAnsi="Times New Roman" w:cs="Times New Roman"/>
              <w:noProof/>
            </w:rPr>
          </w:rPrChange>
        </w:rPr>
        <w:drawing>
          <wp:inline distT="114300" distB="114300" distL="114300" distR="114300" wp14:anchorId="31516A8B" wp14:editId="1B711E5B">
            <wp:extent cx="4862513" cy="2962275"/>
            <wp:effectExtent l="0" t="0" r="0" b="0"/>
            <wp:docPr id="17460580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862513" cy="2962275"/>
                    </a:xfrm>
                    <a:prstGeom prst="rect">
                      <a:avLst/>
                    </a:prstGeom>
                    <a:ln/>
                  </pic:spPr>
                </pic:pic>
              </a:graphicData>
            </a:graphic>
          </wp:inline>
        </w:drawing>
      </w:r>
    </w:p>
    <w:p w14:paraId="5118288D" w14:textId="3C1D0394" w:rsidR="00B41A02" w:rsidRPr="008E7348" w:rsidDel="001F5E0B" w:rsidRDefault="007C56B1" w:rsidP="007C56B1">
      <w:pPr>
        <w:shd w:val="clear" w:color="auto" w:fill="FFFFFF"/>
        <w:spacing w:after="120"/>
        <w:ind w:left="1080" w:right="580"/>
        <w:rPr>
          <w:del w:id="1012" w:author="אלנה רווה" w:date="2025-12-18T13:32:00Z" w16du:dateUtc="2025-12-18T11:32:00Z"/>
          <w:rFonts w:asciiTheme="minorBidi" w:eastAsia="Times New Roman" w:hAnsiTheme="minorBidi" w:cstheme="minorBidi"/>
          <w:sz w:val="24"/>
          <w:szCs w:val="24"/>
          <w:lang w:val="en-US"/>
          <w:rPrChange w:id="1013" w:author="יוני גרינברג" w:date="2025-12-21T15:14:00Z" w16du:dateUtc="2025-12-21T13:14:00Z">
            <w:rPr>
              <w:del w:id="1014" w:author="אלנה רווה" w:date="2025-12-18T13:32:00Z" w16du:dateUtc="2025-12-18T11:32:00Z"/>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b/>
          <w:bCs/>
          <w:sz w:val="24"/>
          <w:szCs w:val="24"/>
          <w:lang w:val="en-US"/>
          <w:rPrChange w:id="1015" w:author="יוני גרינברג" w:date="2025-12-21T15:14:00Z" w16du:dateUtc="2025-12-21T13:14:00Z">
            <w:rPr>
              <w:rFonts w:ascii="Times New Roman" w:eastAsia="Times New Roman" w:hAnsi="Times New Roman" w:cs="Times New Roman"/>
              <w:b/>
              <w:bCs/>
              <w:sz w:val="24"/>
              <w:szCs w:val="24"/>
            </w:rPr>
          </w:rPrChange>
        </w:rPr>
        <w:t>Figure 1:</w:t>
      </w:r>
      <w:r w:rsidRPr="008E7348">
        <w:rPr>
          <w:rFonts w:asciiTheme="minorBidi" w:eastAsia="Times New Roman" w:hAnsiTheme="minorBidi" w:cstheme="minorBidi"/>
          <w:sz w:val="24"/>
          <w:szCs w:val="24"/>
          <w:lang w:val="en-US"/>
          <w:rPrChange w:id="1016" w:author="יוני גרינברג" w:date="2025-12-21T15:14:00Z" w16du:dateUtc="2025-12-21T13:14:00Z">
            <w:rPr>
              <w:rFonts w:ascii="Times New Roman" w:eastAsia="Times New Roman" w:hAnsi="Times New Roman" w:cs="Times New Roman"/>
              <w:sz w:val="24"/>
              <w:szCs w:val="24"/>
            </w:rPr>
          </w:rPrChange>
        </w:rPr>
        <w:t xml:space="preserve"> Time-domain representation of Binary Frequency-Shift Keying (BFSK) modulation, illustrating the shift between carrier frequencies</w:t>
      </w:r>
      <w:r w:rsidR="00B41A02" w:rsidRPr="008E7348">
        <w:rPr>
          <w:rFonts w:asciiTheme="minorBidi" w:eastAsia="Times New Roman" w:hAnsiTheme="minorBidi" w:cstheme="minorBidi"/>
          <w:sz w:val="24"/>
          <w:szCs w:val="24"/>
          <w:lang w:val="en-US"/>
          <w:rPrChange w:id="1017" w:author="יוני גרינברג" w:date="2025-12-21T15:14:00Z" w16du:dateUtc="2025-12-21T13:14:00Z">
            <w:rPr>
              <w:rFonts w:ascii="Times New Roman" w:eastAsia="Times New Roman" w:hAnsi="Times New Roman" w:cs="Times New Roman"/>
              <w:sz w:val="24"/>
              <w:szCs w:val="24"/>
              <w:lang w:val="en-US"/>
            </w:rPr>
          </w:rPrChange>
        </w:rPr>
        <w:t>,</w:t>
      </w:r>
    </w:p>
    <w:p w14:paraId="7147591D" w14:textId="17AEFC93" w:rsidR="007C56B1" w:rsidRPr="008E7348" w:rsidRDefault="00B41A02" w:rsidP="001F5E0B">
      <w:pPr>
        <w:shd w:val="clear" w:color="auto" w:fill="FFFFFF"/>
        <w:spacing w:after="120"/>
        <w:ind w:left="1080" w:right="580"/>
        <w:rPr>
          <w:rFonts w:asciiTheme="minorBidi" w:eastAsia="Times New Roman" w:hAnsiTheme="minorBidi" w:cstheme="minorBidi"/>
          <w:sz w:val="24"/>
          <w:szCs w:val="24"/>
          <w:lang w:val="en-US"/>
          <w:rPrChange w:id="1018"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19" w:author="יוני גרינברג" w:date="2025-12-21T15:14:00Z" w16du:dateUtc="2025-12-21T13:14:00Z">
            <w:rPr>
              <w:rFonts w:ascii="Times New Roman" w:eastAsia="Times New Roman" w:hAnsi="Times New Roman" w:cs="Times New Roman"/>
              <w:b/>
              <w:bCs/>
              <w:sz w:val="24"/>
              <w:szCs w:val="24"/>
              <w:lang w:val="en-US"/>
            </w:rPr>
          </w:rPrChange>
        </w:rPr>
        <w:lastRenderedPageBreak/>
        <w:t>(Figure Created by Google "nano banana pro" AI Model)</w:t>
      </w:r>
      <w:r w:rsidR="007C56B1" w:rsidRPr="008E7348">
        <w:rPr>
          <w:rFonts w:asciiTheme="minorBidi" w:eastAsia="Times New Roman" w:hAnsiTheme="minorBidi" w:cstheme="minorBidi"/>
          <w:sz w:val="24"/>
          <w:szCs w:val="24"/>
          <w:lang w:val="en-US"/>
          <w:rPrChange w:id="1020" w:author="יוני גרינברג" w:date="2025-12-21T15:14:00Z" w16du:dateUtc="2025-12-21T13:14:00Z">
            <w:rPr>
              <w:rFonts w:ascii="Times New Roman" w:eastAsia="Times New Roman" w:hAnsi="Times New Roman" w:cs="Times New Roman"/>
              <w:sz w:val="24"/>
              <w:szCs w:val="24"/>
              <w:lang w:val="en-US"/>
            </w:rPr>
          </w:rPrChange>
        </w:rPr>
        <w:t>.</w:t>
      </w:r>
    </w:p>
    <w:p w14:paraId="3C503B00" w14:textId="77777777" w:rsidR="005B7E88" w:rsidRPr="008E7348" w:rsidRDefault="005B7E88" w:rsidP="000562F9">
      <w:pPr>
        <w:shd w:val="clear" w:color="auto" w:fill="FFFFFF"/>
        <w:spacing w:after="120"/>
        <w:ind w:left="1080" w:right="580"/>
        <w:rPr>
          <w:rFonts w:asciiTheme="minorBidi" w:eastAsia="Times New Roman" w:hAnsiTheme="minorBidi" w:cstheme="minorBidi"/>
          <w:sz w:val="24"/>
          <w:szCs w:val="24"/>
          <w:lang w:val="en-US"/>
          <w:rPrChange w:id="1021" w:author="יוני גרינברג" w:date="2025-12-21T15:14:00Z" w16du:dateUtc="2025-12-21T13:14:00Z">
            <w:rPr>
              <w:rFonts w:ascii="Times New Roman" w:eastAsia="Times New Roman" w:hAnsi="Times New Roman" w:cs="Times New Roman"/>
              <w:sz w:val="24"/>
              <w:szCs w:val="24"/>
              <w:lang w:val="en-US"/>
            </w:rPr>
          </w:rPrChange>
        </w:rPr>
      </w:pPr>
    </w:p>
    <w:p w14:paraId="78C760D3" w14:textId="38CD700B" w:rsidR="000562F9" w:rsidRPr="008E7348" w:rsidRDefault="00EA459D" w:rsidP="000562F9">
      <w:pPr>
        <w:shd w:val="clear" w:color="auto" w:fill="FFFFFF"/>
        <w:spacing w:after="120"/>
        <w:ind w:left="1080" w:right="580"/>
        <w:rPr>
          <w:rFonts w:asciiTheme="minorBidi" w:eastAsia="Times New Roman" w:hAnsiTheme="minorBidi" w:cstheme="minorBidi"/>
          <w:sz w:val="24"/>
          <w:szCs w:val="24"/>
          <w:lang w:val="en-US"/>
          <w:rPrChange w:id="1022"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23" w:author="יוני גרינברג" w:date="2025-12-21T15:14:00Z" w16du:dateUtc="2025-12-21T13:14:00Z">
            <w:rPr>
              <w:rFonts w:ascii="Times New Roman" w:eastAsia="Times New Roman" w:hAnsi="Times New Roman" w:cs="Times New Roman"/>
              <w:sz w:val="24"/>
              <w:szCs w:val="24"/>
              <w:lang w:val="en-US"/>
            </w:rPr>
          </w:rPrChange>
        </w:rPr>
        <w:t>3.1.1 Frequency</w:t>
      </w:r>
      <w:r w:rsidR="000562F9" w:rsidRPr="008E7348">
        <w:rPr>
          <w:rFonts w:asciiTheme="minorBidi" w:eastAsia="Times New Roman" w:hAnsiTheme="minorBidi" w:cstheme="minorBidi"/>
          <w:sz w:val="24"/>
          <w:szCs w:val="24"/>
          <w:lang w:val="en-US"/>
          <w:rPrChange w:id="1024" w:author="יוני גרינברג" w:date="2025-12-21T15:14:00Z" w16du:dateUtc="2025-12-21T13:14:00Z">
            <w:rPr>
              <w:rFonts w:ascii="Times New Roman" w:eastAsia="Times New Roman" w:hAnsi="Times New Roman" w:cs="Times New Roman"/>
              <w:sz w:val="24"/>
              <w:szCs w:val="24"/>
              <w:lang w:val="en-US"/>
            </w:rPr>
          </w:rPrChange>
        </w:rPr>
        <w:t xml:space="preserve"> Selection: The communication channel is set between 18 </w:t>
      </w:r>
      <w:r w:rsidR="005018ED" w:rsidRPr="008E7348">
        <w:rPr>
          <w:rFonts w:asciiTheme="minorBidi" w:eastAsia="Times New Roman" w:hAnsiTheme="minorBidi" w:cstheme="minorBidi"/>
          <w:sz w:val="24"/>
          <w:szCs w:val="24"/>
          <w:lang w:val="en-US"/>
          <w:rPrChange w:id="1025" w:author="יוני גרינברג" w:date="2025-12-21T15:14:00Z" w16du:dateUtc="2025-12-21T13:14:00Z">
            <w:rPr>
              <w:rFonts w:ascii="Times New Roman" w:eastAsia="Times New Roman" w:hAnsi="Times New Roman" w:cs="Times New Roman"/>
              <w:sz w:val="24"/>
              <w:szCs w:val="24"/>
              <w:lang w:val="en-US"/>
            </w:rPr>
          </w:rPrChange>
        </w:rPr>
        <w:t xml:space="preserve">KHZ </w:t>
      </w:r>
      <w:r w:rsidR="000562F9" w:rsidRPr="008E7348">
        <w:rPr>
          <w:rFonts w:asciiTheme="minorBidi" w:eastAsia="Times New Roman" w:hAnsiTheme="minorBidi" w:cstheme="minorBidi"/>
          <w:sz w:val="24"/>
          <w:szCs w:val="24"/>
          <w:lang w:val="en-US"/>
          <w:rPrChange w:id="1026" w:author="יוני גרינברג" w:date="2025-12-21T15:14:00Z" w16du:dateUtc="2025-12-21T13:14:00Z">
            <w:rPr>
              <w:rFonts w:ascii="Times New Roman" w:eastAsia="Times New Roman" w:hAnsi="Times New Roman" w:cs="Times New Roman"/>
              <w:sz w:val="24"/>
              <w:szCs w:val="24"/>
              <w:lang w:val="en-US"/>
            </w:rPr>
          </w:rPrChange>
        </w:rPr>
        <w:t xml:space="preserve">and 20 </w:t>
      </w:r>
      <w:r w:rsidR="005018ED" w:rsidRPr="008E7348">
        <w:rPr>
          <w:rFonts w:asciiTheme="minorBidi" w:eastAsia="Times New Roman" w:hAnsiTheme="minorBidi" w:cstheme="minorBidi"/>
          <w:sz w:val="24"/>
          <w:szCs w:val="24"/>
          <w:lang w:val="en-US"/>
          <w:rPrChange w:id="1027" w:author="יוני גרינברג" w:date="2025-12-21T15:14:00Z" w16du:dateUtc="2025-12-21T13:14:00Z">
            <w:rPr>
              <w:rFonts w:ascii="Times New Roman" w:eastAsia="Times New Roman" w:hAnsi="Times New Roman" w:cs="Times New Roman"/>
              <w:sz w:val="24"/>
              <w:szCs w:val="24"/>
              <w:lang w:val="en-US"/>
            </w:rPr>
          </w:rPrChange>
        </w:rPr>
        <w:t>KHZ</w:t>
      </w:r>
      <w:r w:rsidR="000562F9" w:rsidRPr="008E7348">
        <w:rPr>
          <w:rFonts w:asciiTheme="minorBidi" w:eastAsia="Times New Roman" w:hAnsiTheme="minorBidi" w:cstheme="minorBidi"/>
          <w:sz w:val="24"/>
          <w:szCs w:val="24"/>
          <w:lang w:val="en-US"/>
          <w:rPrChange w:id="1028" w:author="יוני גרינברג" w:date="2025-12-21T15:14:00Z" w16du:dateUtc="2025-12-21T13:14:00Z">
            <w:rPr>
              <w:rFonts w:ascii="Times New Roman" w:eastAsia="Times New Roman" w:hAnsi="Times New Roman" w:cs="Times New Roman"/>
              <w:sz w:val="24"/>
              <w:szCs w:val="24"/>
              <w:lang w:val="en-US"/>
            </w:rPr>
          </w:rPrChange>
        </w:rPr>
        <w:t xml:space="preserve">, which are generally inaudible to humans. A bit '0' is signified by transmitting on 18 </w:t>
      </w:r>
      <w:r w:rsidR="005018ED" w:rsidRPr="008E7348">
        <w:rPr>
          <w:rFonts w:asciiTheme="minorBidi" w:eastAsia="Times New Roman" w:hAnsiTheme="minorBidi" w:cstheme="minorBidi"/>
          <w:sz w:val="24"/>
          <w:szCs w:val="24"/>
          <w:lang w:val="en-US"/>
          <w:rPrChange w:id="1029" w:author="יוני גרינברג" w:date="2025-12-21T15:14:00Z" w16du:dateUtc="2025-12-21T13:14:00Z">
            <w:rPr>
              <w:rFonts w:ascii="Times New Roman" w:eastAsia="Times New Roman" w:hAnsi="Times New Roman" w:cs="Times New Roman"/>
              <w:sz w:val="24"/>
              <w:szCs w:val="24"/>
              <w:lang w:val="en-US"/>
            </w:rPr>
          </w:rPrChange>
        </w:rPr>
        <w:t>KHZ</w:t>
      </w:r>
      <w:r w:rsidR="000562F9" w:rsidRPr="008E7348">
        <w:rPr>
          <w:rFonts w:asciiTheme="minorBidi" w:eastAsia="Times New Roman" w:hAnsiTheme="minorBidi" w:cstheme="minorBidi"/>
          <w:sz w:val="24"/>
          <w:szCs w:val="24"/>
          <w:lang w:val="en-US"/>
          <w:rPrChange w:id="1030" w:author="יוני גרינברג" w:date="2025-12-21T15:14:00Z" w16du:dateUtc="2025-12-21T13:14:00Z">
            <w:rPr>
              <w:rFonts w:ascii="Times New Roman" w:eastAsia="Times New Roman" w:hAnsi="Times New Roman" w:cs="Times New Roman"/>
              <w:sz w:val="24"/>
              <w:szCs w:val="24"/>
              <w:lang w:val="en-US"/>
            </w:rPr>
          </w:rPrChange>
        </w:rPr>
        <w:t>, and a bit '1' is signified by transmitting on 20 KHz.</w:t>
      </w:r>
    </w:p>
    <w:p w14:paraId="13DA7E68" w14:textId="3C6F46C8" w:rsidR="000562F9" w:rsidRPr="008E7348" w:rsidRDefault="00EA459D" w:rsidP="000562F9">
      <w:pPr>
        <w:shd w:val="clear" w:color="auto" w:fill="FFFFFF"/>
        <w:spacing w:after="120"/>
        <w:ind w:left="1080" w:right="580"/>
        <w:rPr>
          <w:rFonts w:asciiTheme="minorBidi" w:eastAsia="Times New Roman" w:hAnsiTheme="minorBidi" w:cstheme="minorBidi"/>
          <w:sz w:val="24"/>
          <w:szCs w:val="24"/>
          <w:lang w:val="en-US"/>
          <w:rPrChange w:id="103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32" w:author="יוני גרינברג" w:date="2025-12-21T15:14:00Z" w16du:dateUtc="2025-12-21T13:14:00Z">
            <w:rPr>
              <w:rFonts w:ascii="Times New Roman" w:eastAsia="Times New Roman" w:hAnsi="Times New Roman" w:cs="Times New Roman"/>
              <w:sz w:val="24"/>
              <w:szCs w:val="24"/>
              <w:lang w:val="en-US"/>
            </w:rPr>
          </w:rPrChange>
        </w:rPr>
        <w:t>3.1.2 Bit</w:t>
      </w:r>
      <w:r w:rsidR="000562F9" w:rsidRPr="008E7348">
        <w:rPr>
          <w:rFonts w:asciiTheme="minorBidi" w:eastAsia="Times New Roman" w:hAnsiTheme="minorBidi" w:cstheme="minorBidi"/>
          <w:sz w:val="24"/>
          <w:szCs w:val="24"/>
          <w:lang w:val="en-US"/>
          <w:rPrChange w:id="1033" w:author="יוני גרינברג" w:date="2025-12-21T15:14:00Z" w16du:dateUtc="2025-12-21T13:14:00Z">
            <w:rPr>
              <w:rFonts w:ascii="Times New Roman" w:eastAsia="Times New Roman" w:hAnsi="Times New Roman" w:cs="Times New Roman"/>
              <w:sz w:val="24"/>
              <w:szCs w:val="24"/>
              <w:lang w:val="en-US"/>
            </w:rPr>
          </w:rPrChange>
        </w:rPr>
        <w:t xml:space="preserve"> Duration: The optimal duration time for playing a tone representing one bit is 0.5 milliseconds. Piezoelectric components (used for ultrasonic transmission like speakers) behave like a spring, they take time to start vibrating at full amplitude and time to decay. At a typical frequency (~ 20kHz) with a single wave period is T = 50 microsec (T = 1/F). A standard speaker typically requires about 5 cycles to reach full amplitude (Rise Time). </w:t>
      </w:r>
      <w:r w:rsidRPr="008E7348">
        <w:rPr>
          <w:rFonts w:asciiTheme="minorBidi" w:eastAsia="Times New Roman" w:hAnsiTheme="minorBidi" w:cstheme="minorBidi"/>
          <w:sz w:val="24"/>
          <w:szCs w:val="24"/>
          <w:lang w:val="en-US"/>
          <w:rPrChange w:id="1034" w:author="יוני גרינברג" w:date="2025-12-21T15:14:00Z" w16du:dateUtc="2025-12-21T13:14:00Z">
            <w:rPr>
              <w:rFonts w:ascii="Times New Roman" w:eastAsia="Times New Roman" w:hAnsi="Times New Roman" w:cs="Times New Roman"/>
              <w:sz w:val="24"/>
              <w:szCs w:val="24"/>
              <w:lang w:val="en-US"/>
            </w:rPr>
          </w:rPrChange>
        </w:rPr>
        <w:t>We</w:t>
      </w:r>
      <w:r w:rsidR="000562F9" w:rsidRPr="008E7348">
        <w:rPr>
          <w:rFonts w:asciiTheme="minorBidi" w:eastAsia="Times New Roman" w:hAnsiTheme="minorBidi" w:cstheme="minorBidi"/>
          <w:sz w:val="24"/>
          <w:szCs w:val="24"/>
          <w:lang w:val="en-US"/>
          <w:rPrChange w:id="1035" w:author="יוני גרינברג" w:date="2025-12-21T15:14:00Z" w16du:dateUtc="2025-12-21T13:14:00Z">
            <w:rPr>
              <w:rFonts w:ascii="Times New Roman" w:eastAsia="Times New Roman" w:hAnsi="Times New Roman" w:cs="Times New Roman"/>
              <w:sz w:val="24"/>
              <w:szCs w:val="24"/>
              <w:lang w:val="en-US"/>
            </w:rPr>
          </w:rPrChange>
        </w:rPr>
        <w:t xml:space="preserve"> can calculate the minimal Rise Time: 5 </w:t>
      </w:r>
      <w:r w:rsidRPr="008E7348">
        <w:rPr>
          <w:rFonts w:asciiTheme="minorBidi" w:eastAsia="Times New Roman" w:hAnsiTheme="minorBidi" w:cstheme="minorBidi"/>
          <w:sz w:val="24"/>
          <w:szCs w:val="24"/>
          <w:lang w:val="en-US"/>
          <w:rPrChange w:id="1036" w:author="יוני גרינברג" w:date="2025-12-21T15:14:00Z" w16du:dateUtc="2025-12-21T13:14:00Z">
            <w:rPr>
              <w:rFonts w:ascii="Times New Roman" w:eastAsia="Times New Roman" w:hAnsi="Times New Roman" w:cs="Times New Roman"/>
              <w:sz w:val="24"/>
              <w:szCs w:val="24"/>
              <w:lang w:val="en-US"/>
            </w:rPr>
          </w:rPrChange>
        </w:rPr>
        <w:t>cycles *</w:t>
      </w:r>
      <w:r w:rsidR="000562F9" w:rsidRPr="008E7348">
        <w:rPr>
          <w:rFonts w:asciiTheme="minorBidi" w:eastAsia="Times New Roman" w:hAnsiTheme="minorBidi" w:cstheme="minorBidi"/>
          <w:sz w:val="24"/>
          <w:szCs w:val="24"/>
          <w:lang w:val="en-US"/>
          <w:rPrChange w:id="1037" w:author="יוני גרינברג" w:date="2025-12-21T15:14:00Z" w16du:dateUtc="2025-12-21T13:14:00Z">
            <w:rPr>
              <w:rFonts w:ascii="Times New Roman" w:eastAsia="Times New Roman" w:hAnsi="Times New Roman" w:cs="Times New Roman"/>
              <w:sz w:val="24"/>
              <w:szCs w:val="24"/>
              <w:lang w:val="en-US"/>
            </w:rPr>
          </w:rPrChange>
        </w:rPr>
        <w:t xml:space="preserve"> 50 microsec = 0.25 </w:t>
      </w:r>
      <w:r w:rsidR="005018ED" w:rsidRPr="008E7348">
        <w:rPr>
          <w:rFonts w:asciiTheme="minorBidi" w:eastAsia="Times New Roman" w:hAnsiTheme="minorBidi" w:cstheme="minorBidi"/>
          <w:sz w:val="24"/>
          <w:szCs w:val="24"/>
          <w:lang w:val="en-US"/>
          <w:rPrChange w:id="1038" w:author="יוני גרינברג" w:date="2025-12-21T15:14:00Z" w16du:dateUtc="2025-12-21T13:14:00Z">
            <w:rPr>
              <w:rFonts w:ascii="Times New Roman" w:eastAsia="Times New Roman" w:hAnsi="Times New Roman" w:cs="Times New Roman"/>
              <w:sz w:val="24"/>
              <w:szCs w:val="24"/>
              <w:lang w:val="en-US"/>
            </w:rPr>
          </w:rPrChange>
        </w:rPr>
        <w:t>milliseconds</w:t>
      </w:r>
      <w:r w:rsidR="000562F9" w:rsidRPr="008E7348">
        <w:rPr>
          <w:rFonts w:asciiTheme="minorBidi" w:eastAsia="Times New Roman" w:hAnsiTheme="minorBidi" w:cstheme="minorBidi"/>
          <w:sz w:val="24"/>
          <w:szCs w:val="24"/>
          <w:lang w:val="en-US"/>
          <w:rPrChange w:id="1039" w:author="יוני גרינברג" w:date="2025-12-21T15:14:00Z" w16du:dateUtc="2025-12-21T13:14:00Z">
            <w:rPr>
              <w:rFonts w:ascii="Times New Roman" w:eastAsia="Times New Roman" w:hAnsi="Times New Roman" w:cs="Times New Roman"/>
              <w:sz w:val="24"/>
              <w:szCs w:val="24"/>
              <w:lang w:val="en-US"/>
            </w:rPr>
          </w:rPrChange>
        </w:rPr>
        <w:t xml:space="preserve">. To ensure the signal reaches a stable steady state after the initial rise time, and to allow for sufficient sampling by the receiver, a safety factor of 2 was applied 0.25 </w:t>
      </w:r>
      <w:r w:rsidR="005018ED" w:rsidRPr="008E7348">
        <w:rPr>
          <w:rFonts w:asciiTheme="minorBidi" w:eastAsia="Times New Roman" w:hAnsiTheme="minorBidi" w:cstheme="minorBidi"/>
          <w:sz w:val="24"/>
          <w:szCs w:val="24"/>
          <w:lang w:val="en-US"/>
          <w:rPrChange w:id="1040" w:author="יוני גרינברג" w:date="2025-12-21T15:14:00Z" w16du:dateUtc="2025-12-21T13:14:00Z">
            <w:rPr>
              <w:rFonts w:ascii="Times New Roman" w:eastAsia="Times New Roman" w:hAnsi="Times New Roman" w:cs="Times New Roman"/>
              <w:sz w:val="24"/>
              <w:szCs w:val="24"/>
              <w:lang w:val="en-US"/>
            </w:rPr>
          </w:rPrChange>
        </w:rPr>
        <w:t>milliseconds</w:t>
      </w:r>
      <w:r w:rsidR="000562F9" w:rsidRPr="008E7348">
        <w:rPr>
          <w:rFonts w:asciiTheme="minorBidi" w:eastAsia="Times New Roman" w:hAnsiTheme="minorBidi" w:cstheme="minorBidi"/>
          <w:sz w:val="24"/>
          <w:szCs w:val="24"/>
          <w:lang w:val="en-US"/>
          <w:rPrChange w:id="1041" w:author="יוני גרינברג" w:date="2025-12-21T15:14:00Z" w16du:dateUtc="2025-12-21T13:14:00Z">
            <w:rPr>
              <w:rFonts w:ascii="Times New Roman" w:eastAsia="Times New Roman" w:hAnsi="Times New Roman" w:cs="Times New Roman"/>
              <w:sz w:val="24"/>
              <w:szCs w:val="24"/>
              <w:lang w:val="en-US"/>
            </w:rPr>
          </w:rPrChange>
        </w:rPr>
        <w:t xml:space="preserve"> * 2 = 0.5 </w:t>
      </w:r>
      <w:r w:rsidR="005018ED" w:rsidRPr="008E7348">
        <w:rPr>
          <w:rFonts w:asciiTheme="minorBidi" w:eastAsia="Times New Roman" w:hAnsiTheme="minorBidi" w:cstheme="minorBidi"/>
          <w:sz w:val="24"/>
          <w:szCs w:val="24"/>
          <w:lang w:val="en-US"/>
          <w:rPrChange w:id="1042" w:author="יוני גרינברג" w:date="2025-12-21T15:14:00Z" w16du:dateUtc="2025-12-21T13:14:00Z">
            <w:rPr>
              <w:rFonts w:ascii="Times New Roman" w:eastAsia="Times New Roman" w:hAnsi="Times New Roman" w:cs="Times New Roman"/>
              <w:sz w:val="24"/>
              <w:szCs w:val="24"/>
              <w:lang w:val="en-US"/>
            </w:rPr>
          </w:rPrChange>
        </w:rPr>
        <w:t>milliseconds</w:t>
      </w:r>
      <w:r w:rsidR="000562F9" w:rsidRPr="008E7348">
        <w:rPr>
          <w:rFonts w:asciiTheme="minorBidi" w:eastAsia="Times New Roman" w:hAnsiTheme="minorBidi" w:cstheme="minorBidi"/>
          <w:sz w:val="24"/>
          <w:szCs w:val="24"/>
          <w:lang w:val="en-US"/>
          <w:rPrChange w:id="1043" w:author="יוני גרינברג" w:date="2025-12-21T15:14:00Z" w16du:dateUtc="2025-12-21T13:14:00Z">
            <w:rPr>
              <w:rFonts w:ascii="Times New Roman" w:eastAsia="Times New Roman" w:hAnsi="Times New Roman" w:cs="Times New Roman"/>
              <w:sz w:val="24"/>
              <w:szCs w:val="24"/>
              <w:lang w:val="en-US"/>
            </w:rPr>
          </w:rPrChange>
        </w:rPr>
        <w:t>.</w:t>
      </w:r>
    </w:p>
    <w:p w14:paraId="40302A15"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04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45" w:author="יוני גרינברג" w:date="2025-12-21T15:14:00Z" w16du:dateUtc="2025-12-21T13:14:00Z">
            <w:rPr>
              <w:rFonts w:ascii="Times New Roman" w:eastAsia="Times New Roman" w:hAnsi="Times New Roman" w:cs="Times New Roman"/>
              <w:sz w:val="24"/>
              <w:szCs w:val="24"/>
              <w:lang w:val="en-US"/>
            </w:rPr>
          </w:rPrChange>
        </w:rPr>
        <w:t>3.2 connection establishment: CSMA/CA with RTS/CTS:</w:t>
      </w:r>
    </w:p>
    <w:p w14:paraId="12CB3A5A" w14:textId="7CF4BB22" w:rsidR="000562F9" w:rsidRPr="008E7348" w:rsidRDefault="000562F9" w:rsidP="001B0D63">
      <w:pPr>
        <w:shd w:val="clear" w:color="auto" w:fill="FFFFFF"/>
        <w:spacing w:after="120"/>
        <w:ind w:left="1080" w:right="580"/>
        <w:rPr>
          <w:rFonts w:asciiTheme="minorBidi" w:eastAsia="Times New Roman" w:hAnsiTheme="minorBidi" w:cstheme="minorBidi"/>
          <w:sz w:val="24"/>
          <w:szCs w:val="24"/>
          <w:lang w:val="en-US"/>
          <w:rPrChange w:id="1046"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47" w:author="יוני גרינברג" w:date="2025-12-21T15:14:00Z" w16du:dateUtc="2025-12-21T13:14:00Z">
            <w:rPr>
              <w:rFonts w:ascii="Times New Roman" w:eastAsia="Times New Roman" w:hAnsi="Times New Roman" w:cs="Times New Roman"/>
              <w:sz w:val="24"/>
              <w:szCs w:val="24"/>
              <w:lang w:val="en-US"/>
            </w:rPr>
          </w:rPrChange>
        </w:rPr>
        <w:t xml:space="preserve">CSMA is a basic method that controls the communication of multiple participants on a shared and decentralized transmission medium. However, this is now available in three different variants, which depend on the transmission medium. While CSMA/CA is mainly used in wireless networks, CSMA/CD was developed for Ethernet, and CSMA/CR is used in controller area networks (CAN), which are mainly used in cars and machines. </w:t>
      </w:r>
      <w:r w:rsidR="001B0D63" w:rsidRPr="008E7348">
        <w:rPr>
          <w:rFonts w:asciiTheme="minorBidi" w:eastAsia="Times New Roman" w:hAnsiTheme="minorBidi" w:cstheme="minorBidi"/>
          <w:sz w:val="24"/>
          <w:szCs w:val="24"/>
          <w:lang w:val="en-US"/>
          <w:rPrChange w:id="1048" w:author="יוני גרינברג" w:date="2025-12-21T15:14:00Z" w16du:dateUtc="2025-12-21T13:14:00Z">
            <w:rPr>
              <w:rFonts w:ascii="Times New Roman" w:eastAsia="Times New Roman" w:hAnsi="Times New Roman" w:cs="Times New Roman"/>
              <w:sz w:val="24"/>
              <w:szCs w:val="24"/>
            </w:rPr>
          </w:rPrChange>
        </w:rPr>
        <w:t>[3]</w:t>
      </w:r>
    </w:p>
    <w:p w14:paraId="198A568E"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049"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50" w:author="יוני גרינברג" w:date="2025-12-21T15:14:00Z" w16du:dateUtc="2025-12-21T13:14:00Z">
            <w:rPr>
              <w:rFonts w:ascii="Times New Roman" w:eastAsia="Times New Roman" w:hAnsi="Times New Roman" w:cs="Times New Roman"/>
              <w:sz w:val="24"/>
              <w:szCs w:val="24"/>
              <w:lang w:val="en-US"/>
            </w:rPr>
          </w:rPrChange>
        </w:rPr>
        <w:t>Request to send and clear to send (RTS/CTS):</w:t>
      </w:r>
    </w:p>
    <w:p w14:paraId="6B27407A" w14:textId="6E97B723"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05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52" w:author="יוני גרינברג" w:date="2025-12-21T15:14:00Z" w16du:dateUtc="2025-12-21T13:14:00Z">
            <w:rPr>
              <w:rFonts w:ascii="Times New Roman" w:eastAsia="Times New Roman" w:hAnsi="Times New Roman" w:cs="Times New Roman"/>
              <w:sz w:val="24"/>
              <w:szCs w:val="24"/>
              <w:lang w:val="en-US"/>
            </w:rPr>
          </w:rPrChange>
        </w:rPr>
        <w:t xml:space="preserve">The frames “Request to Send” (RTS) and “Clear to Send” (CTS) are part of the optional extension CSMA/CA RTS/CTS. This procedure is upstream of the actual data transmission. If a participant determines that the transmission medium is free, the device first sends an RTS frame to the </w:t>
      </w:r>
      <w:r w:rsidR="00EA459D" w:rsidRPr="008E7348">
        <w:rPr>
          <w:rFonts w:asciiTheme="minorBidi" w:eastAsia="Times New Roman" w:hAnsiTheme="minorBidi" w:cstheme="minorBidi"/>
          <w:sz w:val="24"/>
          <w:szCs w:val="24"/>
          <w:lang w:val="en-US"/>
          <w:rPrChange w:id="1053" w:author="יוני גרינברג" w:date="2025-12-21T15:14:00Z" w16du:dateUtc="2025-12-21T13:14:00Z">
            <w:rPr>
              <w:rFonts w:ascii="Times New Roman" w:eastAsia="Times New Roman" w:hAnsi="Times New Roman" w:cs="Times New Roman"/>
              <w:sz w:val="24"/>
              <w:szCs w:val="24"/>
              <w:lang w:val="en-US"/>
            </w:rPr>
          </w:rPrChange>
        </w:rPr>
        <w:t>participant</w:t>
      </w:r>
      <w:r w:rsidRPr="008E7348">
        <w:rPr>
          <w:rFonts w:asciiTheme="minorBidi" w:eastAsia="Times New Roman" w:hAnsiTheme="minorBidi" w:cstheme="minorBidi"/>
          <w:sz w:val="24"/>
          <w:szCs w:val="24"/>
          <w:lang w:val="en-US"/>
          <w:rPrChange w:id="1054" w:author="יוני גרינברג" w:date="2025-12-21T15:14:00Z" w16du:dateUtc="2025-12-21T13:14:00Z">
            <w:rPr>
              <w:rFonts w:ascii="Times New Roman" w:eastAsia="Times New Roman" w:hAnsi="Times New Roman" w:cs="Times New Roman"/>
              <w:sz w:val="24"/>
              <w:szCs w:val="24"/>
              <w:lang w:val="en-US"/>
            </w:rPr>
          </w:rPrChange>
        </w:rPr>
        <w:t xml:space="preserve"> to receive the data. With this, the output computer makes it clear that it wants to start a transmission and will occupy the transmission medium for a certain time.</w:t>
      </w:r>
    </w:p>
    <w:p w14:paraId="5BE17FAE"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05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56" w:author="יוני גרינברג" w:date="2025-12-21T15:14:00Z" w16du:dateUtc="2025-12-21T13:14:00Z">
            <w:rPr>
              <w:rFonts w:ascii="Times New Roman" w:eastAsia="Times New Roman" w:hAnsi="Times New Roman" w:cs="Times New Roman"/>
              <w:sz w:val="24"/>
              <w:szCs w:val="24"/>
              <w:lang w:val="en-US"/>
            </w:rPr>
          </w:rPrChange>
        </w:rPr>
        <w:t>The receiver, in turn, sends a CTS frame to the original sender. As with the RTS frame, all other participants in the range are informed that the transmission is currently occupied and the transmitter is enabled for transmission. Only then does the original device start transmitting the data. Now it is not possible for the participants in a wireless network to detect collisions or other interference during transmission. For this reason, the receiving station needs to send an acknowledgement (ACK) when the data packet has arrived correctly.</w:t>
      </w:r>
    </w:p>
    <w:p w14:paraId="74EC1DAF"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057"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58" w:author="יוני גרינברג" w:date="2025-12-21T15:14:00Z" w16du:dateUtc="2025-12-21T13:14:00Z">
            <w:rPr>
              <w:rFonts w:ascii="Times New Roman" w:eastAsia="Times New Roman" w:hAnsi="Times New Roman" w:cs="Times New Roman"/>
              <w:sz w:val="24"/>
              <w:szCs w:val="24"/>
              <w:lang w:val="en-US"/>
            </w:rPr>
          </w:rPrChange>
        </w:rPr>
        <w:lastRenderedPageBreak/>
        <w:t>If the ACK frame doesn’t appear, the sender of the data assumes that a complication has occurred and resends the data packet. The station has a preferential right to use the medium and doesn’t have to wait again for the channel to be free. The three frame types each consist of several fields.</w:t>
      </w:r>
    </w:p>
    <w:p w14:paraId="0BC9082F" w14:textId="67EBF51E" w:rsidR="000562F9" w:rsidRPr="008E7348" w:rsidRDefault="000562F9" w:rsidP="000562F9">
      <w:pPr>
        <w:shd w:val="clear" w:color="auto" w:fill="FFFFFF"/>
        <w:spacing w:after="120"/>
        <w:ind w:left="1080" w:right="580"/>
        <w:rPr>
          <w:rFonts w:asciiTheme="minorBidi" w:eastAsia="Times New Roman" w:hAnsiTheme="minorBidi" w:cstheme="minorBidi"/>
          <w:lang w:val="en-US"/>
          <w:rPrChange w:id="1059" w:author="יוני גרינברג" w:date="2025-12-21T15:14:00Z" w16du:dateUtc="2025-12-21T13:14:00Z">
            <w:rPr>
              <w:rFonts w:ascii="Times New Roman" w:eastAsia="Times New Roman" w:hAnsi="Times New Roman" w:cs="Times New Roman"/>
              <w:lang w:val="en-US"/>
            </w:rPr>
          </w:rPrChange>
        </w:rPr>
      </w:pPr>
    </w:p>
    <w:p w14:paraId="3A4BB8C2" w14:textId="65E6CD45" w:rsidR="000562F9" w:rsidRPr="008E7348" w:rsidRDefault="000562F9" w:rsidP="004909AF">
      <w:pPr>
        <w:shd w:val="clear" w:color="auto" w:fill="FFFFFF"/>
        <w:spacing w:after="120"/>
        <w:ind w:left="1080" w:right="580"/>
        <w:jc w:val="center"/>
        <w:rPr>
          <w:rFonts w:asciiTheme="minorBidi" w:eastAsia="Times New Roman" w:hAnsiTheme="minorBidi" w:cstheme="minorBidi"/>
          <w:rtl/>
          <w:lang w:val="en-US"/>
          <w:rPrChange w:id="1060" w:author="יוני גרינברג" w:date="2025-12-21T15:14:00Z" w16du:dateUtc="2025-12-21T13:14:00Z">
            <w:rPr>
              <w:rFonts w:ascii="Times New Roman" w:eastAsia="Times New Roman" w:hAnsi="Times New Roman" w:cs="Times New Roman"/>
              <w:rtl/>
              <w:lang w:val="en-US"/>
            </w:rPr>
          </w:rPrChange>
        </w:rPr>
      </w:pPr>
    </w:p>
    <w:p w14:paraId="37ECC4C3" w14:textId="77777777" w:rsidR="00B41A02" w:rsidRPr="008E7348" w:rsidRDefault="00B41A02" w:rsidP="004909AF">
      <w:pPr>
        <w:shd w:val="clear" w:color="auto" w:fill="FFFFFF"/>
        <w:spacing w:after="120"/>
        <w:ind w:left="1080" w:right="580"/>
        <w:jc w:val="center"/>
        <w:rPr>
          <w:rFonts w:asciiTheme="minorBidi" w:eastAsia="Times New Roman" w:hAnsiTheme="minorBidi" w:cstheme="minorBidi"/>
          <w:lang w:val="en-US"/>
          <w:rPrChange w:id="1061" w:author="יוני גרינברג" w:date="2025-12-21T15:14:00Z" w16du:dateUtc="2025-12-21T13:14:00Z">
            <w:rPr>
              <w:rFonts w:ascii="Times New Roman" w:eastAsia="Times New Roman" w:hAnsi="Times New Roman" w:cs="Times New Roman"/>
              <w:lang w:val="en-US"/>
            </w:rPr>
          </w:rPrChange>
        </w:rPr>
      </w:pPr>
    </w:p>
    <w:p w14:paraId="724D89AB" w14:textId="5484FD39" w:rsidR="00B41A02" w:rsidRPr="008E7348" w:rsidRDefault="00B41A02" w:rsidP="00B41A02">
      <w:pPr>
        <w:shd w:val="clear" w:color="auto" w:fill="FFFFFF"/>
        <w:spacing w:after="120"/>
        <w:ind w:left="1080" w:right="580"/>
        <w:jc w:val="center"/>
        <w:rPr>
          <w:rFonts w:asciiTheme="minorBidi" w:eastAsia="Times New Roman" w:hAnsiTheme="minorBidi" w:cstheme="minorBidi"/>
          <w:lang w:val="en-US"/>
          <w:rPrChange w:id="1062"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eastAsia="Times New Roman" w:hAnsiTheme="minorBidi" w:cstheme="minorBidi"/>
          <w:noProof/>
          <w:lang w:val="en-US"/>
          <w:rPrChange w:id="1063" w:author="יוני גרינברג" w:date="2025-12-21T15:14:00Z" w16du:dateUtc="2025-12-21T13:14:00Z">
            <w:rPr>
              <w:rFonts w:ascii="Times New Roman" w:eastAsia="Times New Roman" w:hAnsi="Times New Roman" w:cs="Times New Roman"/>
              <w:noProof/>
              <w:lang w:val="en-US"/>
            </w:rPr>
          </w:rPrChange>
        </w:rPr>
        <w:drawing>
          <wp:inline distT="0" distB="0" distL="0" distR="0" wp14:anchorId="232C372D" wp14:editId="20130146">
            <wp:extent cx="3436620" cy="2988249"/>
            <wp:effectExtent l="0" t="0" r="0" b="3175"/>
            <wp:docPr id="31447367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44854" cy="2995408"/>
                    </a:xfrm>
                    <a:prstGeom prst="rect">
                      <a:avLst/>
                    </a:prstGeom>
                    <a:noFill/>
                    <a:ln>
                      <a:noFill/>
                    </a:ln>
                  </pic:spPr>
                </pic:pic>
              </a:graphicData>
            </a:graphic>
          </wp:inline>
        </w:drawing>
      </w:r>
    </w:p>
    <w:p w14:paraId="423629B5" w14:textId="77777777" w:rsidR="00B41A02" w:rsidRPr="008E7348" w:rsidRDefault="00B41A02" w:rsidP="004909AF">
      <w:pPr>
        <w:shd w:val="clear" w:color="auto" w:fill="FFFFFF"/>
        <w:spacing w:after="120"/>
        <w:ind w:left="1080" w:right="580"/>
        <w:jc w:val="center"/>
        <w:rPr>
          <w:rFonts w:asciiTheme="minorBidi" w:eastAsia="Times New Roman" w:hAnsiTheme="minorBidi" w:cstheme="minorBidi"/>
          <w:lang w:val="en-US"/>
          <w:rPrChange w:id="1064" w:author="יוני גרינברג" w:date="2025-12-21T15:14:00Z" w16du:dateUtc="2025-12-21T13:14:00Z">
            <w:rPr>
              <w:rFonts w:ascii="Times New Roman" w:eastAsia="Times New Roman" w:hAnsi="Times New Roman" w:cs="Times New Roman"/>
              <w:lang w:val="en-US"/>
            </w:rPr>
          </w:rPrChange>
        </w:rPr>
      </w:pPr>
    </w:p>
    <w:p w14:paraId="50B14C52" w14:textId="72D694FB" w:rsidR="00B41A02" w:rsidRPr="008E7348" w:rsidRDefault="007C56B1" w:rsidP="000C4176">
      <w:pPr>
        <w:shd w:val="clear" w:color="auto" w:fill="FFFFFF"/>
        <w:spacing w:after="120"/>
        <w:ind w:left="1080" w:right="580"/>
        <w:rPr>
          <w:ins w:id="1065" w:author="אלנה רווה" w:date="2025-12-18T13:26:00Z" w16du:dateUtc="2025-12-18T11:26:00Z"/>
          <w:rFonts w:asciiTheme="minorBidi" w:eastAsia="Times New Roman" w:hAnsiTheme="minorBidi" w:cstheme="minorBidi"/>
          <w:sz w:val="24"/>
          <w:szCs w:val="24"/>
          <w:lang w:val="en-US"/>
          <w:rPrChange w:id="1066" w:author="יוני גרינברג" w:date="2025-12-21T15:14:00Z" w16du:dateUtc="2025-12-21T13:14:00Z">
            <w:rPr>
              <w:ins w:id="1067" w:author="אלנה רווה" w:date="2025-12-18T13:26:00Z" w16du:dateUtc="2025-12-18T11:26:00Z"/>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b/>
          <w:bCs/>
          <w:sz w:val="24"/>
          <w:szCs w:val="24"/>
          <w:lang w:val="en-US"/>
          <w:rPrChange w:id="1068" w:author="יוני גרינברג" w:date="2025-12-21T15:14:00Z" w16du:dateUtc="2025-12-21T13:14:00Z">
            <w:rPr>
              <w:rFonts w:ascii="Times New Roman" w:eastAsia="Times New Roman" w:hAnsi="Times New Roman" w:cs="Times New Roman"/>
              <w:b/>
              <w:bCs/>
              <w:sz w:val="24"/>
              <w:szCs w:val="24"/>
              <w:lang w:val="en-US"/>
            </w:rPr>
          </w:rPrChange>
        </w:rPr>
        <w:t>Figure 2:</w:t>
      </w:r>
      <w:r w:rsidRPr="008E7348">
        <w:rPr>
          <w:rFonts w:asciiTheme="minorBidi" w:eastAsia="Times New Roman" w:hAnsiTheme="minorBidi" w:cstheme="minorBidi"/>
          <w:sz w:val="24"/>
          <w:szCs w:val="24"/>
          <w:lang w:val="en-US"/>
          <w:rPrChange w:id="1069" w:author="יוני גרינברג" w:date="2025-12-21T15:14:00Z" w16du:dateUtc="2025-12-21T13:14:00Z">
            <w:rPr>
              <w:rFonts w:ascii="Times New Roman" w:eastAsia="Times New Roman" w:hAnsi="Times New Roman" w:cs="Times New Roman"/>
              <w:sz w:val="24"/>
              <w:szCs w:val="24"/>
              <w:lang w:val="en-US"/>
            </w:rPr>
          </w:rPrChange>
        </w:rPr>
        <w:t xml:space="preserve"> Sequence diagram of the CSMA/CA protocol utilizing the RTS/CTS handshake mechanism</w:t>
      </w:r>
      <w:r w:rsidR="000C4176" w:rsidRPr="008E7348">
        <w:rPr>
          <w:rFonts w:asciiTheme="minorBidi" w:eastAsia="Times New Roman" w:hAnsiTheme="minorBidi" w:cstheme="minorBidi"/>
          <w:b/>
          <w:bCs/>
          <w:sz w:val="24"/>
          <w:szCs w:val="24"/>
          <w:lang w:val="en-US"/>
          <w:rPrChange w:id="1070" w:author="יוני גרינברג" w:date="2025-12-21T15:14:00Z" w16du:dateUtc="2025-12-21T13:14:00Z">
            <w:rPr>
              <w:rFonts w:ascii="Times New Roman" w:eastAsia="Times New Roman" w:hAnsi="Times New Roman" w:cs="Times New Roman"/>
              <w:b/>
              <w:bCs/>
              <w:sz w:val="24"/>
              <w:szCs w:val="24"/>
              <w:lang w:val="en-US"/>
            </w:rPr>
          </w:rPrChange>
        </w:rPr>
        <w:t xml:space="preserve">. </w:t>
      </w:r>
      <w:r w:rsidR="00B41A02" w:rsidRPr="008E7348">
        <w:rPr>
          <w:rFonts w:asciiTheme="minorBidi" w:eastAsia="Times New Roman" w:hAnsiTheme="minorBidi" w:cstheme="minorBidi"/>
          <w:sz w:val="24"/>
          <w:szCs w:val="24"/>
          <w:lang w:val="en-US"/>
          <w:rPrChange w:id="1071" w:author="יוני גרינברג" w:date="2025-12-21T15:14:00Z" w16du:dateUtc="2025-12-21T13:14:00Z">
            <w:rPr>
              <w:rFonts w:ascii="Times New Roman" w:eastAsia="Times New Roman" w:hAnsi="Times New Roman" w:cs="Times New Roman"/>
              <w:sz w:val="24"/>
              <w:szCs w:val="24"/>
              <w:lang w:val="en-US"/>
            </w:rPr>
          </w:rPrChange>
        </w:rPr>
        <w:t>(Figure Created by Google "nano banana pro" AI Model).</w:t>
      </w:r>
    </w:p>
    <w:p w14:paraId="79F4574A" w14:textId="77777777" w:rsidR="00A75D28" w:rsidRPr="008E7348" w:rsidRDefault="00A75D28">
      <w:pPr>
        <w:shd w:val="clear" w:color="auto" w:fill="FFFFFF"/>
        <w:spacing w:after="120"/>
        <w:ind w:left="1080" w:right="580"/>
        <w:rPr>
          <w:rFonts w:asciiTheme="minorBidi" w:eastAsia="Times New Roman" w:hAnsiTheme="minorBidi" w:cstheme="minorBidi"/>
          <w:lang w:val="en-US"/>
          <w:rPrChange w:id="1072" w:author="יוני גרינברג" w:date="2025-12-21T15:14:00Z" w16du:dateUtc="2025-12-21T13:14:00Z">
            <w:rPr>
              <w:rFonts w:ascii="Times New Roman" w:eastAsia="Times New Roman" w:hAnsi="Times New Roman" w:cs="Times New Roman"/>
              <w:lang w:val="en-US"/>
            </w:rPr>
          </w:rPrChange>
        </w:rPr>
        <w:pPrChange w:id="1073" w:author="אלנה רווה" w:date="2025-12-18T13:25:00Z" w16du:dateUtc="2025-12-18T11:25:00Z">
          <w:pPr>
            <w:shd w:val="clear" w:color="auto" w:fill="FFFFFF"/>
            <w:spacing w:after="120"/>
            <w:ind w:left="1080" w:right="580"/>
            <w:jc w:val="center"/>
          </w:pPr>
        </w:pPrChange>
      </w:pPr>
    </w:p>
    <w:p w14:paraId="05FBC179" w14:textId="512999C2" w:rsidR="000562F9" w:rsidRPr="008E7348" w:rsidRDefault="00EA459D" w:rsidP="000562F9">
      <w:pPr>
        <w:shd w:val="clear" w:color="auto" w:fill="FFFFFF"/>
        <w:spacing w:after="120"/>
        <w:ind w:left="1080" w:right="580"/>
        <w:rPr>
          <w:rFonts w:asciiTheme="minorBidi" w:eastAsia="Times New Roman" w:hAnsiTheme="minorBidi" w:cstheme="minorBidi"/>
          <w:sz w:val="24"/>
          <w:szCs w:val="24"/>
          <w:lang w:val="en-US"/>
          <w:rPrChange w:id="1074" w:author="יוני גרינברג" w:date="2025-12-21T15:14:00Z" w16du:dateUtc="2025-12-21T13:14:00Z">
            <w:rPr>
              <w:rFonts w:ascii="Times New Roman" w:eastAsia="Times New Roman" w:hAnsi="Times New Roman" w:cs="Times New Roman"/>
              <w:sz w:val="24"/>
              <w:szCs w:val="24"/>
              <w:lang w:val="en-US"/>
            </w:rPr>
          </w:rPrChange>
        </w:rPr>
      </w:pPr>
      <w:commentRangeStart w:id="1075"/>
      <w:r w:rsidRPr="008E7348">
        <w:rPr>
          <w:rFonts w:asciiTheme="minorBidi" w:eastAsia="Times New Roman" w:hAnsiTheme="minorBidi" w:cstheme="minorBidi"/>
          <w:lang w:val="en-US"/>
          <w:rPrChange w:id="1076" w:author="יוני גרינברג" w:date="2025-12-21T15:14:00Z" w16du:dateUtc="2025-12-21T13:14:00Z">
            <w:rPr>
              <w:rFonts w:ascii="Times New Roman" w:eastAsia="Times New Roman" w:hAnsi="Times New Roman" w:cs="Times New Roman"/>
              <w:lang w:val="en-US"/>
            </w:rPr>
          </w:rPrChange>
        </w:rPr>
        <w:t>3.2.1 Frame</w:t>
      </w:r>
      <w:r w:rsidR="000562F9" w:rsidRPr="008E7348">
        <w:rPr>
          <w:rFonts w:asciiTheme="minorBidi" w:eastAsia="Times New Roman" w:hAnsiTheme="minorBidi" w:cstheme="minorBidi"/>
          <w:sz w:val="24"/>
          <w:szCs w:val="24"/>
          <w:lang w:val="en-US"/>
          <w:rPrChange w:id="1077" w:author="יוני גרינברג" w:date="2025-12-21T15:14:00Z" w16du:dateUtc="2025-12-21T13:14:00Z">
            <w:rPr>
              <w:rFonts w:ascii="Times New Roman" w:eastAsia="Times New Roman" w:hAnsi="Times New Roman" w:cs="Times New Roman"/>
              <w:sz w:val="24"/>
              <w:szCs w:val="24"/>
              <w:lang w:val="en-US"/>
            </w:rPr>
          </w:rPrChange>
        </w:rPr>
        <w:t xml:space="preserve"> Structure: </w:t>
      </w:r>
      <w:commentRangeEnd w:id="1075"/>
      <w:r w:rsidR="00A75D28" w:rsidRPr="008E7348">
        <w:rPr>
          <w:rStyle w:val="a6"/>
          <w:rFonts w:asciiTheme="minorBidi" w:hAnsiTheme="minorBidi" w:cstheme="minorBidi"/>
          <w:rPrChange w:id="1078" w:author="יוני גרינברג" w:date="2025-12-21T15:14:00Z" w16du:dateUtc="2025-12-21T13:14:00Z">
            <w:rPr>
              <w:rStyle w:val="a6"/>
            </w:rPr>
          </w:rPrChange>
        </w:rPr>
        <w:commentReference w:id="1075"/>
      </w:r>
      <w:r w:rsidR="000562F9" w:rsidRPr="008E7348">
        <w:rPr>
          <w:rFonts w:asciiTheme="minorBidi" w:eastAsia="Times New Roman" w:hAnsiTheme="minorBidi" w:cstheme="minorBidi"/>
          <w:sz w:val="24"/>
          <w:szCs w:val="24"/>
          <w:lang w:val="en-US"/>
          <w:rPrChange w:id="1079" w:author="יוני גרינברג" w:date="2025-12-21T15:14:00Z" w16du:dateUtc="2025-12-21T13:14:00Z">
            <w:rPr>
              <w:rFonts w:ascii="Times New Roman" w:eastAsia="Times New Roman" w:hAnsi="Times New Roman" w:cs="Times New Roman"/>
              <w:sz w:val="24"/>
              <w:szCs w:val="24"/>
              <w:lang w:val="en-US"/>
            </w:rPr>
          </w:rPrChange>
        </w:rPr>
        <w:t>Each transmission is a fixed 56-bit frame. The transmission time for the full frame is approximately 28 milliseconds (56 * 0.5ms). The frame components are:</w:t>
      </w:r>
    </w:p>
    <w:p w14:paraId="2639EE04" w14:textId="77777777" w:rsidR="000562F9" w:rsidRPr="008E7348" w:rsidRDefault="000562F9" w:rsidP="000562F9">
      <w:pPr>
        <w:shd w:val="clear" w:color="auto" w:fill="FFFFFF"/>
        <w:ind w:left="1800" w:right="580" w:hanging="360"/>
        <w:rPr>
          <w:rFonts w:asciiTheme="minorBidi" w:eastAsia="Times New Roman" w:hAnsiTheme="minorBidi" w:cstheme="minorBidi"/>
          <w:sz w:val="24"/>
          <w:szCs w:val="24"/>
          <w:lang w:val="en-US"/>
          <w:rPrChange w:id="1080"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81" w:author="יוני גרינברג" w:date="2025-12-21T15:14:00Z" w16du:dateUtc="2025-12-21T13:14:00Z">
            <w:rPr>
              <w:rFonts w:ascii="Times New Roman" w:eastAsia="Times New Roman" w:hAnsi="Times New Roman" w:cs="Times New Roman"/>
              <w:sz w:val="24"/>
              <w:szCs w:val="24"/>
              <w:lang w:val="en-US"/>
            </w:rPr>
          </w:rPrChange>
        </w:rPr>
        <w:t xml:space="preserve">1.  </w:t>
      </w:r>
      <w:r w:rsidRPr="008E7348">
        <w:rPr>
          <w:rFonts w:asciiTheme="minorBidi" w:eastAsia="Times New Roman" w:hAnsiTheme="minorBidi" w:cstheme="minorBidi"/>
          <w:sz w:val="24"/>
          <w:szCs w:val="24"/>
          <w:lang w:val="en-US"/>
          <w:rPrChange w:id="1082" w:author="יוני גרינברג" w:date="2025-12-21T15:14:00Z" w16du:dateUtc="2025-12-21T13:14:00Z">
            <w:rPr>
              <w:rFonts w:ascii="Times New Roman" w:eastAsia="Times New Roman" w:hAnsi="Times New Roman" w:cs="Times New Roman"/>
              <w:sz w:val="24"/>
              <w:szCs w:val="24"/>
              <w:lang w:val="en-US"/>
            </w:rPr>
          </w:rPrChange>
        </w:rPr>
        <w:tab/>
        <w:t xml:space="preserve"> Starting character 'F' (4 bits).</w:t>
      </w:r>
    </w:p>
    <w:p w14:paraId="176CC5A1" w14:textId="77777777" w:rsidR="000562F9" w:rsidRPr="008E7348" w:rsidRDefault="000562F9" w:rsidP="000562F9">
      <w:pPr>
        <w:shd w:val="clear" w:color="auto" w:fill="FFFFFF"/>
        <w:ind w:left="1800" w:right="580" w:hanging="360"/>
        <w:rPr>
          <w:rFonts w:asciiTheme="minorBidi" w:eastAsia="Times New Roman" w:hAnsiTheme="minorBidi" w:cstheme="minorBidi"/>
          <w:sz w:val="24"/>
          <w:szCs w:val="24"/>
          <w:lang w:val="en-US"/>
          <w:rPrChange w:id="108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84" w:author="יוני גרינברג" w:date="2025-12-21T15:14:00Z" w16du:dateUtc="2025-12-21T13:14:00Z">
            <w:rPr>
              <w:rFonts w:ascii="Times New Roman" w:eastAsia="Times New Roman" w:hAnsi="Times New Roman" w:cs="Times New Roman"/>
              <w:sz w:val="24"/>
              <w:szCs w:val="24"/>
              <w:lang w:val="en-US"/>
            </w:rPr>
          </w:rPrChange>
        </w:rPr>
        <w:t>2</w:t>
      </w:r>
      <w:proofErr w:type="gramStart"/>
      <w:r w:rsidRPr="008E7348">
        <w:rPr>
          <w:rFonts w:asciiTheme="minorBidi" w:eastAsia="Times New Roman" w:hAnsiTheme="minorBidi" w:cstheme="minorBidi"/>
          <w:sz w:val="24"/>
          <w:szCs w:val="24"/>
          <w:lang w:val="en-US"/>
          <w:rPrChange w:id="1085" w:author="יוני גרינברג" w:date="2025-12-21T15:14:00Z" w16du:dateUtc="2025-12-21T13:14:00Z">
            <w:rPr>
              <w:rFonts w:ascii="Times New Roman" w:eastAsia="Times New Roman" w:hAnsi="Times New Roman" w:cs="Times New Roman"/>
              <w:sz w:val="24"/>
              <w:szCs w:val="24"/>
              <w:lang w:val="en-US"/>
            </w:rPr>
          </w:rPrChange>
        </w:rPr>
        <w:t xml:space="preserve">.  </w:t>
      </w:r>
      <w:r w:rsidRPr="008E7348">
        <w:rPr>
          <w:rFonts w:asciiTheme="minorBidi" w:eastAsia="Times New Roman" w:hAnsiTheme="minorBidi" w:cstheme="minorBidi"/>
          <w:sz w:val="24"/>
          <w:szCs w:val="24"/>
          <w:lang w:val="en-US"/>
          <w:rPrChange w:id="1086" w:author="יוני גרינברג" w:date="2025-12-21T15:14:00Z" w16du:dateUtc="2025-12-21T13:14:00Z">
            <w:rPr>
              <w:rFonts w:ascii="Times New Roman" w:eastAsia="Times New Roman" w:hAnsi="Times New Roman" w:cs="Times New Roman"/>
              <w:sz w:val="24"/>
              <w:szCs w:val="24"/>
              <w:lang w:val="en-US"/>
            </w:rPr>
          </w:rPrChange>
        </w:rPr>
        <w:tab/>
      </w:r>
      <w:proofErr w:type="gramEnd"/>
      <w:r w:rsidRPr="008E7348">
        <w:rPr>
          <w:rFonts w:asciiTheme="minorBidi" w:eastAsia="Times New Roman" w:hAnsiTheme="minorBidi" w:cstheme="minorBidi"/>
          <w:sz w:val="24"/>
          <w:szCs w:val="24"/>
          <w:lang w:val="en-US"/>
          <w:rPrChange w:id="1087" w:author="יוני גרינברג" w:date="2025-12-21T15:14:00Z" w16du:dateUtc="2025-12-21T13:14:00Z">
            <w:rPr>
              <w:rFonts w:ascii="Times New Roman" w:eastAsia="Times New Roman" w:hAnsi="Times New Roman" w:cs="Times New Roman"/>
              <w:sz w:val="24"/>
              <w:szCs w:val="24"/>
              <w:lang w:val="en-US"/>
            </w:rPr>
          </w:rPrChange>
        </w:rPr>
        <w:t>User ID (40 bits).</w:t>
      </w:r>
    </w:p>
    <w:p w14:paraId="42E6717A" w14:textId="77777777" w:rsidR="000562F9" w:rsidRPr="008E7348" w:rsidRDefault="000562F9" w:rsidP="000562F9">
      <w:pPr>
        <w:shd w:val="clear" w:color="auto" w:fill="FFFFFF"/>
        <w:ind w:left="1800" w:right="580" w:hanging="360"/>
        <w:rPr>
          <w:rFonts w:asciiTheme="minorBidi" w:eastAsia="Times New Roman" w:hAnsiTheme="minorBidi" w:cstheme="minorBidi"/>
          <w:sz w:val="24"/>
          <w:szCs w:val="24"/>
          <w:lang w:val="en-US"/>
          <w:rPrChange w:id="1088"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89" w:author="יוני גרינברג" w:date="2025-12-21T15:14:00Z" w16du:dateUtc="2025-12-21T13:14:00Z">
            <w:rPr>
              <w:rFonts w:ascii="Times New Roman" w:eastAsia="Times New Roman" w:hAnsi="Times New Roman" w:cs="Times New Roman"/>
              <w:sz w:val="24"/>
              <w:szCs w:val="24"/>
              <w:lang w:val="en-US"/>
            </w:rPr>
          </w:rPrChange>
        </w:rPr>
        <w:t>3</w:t>
      </w:r>
      <w:proofErr w:type="gramStart"/>
      <w:r w:rsidRPr="008E7348">
        <w:rPr>
          <w:rFonts w:asciiTheme="minorBidi" w:eastAsia="Times New Roman" w:hAnsiTheme="minorBidi" w:cstheme="minorBidi"/>
          <w:sz w:val="24"/>
          <w:szCs w:val="24"/>
          <w:lang w:val="en-US"/>
          <w:rPrChange w:id="1090" w:author="יוני גרינברג" w:date="2025-12-21T15:14:00Z" w16du:dateUtc="2025-12-21T13:14:00Z">
            <w:rPr>
              <w:rFonts w:ascii="Times New Roman" w:eastAsia="Times New Roman" w:hAnsi="Times New Roman" w:cs="Times New Roman"/>
              <w:sz w:val="24"/>
              <w:szCs w:val="24"/>
              <w:lang w:val="en-US"/>
            </w:rPr>
          </w:rPrChange>
        </w:rPr>
        <w:t xml:space="preserve">.  </w:t>
      </w:r>
      <w:r w:rsidRPr="008E7348">
        <w:rPr>
          <w:rFonts w:asciiTheme="minorBidi" w:eastAsia="Times New Roman" w:hAnsiTheme="minorBidi" w:cstheme="minorBidi"/>
          <w:sz w:val="24"/>
          <w:szCs w:val="24"/>
          <w:lang w:val="en-US"/>
          <w:rPrChange w:id="1091" w:author="יוני גרינברג" w:date="2025-12-21T15:14:00Z" w16du:dateUtc="2025-12-21T13:14:00Z">
            <w:rPr>
              <w:rFonts w:ascii="Times New Roman" w:eastAsia="Times New Roman" w:hAnsi="Times New Roman" w:cs="Times New Roman"/>
              <w:sz w:val="24"/>
              <w:szCs w:val="24"/>
              <w:lang w:val="en-US"/>
            </w:rPr>
          </w:rPrChange>
        </w:rPr>
        <w:tab/>
      </w:r>
      <w:proofErr w:type="gramEnd"/>
      <w:r w:rsidRPr="008E7348">
        <w:rPr>
          <w:rFonts w:asciiTheme="minorBidi" w:eastAsia="Times New Roman" w:hAnsiTheme="minorBidi" w:cstheme="minorBidi"/>
          <w:sz w:val="24"/>
          <w:szCs w:val="24"/>
          <w:lang w:val="en-US"/>
          <w:rPrChange w:id="1092" w:author="יוני גרינברג" w:date="2025-12-21T15:14:00Z" w16du:dateUtc="2025-12-21T13:14:00Z">
            <w:rPr>
              <w:rFonts w:ascii="Times New Roman" w:eastAsia="Times New Roman" w:hAnsi="Times New Roman" w:cs="Times New Roman"/>
              <w:sz w:val="24"/>
              <w:szCs w:val="24"/>
              <w:lang w:val="en-US"/>
            </w:rPr>
          </w:rPrChange>
        </w:rPr>
        <w:t>Separating character 'F' (4 bits).</w:t>
      </w:r>
    </w:p>
    <w:p w14:paraId="1D9C33CF" w14:textId="56949662" w:rsidR="000562F9" w:rsidRPr="008E7348" w:rsidRDefault="000562F9" w:rsidP="000562F9">
      <w:pPr>
        <w:shd w:val="clear" w:color="auto" w:fill="FFFFFF"/>
        <w:spacing w:after="120"/>
        <w:ind w:left="1800" w:right="580" w:hanging="360"/>
        <w:rPr>
          <w:rFonts w:asciiTheme="minorBidi" w:eastAsia="Times New Roman" w:hAnsiTheme="minorBidi" w:cstheme="minorBidi"/>
          <w:sz w:val="24"/>
          <w:szCs w:val="24"/>
          <w:lang w:val="en-US"/>
          <w:rPrChange w:id="109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94" w:author="יוני גרינברג" w:date="2025-12-21T15:14:00Z" w16du:dateUtc="2025-12-21T13:14:00Z">
            <w:rPr>
              <w:rFonts w:ascii="Times New Roman" w:eastAsia="Times New Roman" w:hAnsi="Times New Roman" w:cs="Times New Roman"/>
              <w:sz w:val="24"/>
              <w:szCs w:val="24"/>
              <w:lang w:val="en-US"/>
            </w:rPr>
          </w:rPrChange>
        </w:rPr>
        <w:t>4.    Checksum (8 bits), calculated by summing the characters/digits of the data section.</w:t>
      </w:r>
    </w:p>
    <w:p w14:paraId="0C7C418D" w14:textId="77777777" w:rsidR="000562F9" w:rsidRPr="008E7348" w:rsidRDefault="000562F9" w:rsidP="000562F9">
      <w:pPr>
        <w:shd w:val="clear" w:color="auto" w:fill="FFFFFF"/>
        <w:spacing w:after="120"/>
        <w:ind w:left="1800" w:right="580" w:hanging="360"/>
        <w:rPr>
          <w:rFonts w:asciiTheme="minorBidi" w:eastAsia="Times New Roman" w:hAnsiTheme="minorBidi" w:cstheme="minorBidi"/>
          <w:lang w:val="en-US"/>
          <w:rPrChange w:id="1095"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eastAsia="Times New Roman" w:hAnsiTheme="minorBidi" w:cstheme="minorBidi"/>
          <w:noProof/>
          <w:rPrChange w:id="1096" w:author="יוני גרינברג" w:date="2025-12-21T15:14:00Z" w16du:dateUtc="2025-12-21T13:14:00Z">
            <w:rPr>
              <w:rFonts w:ascii="Times New Roman" w:eastAsia="Times New Roman" w:hAnsi="Times New Roman" w:cs="Times New Roman"/>
              <w:noProof/>
            </w:rPr>
          </w:rPrChange>
        </w:rPr>
        <w:lastRenderedPageBreak/>
        <w:drawing>
          <wp:inline distT="114300" distB="114300" distL="114300" distR="114300" wp14:anchorId="147D2C9E" wp14:editId="2125765A">
            <wp:extent cx="4586188" cy="2498787"/>
            <wp:effectExtent l="0" t="0" r="0" b="0"/>
            <wp:docPr id="37483606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4586188" cy="2498787"/>
                    </a:xfrm>
                    <a:prstGeom prst="rect">
                      <a:avLst/>
                    </a:prstGeom>
                    <a:ln/>
                  </pic:spPr>
                </pic:pic>
              </a:graphicData>
            </a:graphic>
          </wp:inline>
        </w:drawing>
      </w:r>
    </w:p>
    <w:p w14:paraId="3A7FD0CA" w14:textId="22594983" w:rsidR="00B41A02" w:rsidRPr="008E7348" w:rsidRDefault="007C56B1" w:rsidP="00CF2B94">
      <w:pPr>
        <w:shd w:val="clear" w:color="auto" w:fill="FFFFFF"/>
        <w:spacing w:after="120"/>
        <w:ind w:left="1080" w:right="580" w:firstLine="360"/>
        <w:rPr>
          <w:rFonts w:asciiTheme="minorBidi" w:eastAsia="Times New Roman" w:hAnsiTheme="minorBidi" w:cstheme="minorBidi"/>
          <w:sz w:val="24"/>
          <w:szCs w:val="24"/>
          <w:lang w:val="en-US"/>
          <w:rPrChange w:id="1097"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b/>
          <w:bCs/>
          <w:sz w:val="24"/>
          <w:szCs w:val="24"/>
          <w:lang w:val="en-US"/>
          <w:rPrChange w:id="1098" w:author="יוני גרינברג" w:date="2025-12-21T15:14:00Z" w16du:dateUtc="2025-12-21T13:14:00Z">
            <w:rPr>
              <w:rFonts w:ascii="Times New Roman" w:eastAsia="Times New Roman" w:hAnsi="Times New Roman" w:cs="Times New Roman"/>
              <w:b/>
              <w:bCs/>
              <w:sz w:val="24"/>
              <w:szCs w:val="24"/>
              <w:lang w:val="en-US"/>
            </w:rPr>
          </w:rPrChange>
        </w:rPr>
        <w:t>Figure 3:</w:t>
      </w:r>
      <w:r w:rsidRPr="008E7348">
        <w:rPr>
          <w:rFonts w:asciiTheme="minorBidi" w:eastAsia="Times New Roman" w:hAnsiTheme="minorBidi" w:cstheme="minorBidi"/>
          <w:sz w:val="24"/>
          <w:szCs w:val="24"/>
          <w:lang w:val="en-US"/>
          <w:rPrChange w:id="1099" w:author="יוני גרינברג" w:date="2025-12-21T15:14:00Z" w16du:dateUtc="2025-12-21T13:14:00Z">
            <w:rPr>
              <w:rFonts w:ascii="Times New Roman" w:eastAsia="Times New Roman" w:hAnsi="Times New Roman" w:cs="Times New Roman"/>
              <w:sz w:val="24"/>
              <w:szCs w:val="24"/>
              <w:lang w:val="en-US"/>
            </w:rPr>
          </w:rPrChange>
        </w:rPr>
        <w:t xml:space="preserve"> Schematic breakdown of the 56-bit Ultrasonic Data </w:t>
      </w:r>
      <w:r w:rsidR="00CF2B94" w:rsidRPr="008E7348">
        <w:rPr>
          <w:rFonts w:asciiTheme="minorBidi" w:eastAsia="Times New Roman" w:hAnsiTheme="minorBidi" w:cstheme="minorBidi"/>
          <w:sz w:val="24"/>
          <w:szCs w:val="24"/>
          <w:lang w:val="en-US"/>
          <w:rPrChange w:id="1100" w:author="יוני גרינברג" w:date="2025-12-21T15:14:00Z" w16du:dateUtc="2025-12-21T13:14:00Z">
            <w:rPr>
              <w:rFonts w:ascii="Times New Roman" w:eastAsia="Times New Roman" w:hAnsi="Times New Roman" w:cs="Times New Roman"/>
              <w:sz w:val="24"/>
              <w:szCs w:val="24"/>
              <w:lang w:val="en-US"/>
            </w:rPr>
          </w:rPrChange>
        </w:rPr>
        <w:t>Frame. (</w:t>
      </w:r>
      <w:r w:rsidR="00B41A02" w:rsidRPr="008E7348">
        <w:rPr>
          <w:rFonts w:asciiTheme="minorBidi" w:eastAsia="Times New Roman" w:hAnsiTheme="minorBidi" w:cstheme="minorBidi"/>
          <w:sz w:val="24"/>
          <w:szCs w:val="24"/>
          <w:lang w:val="en-US"/>
          <w:rPrChange w:id="1101" w:author="יוני גרינברג" w:date="2025-12-21T15:14:00Z" w16du:dateUtc="2025-12-21T13:14:00Z">
            <w:rPr>
              <w:rFonts w:ascii="Times New Roman" w:eastAsia="Times New Roman" w:hAnsi="Times New Roman" w:cs="Times New Roman"/>
              <w:sz w:val="24"/>
              <w:szCs w:val="24"/>
              <w:lang w:val="en-US"/>
            </w:rPr>
          </w:rPrChange>
        </w:rPr>
        <w:t>Figure Created by Google "nano banana pro" AI Model).</w:t>
      </w:r>
    </w:p>
    <w:p w14:paraId="449450D3" w14:textId="77777777" w:rsidR="00B41A02" w:rsidRPr="008E7348" w:rsidRDefault="00B41A02" w:rsidP="007C56B1">
      <w:pPr>
        <w:shd w:val="clear" w:color="auto" w:fill="FFFFFF"/>
        <w:spacing w:after="120"/>
        <w:ind w:left="1800" w:right="580" w:hanging="360"/>
        <w:rPr>
          <w:rFonts w:asciiTheme="minorBidi" w:eastAsia="Times New Roman" w:hAnsiTheme="minorBidi" w:cstheme="minorBidi"/>
          <w:lang w:val="en-US"/>
          <w:rPrChange w:id="1102" w:author="יוני גרינברג" w:date="2025-12-21T15:14:00Z" w16du:dateUtc="2025-12-21T13:14:00Z">
            <w:rPr>
              <w:rFonts w:ascii="Times New Roman" w:eastAsia="Times New Roman" w:hAnsi="Times New Roman" w:cs="Times New Roman"/>
              <w:lang w:val="en-US"/>
            </w:rPr>
          </w:rPrChange>
        </w:rPr>
      </w:pPr>
    </w:p>
    <w:p w14:paraId="15EB7E4A" w14:textId="77777777" w:rsidR="000562F9" w:rsidRPr="008E7348" w:rsidRDefault="000562F9" w:rsidP="000562F9">
      <w:pPr>
        <w:shd w:val="clear" w:color="auto" w:fill="FFFFFF"/>
        <w:spacing w:after="120"/>
        <w:ind w:left="1080" w:right="580"/>
        <w:rPr>
          <w:rFonts w:asciiTheme="minorBidi" w:eastAsia="Times New Roman" w:hAnsiTheme="minorBidi" w:cstheme="minorBidi"/>
          <w:lang w:val="en-US"/>
          <w:rPrChange w:id="1103" w:author="יוני גרינברג" w:date="2025-12-21T15:14:00Z" w16du:dateUtc="2025-12-21T13:14:00Z">
            <w:rPr>
              <w:rFonts w:ascii="Times New Roman" w:eastAsia="Times New Roman" w:hAnsi="Times New Roman" w:cs="Times New Roman"/>
              <w:lang w:val="en-US"/>
            </w:rPr>
          </w:rPrChange>
        </w:rPr>
      </w:pPr>
    </w:p>
    <w:p w14:paraId="06589BFA"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0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05" w:author="יוני גרינברג" w:date="2025-12-21T15:14:00Z" w16du:dateUtc="2025-12-21T13:14:00Z">
            <w:rPr>
              <w:rFonts w:ascii="Times New Roman" w:eastAsia="Times New Roman" w:hAnsi="Times New Roman" w:cs="Times New Roman"/>
              <w:sz w:val="24"/>
              <w:szCs w:val="24"/>
              <w:lang w:val="en-US"/>
            </w:rPr>
          </w:rPrChange>
        </w:rPr>
        <w:t>3.2.2 Transmitter Implementation</w:t>
      </w:r>
    </w:p>
    <w:p w14:paraId="1064770D"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06"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07" w:author="יוני גרינברג" w:date="2025-12-21T15:14:00Z" w16du:dateUtc="2025-12-21T13:14:00Z">
            <w:rPr>
              <w:rFonts w:ascii="Times New Roman" w:eastAsia="Times New Roman" w:hAnsi="Times New Roman" w:cs="Times New Roman"/>
              <w:sz w:val="24"/>
              <w:szCs w:val="24"/>
              <w:lang w:val="en-US"/>
            </w:rPr>
          </w:rPrChange>
        </w:rPr>
        <w:t>The transmission process uses the Android API's ‘</w:t>
      </w:r>
      <w:proofErr w:type="spellStart"/>
      <w:r w:rsidRPr="008E7348">
        <w:rPr>
          <w:rFonts w:asciiTheme="minorBidi" w:eastAsia="Times New Roman" w:hAnsiTheme="minorBidi" w:cstheme="minorBidi"/>
          <w:sz w:val="24"/>
          <w:szCs w:val="24"/>
          <w:lang w:val="en-US"/>
          <w:rPrChange w:id="1108" w:author="יוני גרינברג" w:date="2025-12-21T15:14:00Z" w16du:dateUtc="2025-12-21T13:14:00Z">
            <w:rPr>
              <w:rFonts w:ascii="Times New Roman" w:eastAsia="Times New Roman" w:hAnsi="Times New Roman" w:cs="Times New Roman"/>
              <w:sz w:val="24"/>
              <w:szCs w:val="24"/>
              <w:lang w:val="en-US"/>
            </w:rPr>
          </w:rPrChange>
        </w:rPr>
        <w:t>AudioTrack</w:t>
      </w:r>
      <w:proofErr w:type="spellEnd"/>
      <w:r w:rsidRPr="008E7348">
        <w:rPr>
          <w:rFonts w:asciiTheme="minorBidi" w:eastAsia="Times New Roman" w:hAnsiTheme="minorBidi" w:cstheme="minorBidi"/>
          <w:sz w:val="24"/>
          <w:szCs w:val="24"/>
          <w:lang w:val="en-US"/>
          <w:rPrChange w:id="1109" w:author="יוני גרינברג" w:date="2025-12-21T15:14:00Z" w16du:dateUtc="2025-12-21T13:14:00Z">
            <w:rPr>
              <w:rFonts w:ascii="Times New Roman" w:eastAsia="Times New Roman" w:hAnsi="Times New Roman" w:cs="Times New Roman"/>
              <w:sz w:val="24"/>
              <w:szCs w:val="24"/>
              <w:lang w:val="en-US"/>
            </w:rPr>
          </w:rPrChange>
        </w:rPr>
        <w:t>’ or IOS API's ‘</w:t>
      </w:r>
      <w:proofErr w:type="spellStart"/>
      <w:r w:rsidRPr="008E7348">
        <w:rPr>
          <w:rFonts w:asciiTheme="minorBidi" w:eastAsia="Times New Roman" w:hAnsiTheme="minorBidi" w:cstheme="minorBidi"/>
          <w:sz w:val="24"/>
          <w:szCs w:val="24"/>
          <w:lang w:val="en-US"/>
          <w:rPrChange w:id="1110" w:author="יוני גרינברג" w:date="2025-12-21T15:14:00Z" w16du:dateUtc="2025-12-21T13:14:00Z">
            <w:rPr>
              <w:rFonts w:ascii="Times New Roman" w:eastAsia="Times New Roman" w:hAnsi="Times New Roman" w:cs="Times New Roman"/>
              <w:sz w:val="24"/>
              <w:szCs w:val="24"/>
              <w:lang w:val="en-US"/>
            </w:rPr>
          </w:rPrChange>
        </w:rPr>
        <w:t>AVAudioEngine</w:t>
      </w:r>
      <w:proofErr w:type="spellEnd"/>
      <w:r w:rsidRPr="008E7348">
        <w:rPr>
          <w:rFonts w:asciiTheme="minorBidi" w:eastAsia="Times New Roman" w:hAnsiTheme="minorBidi" w:cstheme="minorBidi"/>
          <w:sz w:val="24"/>
          <w:szCs w:val="24"/>
          <w:lang w:val="en-US"/>
          <w:rPrChange w:id="1111" w:author="יוני גרינברג" w:date="2025-12-21T15:14:00Z" w16du:dateUtc="2025-12-21T13:14:00Z">
            <w:rPr>
              <w:rFonts w:ascii="Times New Roman" w:eastAsia="Times New Roman" w:hAnsi="Times New Roman" w:cs="Times New Roman"/>
              <w:sz w:val="24"/>
              <w:szCs w:val="24"/>
              <w:lang w:val="en-US"/>
            </w:rPr>
          </w:rPrChange>
        </w:rPr>
        <w:t>’.</w:t>
      </w:r>
    </w:p>
    <w:p w14:paraId="11D71B47" w14:textId="1DA82306" w:rsidR="00447178" w:rsidRPr="008E7348" w:rsidRDefault="00447178" w:rsidP="000562F9">
      <w:pPr>
        <w:shd w:val="clear" w:color="auto" w:fill="FFFFFF"/>
        <w:spacing w:after="120"/>
        <w:ind w:left="1080" w:right="580"/>
        <w:rPr>
          <w:rFonts w:asciiTheme="minorBidi" w:eastAsia="Times New Roman" w:hAnsiTheme="minorBidi" w:cstheme="minorBidi"/>
          <w:sz w:val="24"/>
          <w:szCs w:val="24"/>
          <w:lang w:val="en-US"/>
          <w:rPrChange w:id="1112"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13" w:author="יוני גרינברג" w:date="2025-12-21T15:14:00Z" w16du:dateUtc="2025-12-21T13:14:00Z">
            <w:rPr>
              <w:rFonts w:ascii="Times New Roman" w:eastAsia="Times New Roman" w:hAnsi="Times New Roman" w:cs="Times New Roman"/>
              <w:sz w:val="24"/>
              <w:szCs w:val="24"/>
              <w:lang w:val="en-US"/>
            </w:rPr>
          </w:rPrChange>
        </w:rPr>
        <w:br/>
      </w:r>
    </w:p>
    <w:p w14:paraId="7937EE28" w14:textId="7DC0F16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1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15" w:author="יוני גרינברג" w:date="2025-12-21T15:14:00Z" w16du:dateUtc="2025-12-21T13:14:00Z">
            <w:rPr>
              <w:rFonts w:ascii="Times New Roman" w:eastAsia="Times New Roman" w:hAnsi="Times New Roman" w:cs="Times New Roman"/>
              <w:sz w:val="24"/>
              <w:szCs w:val="24"/>
              <w:lang w:val="en-US"/>
            </w:rPr>
          </w:rPrChange>
        </w:rPr>
        <w:t>1</w:t>
      </w:r>
      <w:r w:rsidR="00EA459D" w:rsidRPr="008E7348">
        <w:rPr>
          <w:rFonts w:asciiTheme="minorBidi" w:eastAsia="Times New Roman" w:hAnsiTheme="minorBidi" w:cstheme="minorBidi"/>
          <w:sz w:val="24"/>
          <w:szCs w:val="24"/>
          <w:lang w:val="en-US"/>
          <w:rPrChange w:id="1116" w:author="יוני גרינברג" w:date="2025-12-21T15:14:00Z" w16du:dateUtc="2025-12-21T13:14:00Z">
            <w:rPr>
              <w:rFonts w:ascii="Times New Roman" w:eastAsia="Times New Roman" w:hAnsi="Times New Roman" w:cs="Times New Roman"/>
              <w:sz w:val="24"/>
              <w:szCs w:val="24"/>
              <w:lang w:val="en-US"/>
            </w:rPr>
          </w:rPrChange>
        </w:rPr>
        <w:t>. Tone</w:t>
      </w:r>
      <w:r w:rsidRPr="008E7348">
        <w:rPr>
          <w:rFonts w:asciiTheme="minorBidi" w:eastAsia="Times New Roman" w:hAnsiTheme="minorBidi" w:cstheme="minorBidi"/>
          <w:sz w:val="24"/>
          <w:szCs w:val="24"/>
          <w:lang w:val="en-US"/>
          <w:rPrChange w:id="1117" w:author="יוני גרינברג" w:date="2025-12-21T15:14:00Z" w16du:dateUtc="2025-12-21T13:14:00Z">
            <w:rPr>
              <w:rFonts w:ascii="Times New Roman" w:eastAsia="Times New Roman" w:hAnsi="Times New Roman" w:cs="Times New Roman"/>
              <w:sz w:val="24"/>
              <w:szCs w:val="24"/>
              <w:lang w:val="en-US"/>
            </w:rPr>
          </w:rPrChange>
        </w:rPr>
        <w:t xml:space="preserve"> Generation: The application iterates over the binary sequence (the frame) and assigns the corresponding high (20 </w:t>
      </w:r>
      <w:r w:rsidR="005018ED" w:rsidRPr="008E7348">
        <w:rPr>
          <w:rFonts w:asciiTheme="minorBidi" w:eastAsia="Times New Roman" w:hAnsiTheme="minorBidi" w:cstheme="minorBidi"/>
          <w:sz w:val="24"/>
          <w:szCs w:val="24"/>
          <w:lang w:val="en-US"/>
          <w:rPrChange w:id="1118" w:author="יוני גרינברג" w:date="2025-12-21T15:14:00Z" w16du:dateUtc="2025-12-21T13:14:00Z">
            <w:rPr>
              <w:rFonts w:ascii="Times New Roman" w:eastAsia="Times New Roman" w:hAnsi="Times New Roman" w:cs="Times New Roman"/>
              <w:sz w:val="24"/>
              <w:szCs w:val="24"/>
              <w:lang w:val="en-US"/>
            </w:rPr>
          </w:rPrChange>
        </w:rPr>
        <w:t>KHZ</w:t>
      </w:r>
      <w:r w:rsidRPr="008E7348">
        <w:rPr>
          <w:rFonts w:asciiTheme="minorBidi" w:eastAsia="Times New Roman" w:hAnsiTheme="minorBidi" w:cstheme="minorBidi"/>
          <w:sz w:val="24"/>
          <w:szCs w:val="24"/>
          <w:lang w:val="en-US"/>
          <w:rPrChange w:id="1119" w:author="יוני גרינברג" w:date="2025-12-21T15:14:00Z" w16du:dateUtc="2025-12-21T13:14:00Z">
            <w:rPr>
              <w:rFonts w:ascii="Times New Roman" w:eastAsia="Times New Roman" w:hAnsi="Times New Roman" w:cs="Times New Roman"/>
              <w:sz w:val="24"/>
              <w:szCs w:val="24"/>
              <w:lang w:val="en-US"/>
            </w:rPr>
          </w:rPrChange>
        </w:rPr>
        <w:t xml:space="preserve">) or low (18 </w:t>
      </w:r>
      <w:r w:rsidR="005018ED" w:rsidRPr="008E7348">
        <w:rPr>
          <w:rFonts w:asciiTheme="minorBidi" w:eastAsia="Times New Roman" w:hAnsiTheme="minorBidi" w:cstheme="minorBidi"/>
          <w:sz w:val="24"/>
          <w:szCs w:val="24"/>
          <w:lang w:val="en-US"/>
          <w:rPrChange w:id="1120" w:author="יוני גרינברג" w:date="2025-12-21T15:14:00Z" w16du:dateUtc="2025-12-21T13:14:00Z">
            <w:rPr>
              <w:rFonts w:ascii="Times New Roman" w:eastAsia="Times New Roman" w:hAnsi="Times New Roman" w:cs="Times New Roman"/>
              <w:sz w:val="24"/>
              <w:szCs w:val="24"/>
              <w:lang w:val="en-US"/>
            </w:rPr>
          </w:rPrChange>
        </w:rPr>
        <w:t>KHZ</w:t>
      </w:r>
      <w:r w:rsidRPr="008E7348">
        <w:rPr>
          <w:rFonts w:asciiTheme="minorBidi" w:eastAsia="Times New Roman" w:hAnsiTheme="minorBidi" w:cstheme="minorBidi"/>
          <w:sz w:val="24"/>
          <w:szCs w:val="24"/>
          <w:lang w:val="en-US"/>
          <w:rPrChange w:id="1121" w:author="יוני גרינברג" w:date="2025-12-21T15:14:00Z" w16du:dateUtc="2025-12-21T13:14:00Z">
            <w:rPr>
              <w:rFonts w:ascii="Times New Roman" w:eastAsia="Times New Roman" w:hAnsi="Times New Roman" w:cs="Times New Roman"/>
              <w:sz w:val="24"/>
              <w:szCs w:val="24"/>
              <w:lang w:val="en-US"/>
            </w:rPr>
          </w:rPrChange>
        </w:rPr>
        <w:t>) frequency tone.</w:t>
      </w:r>
    </w:p>
    <w:p w14:paraId="71B87CD3" w14:textId="5B44F9AB"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22"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23" w:author="יוני גרינברג" w:date="2025-12-21T15:14:00Z" w16du:dateUtc="2025-12-21T13:14:00Z">
            <w:rPr>
              <w:rFonts w:ascii="Times New Roman" w:eastAsia="Times New Roman" w:hAnsi="Times New Roman" w:cs="Times New Roman"/>
              <w:sz w:val="24"/>
              <w:szCs w:val="24"/>
              <w:lang w:val="en-US"/>
            </w:rPr>
          </w:rPrChange>
        </w:rPr>
        <w:t>2</w:t>
      </w:r>
      <w:r w:rsidR="00EA459D" w:rsidRPr="008E7348">
        <w:rPr>
          <w:rFonts w:asciiTheme="minorBidi" w:eastAsia="Times New Roman" w:hAnsiTheme="minorBidi" w:cstheme="minorBidi"/>
          <w:sz w:val="24"/>
          <w:szCs w:val="24"/>
          <w:lang w:val="en-US"/>
          <w:rPrChange w:id="1124" w:author="יוני גרינברג" w:date="2025-12-21T15:14:00Z" w16du:dateUtc="2025-12-21T13:14:00Z">
            <w:rPr>
              <w:rFonts w:ascii="Times New Roman" w:eastAsia="Times New Roman" w:hAnsi="Times New Roman" w:cs="Times New Roman"/>
              <w:sz w:val="24"/>
              <w:szCs w:val="24"/>
              <w:lang w:val="en-US"/>
            </w:rPr>
          </w:rPrChange>
        </w:rPr>
        <w:t>. Audio</w:t>
      </w:r>
      <w:r w:rsidRPr="008E7348">
        <w:rPr>
          <w:rFonts w:asciiTheme="minorBidi" w:eastAsia="Times New Roman" w:hAnsiTheme="minorBidi" w:cstheme="minorBidi"/>
          <w:sz w:val="24"/>
          <w:szCs w:val="24"/>
          <w:lang w:val="en-US"/>
          <w:rPrChange w:id="1125" w:author="יוני גרינברג" w:date="2025-12-21T15:14:00Z" w16du:dateUtc="2025-12-21T13:14:00Z">
            <w:rPr>
              <w:rFonts w:ascii="Times New Roman" w:eastAsia="Times New Roman" w:hAnsi="Times New Roman" w:cs="Times New Roman"/>
              <w:sz w:val="24"/>
              <w:szCs w:val="24"/>
              <w:lang w:val="en-US"/>
            </w:rPr>
          </w:rPrChange>
        </w:rPr>
        <w:t xml:space="preserve"> Output: The synthesized audio track is played with the highest amplitude to transmit the data.</w:t>
      </w:r>
    </w:p>
    <w:p w14:paraId="4D999413" w14:textId="6709F491"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26"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27" w:author="יוני גרינברג" w:date="2025-12-21T15:14:00Z" w16du:dateUtc="2025-12-21T13:14:00Z">
            <w:rPr>
              <w:rFonts w:ascii="Times New Roman" w:eastAsia="Times New Roman" w:hAnsi="Times New Roman" w:cs="Times New Roman"/>
              <w:sz w:val="24"/>
              <w:szCs w:val="24"/>
              <w:lang w:val="en-US"/>
            </w:rPr>
          </w:rPrChange>
        </w:rPr>
        <w:t>3</w:t>
      </w:r>
      <w:r w:rsidR="00EA459D" w:rsidRPr="008E7348">
        <w:rPr>
          <w:rFonts w:asciiTheme="minorBidi" w:eastAsia="Times New Roman" w:hAnsiTheme="minorBidi" w:cstheme="minorBidi"/>
          <w:sz w:val="24"/>
          <w:szCs w:val="24"/>
          <w:lang w:val="en-US"/>
          <w:rPrChange w:id="1128" w:author="יוני גרינברג" w:date="2025-12-21T15:14:00Z" w16du:dateUtc="2025-12-21T13:14:00Z">
            <w:rPr>
              <w:rFonts w:ascii="Times New Roman" w:eastAsia="Times New Roman" w:hAnsi="Times New Roman" w:cs="Times New Roman"/>
              <w:sz w:val="24"/>
              <w:szCs w:val="24"/>
              <w:lang w:val="en-US"/>
            </w:rPr>
          </w:rPrChange>
        </w:rPr>
        <w:t>. Flow</w:t>
      </w:r>
      <w:r w:rsidRPr="008E7348">
        <w:rPr>
          <w:rFonts w:asciiTheme="minorBidi" w:eastAsia="Times New Roman" w:hAnsiTheme="minorBidi" w:cstheme="minorBidi"/>
          <w:sz w:val="24"/>
          <w:szCs w:val="24"/>
          <w:lang w:val="en-US"/>
          <w:rPrChange w:id="1129" w:author="יוני גרינברג" w:date="2025-12-21T15:14:00Z" w16du:dateUtc="2025-12-21T13:14:00Z">
            <w:rPr>
              <w:rFonts w:ascii="Times New Roman" w:eastAsia="Times New Roman" w:hAnsi="Times New Roman" w:cs="Times New Roman"/>
              <w:sz w:val="24"/>
              <w:szCs w:val="24"/>
              <w:lang w:val="en-US"/>
            </w:rPr>
          </w:rPrChange>
        </w:rPr>
        <w:t xml:space="preserve"> Control</w:t>
      </w:r>
      <w:r w:rsidR="00EA459D" w:rsidRPr="008E7348">
        <w:rPr>
          <w:rFonts w:asciiTheme="minorBidi" w:eastAsia="Times New Roman" w:hAnsiTheme="minorBidi" w:cstheme="minorBidi"/>
          <w:sz w:val="24"/>
          <w:szCs w:val="24"/>
          <w:lang w:val="en-US"/>
          <w:rPrChange w:id="1130" w:author="יוני גרינברג" w:date="2025-12-21T15:14:00Z" w16du:dateUtc="2025-12-21T13:14:00Z">
            <w:rPr>
              <w:rFonts w:ascii="Times New Roman" w:eastAsia="Times New Roman" w:hAnsi="Times New Roman" w:cs="Times New Roman"/>
              <w:sz w:val="24"/>
              <w:szCs w:val="24"/>
              <w:lang w:val="en-US"/>
            </w:rPr>
          </w:rPrChange>
        </w:rPr>
        <w:t>: Transmission</w:t>
      </w:r>
      <w:r w:rsidRPr="008E7348">
        <w:rPr>
          <w:rFonts w:asciiTheme="minorBidi" w:eastAsia="Times New Roman" w:hAnsiTheme="minorBidi" w:cstheme="minorBidi"/>
          <w:sz w:val="24"/>
          <w:szCs w:val="24"/>
          <w:lang w:val="en-US"/>
          <w:rPrChange w:id="1131" w:author="יוני גרינברג" w:date="2025-12-21T15:14:00Z" w16du:dateUtc="2025-12-21T13:14:00Z">
            <w:rPr>
              <w:rFonts w:ascii="Times New Roman" w:eastAsia="Times New Roman" w:hAnsi="Times New Roman" w:cs="Times New Roman"/>
              <w:sz w:val="24"/>
              <w:szCs w:val="24"/>
              <w:lang w:val="en-US"/>
            </w:rPr>
          </w:rPrChange>
        </w:rPr>
        <w:t xml:space="preserve"> is strictly controlled by the Collision Avoidance Protocol (Section 2) to ensure the channel is idle before sending.</w:t>
      </w:r>
    </w:p>
    <w:p w14:paraId="17D28CA0"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32"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33"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036982F0"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3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35" w:author="יוני גרינברג" w:date="2025-12-21T15:14:00Z" w16du:dateUtc="2025-12-21T13:14:00Z">
            <w:rPr>
              <w:rFonts w:ascii="Times New Roman" w:eastAsia="Times New Roman" w:hAnsi="Times New Roman" w:cs="Times New Roman"/>
              <w:sz w:val="24"/>
              <w:szCs w:val="24"/>
              <w:lang w:val="en-US"/>
            </w:rPr>
          </w:rPrChange>
        </w:rPr>
        <w:t>3.2.3. Receiver Implementation</w:t>
      </w:r>
    </w:p>
    <w:p w14:paraId="01D0D622"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36"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37" w:author="יוני גרינברג" w:date="2025-12-21T15:14:00Z" w16du:dateUtc="2025-12-21T13:14:00Z">
            <w:rPr>
              <w:rFonts w:ascii="Times New Roman" w:eastAsia="Times New Roman" w:hAnsi="Times New Roman" w:cs="Times New Roman"/>
              <w:sz w:val="24"/>
              <w:szCs w:val="24"/>
              <w:lang w:val="en-US"/>
            </w:rPr>
          </w:rPrChange>
        </w:rPr>
        <w:t>The reception process uses the Android API's ‘</w:t>
      </w:r>
      <w:proofErr w:type="spellStart"/>
      <w:r w:rsidRPr="008E7348">
        <w:rPr>
          <w:rFonts w:asciiTheme="minorBidi" w:eastAsia="Times New Roman" w:hAnsiTheme="minorBidi" w:cstheme="minorBidi"/>
          <w:sz w:val="24"/>
          <w:szCs w:val="24"/>
          <w:lang w:val="en-US"/>
          <w:rPrChange w:id="1138" w:author="יוני גרינברג" w:date="2025-12-21T15:14:00Z" w16du:dateUtc="2025-12-21T13:14:00Z">
            <w:rPr>
              <w:rFonts w:ascii="Times New Roman" w:eastAsia="Times New Roman" w:hAnsi="Times New Roman" w:cs="Times New Roman"/>
              <w:sz w:val="24"/>
              <w:szCs w:val="24"/>
              <w:lang w:val="en-US"/>
            </w:rPr>
          </w:rPrChange>
        </w:rPr>
        <w:t>AudioRecord</w:t>
      </w:r>
      <w:proofErr w:type="spellEnd"/>
      <w:r w:rsidRPr="008E7348">
        <w:rPr>
          <w:rFonts w:asciiTheme="minorBidi" w:eastAsia="Times New Roman" w:hAnsiTheme="minorBidi" w:cstheme="minorBidi"/>
          <w:sz w:val="24"/>
          <w:szCs w:val="24"/>
          <w:lang w:val="en-US"/>
          <w:rPrChange w:id="1139" w:author="יוני גרינברג" w:date="2025-12-21T15:14:00Z" w16du:dateUtc="2025-12-21T13:14:00Z">
            <w:rPr>
              <w:rFonts w:ascii="Times New Roman" w:eastAsia="Times New Roman" w:hAnsi="Times New Roman" w:cs="Times New Roman"/>
              <w:sz w:val="24"/>
              <w:szCs w:val="24"/>
              <w:lang w:val="en-US"/>
            </w:rPr>
          </w:rPrChange>
        </w:rPr>
        <w:t>’ or IOS API's ‘</w:t>
      </w:r>
      <w:proofErr w:type="spellStart"/>
      <w:r w:rsidRPr="008E7348">
        <w:rPr>
          <w:rFonts w:asciiTheme="minorBidi" w:eastAsia="Times New Roman" w:hAnsiTheme="minorBidi" w:cstheme="minorBidi"/>
          <w:sz w:val="24"/>
          <w:szCs w:val="24"/>
          <w:lang w:val="en-US"/>
          <w:rPrChange w:id="1140" w:author="יוני גרינברג" w:date="2025-12-21T15:14:00Z" w16du:dateUtc="2025-12-21T13:14:00Z">
            <w:rPr>
              <w:rFonts w:ascii="Times New Roman" w:eastAsia="Times New Roman" w:hAnsi="Times New Roman" w:cs="Times New Roman"/>
              <w:sz w:val="24"/>
              <w:szCs w:val="24"/>
              <w:lang w:val="en-US"/>
            </w:rPr>
          </w:rPrChange>
        </w:rPr>
        <w:t>AVAudioRecorder</w:t>
      </w:r>
      <w:proofErr w:type="spellEnd"/>
      <w:r w:rsidRPr="008E7348">
        <w:rPr>
          <w:rFonts w:asciiTheme="minorBidi" w:eastAsia="Times New Roman" w:hAnsiTheme="minorBidi" w:cstheme="minorBidi"/>
          <w:sz w:val="24"/>
          <w:szCs w:val="24"/>
          <w:lang w:val="en-US"/>
          <w:rPrChange w:id="1141" w:author="יוני גרינברג" w:date="2025-12-21T15:14:00Z" w16du:dateUtc="2025-12-21T13:14:00Z">
            <w:rPr>
              <w:rFonts w:ascii="Times New Roman" w:eastAsia="Times New Roman" w:hAnsi="Times New Roman" w:cs="Times New Roman"/>
              <w:sz w:val="24"/>
              <w:szCs w:val="24"/>
              <w:lang w:val="en-US"/>
            </w:rPr>
          </w:rPrChange>
        </w:rPr>
        <w:t>’.</w:t>
      </w:r>
    </w:p>
    <w:p w14:paraId="43B37885" w14:textId="176D4D58"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42"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43" w:author="יוני גרינברג" w:date="2025-12-21T15:14:00Z" w16du:dateUtc="2025-12-21T13:14:00Z">
            <w:rPr>
              <w:rFonts w:ascii="Times New Roman" w:eastAsia="Times New Roman" w:hAnsi="Times New Roman" w:cs="Times New Roman"/>
              <w:sz w:val="24"/>
              <w:szCs w:val="24"/>
              <w:lang w:val="en-US"/>
            </w:rPr>
          </w:rPrChange>
        </w:rPr>
        <w:t>1</w:t>
      </w:r>
      <w:r w:rsidR="00EA459D" w:rsidRPr="008E7348">
        <w:rPr>
          <w:rFonts w:asciiTheme="minorBidi" w:eastAsia="Times New Roman" w:hAnsiTheme="minorBidi" w:cstheme="minorBidi"/>
          <w:sz w:val="24"/>
          <w:szCs w:val="24"/>
          <w:lang w:val="en-US"/>
          <w:rPrChange w:id="1144" w:author="יוני גרינברג" w:date="2025-12-21T15:14:00Z" w16du:dateUtc="2025-12-21T13:14:00Z">
            <w:rPr>
              <w:rFonts w:ascii="Times New Roman" w:eastAsia="Times New Roman" w:hAnsi="Times New Roman" w:cs="Times New Roman"/>
              <w:sz w:val="24"/>
              <w:szCs w:val="24"/>
              <w:lang w:val="en-US"/>
            </w:rPr>
          </w:rPrChange>
        </w:rPr>
        <w:t>. Recording</w:t>
      </w:r>
      <w:r w:rsidRPr="008E7348">
        <w:rPr>
          <w:rFonts w:asciiTheme="minorBidi" w:eastAsia="Times New Roman" w:hAnsiTheme="minorBidi" w:cstheme="minorBidi"/>
          <w:sz w:val="24"/>
          <w:szCs w:val="24"/>
          <w:lang w:val="en-US"/>
          <w:rPrChange w:id="1145" w:author="יוני גרינברג" w:date="2025-12-21T15:14:00Z" w16du:dateUtc="2025-12-21T13:14:00Z">
            <w:rPr>
              <w:rFonts w:ascii="Times New Roman" w:eastAsia="Times New Roman" w:hAnsi="Times New Roman" w:cs="Times New Roman"/>
              <w:sz w:val="24"/>
              <w:szCs w:val="24"/>
              <w:lang w:val="en-US"/>
            </w:rPr>
          </w:rPrChange>
        </w:rPr>
        <w:t xml:space="preserve">: The device </w:t>
      </w:r>
      <w:r w:rsidR="00EA459D" w:rsidRPr="008E7348">
        <w:rPr>
          <w:rFonts w:asciiTheme="minorBidi" w:eastAsia="Times New Roman" w:hAnsiTheme="minorBidi" w:cstheme="minorBidi"/>
          <w:sz w:val="24"/>
          <w:szCs w:val="24"/>
          <w:lang w:val="en-US"/>
          <w:rPrChange w:id="1146" w:author="יוני גרינברג" w:date="2025-12-21T15:14:00Z" w16du:dateUtc="2025-12-21T13:14:00Z">
            <w:rPr>
              <w:rFonts w:ascii="Times New Roman" w:eastAsia="Times New Roman" w:hAnsi="Times New Roman" w:cs="Times New Roman"/>
              <w:sz w:val="24"/>
              <w:szCs w:val="24"/>
              <w:lang w:val="en-US"/>
            </w:rPr>
          </w:rPrChange>
        </w:rPr>
        <w:t>listens to</w:t>
      </w:r>
      <w:r w:rsidRPr="008E7348">
        <w:rPr>
          <w:rFonts w:asciiTheme="minorBidi" w:eastAsia="Times New Roman" w:hAnsiTheme="minorBidi" w:cstheme="minorBidi"/>
          <w:sz w:val="24"/>
          <w:szCs w:val="24"/>
          <w:lang w:val="en-US"/>
          <w:rPrChange w:id="1147" w:author="יוני גרינברג" w:date="2025-12-21T15:14:00Z" w16du:dateUtc="2025-12-21T13:14:00Z">
            <w:rPr>
              <w:rFonts w:ascii="Times New Roman" w:eastAsia="Times New Roman" w:hAnsi="Times New Roman" w:cs="Times New Roman"/>
              <w:sz w:val="24"/>
              <w:szCs w:val="24"/>
              <w:lang w:val="en-US"/>
            </w:rPr>
          </w:rPrChange>
        </w:rPr>
        <w:t xml:space="preserve"> and records audio from the input hardware.</w:t>
      </w:r>
    </w:p>
    <w:p w14:paraId="57235990" w14:textId="5CD06A5C"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48"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49" w:author="יוני גרינברג" w:date="2025-12-21T15:14:00Z" w16du:dateUtc="2025-12-21T13:14:00Z">
            <w:rPr>
              <w:rFonts w:ascii="Times New Roman" w:eastAsia="Times New Roman" w:hAnsi="Times New Roman" w:cs="Times New Roman"/>
              <w:sz w:val="24"/>
              <w:szCs w:val="24"/>
              <w:lang w:val="en-US"/>
            </w:rPr>
          </w:rPrChange>
        </w:rPr>
        <w:t>2</w:t>
      </w:r>
      <w:r w:rsidR="00EA459D" w:rsidRPr="008E7348">
        <w:rPr>
          <w:rFonts w:asciiTheme="minorBidi" w:eastAsia="Times New Roman" w:hAnsiTheme="minorBidi" w:cstheme="minorBidi"/>
          <w:sz w:val="24"/>
          <w:szCs w:val="24"/>
          <w:lang w:val="en-US"/>
          <w:rPrChange w:id="1150" w:author="יוני גרינברג" w:date="2025-12-21T15:14:00Z" w16du:dateUtc="2025-12-21T13:14:00Z">
            <w:rPr>
              <w:rFonts w:ascii="Times New Roman" w:eastAsia="Times New Roman" w:hAnsi="Times New Roman" w:cs="Times New Roman"/>
              <w:sz w:val="24"/>
              <w:szCs w:val="24"/>
              <w:lang w:val="en-US"/>
            </w:rPr>
          </w:rPrChange>
        </w:rPr>
        <w:t>. Decoding</w:t>
      </w:r>
      <w:r w:rsidRPr="008E7348">
        <w:rPr>
          <w:rFonts w:asciiTheme="minorBidi" w:eastAsia="Times New Roman" w:hAnsiTheme="minorBidi" w:cstheme="minorBidi"/>
          <w:sz w:val="24"/>
          <w:szCs w:val="24"/>
          <w:lang w:val="en-US"/>
          <w:rPrChange w:id="1151" w:author="יוני גרינברג" w:date="2025-12-21T15:14:00Z" w16du:dateUtc="2025-12-21T13:14:00Z">
            <w:rPr>
              <w:rFonts w:ascii="Times New Roman" w:eastAsia="Times New Roman" w:hAnsi="Times New Roman" w:cs="Times New Roman"/>
              <w:sz w:val="24"/>
              <w:szCs w:val="24"/>
              <w:lang w:val="en-US"/>
            </w:rPr>
          </w:rPrChange>
        </w:rPr>
        <w:t xml:space="preserve"> and Conversion: The recorded audio data (in the time domain) is converted to the frequency domain using Fast Fourier Transform. This process identifies the dominant frequency in each </w:t>
      </w:r>
      <w:r w:rsidRPr="008E7348">
        <w:rPr>
          <w:rFonts w:asciiTheme="minorBidi" w:eastAsia="Times New Roman" w:hAnsiTheme="minorBidi" w:cstheme="minorBidi"/>
          <w:sz w:val="24"/>
          <w:szCs w:val="24"/>
          <w:lang w:val="en-US"/>
          <w:rPrChange w:id="1152" w:author="יוני גרינברג" w:date="2025-12-21T15:14:00Z" w16du:dateUtc="2025-12-21T13:14:00Z">
            <w:rPr>
              <w:rFonts w:ascii="Times New Roman" w:eastAsia="Times New Roman" w:hAnsi="Times New Roman" w:cs="Times New Roman"/>
              <w:sz w:val="24"/>
              <w:szCs w:val="24"/>
              <w:lang w:val="en-US"/>
            </w:rPr>
          </w:rPrChange>
        </w:rPr>
        <w:lastRenderedPageBreak/>
        <w:t>time chunk, converting the analog signals back into binary digits ('0' or '1').</w:t>
      </w:r>
    </w:p>
    <w:p w14:paraId="022FD297"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5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54" w:author="יוני גרינברג" w:date="2025-12-21T15:14:00Z" w16du:dateUtc="2025-12-21T13:14:00Z">
            <w:rPr>
              <w:rFonts w:ascii="Times New Roman" w:eastAsia="Times New Roman" w:hAnsi="Times New Roman" w:cs="Times New Roman"/>
              <w:sz w:val="24"/>
              <w:szCs w:val="24"/>
              <w:lang w:val="en-US"/>
            </w:rPr>
          </w:rPrChange>
        </w:rPr>
        <w:t>3</w:t>
      </w:r>
      <w:proofErr w:type="gramStart"/>
      <w:r w:rsidRPr="008E7348">
        <w:rPr>
          <w:rFonts w:asciiTheme="minorBidi" w:eastAsia="Times New Roman" w:hAnsiTheme="minorBidi" w:cstheme="minorBidi"/>
          <w:sz w:val="24"/>
          <w:szCs w:val="24"/>
          <w:lang w:val="en-US"/>
          <w:rPrChange w:id="1155" w:author="יוני גרינברג" w:date="2025-12-21T15:14:00Z" w16du:dateUtc="2025-12-21T13:14:00Z">
            <w:rPr>
              <w:rFonts w:ascii="Times New Roman" w:eastAsia="Times New Roman" w:hAnsi="Times New Roman" w:cs="Times New Roman"/>
              <w:sz w:val="24"/>
              <w:szCs w:val="24"/>
              <w:lang w:val="en-US"/>
            </w:rPr>
          </w:rPrChange>
        </w:rPr>
        <w:t>.  Error</w:t>
      </w:r>
      <w:proofErr w:type="gramEnd"/>
      <w:r w:rsidRPr="008E7348">
        <w:rPr>
          <w:rFonts w:asciiTheme="minorBidi" w:eastAsia="Times New Roman" w:hAnsiTheme="minorBidi" w:cstheme="minorBidi"/>
          <w:sz w:val="24"/>
          <w:szCs w:val="24"/>
          <w:lang w:val="en-US"/>
          <w:rPrChange w:id="1156" w:author="יוני גרינברג" w:date="2025-12-21T15:14:00Z" w16du:dateUtc="2025-12-21T13:14:00Z">
            <w:rPr>
              <w:rFonts w:ascii="Times New Roman" w:eastAsia="Times New Roman" w:hAnsi="Times New Roman" w:cs="Times New Roman"/>
              <w:sz w:val="24"/>
              <w:szCs w:val="24"/>
              <w:lang w:val="en-US"/>
            </w:rPr>
          </w:rPrChange>
        </w:rPr>
        <w:t xml:space="preserve"> Check: Once the binary message is decoded, the receiver verifies the frame structure (start/separation flags) and the Checksum.</w:t>
      </w:r>
    </w:p>
    <w:p w14:paraId="7FAEA632" w14:textId="4891C93B"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57"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58" w:author="יוני גרינברג" w:date="2025-12-21T15:14:00Z" w16du:dateUtc="2025-12-21T13:14:00Z">
            <w:rPr>
              <w:rFonts w:ascii="Times New Roman" w:eastAsia="Times New Roman" w:hAnsi="Times New Roman" w:cs="Times New Roman"/>
              <w:sz w:val="24"/>
              <w:szCs w:val="24"/>
              <w:lang w:val="en-US"/>
            </w:rPr>
          </w:rPrChange>
        </w:rPr>
        <w:t>4</w:t>
      </w:r>
      <w:r w:rsidR="00EA459D" w:rsidRPr="008E7348">
        <w:rPr>
          <w:rFonts w:asciiTheme="minorBidi" w:eastAsia="Times New Roman" w:hAnsiTheme="minorBidi" w:cstheme="minorBidi"/>
          <w:sz w:val="24"/>
          <w:szCs w:val="24"/>
          <w:lang w:val="en-US"/>
          <w:rPrChange w:id="1159" w:author="יוני גרינברג" w:date="2025-12-21T15:14:00Z" w16du:dateUtc="2025-12-21T13:14:00Z">
            <w:rPr>
              <w:rFonts w:ascii="Times New Roman" w:eastAsia="Times New Roman" w:hAnsi="Times New Roman" w:cs="Times New Roman"/>
              <w:sz w:val="24"/>
              <w:szCs w:val="24"/>
              <w:lang w:val="en-US"/>
            </w:rPr>
          </w:rPrChange>
        </w:rPr>
        <w:t>. Error</w:t>
      </w:r>
      <w:r w:rsidRPr="008E7348">
        <w:rPr>
          <w:rFonts w:asciiTheme="minorBidi" w:eastAsia="Times New Roman" w:hAnsiTheme="minorBidi" w:cstheme="minorBidi"/>
          <w:sz w:val="24"/>
          <w:szCs w:val="24"/>
          <w:lang w:val="en-US"/>
          <w:rPrChange w:id="1160" w:author="יוני גרינברג" w:date="2025-12-21T15:14:00Z" w16du:dateUtc="2025-12-21T13:14:00Z">
            <w:rPr>
              <w:rFonts w:ascii="Times New Roman" w:eastAsia="Times New Roman" w:hAnsi="Times New Roman" w:cs="Times New Roman"/>
              <w:sz w:val="24"/>
              <w:szCs w:val="24"/>
              <w:lang w:val="en-US"/>
            </w:rPr>
          </w:rPrChange>
        </w:rPr>
        <w:t xml:space="preserve"> Signal: If the calculated checksum does not match the received checksum, or if flags are missing, the receiving device immediately transmits an error signal back to the sender.</w:t>
      </w:r>
    </w:p>
    <w:p w14:paraId="6A2AC6F9" w14:textId="1CCFCF39"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6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62" w:author="יוני גרינברג" w:date="2025-12-21T15:14:00Z" w16du:dateUtc="2025-12-21T13:14:00Z">
            <w:rPr>
              <w:rFonts w:ascii="Times New Roman" w:eastAsia="Times New Roman" w:hAnsi="Times New Roman" w:cs="Times New Roman"/>
              <w:sz w:val="24"/>
              <w:szCs w:val="24"/>
              <w:lang w:val="en-US"/>
            </w:rPr>
          </w:rPrChange>
        </w:rPr>
        <w:t>5</w:t>
      </w:r>
      <w:r w:rsidR="00EA459D" w:rsidRPr="008E7348">
        <w:rPr>
          <w:rFonts w:asciiTheme="minorBidi" w:eastAsia="Times New Roman" w:hAnsiTheme="minorBidi" w:cstheme="minorBidi"/>
          <w:sz w:val="24"/>
          <w:szCs w:val="24"/>
          <w:lang w:val="en-US"/>
          <w:rPrChange w:id="1163" w:author="יוני גרינברג" w:date="2025-12-21T15:14:00Z" w16du:dateUtc="2025-12-21T13:14:00Z">
            <w:rPr>
              <w:rFonts w:ascii="Times New Roman" w:eastAsia="Times New Roman" w:hAnsi="Times New Roman" w:cs="Times New Roman"/>
              <w:sz w:val="24"/>
              <w:szCs w:val="24"/>
              <w:lang w:val="en-US"/>
            </w:rPr>
          </w:rPrChange>
        </w:rPr>
        <w:t>. Local</w:t>
      </w:r>
      <w:r w:rsidRPr="008E7348">
        <w:rPr>
          <w:rFonts w:asciiTheme="minorBidi" w:eastAsia="Times New Roman" w:hAnsiTheme="minorBidi" w:cstheme="minorBidi"/>
          <w:sz w:val="24"/>
          <w:szCs w:val="24"/>
          <w:lang w:val="en-US"/>
          <w:rPrChange w:id="1164" w:author="יוני גרינברג" w:date="2025-12-21T15:14:00Z" w16du:dateUtc="2025-12-21T13:14:00Z">
            <w:rPr>
              <w:rFonts w:ascii="Times New Roman" w:eastAsia="Times New Roman" w:hAnsi="Times New Roman" w:cs="Times New Roman"/>
              <w:sz w:val="24"/>
              <w:szCs w:val="24"/>
              <w:lang w:val="en-US"/>
            </w:rPr>
          </w:rPrChange>
        </w:rPr>
        <w:t xml:space="preserve"> Storage: If the checksum is verified, the data (other </w:t>
      </w:r>
      <w:proofErr w:type="gramStart"/>
      <w:r w:rsidRPr="008E7348">
        <w:rPr>
          <w:rFonts w:asciiTheme="minorBidi" w:eastAsia="Times New Roman" w:hAnsiTheme="minorBidi" w:cstheme="minorBidi"/>
          <w:sz w:val="24"/>
          <w:szCs w:val="24"/>
          <w:lang w:val="en-US"/>
          <w:rPrChange w:id="1165" w:author="יוני גרינברג" w:date="2025-12-21T15:14:00Z" w16du:dateUtc="2025-12-21T13:14:00Z">
            <w:rPr>
              <w:rFonts w:ascii="Times New Roman" w:eastAsia="Times New Roman" w:hAnsi="Times New Roman" w:cs="Times New Roman"/>
              <w:sz w:val="24"/>
              <w:szCs w:val="24"/>
              <w:lang w:val="en-US"/>
            </w:rPr>
          </w:rPrChange>
        </w:rPr>
        <w:t>user's</w:t>
      </w:r>
      <w:proofErr w:type="gramEnd"/>
      <w:r w:rsidRPr="008E7348">
        <w:rPr>
          <w:rFonts w:asciiTheme="minorBidi" w:eastAsia="Times New Roman" w:hAnsiTheme="minorBidi" w:cstheme="minorBidi"/>
          <w:sz w:val="24"/>
          <w:szCs w:val="24"/>
          <w:lang w:val="en-US"/>
          <w:rPrChange w:id="1166" w:author="יוני גרינברג" w:date="2025-12-21T15:14:00Z" w16du:dateUtc="2025-12-21T13:14:00Z">
            <w:rPr>
              <w:rFonts w:ascii="Times New Roman" w:eastAsia="Times New Roman" w:hAnsi="Times New Roman" w:cs="Times New Roman"/>
              <w:sz w:val="24"/>
              <w:szCs w:val="24"/>
              <w:lang w:val="en-US"/>
            </w:rPr>
          </w:rPrChange>
        </w:rPr>
        <w:t xml:space="preserve"> ID, time of encounter) is saved locally in the device's database. Encounters lasting 15 minutes or more are flagged for potential upload to the cloud.</w:t>
      </w:r>
    </w:p>
    <w:p w14:paraId="06202423"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67"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68"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1A1718DA"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69"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70" w:author="יוני גרינברג" w:date="2025-12-21T15:14:00Z" w16du:dateUtc="2025-12-21T13:14:00Z">
            <w:rPr>
              <w:rFonts w:ascii="Times New Roman" w:eastAsia="Times New Roman" w:hAnsi="Times New Roman" w:cs="Times New Roman"/>
              <w:sz w:val="24"/>
              <w:szCs w:val="24"/>
              <w:lang w:val="en-US"/>
            </w:rPr>
          </w:rPrChange>
        </w:rPr>
        <w:t>3.2.4 Collision Avoidance Algorithm (CSMA/CA)</w:t>
      </w:r>
    </w:p>
    <w:p w14:paraId="03211746"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7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72" w:author="יוני גרינברג" w:date="2025-12-21T15:14:00Z" w16du:dateUtc="2025-12-21T13:14:00Z">
            <w:rPr>
              <w:rFonts w:ascii="Times New Roman" w:eastAsia="Times New Roman" w:hAnsi="Times New Roman" w:cs="Times New Roman"/>
              <w:sz w:val="24"/>
              <w:szCs w:val="24"/>
              <w:lang w:val="en-US"/>
            </w:rPr>
          </w:rPrChange>
        </w:rPr>
        <w:t>Since collision detection is nearly impossible in wireless acoustic networks, the system relies heavily on a specialized Carrier-Sense Multiple Access with Collision Avoidance (CSMA/CA) protocol, designed to support a network of up to 15 devices in the optimal reception area (2-meter radius). The protocol utilizes unique, prime number-based waiting periods to minimize collision probability.</w:t>
      </w:r>
    </w:p>
    <w:p w14:paraId="27869520"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7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74" w:author="יוני גרינברג" w:date="2025-12-21T15:14:00Z" w16du:dateUtc="2025-12-21T13:14:00Z">
            <w:rPr>
              <w:rFonts w:ascii="Times New Roman" w:eastAsia="Times New Roman" w:hAnsi="Times New Roman" w:cs="Times New Roman"/>
              <w:sz w:val="24"/>
              <w:szCs w:val="24"/>
              <w:lang w:val="en-US"/>
            </w:rPr>
          </w:rPrChange>
        </w:rPr>
        <w:t>A. Waiting Periods (IFG)</w:t>
      </w:r>
    </w:p>
    <w:p w14:paraId="7113A50C"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7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76" w:author="יוני גרינברג" w:date="2025-12-21T15:14:00Z" w16du:dateUtc="2025-12-21T13:14:00Z">
            <w:rPr>
              <w:rFonts w:ascii="Times New Roman" w:eastAsia="Times New Roman" w:hAnsi="Times New Roman" w:cs="Times New Roman"/>
              <w:sz w:val="24"/>
              <w:szCs w:val="24"/>
              <w:lang w:val="en-US"/>
            </w:rPr>
          </w:rPrChange>
        </w:rPr>
        <w:t>Each device is assigned two unique prime numbers to calculate its waiting periods (Inter-Frame Gap, or IFG):</w:t>
      </w:r>
    </w:p>
    <w:p w14:paraId="19AFA596"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77"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78" w:author="יוני גרינברג" w:date="2025-12-21T15:14:00Z" w16du:dateUtc="2025-12-21T13:14:00Z">
            <w:rPr>
              <w:rFonts w:ascii="Times New Roman" w:eastAsia="Times New Roman" w:hAnsi="Times New Roman" w:cs="Times New Roman"/>
              <w:sz w:val="24"/>
              <w:szCs w:val="24"/>
              <w:lang w:val="en-US"/>
            </w:rPr>
          </w:rPrChange>
        </w:rPr>
        <w:t>1.  Regular Base Waiting Period (RBWP): A high prime number (range 2503–4493). This determines the main cycle period (approximately 5 minutes) between regular transmission attempts.</w:t>
      </w:r>
    </w:p>
    <w:p w14:paraId="02703873"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79"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80" w:author="יוני גרינברג" w:date="2025-12-21T15:14:00Z" w16du:dateUtc="2025-12-21T13:14:00Z">
            <w:rPr>
              <w:rFonts w:ascii="Times New Roman" w:eastAsia="Times New Roman" w:hAnsi="Times New Roman" w:cs="Times New Roman"/>
              <w:sz w:val="24"/>
              <w:szCs w:val="24"/>
              <w:lang w:val="en-US"/>
            </w:rPr>
          </w:rPrChange>
        </w:rPr>
        <w:t>2.  Minimal Base Waiting Period (MBWP): A lower prime number (range 59–1499). This is used as a shorter waiting period in case of a busy channel or a detected error/collision, to ensure the device gets another chance to transmit quickly (avoiding starvation).</w:t>
      </w:r>
    </w:p>
    <w:p w14:paraId="263235CC"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8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82" w:author="יוני גרינברג" w:date="2025-12-21T15:14:00Z" w16du:dateUtc="2025-12-21T13:14:00Z">
            <w:rPr>
              <w:rFonts w:ascii="Times New Roman" w:eastAsia="Times New Roman" w:hAnsi="Times New Roman" w:cs="Times New Roman"/>
              <w:sz w:val="24"/>
              <w:szCs w:val="24"/>
              <w:lang w:val="en-US"/>
            </w:rPr>
          </w:rPrChange>
        </w:rPr>
        <w:t>B. The CSMA/CA Protocol Flow:</w:t>
      </w:r>
    </w:p>
    <w:p w14:paraId="6F46986B"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8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84" w:author="יוני גרינברג" w:date="2025-12-21T15:14:00Z" w16du:dateUtc="2025-12-21T13:14:00Z">
            <w:rPr>
              <w:rFonts w:ascii="Times New Roman" w:eastAsia="Times New Roman" w:hAnsi="Times New Roman" w:cs="Times New Roman"/>
              <w:sz w:val="24"/>
              <w:szCs w:val="24"/>
              <w:lang w:val="en-US"/>
            </w:rPr>
          </w:rPrChange>
        </w:rPr>
        <w:t>The device continually cycles between listening and transmitting based on the timer (RBWP or MBWP).</w:t>
      </w:r>
    </w:p>
    <w:p w14:paraId="02523264" w14:textId="44FC825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8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86" w:author="יוני גרינברג" w:date="2025-12-21T15:14:00Z" w16du:dateUtc="2025-12-21T13:14:00Z">
            <w:rPr>
              <w:rFonts w:ascii="Times New Roman" w:eastAsia="Times New Roman" w:hAnsi="Times New Roman" w:cs="Times New Roman"/>
              <w:sz w:val="24"/>
              <w:szCs w:val="24"/>
              <w:lang w:val="en-US"/>
            </w:rPr>
          </w:rPrChange>
        </w:rPr>
        <w:t>1</w:t>
      </w:r>
      <w:r w:rsidR="00EA459D" w:rsidRPr="008E7348">
        <w:rPr>
          <w:rFonts w:asciiTheme="minorBidi" w:eastAsia="Times New Roman" w:hAnsiTheme="minorBidi" w:cstheme="minorBidi"/>
          <w:sz w:val="24"/>
          <w:szCs w:val="24"/>
          <w:lang w:val="en-US"/>
          <w:rPrChange w:id="1187" w:author="יוני גרינברג" w:date="2025-12-21T15:14:00Z" w16du:dateUtc="2025-12-21T13:14:00Z">
            <w:rPr>
              <w:rFonts w:ascii="Times New Roman" w:eastAsia="Times New Roman" w:hAnsi="Times New Roman" w:cs="Times New Roman"/>
              <w:sz w:val="24"/>
              <w:szCs w:val="24"/>
              <w:lang w:val="en-US"/>
            </w:rPr>
          </w:rPrChange>
        </w:rPr>
        <w:t>. Frame</w:t>
      </w:r>
      <w:r w:rsidRPr="008E7348">
        <w:rPr>
          <w:rFonts w:asciiTheme="minorBidi" w:eastAsia="Times New Roman" w:hAnsiTheme="minorBidi" w:cstheme="minorBidi"/>
          <w:sz w:val="24"/>
          <w:szCs w:val="24"/>
          <w:lang w:val="en-US"/>
          <w:rPrChange w:id="1188" w:author="יוני גרינברג" w:date="2025-12-21T15:14:00Z" w16du:dateUtc="2025-12-21T13:14:00Z">
            <w:rPr>
              <w:rFonts w:ascii="Times New Roman" w:eastAsia="Times New Roman" w:hAnsi="Times New Roman" w:cs="Times New Roman"/>
              <w:sz w:val="24"/>
              <w:szCs w:val="24"/>
              <w:lang w:val="en-US"/>
            </w:rPr>
          </w:rPrChange>
        </w:rPr>
        <w:t xml:space="preserve"> Ready (RBWP Timeout): When the RBWP timer expires, the device prepares to transmit.</w:t>
      </w:r>
    </w:p>
    <w:p w14:paraId="2663E100" w14:textId="18AEFE88"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89"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90" w:author="יוני גרינברג" w:date="2025-12-21T15:14:00Z" w16du:dateUtc="2025-12-21T13:14:00Z">
            <w:rPr>
              <w:rFonts w:ascii="Times New Roman" w:eastAsia="Times New Roman" w:hAnsi="Times New Roman" w:cs="Times New Roman"/>
              <w:sz w:val="24"/>
              <w:szCs w:val="24"/>
              <w:lang w:val="en-US"/>
            </w:rPr>
          </w:rPrChange>
        </w:rPr>
        <w:t xml:space="preserve">2.  Channel Check: The device checks if the frequency (18–20 </w:t>
      </w:r>
      <w:r w:rsidR="005018ED" w:rsidRPr="008E7348">
        <w:rPr>
          <w:rFonts w:asciiTheme="minorBidi" w:eastAsia="Times New Roman" w:hAnsiTheme="minorBidi" w:cstheme="minorBidi"/>
          <w:sz w:val="24"/>
          <w:szCs w:val="24"/>
          <w:lang w:val="en-US"/>
          <w:rPrChange w:id="1191" w:author="יוני גרינברג" w:date="2025-12-21T15:14:00Z" w16du:dateUtc="2025-12-21T13:14:00Z">
            <w:rPr>
              <w:rFonts w:ascii="Times New Roman" w:eastAsia="Times New Roman" w:hAnsi="Times New Roman" w:cs="Times New Roman"/>
              <w:sz w:val="24"/>
              <w:szCs w:val="24"/>
              <w:lang w:val="en-US"/>
            </w:rPr>
          </w:rPrChange>
        </w:rPr>
        <w:t>KHZ</w:t>
      </w:r>
      <w:r w:rsidRPr="008E7348">
        <w:rPr>
          <w:rFonts w:asciiTheme="minorBidi" w:eastAsia="Times New Roman" w:hAnsiTheme="minorBidi" w:cstheme="minorBidi"/>
          <w:sz w:val="24"/>
          <w:szCs w:val="24"/>
          <w:lang w:val="en-US"/>
          <w:rPrChange w:id="1192" w:author="יוני גרינברג" w:date="2025-12-21T15:14:00Z" w16du:dateUtc="2025-12-21T13:14:00Z">
            <w:rPr>
              <w:rFonts w:ascii="Times New Roman" w:eastAsia="Times New Roman" w:hAnsi="Times New Roman" w:cs="Times New Roman"/>
              <w:sz w:val="24"/>
              <w:szCs w:val="24"/>
              <w:lang w:val="en-US"/>
            </w:rPr>
          </w:rPrChange>
        </w:rPr>
        <w:t>) is idle (silent) or busy (not silent).</w:t>
      </w:r>
    </w:p>
    <w:p w14:paraId="60BB7918" w14:textId="79FDB81F"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9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94" w:author="יוני גרינברג" w:date="2025-12-21T15:14:00Z" w16du:dateUtc="2025-12-21T13:14:00Z">
            <w:rPr>
              <w:rFonts w:ascii="Times New Roman" w:eastAsia="Times New Roman" w:hAnsi="Times New Roman" w:cs="Times New Roman"/>
              <w:sz w:val="24"/>
              <w:szCs w:val="24"/>
              <w:lang w:val="en-US"/>
            </w:rPr>
          </w:rPrChange>
        </w:rPr>
        <w:lastRenderedPageBreak/>
        <w:t>3</w:t>
      </w:r>
      <w:r w:rsidR="00EA459D" w:rsidRPr="008E7348">
        <w:rPr>
          <w:rFonts w:asciiTheme="minorBidi" w:eastAsia="Times New Roman" w:hAnsiTheme="minorBidi" w:cstheme="minorBidi"/>
          <w:sz w:val="24"/>
          <w:szCs w:val="24"/>
          <w:lang w:val="en-US"/>
          <w:rPrChange w:id="1195" w:author="יוני גרינברג" w:date="2025-12-21T15:14:00Z" w16du:dateUtc="2025-12-21T13:14:00Z">
            <w:rPr>
              <w:rFonts w:ascii="Times New Roman" w:eastAsia="Times New Roman" w:hAnsi="Times New Roman" w:cs="Times New Roman"/>
              <w:sz w:val="24"/>
              <w:szCs w:val="24"/>
              <w:lang w:val="en-US"/>
            </w:rPr>
          </w:rPrChange>
        </w:rPr>
        <w:t>. If</w:t>
      </w:r>
      <w:r w:rsidRPr="008E7348">
        <w:rPr>
          <w:rFonts w:asciiTheme="minorBidi" w:eastAsia="Times New Roman" w:hAnsiTheme="minorBidi" w:cstheme="minorBidi"/>
          <w:sz w:val="24"/>
          <w:szCs w:val="24"/>
          <w:lang w:val="en-US"/>
          <w:rPrChange w:id="1196" w:author="יוני גרינברג" w:date="2025-12-21T15:14:00Z" w16du:dateUtc="2025-12-21T13:14:00Z">
            <w:rPr>
              <w:rFonts w:ascii="Times New Roman" w:eastAsia="Times New Roman" w:hAnsi="Times New Roman" w:cs="Times New Roman"/>
              <w:sz w:val="24"/>
              <w:szCs w:val="24"/>
              <w:lang w:val="en-US"/>
            </w:rPr>
          </w:rPrChange>
        </w:rPr>
        <w:t xml:space="preserve"> Busy: The device immediately starts </w:t>
      </w:r>
      <w:proofErr w:type="spellStart"/>
      <w:proofErr w:type="gramStart"/>
      <w:r w:rsidRPr="008E7348">
        <w:rPr>
          <w:rFonts w:asciiTheme="minorBidi" w:eastAsia="Times New Roman" w:hAnsiTheme="minorBidi" w:cstheme="minorBidi"/>
          <w:sz w:val="24"/>
          <w:szCs w:val="24"/>
          <w:lang w:val="en-US"/>
          <w:rPrChange w:id="1197" w:author="יוני גרינברג" w:date="2025-12-21T15:14:00Z" w16du:dateUtc="2025-12-21T13:14:00Z">
            <w:rPr>
              <w:rFonts w:ascii="Times New Roman" w:eastAsia="Times New Roman" w:hAnsi="Times New Roman" w:cs="Times New Roman"/>
              <w:sz w:val="24"/>
              <w:szCs w:val="24"/>
              <w:lang w:val="en-US"/>
            </w:rPr>
          </w:rPrChange>
        </w:rPr>
        <w:t>listeni</w:t>
      </w:r>
      <w:r w:rsidR="004909AF" w:rsidRPr="008E7348">
        <w:rPr>
          <w:rFonts w:asciiTheme="minorBidi" w:eastAsia="Times New Roman" w:hAnsiTheme="minorBidi" w:cstheme="minorBidi"/>
          <w:sz w:val="24"/>
          <w:szCs w:val="24"/>
          <w:lang w:val="en-US"/>
          <w:rPrChange w:id="1198" w:author="יוני גרינברג" w:date="2025-12-21T15:14:00Z" w16du:dateUtc="2025-12-21T13:14:00Z">
            <w:rPr>
              <w:rFonts w:ascii="Times New Roman" w:eastAsia="Times New Roman" w:hAnsi="Times New Roman" w:cs="Times New Roman"/>
              <w:sz w:val="24"/>
              <w:szCs w:val="24"/>
              <w:lang w:val="en-US"/>
            </w:rPr>
          </w:rPrChange>
        </w:rPr>
        <w:t>to</w:t>
      </w:r>
      <w:r w:rsidRPr="008E7348">
        <w:rPr>
          <w:rFonts w:asciiTheme="minorBidi" w:eastAsia="Times New Roman" w:hAnsiTheme="minorBidi" w:cstheme="minorBidi"/>
          <w:sz w:val="24"/>
          <w:szCs w:val="24"/>
          <w:lang w:val="en-US"/>
          <w:rPrChange w:id="1199" w:author="יוני גרינברג" w:date="2025-12-21T15:14:00Z" w16du:dateUtc="2025-12-21T13:14:00Z">
            <w:rPr>
              <w:rFonts w:ascii="Times New Roman" w:eastAsia="Times New Roman" w:hAnsi="Times New Roman" w:cs="Times New Roman"/>
              <w:sz w:val="24"/>
              <w:szCs w:val="24"/>
              <w:lang w:val="en-US"/>
            </w:rPr>
          </w:rPrChange>
        </w:rPr>
        <w:t>for</w:t>
      </w:r>
      <w:proofErr w:type="spellEnd"/>
      <w:proofErr w:type="gramEnd"/>
      <w:r w:rsidRPr="008E7348">
        <w:rPr>
          <w:rFonts w:asciiTheme="minorBidi" w:eastAsia="Times New Roman" w:hAnsiTheme="minorBidi" w:cstheme="minorBidi"/>
          <w:sz w:val="24"/>
          <w:szCs w:val="24"/>
          <w:lang w:val="en-US"/>
          <w:rPrChange w:id="1200" w:author="יוני גרינברג" w:date="2025-12-21T15:14:00Z" w16du:dateUtc="2025-12-21T13:14:00Z">
            <w:rPr>
              <w:rFonts w:ascii="Times New Roman" w:eastAsia="Times New Roman" w:hAnsi="Times New Roman" w:cs="Times New Roman"/>
              <w:sz w:val="24"/>
              <w:szCs w:val="24"/>
              <w:lang w:val="en-US"/>
            </w:rPr>
          </w:rPrChange>
        </w:rPr>
        <w:t xml:space="preserve"> MBWP. After MBWP, it checks the channel again. It remains in this MBWP loop until the channel is clear, preventing starvation.</w:t>
      </w:r>
    </w:p>
    <w:p w14:paraId="13217220" w14:textId="3CE00726"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0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02" w:author="יוני גרינברג" w:date="2025-12-21T15:14:00Z" w16du:dateUtc="2025-12-21T13:14:00Z">
            <w:rPr>
              <w:rFonts w:ascii="Times New Roman" w:eastAsia="Times New Roman" w:hAnsi="Times New Roman" w:cs="Times New Roman"/>
              <w:sz w:val="24"/>
              <w:szCs w:val="24"/>
              <w:lang w:val="en-US"/>
            </w:rPr>
          </w:rPrChange>
        </w:rPr>
        <w:t>4</w:t>
      </w:r>
      <w:r w:rsidR="00EA459D" w:rsidRPr="008E7348">
        <w:rPr>
          <w:rFonts w:asciiTheme="minorBidi" w:eastAsia="Times New Roman" w:hAnsiTheme="minorBidi" w:cstheme="minorBidi"/>
          <w:sz w:val="24"/>
          <w:szCs w:val="24"/>
          <w:lang w:val="en-US"/>
          <w:rPrChange w:id="1203" w:author="יוני גרינברג" w:date="2025-12-21T15:14:00Z" w16du:dateUtc="2025-12-21T13:14:00Z">
            <w:rPr>
              <w:rFonts w:ascii="Times New Roman" w:eastAsia="Times New Roman" w:hAnsi="Times New Roman" w:cs="Times New Roman"/>
              <w:sz w:val="24"/>
              <w:szCs w:val="24"/>
              <w:lang w:val="en-US"/>
            </w:rPr>
          </w:rPrChange>
        </w:rPr>
        <w:t>. If</w:t>
      </w:r>
      <w:r w:rsidRPr="008E7348">
        <w:rPr>
          <w:rFonts w:asciiTheme="minorBidi" w:eastAsia="Times New Roman" w:hAnsiTheme="minorBidi" w:cstheme="minorBidi"/>
          <w:sz w:val="24"/>
          <w:szCs w:val="24"/>
          <w:lang w:val="en-US"/>
          <w:rPrChange w:id="1204" w:author="יוני גרינברג" w:date="2025-12-21T15:14:00Z" w16du:dateUtc="2025-12-21T13:14:00Z">
            <w:rPr>
              <w:rFonts w:ascii="Times New Roman" w:eastAsia="Times New Roman" w:hAnsi="Times New Roman" w:cs="Times New Roman"/>
              <w:sz w:val="24"/>
              <w:szCs w:val="24"/>
              <w:lang w:val="en-US"/>
            </w:rPr>
          </w:rPrChange>
        </w:rPr>
        <w:t xml:space="preserve"> Idle: The device transmits the frame.</w:t>
      </w:r>
    </w:p>
    <w:p w14:paraId="0523F864" w14:textId="04AD9F24"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0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06" w:author="יוני גרינברג" w:date="2025-12-21T15:14:00Z" w16du:dateUtc="2025-12-21T13:14:00Z">
            <w:rPr>
              <w:rFonts w:ascii="Times New Roman" w:eastAsia="Times New Roman" w:hAnsi="Times New Roman" w:cs="Times New Roman"/>
              <w:sz w:val="24"/>
              <w:szCs w:val="24"/>
              <w:lang w:val="en-US"/>
            </w:rPr>
          </w:rPrChange>
        </w:rPr>
        <w:t>5</w:t>
      </w:r>
      <w:r w:rsidR="00EA459D" w:rsidRPr="008E7348">
        <w:rPr>
          <w:rFonts w:asciiTheme="minorBidi" w:eastAsia="Times New Roman" w:hAnsiTheme="minorBidi" w:cstheme="minorBidi"/>
          <w:sz w:val="24"/>
          <w:szCs w:val="24"/>
          <w:lang w:val="en-US"/>
          <w:rPrChange w:id="1207" w:author="יוני גרינברג" w:date="2025-12-21T15:14:00Z" w16du:dateUtc="2025-12-21T13:14:00Z">
            <w:rPr>
              <w:rFonts w:ascii="Times New Roman" w:eastAsia="Times New Roman" w:hAnsi="Times New Roman" w:cs="Times New Roman"/>
              <w:sz w:val="24"/>
              <w:szCs w:val="24"/>
              <w:lang w:val="en-US"/>
            </w:rPr>
          </w:rPrChange>
        </w:rPr>
        <w:t>. Wait</w:t>
      </w:r>
      <w:r w:rsidRPr="008E7348">
        <w:rPr>
          <w:rFonts w:asciiTheme="minorBidi" w:eastAsia="Times New Roman" w:hAnsiTheme="minorBidi" w:cstheme="minorBidi"/>
          <w:sz w:val="24"/>
          <w:szCs w:val="24"/>
          <w:lang w:val="en-US"/>
          <w:rPrChange w:id="1208" w:author="יוני גרינברג" w:date="2025-12-21T15:14:00Z" w16du:dateUtc="2025-12-21T13:14:00Z">
            <w:rPr>
              <w:rFonts w:ascii="Times New Roman" w:eastAsia="Times New Roman" w:hAnsi="Times New Roman" w:cs="Times New Roman"/>
              <w:sz w:val="24"/>
              <w:szCs w:val="24"/>
              <w:lang w:val="en-US"/>
            </w:rPr>
          </w:rPrChange>
        </w:rPr>
        <w:t xml:space="preserve">: The sender enters </w:t>
      </w:r>
      <w:r w:rsidR="00EA459D" w:rsidRPr="008E7348">
        <w:rPr>
          <w:rFonts w:asciiTheme="minorBidi" w:eastAsia="Times New Roman" w:hAnsiTheme="minorBidi" w:cstheme="minorBidi"/>
          <w:sz w:val="24"/>
          <w:szCs w:val="24"/>
          <w:lang w:val="en-US"/>
          <w:rPrChange w:id="1209" w:author="יוני גרינברג" w:date="2025-12-21T15:14:00Z" w16du:dateUtc="2025-12-21T13:14:00Z">
            <w:rPr>
              <w:rFonts w:ascii="Times New Roman" w:eastAsia="Times New Roman" w:hAnsi="Times New Roman" w:cs="Times New Roman"/>
              <w:sz w:val="24"/>
              <w:szCs w:val="24"/>
              <w:lang w:val="en-US"/>
            </w:rPr>
          </w:rPrChange>
        </w:rPr>
        <w:t>listening to</w:t>
      </w:r>
      <w:r w:rsidRPr="008E7348">
        <w:rPr>
          <w:rFonts w:asciiTheme="minorBidi" w:eastAsia="Times New Roman" w:hAnsiTheme="minorBidi" w:cstheme="minorBidi"/>
          <w:sz w:val="24"/>
          <w:szCs w:val="24"/>
          <w:lang w:val="en-US"/>
          <w:rPrChange w:id="1210" w:author="יוני גרינברג" w:date="2025-12-21T15:14:00Z" w16du:dateUtc="2025-12-21T13:14:00Z">
            <w:rPr>
              <w:rFonts w:ascii="Times New Roman" w:eastAsia="Times New Roman" w:hAnsi="Times New Roman" w:cs="Times New Roman"/>
              <w:sz w:val="24"/>
              <w:szCs w:val="24"/>
              <w:lang w:val="en-US"/>
            </w:rPr>
          </w:rPrChange>
        </w:rPr>
        <w:t xml:space="preserve"> mode and waits for 2,000 milliseconds (2 seconds) for an error signal (collision/error detection) from any receiver.</w:t>
      </w:r>
    </w:p>
    <w:p w14:paraId="4FFCC1BC" w14:textId="6E520F4E"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1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12" w:author="יוני גרינברג" w:date="2025-12-21T15:14:00Z" w16du:dateUtc="2025-12-21T13:14:00Z">
            <w:rPr>
              <w:rFonts w:ascii="Times New Roman" w:eastAsia="Times New Roman" w:hAnsi="Times New Roman" w:cs="Times New Roman"/>
              <w:sz w:val="24"/>
              <w:szCs w:val="24"/>
              <w:lang w:val="en-US"/>
            </w:rPr>
          </w:rPrChange>
        </w:rPr>
        <w:t>6</w:t>
      </w:r>
      <w:r w:rsidR="00EA459D" w:rsidRPr="008E7348">
        <w:rPr>
          <w:rFonts w:asciiTheme="minorBidi" w:eastAsia="Times New Roman" w:hAnsiTheme="minorBidi" w:cstheme="minorBidi"/>
          <w:sz w:val="24"/>
          <w:szCs w:val="24"/>
          <w:lang w:val="en-US"/>
          <w:rPrChange w:id="1213" w:author="יוני גרינברג" w:date="2025-12-21T15:14:00Z" w16du:dateUtc="2025-12-21T13:14:00Z">
            <w:rPr>
              <w:rFonts w:ascii="Times New Roman" w:eastAsia="Times New Roman" w:hAnsi="Times New Roman" w:cs="Times New Roman"/>
              <w:sz w:val="24"/>
              <w:szCs w:val="24"/>
              <w:lang w:val="en-US"/>
            </w:rPr>
          </w:rPrChange>
        </w:rPr>
        <w:t>. Collision</w:t>
      </w:r>
      <w:r w:rsidRPr="008E7348">
        <w:rPr>
          <w:rFonts w:asciiTheme="minorBidi" w:eastAsia="Times New Roman" w:hAnsiTheme="minorBidi" w:cstheme="minorBidi"/>
          <w:sz w:val="24"/>
          <w:szCs w:val="24"/>
          <w:lang w:val="en-US"/>
          <w:rPrChange w:id="1214" w:author="יוני גרינברג" w:date="2025-12-21T15:14:00Z" w16du:dateUtc="2025-12-21T13:14:00Z">
            <w:rPr>
              <w:rFonts w:ascii="Times New Roman" w:eastAsia="Times New Roman" w:hAnsi="Times New Roman" w:cs="Times New Roman"/>
              <w:sz w:val="24"/>
              <w:szCs w:val="24"/>
              <w:lang w:val="en-US"/>
            </w:rPr>
          </w:rPrChange>
        </w:rPr>
        <w:t xml:space="preserve"> Handling: If an error signal is received: The sender concludes a collision or transfer error occurred. It switches to listening mode and sets the timer to the shorter MBWP before attempting a re-transmission.</w:t>
      </w:r>
    </w:p>
    <w:p w14:paraId="2EA125FC"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1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16" w:author="יוני גרינברג" w:date="2025-12-21T15:14:00Z" w16du:dateUtc="2025-12-21T13:14:00Z">
            <w:rPr>
              <w:rFonts w:ascii="Times New Roman" w:eastAsia="Times New Roman" w:hAnsi="Times New Roman" w:cs="Times New Roman"/>
              <w:sz w:val="24"/>
              <w:szCs w:val="24"/>
              <w:lang w:val="en-US"/>
            </w:rPr>
          </w:rPrChange>
        </w:rPr>
        <w:t>If no error signal is received: The transmission was successful. The device resets the timer to RBWP for the start of the next 5-minute cycle.</w:t>
      </w:r>
    </w:p>
    <w:p w14:paraId="773B0278"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17"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lang w:val="en-US"/>
          <w:rPrChange w:id="1218" w:author="יוני גרינברג" w:date="2025-12-21T15:14:00Z" w16du:dateUtc="2025-12-21T13:14:00Z">
            <w:rPr>
              <w:rFonts w:ascii="Times New Roman" w:eastAsia="Times New Roman" w:hAnsi="Times New Roman" w:cs="Times New Roman"/>
              <w:lang w:val="en-US"/>
            </w:rPr>
          </w:rPrChange>
        </w:rPr>
        <w:t xml:space="preserve"> </w:t>
      </w:r>
    </w:p>
    <w:p w14:paraId="2DDAB233"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19"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20" w:author="יוני גרינברג" w:date="2025-12-21T15:14:00Z" w16du:dateUtc="2025-12-21T13:14:00Z">
            <w:rPr>
              <w:rFonts w:ascii="Times New Roman" w:eastAsia="Times New Roman" w:hAnsi="Times New Roman" w:cs="Times New Roman"/>
              <w:sz w:val="24"/>
              <w:szCs w:val="24"/>
              <w:lang w:val="en-US"/>
            </w:rPr>
          </w:rPrChange>
        </w:rPr>
        <w:t>3. Cross-Platform Implementation (Android vs. iOS)</w:t>
      </w:r>
    </w:p>
    <w:p w14:paraId="39F32B11"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2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22" w:author="יוני גרינברג" w:date="2025-12-21T15:14:00Z" w16du:dateUtc="2025-12-21T13:14:00Z">
            <w:rPr>
              <w:rFonts w:ascii="Times New Roman" w:eastAsia="Times New Roman" w:hAnsi="Times New Roman" w:cs="Times New Roman"/>
              <w:sz w:val="24"/>
              <w:szCs w:val="24"/>
              <w:lang w:val="en-US"/>
            </w:rPr>
          </w:rPrChange>
        </w:rPr>
        <w:t>A. Android Implementation:</w:t>
      </w:r>
    </w:p>
    <w:p w14:paraId="40C7EB2A"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2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24" w:author="יוני גרינברג" w:date="2025-12-21T15:14:00Z" w16du:dateUtc="2025-12-21T13:14:00Z">
            <w:rPr>
              <w:rFonts w:ascii="Times New Roman" w:eastAsia="Times New Roman" w:hAnsi="Times New Roman" w:cs="Times New Roman"/>
              <w:sz w:val="24"/>
              <w:szCs w:val="24"/>
              <w:lang w:val="en-US"/>
            </w:rPr>
          </w:rPrChange>
        </w:rPr>
        <w:t>The entire project is explicitly an Android Based Application. The implementation relies on the Java\Kotlin libraries and the Android Integrated Development Environment (IDE).</w:t>
      </w:r>
    </w:p>
    <w:p w14:paraId="509588BE"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2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26" w:author="יוני גרינברג" w:date="2025-12-21T15:14:00Z" w16du:dateUtc="2025-12-21T13:14:00Z">
            <w:rPr>
              <w:rFonts w:ascii="Times New Roman" w:eastAsia="Times New Roman" w:hAnsi="Times New Roman" w:cs="Times New Roman"/>
              <w:sz w:val="24"/>
              <w:szCs w:val="24"/>
              <w:lang w:val="en-US"/>
            </w:rPr>
          </w:rPrChange>
        </w:rPr>
        <w:t>Key Components: The core functions utilize Android-specific APIs (`</w:t>
      </w:r>
      <w:proofErr w:type="spellStart"/>
      <w:r w:rsidRPr="008E7348">
        <w:rPr>
          <w:rFonts w:asciiTheme="minorBidi" w:eastAsia="Times New Roman" w:hAnsiTheme="minorBidi" w:cstheme="minorBidi"/>
          <w:sz w:val="24"/>
          <w:szCs w:val="24"/>
          <w:lang w:val="en-US"/>
          <w:rPrChange w:id="1227" w:author="יוני גרינברג" w:date="2025-12-21T15:14:00Z" w16du:dateUtc="2025-12-21T13:14:00Z">
            <w:rPr>
              <w:rFonts w:ascii="Times New Roman" w:eastAsia="Times New Roman" w:hAnsi="Times New Roman" w:cs="Times New Roman"/>
              <w:sz w:val="24"/>
              <w:szCs w:val="24"/>
              <w:lang w:val="en-US"/>
            </w:rPr>
          </w:rPrChange>
        </w:rPr>
        <w:t>AudioTrack</w:t>
      </w:r>
      <w:proofErr w:type="spellEnd"/>
      <w:r w:rsidRPr="008E7348">
        <w:rPr>
          <w:rFonts w:asciiTheme="minorBidi" w:eastAsia="Times New Roman" w:hAnsiTheme="minorBidi" w:cstheme="minorBidi"/>
          <w:sz w:val="24"/>
          <w:szCs w:val="24"/>
          <w:lang w:val="en-US"/>
          <w:rPrChange w:id="1228" w:author="יוני גרינברג" w:date="2025-12-21T15:14:00Z" w16du:dateUtc="2025-12-21T13:14:00Z">
            <w:rPr>
              <w:rFonts w:ascii="Times New Roman" w:eastAsia="Times New Roman" w:hAnsi="Times New Roman" w:cs="Times New Roman"/>
              <w:sz w:val="24"/>
              <w:szCs w:val="24"/>
              <w:lang w:val="en-US"/>
            </w:rPr>
          </w:rPrChange>
        </w:rPr>
        <w:t>` for playing sound and `</w:t>
      </w:r>
      <w:proofErr w:type="spellStart"/>
      <w:r w:rsidRPr="008E7348">
        <w:rPr>
          <w:rFonts w:asciiTheme="minorBidi" w:eastAsia="Times New Roman" w:hAnsiTheme="minorBidi" w:cstheme="minorBidi"/>
          <w:sz w:val="24"/>
          <w:szCs w:val="24"/>
          <w:lang w:val="en-US"/>
          <w:rPrChange w:id="1229" w:author="יוני גרינברג" w:date="2025-12-21T15:14:00Z" w16du:dateUtc="2025-12-21T13:14:00Z">
            <w:rPr>
              <w:rFonts w:ascii="Times New Roman" w:eastAsia="Times New Roman" w:hAnsi="Times New Roman" w:cs="Times New Roman"/>
              <w:sz w:val="24"/>
              <w:szCs w:val="24"/>
              <w:lang w:val="en-US"/>
            </w:rPr>
          </w:rPrChange>
        </w:rPr>
        <w:t>AudioRecord</w:t>
      </w:r>
      <w:proofErr w:type="spellEnd"/>
      <w:r w:rsidRPr="008E7348">
        <w:rPr>
          <w:rFonts w:asciiTheme="minorBidi" w:eastAsia="Times New Roman" w:hAnsiTheme="minorBidi" w:cstheme="minorBidi"/>
          <w:sz w:val="24"/>
          <w:szCs w:val="24"/>
          <w:lang w:val="en-US"/>
          <w:rPrChange w:id="1230" w:author="יוני גרינברג" w:date="2025-12-21T15:14:00Z" w16du:dateUtc="2025-12-21T13:14:00Z">
            <w:rPr>
              <w:rFonts w:ascii="Times New Roman" w:eastAsia="Times New Roman" w:hAnsi="Times New Roman" w:cs="Times New Roman"/>
              <w:sz w:val="24"/>
              <w:szCs w:val="24"/>
              <w:lang w:val="en-US"/>
            </w:rPr>
          </w:rPrChange>
        </w:rPr>
        <w:t>` for recording sound). The application is designed to run as a Service in the background (24/7).</w:t>
      </w:r>
    </w:p>
    <w:p w14:paraId="13ABBCBD"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3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32"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3E745EB9" w14:textId="4090361C" w:rsidR="000562F9" w:rsidRPr="008E7348" w:rsidRDefault="000562F9">
      <w:pPr>
        <w:shd w:val="clear" w:color="auto" w:fill="FFFFFF"/>
        <w:tabs>
          <w:tab w:val="left" w:pos="3990"/>
        </w:tabs>
        <w:spacing w:after="120"/>
        <w:ind w:left="1080" w:right="580"/>
        <w:rPr>
          <w:rFonts w:asciiTheme="minorBidi" w:eastAsia="Times New Roman" w:hAnsiTheme="minorBidi" w:cstheme="minorBidi"/>
          <w:sz w:val="24"/>
          <w:szCs w:val="24"/>
          <w:lang w:val="en-US"/>
          <w:rPrChange w:id="1233" w:author="יוני גרינברג" w:date="2025-12-21T15:14:00Z" w16du:dateUtc="2025-12-21T13:14:00Z">
            <w:rPr>
              <w:rFonts w:ascii="Times New Roman" w:eastAsia="Times New Roman" w:hAnsi="Times New Roman" w:cs="Times New Roman"/>
              <w:sz w:val="24"/>
              <w:szCs w:val="24"/>
              <w:lang w:val="en-US"/>
            </w:rPr>
          </w:rPrChange>
        </w:rPr>
        <w:pPrChange w:id="1234" w:author="יוני גרינברג" w:date="2025-12-21T15:26:00Z" w16du:dateUtc="2025-12-21T13:26:00Z">
          <w:pPr>
            <w:shd w:val="clear" w:color="auto" w:fill="FFFFFF"/>
            <w:spacing w:after="120"/>
            <w:ind w:left="1080" w:right="580"/>
          </w:pPr>
        </w:pPrChange>
      </w:pPr>
      <w:r w:rsidRPr="008E7348">
        <w:rPr>
          <w:rFonts w:asciiTheme="minorBidi" w:eastAsia="Times New Roman" w:hAnsiTheme="minorBidi" w:cstheme="minorBidi"/>
          <w:sz w:val="24"/>
          <w:szCs w:val="24"/>
          <w:lang w:val="en-US"/>
          <w:rPrChange w:id="1235" w:author="יוני גרינברג" w:date="2025-12-21T15:14:00Z" w16du:dateUtc="2025-12-21T13:14:00Z">
            <w:rPr>
              <w:rFonts w:ascii="Times New Roman" w:eastAsia="Times New Roman" w:hAnsi="Times New Roman" w:cs="Times New Roman"/>
              <w:sz w:val="24"/>
              <w:szCs w:val="24"/>
              <w:lang w:val="en-US"/>
            </w:rPr>
          </w:rPrChange>
        </w:rPr>
        <w:t>B. iOS Implementation:</w:t>
      </w:r>
      <w:ins w:id="1236" w:author="יוני גרינברג" w:date="2025-12-21T15:26:00Z" w16du:dateUtc="2025-12-21T13:26:00Z">
        <w:r w:rsidR="00A22E52">
          <w:rPr>
            <w:rFonts w:asciiTheme="minorBidi" w:eastAsia="Times New Roman" w:hAnsiTheme="minorBidi" w:cstheme="minorBidi"/>
            <w:sz w:val="24"/>
            <w:szCs w:val="24"/>
            <w:lang w:val="en-US"/>
          </w:rPr>
          <w:tab/>
        </w:r>
      </w:ins>
    </w:p>
    <w:p w14:paraId="1162C4AA"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37"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38" w:author="יוני גרינברג" w:date="2025-12-21T15:14:00Z" w16du:dateUtc="2025-12-21T13:14:00Z">
            <w:rPr>
              <w:rFonts w:ascii="Times New Roman" w:eastAsia="Times New Roman" w:hAnsi="Times New Roman" w:cs="Times New Roman"/>
              <w:sz w:val="24"/>
              <w:szCs w:val="24"/>
              <w:lang w:val="en-US"/>
            </w:rPr>
          </w:rPrChange>
        </w:rPr>
        <w:t xml:space="preserve">Low-Level </w:t>
      </w:r>
      <w:proofErr w:type="spellStart"/>
      <w:r w:rsidRPr="008E7348">
        <w:rPr>
          <w:rFonts w:asciiTheme="minorBidi" w:eastAsia="Times New Roman" w:hAnsiTheme="minorBidi" w:cstheme="minorBidi"/>
          <w:sz w:val="24"/>
          <w:szCs w:val="24"/>
          <w:lang w:val="en-US"/>
          <w:rPrChange w:id="1239" w:author="יוני גרינברג" w:date="2025-12-21T15:14:00Z" w16du:dateUtc="2025-12-21T13:14:00Z">
            <w:rPr>
              <w:rFonts w:ascii="Times New Roman" w:eastAsia="Times New Roman" w:hAnsi="Times New Roman" w:cs="Times New Roman"/>
              <w:sz w:val="24"/>
              <w:szCs w:val="24"/>
              <w:lang w:val="en-US"/>
            </w:rPr>
          </w:rPrChange>
        </w:rPr>
        <w:t>AudioRecord</w:t>
      </w:r>
      <w:proofErr w:type="spellEnd"/>
      <w:r w:rsidRPr="008E7348">
        <w:rPr>
          <w:rFonts w:asciiTheme="minorBidi" w:eastAsia="Times New Roman" w:hAnsiTheme="minorBidi" w:cstheme="minorBidi"/>
          <w:sz w:val="24"/>
          <w:szCs w:val="24"/>
          <w:lang w:val="en-US"/>
          <w:rPrChange w:id="1240" w:author="יוני גרינברג" w:date="2025-12-21T15:14:00Z" w16du:dateUtc="2025-12-21T13:14:00Z">
            <w:rPr>
              <w:rFonts w:ascii="Times New Roman" w:eastAsia="Times New Roman" w:hAnsi="Times New Roman" w:cs="Times New Roman"/>
              <w:sz w:val="24"/>
              <w:szCs w:val="24"/>
              <w:lang w:val="en-US"/>
            </w:rPr>
          </w:rPrChange>
        </w:rPr>
        <w:t>/</w:t>
      </w:r>
      <w:proofErr w:type="spellStart"/>
      <w:r w:rsidRPr="008E7348">
        <w:rPr>
          <w:rFonts w:asciiTheme="minorBidi" w:eastAsia="Times New Roman" w:hAnsiTheme="minorBidi" w:cstheme="minorBidi"/>
          <w:sz w:val="24"/>
          <w:szCs w:val="24"/>
          <w:lang w:val="en-US"/>
          <w:rPrChange w:id="1241" w:author="יוני גרינברג" w:date="2025-12-21T15:14:00Z" w16du:dateUtc="2025-12-21T13:14:00Z">
            <w:rPr>
              <w:rFonts w:ascii="Times New Roman" w:eastAsia="Times New Roman" w:hAnsi="Times New Roman" w:cs="Times New Roman"/>
              <w:sz w:val="24"/>
              <w:szCs w:val="24"/>
              <w:lang w:val="en-US"/>
            </w:rPr>
          </w:rPrChange>
        </w:rPr>
        <w:t>AudioTrack</w:t>
      </w:r>
      <w:proofErr w:type="spellEnd"/>
      <w:r w:rsidRPr="008E7348">
        <w:rPr>
          <w:rFonts w:asciiTheme="minorBidi" w:eastAsia="Times New Roman" w:hAnsiTheme="minorBidi" w:cstheme="minorBidi"/>
          <w:sz w:val="24"/>
          <w:szCs w:val="24"/>
          <w:lang w:val="en-US"/>
          <w:rPrChange w:id="1242" w:author="יוני גרינברג" w:date="2025-12-21T15:14:00Z" w16du:dateUtc="2025-12-21T13:14:00Z">
            <w:rPr>
              <w:rFonts w:ascii="Times New Roman" w:eastAsia="Times New Roman" w:hAnsi="Times New Roman" w:cs="Times New Roman"/>
              <w:sz w:val="24"/>
              <w:szCs w:val="24"/>
              <w:lang w:val="en-US"/>
            </w:rPr>
          </w:rPrChange>
        </w:rPr>
        <w:t xml:space="preserve"> Equivalent: Core Audio (Remote I/O Unit): The most direct, low-latency access to audio hardware.</w:t>
      </w:r>
    </w:p>
    <w:p w14:paraId="151F5EFD"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4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44" w:author="יוני גרינברג" w:date="2025-12-21T15:14:00Z" w16du:dateUtc="2025-12-21T13:14:00Z">
            <w:rPr>
              <w:rFonts w:ascii="Times New Roman" w:eastAsia="Times New Roman" w:hAnsi="Times New Roman" w:cs="Times New Roman"/>
              <w:sz w:val="24"/>
              <w:szCs w:val="24"/>
              <w:lang w:val="en-US"/>
            </w:rPr>
          </w:rPrChange>
        </w:rPr>
        <w:t xml:space="preserve">High-Level Equivalent: </w:t>
      </w:r>
      <w:proofErr w:type="spellStart"/>
      <w:r w:rsidRPr="008E7348">
        <w:rPr>
          <w:rFonts w:asciiTheme="minorBidi" w:eastAsia="Times New Roman" w:hAnsiTheme="minorBidi" w:cstheme="minorBidi"/>
          <w:sz w:val="24"/>
          <w:szCs w:val="24"/>
          <w:lang w:val="en-US"/>
          <w:rPrChange w:id="1245" w:author="יוני גרינברג" w:date="2025-12-21T15:14:00Z" w16du:dateUtc="2025-12-21T13:14:00Z">
            <w:rPr>
              <w:rFonts w:ascii="Times New Roman" w:eastAsia="Times New Roman" w:hAnsi="Times New Roman" w:cs="Times New Roman"/>
              <w:sz w:val="24"/>
              <w:szCs w:val="24"/>
              <w:lang w:val="en-US"/>
            </w:rPr>
          </w:rPrChange>
        </w:rPr>
        <w:t>AVFoundation</w:t>
      </w:r>
      <w:proofErr w:type="spellEnd"/>
      <w:r w:rsidRPr="008E7348">
        <w:rPr>
          <w:rFonts w:asciiTheme="minorBidi" w:eastAsia="Times New Roman" w:hAnsiTheme="minorBidi" w:cstheme="minorBidi"/>
          <w:sz w:val="24"/>
          <w:szCs w:val="24"/>
          <w:lang w:val="en-US"/>
          <w:rPrChange w:id="1246" w:author="יוני גרינברג" w:date="2025-12-21T15:14:00Z" w16du:dateUtc="2025-12-21T13:14:00Z">
            <w:rPr>
              <w:rFonts w:ascii="Times New Roman" w:eastAsia="Times New Roman" w:hAnsi="Times New Roman" w:cs="Times New Roman"/>
              <w:sz w:val="24"/>
              <w:szCs w:val="24"/>
              <w:lang w:val="en-US"/>
            </w:rPr>
          </w:rPrChange>
        </w:rPr>
        <w:t xml:space="preserve"> (</w:t>
      </w:r>
      <w:proofErr w:type="spellStart"/>
      <w:r w:rsidRPr="008E7348">
        <w:rPr>
          <w:rFonts w:asciiTheme="minorBidi" w:eastAsia="Times New Roman" w:hAnsiTheme="minorBidi" w:cstheme="minorBidi"/>
          <w:sz w:val="24"/>
          <w:szCs w:val="24"/>
          <w:lang w:val="en-US"/>
          <w:rPrChange w:id="1247" w:author="יוני גרינברג" w:date="2025-12-21T15:14:00Z" w16du:dateUtc="2025-12-21T13:14:00Z">
            <w:rPr>
              <w:rFonts w:ascii="Times New Roman" w:eastAsia="Times New Roman" w:hAnsi="Times New Roman" w:cs="Times New Roman"/>
              <w:sz w:val="24"/>
              <w:szCs w:val="24"/>
              <w:lang w:val="en-US"/>
            </w:rPr>
          </w:rPrChange>
        </w:rPr>
        <w:t>AVAudioEngine</w:t>
      </w:r>
      <w:proofErr w:type="spellEnd"/>
      <w:r w:rsidRPr="008E7348">
        <w:rPr>
          <w:rFonts w:asciiTheme="minorBidi" w:eastAsia="Times New Roman" w:hAnsiTheme="minorBidi" w:cstheme="minorBidi"/>
          <w:sz w:val="24"/>
          <w:szCs w:val="24"/>
          <w:lang w:val="en-US"/>
          <w:rPrChange w:id="1248" w:author="יוני גרינברג" w:date="2025-12-21T15:14:00Z" w16du:dateUtc="2025-12-21T13:14:00Z">
            <w:rPr>
              <w:rFonts w:ascii="Times New Roman" w:eastAsia="Times New Roman" w:hAnsi="Times New Roman" w:cs="Times New Roman"/>
              <w:sz w:val="24"/>
              <w:szCs w:val="24"/>
              <w:lang w:val="en-US"/>
            </w:rPr>
          </w:rPrChange>
        </w:rPr>
        <w:t>): A modern, simpler API for managing input (</w:t>
      </w:r>
      <w:proofErr w:type="spellStart"/>
      <w:r w:rsidRPr="008E7348">
        <w:rPr>
          <w:rFonts w:asciiTheme="minorBidi" w:eastAsia="Times New Roman" w:hAnsiTheme="minorBidi" w:cstheme="minorBidi"/>
          <w:sz w:val="24"/>
          <w:szCs w:val="24"/>
          <w:lang w:val="en-US"/>
          <w:rPrChange w:id="1249" w:author="יוני גרינברג" w:date="2025-12-21T15:14:00Z" w16du:dateUtc="2025-12-21T13:14:00Z">
            <w:rPr>
              <w:rFonts w:ascii="Times New Roman" w:eastAsia="Times New Roman" w:hAnsi="Times New Roman" w:cs="Times New Roman"/>
              <w:sz w:val="24"/>
              <w:szCs w:val="24"/>
              <w:lang w:val="en-US"/>
            </w:rPr>
          </w:rPrChange>
        </w:rPr>
        <w:t>inputNode</w:t>
      </w:r>
      <w:proofErr w:type="spellEnd"/>
      <w:r w:rsidRPr="008E7348">
        <w:rPr>
          <w:rFonts w:asciiTheme="minorBidi" w:eastAsia="Times New Roman" w:hAnsiTheme="minorBidi" w:cstheme="minorBidi"/>
          <w:sz w:val="24"/>
          <w:szCs w:val="24"/>
          <w:lang w:val="en-US"/>
          <w:rPrChange w:id="1250" w:author="יוני גרינברג" w:date="2025-12-21T15:14:00Z" w16du:dateUtc="2025-12-21T13:14:00Z">
            <w:rPr>
              <w:rFonts w:ascii="Times New Roman" w:eastAsia="Times New Roman" w:hAnsi="Times New Roman" w:cs="Times New Roman"/>
              <w:sz w:val="24"/>
              <w:szCs w:val="24"/>
              <w:lang w:val="en-US"/>
            </w:rPr>
          </w:rPrChange>
        </w:rPr>
        <w:t>) and output (</w:t>
      </w:r>
      <w:proofErr w:type="spellStart"/>
      <w:r w:rsidRPr="008E7348">
        <w:rPr>
          <w:rFonts w:asciiTheme="minorBidi" w:eastAsia="Times New Roman" w:hAnsiTheme="minorBidi" w:cstheme="minorBidi"/>
          <w:sz w:val="24"/>
          <w:szCs w:val="24"/>
          <w:lang w:val="en-US"/>
          <w:rPrChange w:id="1251" w:author="יוני גרינברג" w:date="2025-12-21T15:14:00Z" w16du:dateUtc="2025-12-21T13:14:00Z">
            <w:rPr>
              <w:rFonts w:ascii="Times New Roman" w:eastAsia="Times New Roman" w:hAnsi="Times New Roman" w:cs="Times New Roman"/>
              <w:sz w:val="24"/>
              <w:szCs w:val="24"/>
              <w:lang w:val="en-US"/>
            </w:rPr>
          </w:rPrChange>
        </w:rPr>
        <w:t>outputNode</w:t>
      </w:r>
      <w:proofErr w:type="spellEnd"/>
      <w:r w:rsidRPr="008E7348">
        <w:rPr>
          <w:rFonts w:asciiTheme="minorBidi" w:eastAsia="Times New Roman" w:hAnsiTheme="minorBidi" w:cstheme="minorBidi"/>
          <w:sz w:val="24"/>
          <w:szCs w:val="24"/>
          <w:lang w:val="en-US"/>
          <w:rPrChange w:id="1252" w:author="יוני גרינברג" w:date="2025-12-21T15:14:00Z" w16du:dateUtc="2025-12-21T13:14:00Z">
            <w:rPr>
              <w:rFonts w:ascii="Times New Roman" w:eastAsia="Times New Roman" w:hAnsi="Times New Roman" w:cs="Times New Roman"/>
              <w:sz w:val="24"/>
              <w:szCs w:val="24"/>
              <w:lang w:val="en-US"/>
            </w:rPr>
          </w:rPrChange>
        </w:rPr>
        <w:t>).</w:t>
      </w:r>
    </w:p>
    <w:p w14:paraId="6F8BD059"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5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54" w:author="יוני גרינברג" w:date="2025-12-21T15:14:00Z" w16du:dateUtc="2025-12-21T13:14:00Z">
            <w:rPr>
              <w:rFonts w:ascii="Times New Roman" w:eastAsia="Times New Roman" w:hAnsi="Times New Roman" w:cs="Times New Roman"/>
              <w:sz w:val="24"/>
              <w:szCs w:val="24"/>
              <w:lang w:val="en-US"/>
            </w:rPr>
          </w:rPrChange>
        </w:rPr>
        <w:t>Key Challenge (24/7 Background): iOS heavily restricts background execution.</w:t>
      </w:r>
    </w:p>
    <w:p w14:paraId="61C4C843"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5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56" w:author="יוני גרינברג" w:date="2025-12-21T15:14:00Z" w16du:dateUtc="2025-12-21T13:14:00Z">
            <w:rPr>
              <w:rFonts w:ascii="Times New Roman" w:eastAsia="Times New Roman" w:hAnsi="Times New Roman" w:cs="Times New Roman"/>
              <w:sz w:val="24"/>
              <w:szCs w:val="24"/>
              <w:lang w:val="en-US"/>
            </w:rPr>
          </w:rPrChange>
        </w:rPr>
        <w:t>The potential solution is the audio Background Mode, but this is subject to system limitations and strict Apple review.</w:t>
      </w:r>
    </w:p>
    <w:p w14:paraId="69EECF16" w14:textId="77777777" w:rsidR="00447178" w:rsidRPr="008E7348" w:rsidRDefault="00447178" w:rsidP="000562F9">
      <w:pPr>
        <w:shd w:val="clear" w:color="auto" w:fill="FFFFFF"/>
        <w:spacing w:after="120"/>
        <w:ind w:left="1080" w:right="580"/>
        <w:rPr>
          <w:rFonts w:asciiTheme="minorBidi" w:eastAsia="Times New Roman" w:hAnsiTheme="minorBidi" w:cstheme="minorBidi"/>
          <w:sz w:val="24"/>
          <w:szCs w:val="24"/>
          <w:lang w:val="en-US"/>
          <w:rPrChange w:id="1257" w:author="יוני גרינברג" w:date="2025-12-21T15:14:00Z" w16du:dateUtc="2025-12-21T13:14:00Z">
            <w:rPr>
              <w:rFonts w:ascii="Times New Roman" w:eastAsia="Times New Roman" w:hAnsi="Times New Roman" w:cs="Times New Roman"/>
              <w:sz w:val="24"/>
              <w:szCs w:val="24"/>
              <w:lang w:val="en-US"/>
            </w:rPr>
          </w:rPrChange>
        </w:rPr>
      </w:pPr>
    </w:p>
    <w:p w14:paraId="098257C1" w14:textId="77777777" w:rsidR="00447178" w:rsidRPr="008E7348" w:rsidRDefault="00447178" w:rsidP="00447178">
      <w:pPr>
        <w:shd w:val="clear" w:color="auto" w:fill="FFFFFF"/>
        <w:spacing w:after="120"/>
        <w:ind w:left="1080" w:right="580"/>
        <w:rPr>
          <w:rFonts w:asciiTheme="minorBidi" w:eastAsia="Times New Roman" w:hAnsiTheme="minorBidi" w:cstheme="minorBidi"/>
          <w:sz w:val="24"/>
          <w:szCs w:val="24"/>
          <w:lang w:val="en-US"/>
          <w:rPrChange w:id="1258"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59" w:author="יוני גרינברג" w:date="2025-12-21T15:14:00Z" w16du:dateUtc="2025-12-21T13:14:00Z">
            <w:rPr>
              <w:rFonts w:ascii="Times New Roman" w:eastAsia="Times New Roman" w:hAnsi="Times New Roman" w:cs="Times New Roman"/>
              <w:sz w:val="24"/>
              <w:szCs w:val="24"/>
              <w:lang w:val="en-US"/>
            </w:rPr>
          </w:rPrChange>
        </w:rPr>
        <w:lastRenderedPageBreak/>
        <w:t xml:space="preserve">3.3: Transmission thou water medium- transmission force </w:t>
      </w:r>
      <w:proofErr w:type="gramStart"/>
      <w:r w:rsidRPr="008E7348">
        <w:rPr>
          <w:rFonts w:asciiTheme="minorBidi" w:eastAsia="Times New Roman" w:hAnsiTheme="minorBidi" w:cstheme="minorBidi"/>
          <w:sz w:val="24"/>
          <w:szCs w:val="24"/>
          <w:lang w:val="en-US"/>
          <w:rPrChange w:id="1260" w:author="יוני גרינברג" w:date="2025-12-21T15:14:00Z" w16du:dateUtc="2025-12-21T13:14:00Z">
            <w:rPr>
              <w:rFonts w:ascii="Times New Roman" w:eastAsia="Times New Roman" w:hAnsi="Times New Roman" w:cs="Times New Roman"/>
              <w:sz w:val="24"/>
              <w:szCs w:val="24"/>
              <w:lang w:val="en-US"/>
            </w:rPr>
          </w:rPrChange>
        </w:rPr>
        <w:t>needed  can</w:t>
      </w:r>
      <w:proofErr w:type="gramEnd"/>
      <w:r w:rsidRPr="008E7348">
        <w:rPr>
          <w:rFonts w:asciiTheme="minorBidi" w:eastAsia="Times New Roman" w:hAnsiTheme="minorBidi" w:cstheme="minorBidi"/>
          <w:sz w:val="24"/>
          <w:szCs w:val="24"/>
          <w:lang w:val="en-US"/>
          <w:rPrChange w:id="1261" w:author="יוני גרינברג" w:date="2025-12-21T15:14:00Z" w16du:dateUtc="2025-12-21T13:14:00Z">
            <w:rPr>
              <w:rFonts w:ascii="Times New Roman" w:eastAsia="Times New Roman" w:hAnsi="Times New Roman" w:cs="Times New Roman"/>
              <w:sz w:val="24"/>
              <w:szCs w:val="24"/>
              <w:lang w:val="en-US"/>
            </w:rPr>
          </w:rPrChange>
        </w:rPr>
        <w:t xml:space="preserve"> phone be used for ultrasound – conclusions phone microphone isn’t powerful enough for water medium data transmission</w:t>
      </w:r>
    </w:p>
    <w:p w14:paraId="686D429B" w14:textId="77777777" w:rsidR="00447178" w:rsidRPr="008E7348" w:rsidRDefault="00447178" w:rsidP="00447178">
      <w:pPr>
        <w:shd w:val="clear" w:color="auto" w:fill="FFFFFF"/>
        <w:spacing w:after="120"/>
        <w:ind w:left="1080" w:right="580"/>
        <w:rPr>
          <w:rFonts w:asciiTheme="minorBidi" w:eastAsia="Times New Roman" w:hAnsiTheme="minorBidi" w:cstheme="minorBidi"/>
          <w:sz w:val="24"/>
          <w:szCs w:val="24"/>
          <w:lang w:val="en-US"/>
          <w:rPrChange w:id="1262" w:author="יוני גרינברג" w:date="2025-12-21T15:14:00Z" w16du:dateUtc="2025-12-21T13:14:00Z">
            <w:rPr>
              <w:rFonts w:ascii="Times New Roman" w:eastAsia="Times New Roman" w:hAnsi="Times New Roman" w:cs="Times New Roman"/>
              <w:sz w:val="24"/>
              <w:szCs w:val="24"/>
              <w:lang w:val="en-US"/>
            </w:rPr>
          </w:rPrChange>
        </w:rPr>
      </w:pPr>
    </w:p>
    <w:p w14:paraId="27201C1B" w14:textId="42A116B1" w:rsidR="00447178" w:rsidRPr="008E7348" w:rsidRDefault="00447178" w:rsidP="00447178">
      <w:pPr>
        <w:shd w:val="clear" w:color="auto" w:fill="FFFFFF"/>
        <w:spacing w:after="120"/>
        <w:ind w:left="1080" w:right="580"/>
        <w:rPr>
          <w:rFonts w:asciiTheme="minorBidi" w:eastAsia="Times New Roman" w:hAnsiTheme="minorBidi" w:cstheme="minorBidi"/>
          <w:sz w:val="24"/>
          <w:szCs w:val="24"/>
          <w:lang w:val="en-US"/>
          <w:rPrChange w:id="126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64" w:author="יוני גרינברג" w:date="2025-12-21T15:14:00Z" w16du:dateUtc="2025-12-21T13:14:00Z">
            <w:rPr>
              <w:rFonts w:ascii="Times New Roman" w:eastAsia="Times New Roman" w:hAnsi="Times New Roman" w:cs="Times New Roman"/>
              <w:sz w:val="24"/>
              <w:szCs w:val="24"/>
              <w:lang w:val="en-US"/>
            </w:rPr>
          </w:rPrChange>
        </w:rPr>
        <w:t>Phone microphone capabilities vs KHZ needed for water ultrasound data transfer</w:t>
      </w:r>
    </w:p>
    <w:p w14:paraId="55439BC3" w14:textId="77777777" w:rsidR="000562F9" w:rsidRPr="008E7348" w:rsidRDefault="000562F9" w:rsidP="000562F9">
      <w:pPr>
        <w:shd w:val="clear" w:color="auto" w:fill="FFFFFF"/>
        <w:spacing w:after="120"/>
        <w:ind w:right="580"/>
        <w:rPr>
          <w:rFonts w:asciiTheme="minorBidi" w:eastAsia="Times New Roman" w:hAnsiTheme="minorBidi" w:cstheme="minorBidi"/>
          <w:sz w:val="24"/>
          <w:szCs w:val="24"/>
          <w:lang w:val="en-US"/>
          <w:rPrChange w:id="1265" w:author="יוני גרינברג" w:date="2025-12-21T15:14:00Z" w16du:dateUtc="2025-12-21T13:14:00Z">
            <w:rPr>
              <w:rFonts w:ascii="Times New Roman" w:eastAsia="Times New Roman" w:hAnsi="Times New Roman" w:cs="Times New Roman"/>
              <w:sz w:val="24"/>
              <w:szCs w:val="24"/>
              <w:lang w:val="en-US"/>
            </w:rPr>
          </w:rPrChange>
        </w:rPr>
      </w:pPr>
    </w:p>
    <w:p w14:paraId="1DBB777C" w14:textId="696E68ED" w:rsidR="000562F9" w:rsidRPr="008E7348" w:rsidRDefault="004909AF" w:rsidP="000562F9">
      <w:pPr>
        <w:shd w:val="clear" w:color="auto" w:fill="FFFFFF"/>
        <w:spacing w:after="120"/>
        <w:ind w:left="1080" w:right="580"/>
        <w:rPr>
          <w:rFonts w:asciiTheme="minorBidi" w:eastAsia="Times New Roman" w:hAnsiTheme="minorBidi" w:cstheme="minorBidi"/>
          <w:sz w:val="24"/>
          <w:szCs w:val="24"/>
          <w:lang w:val="en-US"/>
          <w:rPrChange w:id="1266" w:author="יוני גרינברג" w:date="2025-12-21T15:14:00Z" w16du:dateUtc="2025-12-21T13:14:00Z">
            <w:rPr>
              <w:rFonts w:ascii="Times New Roman" w:eastAsia="Times New Roman" w:hAnsi="Times New Roman" w:cs="Times New Roman"/>
              <w:sz w:val="24"/>
              <w:szCs w:val="24"/>
              <w:lang w:val="en-US"/>
            </w:rPr>
          </w:rPrChange>
        </w:rPr>
      </w:pPr>
      <w:commentRangeStart w:id="1267"/>
      <w:r w:rsidRPr="008E7348">
        <w:rPr>
          <w:rFonts w:asciiTheme="minorBidi" w:eastAsia="Times New Roman" w:hAnsiTheme="minorBidi" w:cstheme="minorBidi"/>
          <w:sz w:val="46"/>
          <w:szCs w:val="46"/>
          <w:lang w:val="en-US"/>
          <w:rPrChange w:id="1268" w:author="יוני גרינברג" w:date="2025-12-21T15:14:00Z" w16du:dateUtc="2025-12-21T13:14:00Z">
            <w:rPr>
              <w:rFonts w:ascii="Times New Roman" w:eastAsia="Times New Roman" w:hAnsi="Times New Roman" w:cs="Times New Roman"/>
              <w:sz w:val="46"/>
              <w:szCs w:val="46"/>
              <w:lang w:val="en-US"/>
            </w:rPr>
          </w:rPrChange>
        </w:rPr>
        <w:t>4</w:t>
      </w:r>
      <w:r w:rsidR="000562F9" w:rsidRPr="008E7348">
        <w:rPr>
          <w:rFonts w:asciiTheme="minorBidi" w:eastAsia="Times New Roman" w:hAnsiTheme="minorBidi" w:cstheme="minorBidi"/>
          <w:sz w:val="24"/>
          <w:szCs w:val="24"/>
          <w:lang w:val="en-US"/>
          <w:rPrChange w:id="1269" w:author="יוני גרינברג" w:date="2025-12-21T15:14:00Z" w16du:dateUtc="2025-12-21T13:14:00Z">
            <w:rPr>
              <w:rFonts w:ascii="Times New Roman" w:eastAsia="Times New Roman" w:hAnsi="Times New Roman" w:cs="Times New Roman"/>
              <w:sz w:val="24"/>
              <w:szCs w:val="24"/>
              <w:lang w:val="en-US"/>
            </w:rPr>
          </w:rPrChange>
        </w:rPr>
        <w:t xml:space="preserve">: </w:t>
      </w:r>
      <w:commentRangeEnd w:id="1267"/>
      <w:r w:rsidR="00CF2B94" w:rsidRPr="008E7348">
        <w:rPr>
          <w:rStyle w:val="a6"/>
          <w:rFonts w:asciiTheme="minorBidi" w:hAnsiTheme="minorBidi" w:cstheme="minorBidi"/>
          <w:rPrChange w:id="1270" w:author="יוני גרינברג" w:date="2025-12-21T15:14:00Z" w16du:dateUtc="2025-12-21T13:14:00Z">
            <w:rPr>
              <w:rStyle w:val="a6"/>
            </w:rPr>
          </w:rPrChange>
        </w:rPr>
        <w:commentReference w:id="1267"/>
      </w:r>
      <w:r w:rsidR="000562F9" w:rsidRPr="008E7348">
        <w:rPr>
          <w:rFonts w:asciiTheme="minorBidi" w:eastAsia="Times New Roman" w:hAnsiTheme="minorBidi" w:cstheme="minorBidi"/>
          <w:sz w:val="32"/>
          <w:szCs w:val="32"/>
          <w:lang w:val="en-US"/>
          <w:rPrChange w:id="1271" w:author="יוני גרינברג" w:date="2025-12-21T15:14:00Z" w16du:dateUtc="2025-12-21T13:14:00Z">
            <w:rPr>
              <w:rFonts w:ascii="Times New Roman" w:eastAsia="Times New Roman" w:hAnsi="Times New Roman" w:cs="Times New Roman"/>
              <w:sz w:val="24"/>
              <w:szCs w:val="24"/>
              <w:lang w:val="en-US"/>
            </w:rPr>
          </w:rPrChange>
        </w:rPr>
        <w:t>Expected results</w:t>
      </w:r>
      <w:r w:rsidR="000562F9" w:rsidRPr="008E7348">
        <w:rPr>
          <w:rFonts w:asciiTheme="minorBidi" w:eastAsia="Times New Roman" w:hAnsiTheme="minorBidi" w:cstheme="minorBidi"/>
          <w:sz w:val="24"/>
          <w:szCs w:val="24"/>
          <w:lang w:val="en-US"/>
          <w:rPrChange w:id="1272"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3BE39C40"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7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74" w:author="יוני גרינברג" w:date="2025-12-21T15:14:00Z" w16du:dateUtc="2025-12-21T13:14:00Z">
            <w:rPr>
              <w:rFonts w:ascii="Times New Roman" w:eastAsia="Times New Roman" w:hAnsi="Times New Roman" w:cs="Times New Roman"/>
              <w:sz w:val="24"/>
              <w:szCs w:val="24"/>
              <w:lang w:val="en-US"/>
            </w:rPr>
          </w:rPrChange>
        </w:rPr>
        <w:t>The primary objective of this project is to design and implement a fully functional acoustic communication network, utilizing ultrasonic waves as the physical transmission medium.</w:t>
      </w:r>
    </w:p>
    <w:p w14:paraId="25EE12AD" w14:textId="7A75B690"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7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76" w:author="יוני גרינברג" w:date="2025-12-21T15:14:00Z" w16du:dateUtc="2025-12-21T13:14:00Z">
            <w:rPr>
              <w:rFonts w:ascii="Times New Roman" w:eastAsia="Times New Roman" w:hAnsi="Times New Roman" w:cs="Times New Roman"/>
              <w:sz w:val="24"/>
              <w:szCs w:val="24"/>
              <w:lang w:val="en-US"/>
            </w:rPr>
          </w:rPrChange>
        </w:rPr>
        <w:t xml:space="preserve">The system is </w:t>
      </w:r>
      <w:r w:rsidR="00C9535E" w:rsidRPr="008E7348">
        <w:rPr>
          <w:rFonts w:asciiTheme="minorBidi" w:eastAsia="Times New Roman" w:hAnsiTheme="minorBidi" w:cstheme="minorBidi"/>
          <w:sz w:val="24"/>
          <w:szCs w:val="24"/>
          <w:lang w:val="en-US"/>
          <w:rPrChange w:id="1277" w:author="יוני גרינברג" w:date="2025-12-21T15:14:00Z" w16du:dateUtc="2025-12-21T13:14:00Z">
            <w:rPr>
              <w:rFonts w:ascii="Times New Roman" w:eastAsia="Times New Roman" w:hAnsi="Times New Roman" w:cs="Times New Roman"/>
              <w:sz w:val="24"/>
              <w:szCs w:val="24"/>
              <w:lang w:val="en-US"/>
            </w:rPr>
          </w:rPrChange>
        </w:rPr>
        <w:t>created</w:t>
      </w:r>
      <w:r w:rsidRPr="008E7348">
        <w:rPr>
          <w:rFonts w:asciiTheme="minorBidi" w:eastAsia="Times New Roman" w:hAnsiTheme="minorBidi" w:cstheme="minorBidi"/>
          <w:sz w:val="24"/>
          <w:szCs w:val="24"/>
          <w:lang w:val="en-US"/>
          <w:rPrChange w:id="1278" w:author="יוני גרינברג" w:date="2025-12-21T15:14:00Z" w16du:dateUtc="2025-12-21T13:14:00Z">
            <w:rPr>
              <w:rFonts w:ascii="Times New Roman" w:eastAsia="Times New Roman" w:hAnsi="Times New Roman" w:cs="Times New Roman"/>
              <w:sz w:val="24"/>
              <w:szCs w:val="24"/>
              <w:lang w:val="en-US"/>
            </w:rPr>
          </w:rPrChange>
        </w:rPr>
        <w:t xml:space="preserve"> as a cross-platform mobile application (compatible with both Android and iOS), enabling seamless communication between heterogeneous devices.</w:t>
      </w:r>
    </w:p>
    <w:p w14:paraId="394F3F01"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79"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80" w:author="יוני גרינברג" w:date="2025-12-21T15:14:00Z" w16du:dateUtc="2025-12-21T13:14:00Z">
            <w:rPr>
              <w:rFonts w:ascii="Times New Roman" w:eastAsia="Times New Roman" w:hAnsi="Times New Roman" w:cs="Times New Roman"/>
              <w:sz w:val="24"/>
              <w:szCs w:val="24"/>
              <w:lang w:val="en-US"/>
            </w:rPr>
          </w:rPrChange>
        </w:rPr>
        <w:t>Key Technical Specifications:</w:t>
      </w:r>
    </w:p>
    <w:p w14:paraId="3030E022"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8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82" w:author="יוני גרינברג" w:date="2025-12-21T15:14:00Z" w16du:dateUtc="2025-12-21T13:14:00Z">
            <w:rPr>
              <w:rFonts w:ascii="Times New Roman" w:eastAsia="Times New Roman" w:hAnsi="Times New Roman" w:cs="Times New Roman"/>
              <w:sz w:val="24"/>
              <w:szCs w:val="24"/>
              <w:lang w:val="en-US"/>
            </w:rPr>
          </w:rPrChange>
        </w:rPr>
        <w:t>Protocol: The Data Link Layer implements a collision avoidance mechanism based on the RTS/CTS (Request to Send / Clear to Send) handshake protocol to ensure reliable data delivery.</w:t>
      </w:r>
    </w:p>
    <w:p w14:paraId="5E1338DD"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8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84" w:author="יוני גרינברג" w:date="2025-12-21T15:14:00Z" w16du:dateUtc="2025-12-21T13:14:00Z">
            <w:rPr>
              <w:rFonts w:ascii="Times New Roman" w:eastAsia="Times New Roman" w:hAnsi="Times New Roman" w:cs="Times New Roman"/>
              <w:sz w:val="24"/>
              <w:szCs w:val="24"/>
              <w:lang w:val="en-US"/>
            </w:rPr>
          </w:rPrChange>
        </w:rPr>
        <w:t>Capacity &amp; Range: The network is designed to support a cluster of at least 3 concurrent nodes within an optimal effective radius of 2 meters.</w:t>
      </w:r>
    </w:p>
    <w:p w14:paraId="22795F30"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8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86" w:author="יוני גרינברג" w:date="2025-12-21T15:14:00Z" w16du:dateUtc="2025-12-21T13:14:00Z">
            <w:rPr>
              <w:rFonts w:ascii="Times New Roman" w:eastAsia="Times New Roman" w:hAnsi="Times New Roman" w:cs="Times New Roman"/>
              <w:sz w:val="24"/>
              <w:szCs w:val="24"/>
              <w:lang w:val="en-US"/>
            </w:rPr>
          </w:rPrChange>
        </w:rPr>
        <w:t>Topology: The system supports a many-to-many communication architecture, managing data transfer from multiple emitters to multiple recipients simultaneously.</w:t>
      </w:r>
    </w:p>
    <w:p w14:paraId="2545734E" w14:textId="08885331" w:rsidR="000562F9" w:rsidRDefault="005B7E88" w:rsidP="000562F9">
      <w:pPr>
        <w:shd w:val="clear" w:color="auto" w:fill="FFFFFF"/>
        <w:spacing w:after="120"/>
        <w:ind w:left="1080" w:right="580"/>
        <w:rPr>
          <w:ins w:id="1287" w:author="יוני גרינברג" w:date="2025-12-22T21:45:00Z" w16du:dateUtc="2025-12-22T19:45:00Z"/>
          <w:rFonts w:asciiTheme="minorBidi" w:eastAsia="Times New Roman" w:hAnsiTheme="minorBidi" w:cstheme="minorBidi"/>
          <w:sz w:val="24"/>
          <w:szCs w:val="24"/>
          <w:lang w:val="en-US"/>
        </w:rPr>
      </w:pPr>
      <w:commentRangeStart w:id="1288"/>
      <w:r w:rsidRPr="008E7348">
        <w:rPr>
          <w:rFonts w:asciiTheme="minorBidi" w:eastAsia="Times New Roman" w:hAnsiTheme="minorBidi" w:cstheme="minorBidi"/>
          <w:sz w:val="46"/>
          <w:szCs w:val="46"/>
          <w:lang w:val="en-US"/>
          <w:rPrChange w:id="1289" w:author="יוני גרינברג" w:date="2025-12-21T15:14:00Z" w16du:dateUtc="2025-12-21T13:14:00Z">
            <w:rPr>
              <w:rFonts w:ascii="Times New Roman" w:eastAsia="Times New Roman" w:hAnsi="Times New Roman" w:cs="Times New Roman"/>
              <w:sz w:val="24"/>
              <w:szCs w:val="24"/>
              <w:lang w:val="en-US"/>
            </w:rPr>
          </w:rPrChange>
        </w:rPr>
        <w:t>5</w:t>
      </w:r>
      <w:commentRangeEnd w:id="1288"/>
      <w:r w:rsidR="00CF2B94" w:rsidRPr="008E7348">
        <w:rPr>
          <w:rStyle w:val="a6"/>
          <w:rFonts w:asciiTheme="minorBidi" w:hAnsiTheme="minorBidi" w:cstheme="minorBidi"/>
          <w:rPrChange w:id="1290" w:author="יוני גרינברג" w:date="2025-12-21T15:14:00Z" w16du:dateUtc="2025-12-21T13:14:00Z">
            <w:rPr>
              <w:rStyle w:val="a6"/>
            </w:rPr>
          </w:rPrChange>
        </w:rPr>
        <w:commentReference w:id="1288"/>
      </w:r>
      <w:r w:rsidRPr="008E7348">
        <w:rPr>
          <w:rFonts w:asciiTheme="minorBidi" w:eastAsia="Times New Roman" w:hAnsiTheme="minorBidi" w:cstheme="minorBidi"/>
          <w:sz w:val="24"/>
          <w:szCs w:val="24"/>
          <w:lang w:val="en-US"/>
          <w:rPrChange w:id="1291" w:author="יוני גרינברג" w:date="2025-12-21T15:14:00Z" w16du:dateUtc="2025-12-21T13:14:00Z">
            <w:rPr>
              <w:rFonts w:ascii="Times New Roman" w:eastAsia="Times New Roman" w:hAnsi="Times New Roman" w:cs="Times New Roman"/>
              <w:sz w:val="24"/>
              <w:szCs w:val="24"/>
              <w:lang w:val="en-US"/>
            </w:rPr>
          </w:rPrChange>
        </w:rPr>
        <w:t xml:space="preserve"> UML:</w:t>
      </w:r>
    </w:p>
    <w:p w14:paraId="73D2CCEF" w14:textId="359714A3" w:rsidR="00EF0143" w:rsidRDefault="00EF0143" w:rsidP="000562F9">
      <w:pPr>
        <w:shd w:val="clear" w:color="auto" w:fill="FFFFFF"/>
        <w:spacing w:after="120"/>
        <w:ind w:left="1080" w:right="580"/>
        <w:rPr>
          <w:ins w:id="1292" w:author="יוני גרינברג" w:date="2025-12-22T21:45:00Z" w16du:dateUtc="2025-12-22T19:45:00Z"/>
          <w:rFonts w:asciiTheme="minorBidi" w:eastAsia="Times New Roman" w:hAnsiTheme="minorBidi" w:cstheme="minorBidi"/>
          <w:sz w:val="24"/>
          <w:szCs w:val="24"/>
          <w:lang w:val="en-US"/>
        </w:rPr>
      </w:pPr>
      <w:ins w:id="1293" w:author="יוני גרינברג" w:date="2025-12-22T21:45:00Z" w16du:dateUtc="2025-12-22T19:45:00Z">
        <w:r w:rsidRPr="00EF0143">
          <w:rPr>
            <w:rFonts w:asciiTheme="minorBidi" w:eastAsia="Times New Roman" w:hAnsiTheme="minorBidi" w:cstheme="minorBidi"/>
            <w:noProof/>
            <w:sz w:val="24"/>
            <w:szCs w:val="24"/>
            <w:lang w:val="en-US"/>
          </w:rPr>
          <w:lastRenderedPageBreak/>
          <w:drawing>
            <wp:inline distT="0" distB="0" distL="0" distR="0" wp14:anchorId="7FFF7180" wp14:editId="43AF0031">
              <wp:extent cx="5733415" cy="4669790"/>
              <wp:effectExtent l="0" t="0" r="635" b="0"/>
              <wp:docPr id="8755313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31320" name=""/>
                      <pic:cNvPicPr/>
                    </pic:nvPicPr>
                    <pic:blipFill>
                      <a:blip r:embed="rId18"/>
                      <a:stretch>
                        <a:fillRect/>
                      </a:stretch>
                    </pic:blipFill>
                    <pic:spPr>
                      <a:xfrm>
                        <a:off x="0" y="0"/>
                        <a:ext cx="5733415" cy="4669790"/>
                      </a:xfrm>
                      <a:prstGeom prst="rect">
                        <a:avLst/>
                      </a:prstGeom>
                    </pic:spPr>
                  </pic:pic>
                </a:graphicData>
              </a:graphic>
            </wp:inline>
          </w:drawing>
        </w:r>
      </w:ins>
    </w:p>
    <w:p w14:paraId="4CE6BA87" w14:textId="30CD0BE2" w:rsidR="00EF0143" w:rsidRDefault="001E5EC8" w:rsidP="00EF0143">
      <w:pPr>
        <w:shd w:val="clear" w:color="auto" w:fill="FFFFFF"/>
        <w:spacing w:after="120"/>
        <w:ind w:left="1080" w:right="580"/>
        <w:rPr>
          <w:ins w:id="1294" w:author="יוני גרינברג" w:date="2025-12-22T22:41:00Z" w16du:dateUtc="2025-12-22T20:41:00Z"/>
          <w:rFonts w:asciiTheme="minorBidi" w:eastAsia="Times New Roman" w:hAnsiTheme="minorBidi" w:cstheme="minorBidi"/>
          <w:sz w:val="24"/>
          <w:szCs w:val="24"/>
          <w:lang w:val="en-US"/>
        </w:rPr>
      </w:pPr>
      <w:ins w:id="1295" w:author="יוני גרינברג" w:date="2025-12-22T22:48:00Z" w16du:dateUtc="2025-12-22T20:48:00Z">
        <w:r>
          <w:rPr>
            <w:rFonts w:asciiTheme="minorBidi" w:eastAsia="Times New Roman" w:hAnsiTheme="minorBidi" w:cstheme="minorBidi"/>
            <w:sz w:val="24"/>
            <w:szCs w:val="24"/>
            <w:lang w:val="en-US"/>
          </w:rPr>
          <w:t xml:space="preserve">Figure 4: </w:t>
        </w:r>
      </w:ins>
      <w:ins w:id="1296" w:author="יוני גרינברג" w:date="2025-12-22T21:46:00Z">
        <w:r w:rsidR="00EF0143" w:rsidRPr="00EF0143">
          <w:rPr>
            <w:rFonts w:asciiTheme="minorBidi" w:eastAsia="Times New Roman" w:hAnsiTheme="minorBidi" w:cstheme="minorBidi"/>
            <w:sz w:val="24"/>
            <w:szCs w:val="24"/>
            <w:lang w:val="en-US"/>
            <w:rPrChange w:id="1297" w:author="יוני גרינברג" w:date="2025-12-22T21:46:00Z" w16du:dateUtc="2025-12-22T19:46:00Z">
              <w:rPr>
                <w:rFonts w:asciiTheme="minorBidi" w:eastAsia="Times New Roman" w:hAnsiTheme="minorBidi" w:cstheme="minorBidi"/>
                <w:sz w:val="24"/>
                <w:szCs w:val="24"/>
              </w:rPr>
            </w:rPrChange>
          </w:rPr>
          <w:t>Use Case: Many-to-Many Interaction and Messaging Protocol</w:t>
        </w:r>
      </w:ins>
    </w:p>
    <w:p w14:paraId="77FF9D6B" w14:textId="77777777" w:rsidR="00FB6008" w:rsidRDefault="00FB6008" w:rsidP="007A26EA">
      <w:pPr>
        <w:shd w:val="clear" w:color="auto" w:fill="FFFFFF"/>
        <w:spacing w:after="120"/>
        <w:ind w:left="1080" w:right="580"/>
        <w:rPr>
          <w:ins w:id="1298" w:author="יוני גרינברג" w:date="2025-12-22T22:44:00Z" w16du:dateUtc="2025-12-22T20:44:00Z"/>
          <w:rFonts w:asciiTheme="minorBidi" w:eastAsia="Times New Roman" w:hAnsiTheme="minorBidi" w:cstheme="minorBidi"/>
          <w:sz w:val="24"/>
          <w:szCs w:val="24"/>
          <w:lang w:val="en-US"/>
        </w:rPr>
      </w:pPr>
    </w:p>
    <w:p w14:paraId="37F70636" w14:textId="77777777" w:rsidR="00FB6008" w:rsidRDefault="00FB6008" w:rsidP="007A26EA">
      <w:pPr>
        <w:shd w:val="clear" w:color="auto" w:fill="FFFFFF"/>
        <w:spacing w:after="120"/>
        <w:ind w:left="1080" w:right="580"/>
        <w:rPr>
          <w:ins w:id="1299" w:author="יוני גרינברג" w:date="2025-12-22T22:44:00Z" w16du:dateUtc="2025-12-22T20:44:00Z"/>
          <w:rFonts w:asciiTheme="minorBidi" w:eastAsia="Times New Roman" w:hAnsiTheme="minorBidi" w:cstheme="minorBidi"/>
          <w:sz w:val="24"/>
          <w:szCs w:val="24"/>
          <w:lang w:val="en-US"/>
        </w:rPr>
      </w:pPr>
    </w:p>
    <w:p w14:paraId="1A5E0C42" w14:textId="0E71407A" w:rsidR="00FB6008" w:rsidRPr="00FB6008" w:rsidRDefault="00FB6008" w:rsidP="00FB6008">
      <w:pPr>
        <w:shd w:val="clear" w:color="auto" w:fill="FFFFFF"/>
        <w:spacing w:after="120"/>
        <w:ind w:left="1080" w:right="580"/>
        <w:rPr>
          <w:ins w:id="1300" w:author="יוני גרינברג" w:date="2025-12-22T22:44:00Z" w16du:dateUtc="2025-12-22T20:44:00Z"/>
          <w:rFonts w:asciiTheme="minorBidi" w:eastAsia="Times New Roman" w:hAnsiTheme="minorBidi" w:cstheme="minorBidi"/>
          <w:sz w:val="24"/>
          <w:szCs w:val="24"/>
          <w:lang w:val="en-US"/>
        </w:rPr>
      </w:pPr>
      <w:ins w:id="1301" w:author="יוני גרינברג" w:date="2025-12-22T22:43:00Z" w16du:dateUtc="2025-12-22T20:43:00Z">
        <w:r>
          <w:rPr>
            <w:rFonts w:asciiTheme="minorBidi" w:eastAsia="Times New Roman" w:hAnsiTheme="minorBidi" w:cstheme="minorBidi"/>
            <w:noProof/>
            <w:sz w:val="24"/>
            <w:szCs w:val="24"/>
            <w:lang w:val="en-US"/>
          </w:rPr>
          <w:lastRenderedPageBreak/>
          <w:drawing>
            <wp:inline distT="0" distB="0" distL="0" distR="0" wp14:anchorId="614A8479" wp14:editId="1CD87DFD">
              <wp:extent cx="5723555" cy="2710690"/>
              <wp:effectExtent l="0" t="0" r="0" b="0"/>
              <wp:docPr id="190507856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6420" cy="2721519"/>
                      </a:xfrm>
                      <a:prstGeom prst="rect">
                        <a:avLst/>
                      </a:prstGeom>
                      <a:noFill/>
                      <a:ln>
                        <a:noFill/>
                      </a:ln>
                    </pic:spPr>
                  </pic:pic>
                </a:graphicData>
              </a:graphic>
            </wp:inline>
          </w:drawing>
        </w:r>
      </w:ins>
      <w:ins w:id="1302" w:author="יוני גרינברג" w:date="2025-12-22T22:48:00Z" w16du:dateUtc="2025-12-22T20:48:00Z">
        <w:r w:rsidR="001E5EC8">
          <w:rPr>
            <w:rFonts w:asciiTheme="minorBidi" w:eastAsia="Times New Roman" w:hAnsiTheme="minorBidi" w:cstheme="minorBidi"/>
            <w:sz w:val="24"/>
            <w:szCs w:val="24"/>
            <w:lang w:val="en-US"/>
          </w:rPr>
          <w:t xml:space="preserve">Figure 5: </w:t>
        </w:r>
      </w:ins>
      <w:ins w:id="1303" w:author="יוני גרינברג" w:date="2025-12-22T22:44:00Z" w16du:dateUtc="2025-12-22T20:44:00Z">
        <w:r>
          <w:rPr>
            <w:rFonts w:asciiTheme="minorBidi" w:eastAsia="Times New Roman" w:hAnsiTheme="minorBidi" w:cstheme="minorBidi"/>
            <w:sz w:val="24"/>
            <w:szCs w:val="24"/>
            <w:lang w:val="en-US"/>
          </w:rPr>
          <w:t xml:space="preserve">Class Diagram: </w:t>
        </w:r>
      </w:ins>
      <w:ins w:id="1304" w:author="יוני גרינברג" w:date="2025-12-22T22:44:00Z">
        <w:r w:rsidRPr="00FB6008">
          <w:rPr>
            <w:rFonts w:asciiTheme="minorBidi" w:eastAsia="Times New Roman" w:hAnsiTheme="minorBidi" w:cstheme="minorBidi"/>
            <w:sz w:val="24"/>
            <w:szCs w:val="24"/>
            <w:lang w:val="en-US"/>
            <w:rPrChange w:id="1305" w:author="יוני גרינברג" w:date="2025-12-22T22:44:00Z" w16du:dateUtc="2025-12-22T20:44:00Z">
              <w:rPr>
                <w:rFonts w:asciiTheme="minorBidi" w:eastAsia="Times New Roman" w:hAnsiTheme="minorBidi" w:cstheme="minorBidi"/>
                <w:sz w:val="24"/>
                <w:szCs w:val="24"/>
              </w:rPr>
            </w:rPrChange>
          </w:rPr>
          <w:t>Structural Design of the CSMA/CA and Signal Processing Layers</w:t>
        </w:r>
      </w:ins>
    </w:p>
    <w:p w14:paraId="395CB219" w14:textId="7542AFC5" w:rsidR="007A26EA" w:rsidRPr="007A26EA" w:rsidRDefault="007A26EA" w:rsidP="007A26EA">
      <w:pPr>
        <w:shd w:val="clear" w:color="auto" w:fill="FFFFFF"/>
        <w:spacing w:after="120"/>
        <w:ind w:left="1080" w:right="580"/>
        <w:rPr>
          <w:ins w:id="1306" w:author="יוני גרינברג" w:date="2025-12-22T20:16:00Z"/>
          <w:rFonts w:asciiTheme="minorBidi" w:eastAsia="Times New Roman" w:hAnsiTheme="minorBidi" w:cstheme="minorBidi"/>
          <w:sz w:val="24"/>
          <w:szCs w:val="24"/>
          <w:lang w:val="en-US"/>
        </w:rPr>
      </w:pPr>
      <w:ins w:id="1307" w:author="יוני גרינברג" w:date="2025-12-22T20:16:00Z">
        <w:r w:rsidRPr="007A26EA">
          <w:rPr>
            <w:rFonts w:asciiTheme="minorBidi" w:eastAsia="Times New Roman" w:hAnsiTheme="minorBidi" w:cstheme="minorBidi"/>
            <w:noProof/>
            <w:sz w:val="24"/>
            <w:szCs w:val="24"/>
            <w:lang w:val="en-US"/>
          </w:rPr>
          <w:drawing>
            <wp:inline distT="0" distB="0" distL="0" distR="0" wp14:anchorId="13AEF0E8" wp14:editId="6804D7D2">
              <wp:extent cx="5733415" cy="3422650"/>
              <wp:effectExtent l="0" t="0" r="635" b="6350"/>
              <wp:docPr id="880399136" name="תמונה 2" descr="תמונה שמכילה טקסט, תרשים, צילום מסך,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99136" name="תמונה 2" descr="תמונה שמכילה טקסט, תרשים, צילום מסך, קו&#10;&#10;תוכן בינה מלאכותית גנרטיבית עשוי להיות שגוי."/>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3422650"/>
                      </a:xfrm>
                      <a:prstGeom prst="rect">
                        <a:avLst/>
                      </a:prstGeom>
                      <a:noFill/>
                      <a:ln>
                        <a:noFill/>
                      </a:ln>
                    </pic:spPr>
                  </pic:pic>
                </a:graphicData>
              </a:graphic>
            </wp:inline>
          </w:drawing>
        </w:r>
      </w:ins>
    </w:p>
    <w:p w14:paraId="3C76111B" w14:textId="67C60659" w:rsidR="00CA2C33" w:rsidRPr="008E7348" w:rsidRDefault="00CA2C33" w:rsidP="000562F9">
      <w:pPr>
        <w:shd w:val="clear" w:color="auto" w:fill="FFFFFF"/>
        <w:spacing w:after="120"/>
        <w:ind w:left="1080" w:right="580"/>
        <w:rPr>
          <w:rFonts w:asciiTheme="minorBidi" w:eastAsia="Times New Roman" w:hAnsiTheme="minorBidi" w:cstheme="minorBidi"/>
          <w:sz w:val="24"/>
          <w:szCs w:val="24"/>
          <w:lang w:val="en-US"/>
          <w:rPrChange w:id="1308" w:author="יוני גרינברג" w:date="2025-12-21T15:14:00Z" w16du:dateUtc="2025-12-21T13:14:00Z">
            <w:rPr>
              <w:rFonts w:ascii="Times New Roman" w:eastAsia="Times New Roman" w:hAnsi="Times New Roman" w:cs="Times New Roman"/>
              <w:sz w:val="24"/>
              <w:szCs w:val="24"/>
              <w:lang w:val="en-US"/>
            </w:rPr>
          </w:rPrChange>
        </w:rPr>
      </w:pPr>
    </w:p>
    <w:p w14:paraId="79B5E369" w14:textId="77777777" w:rsidR="005B7E88" w:rsidRPr="008E7348" w:rsidRDefault="005B7E88" w:rsidP="000562F9">
      <w:pPr>
        <w:shd w:val="clear" w:color="auto" w:fill="FFFFFF"/>
        <w:spacing w:after="120"/>
        <w:ind w:left="1080" w:right="580"/>
        <w:rPr>
          <w:rFonts w:asciiTheme="minorBidi" w:eastAsia="Times New Roman" w:hAnsiTheme="minorBidi" w:cstheme="minorBidi"/>
          <w:sz w:val="24"/>
          <w:szCs w:val="24"/>
          <w:lang w:val="en-US"/>
          <w:rPrChange w:id="1309" w:author="יוני גרינברג" w:date="2025-12-21T15:14:00Z" w16du:dateUtc="2025-12-21T13:14:00Z">
            <w:rPr>
              <w:rFonts w:ascii="Times New Roman" w:eastAsia="Times New Roman" w:hAnsi="Times New Roman" w:cs="Times New Roman"/>
              <w:sz w:val="24"/>
              <w:szCs w:val="24"/>
              <w:lang w:val="en-US"/>
            </w:rPr>
          </w:rPrChange>
        </w:rPr>
      </w:pPr>
    </w:p>
    <w:p w14:paraId="2E1ED762" w14:textId="4F026ECA" w:rsidR="005B7E88" w:rsidRDefault="001E5EC8" w:rsidP="000562F9">
      <w:pPr>
        <w:shd w:val="clear" w:color="auto" w:fill="FFFFFF"/>
        <w:spacing w:after="120"/>
        <w:ind w:left="1080" w:right="580"/>
        <w:rPr>
          <w:ins w:id="1310" w:author="יוני גרינברג" w:date="2025-12-22T21:30:00Z" w16du:dateUtc="2025-12-22T19:30:00Z"/>
          <w:rFonts w:asciiTheme="minorBidi" w:eastAsia="Times New Roman" w:hAnsiTheme="minorBidi" w:cstheme="minorBidi"/>
          <w:sz w:val="24"/>
          <w:szCs w:val="24"/>
          <w:lang w:val="en-US"/>
        </w:rPr>
      </w:pPr>
      <w:ins w:id="1311" w:author="יוני גרינברג" w:date="2025-12-22T22:48:00Z" w16du:dateUtc="2025-12-22T20:48:00Z">
        <w:r>
          <w:rPr>
            <w:rFonts w:asciiTheme="minorBidi" w:eastAsia="Times New Roman" w:hAnsiTheme="minorBidi" w:cstheme="minorBidi"/>
            <w:sz w:val="24"/>
            <w:szCs w:val="24"/>
            <w:lang w:val="en-US"/>
          </w:rPr>
          <w:t xml:space="preserve">Figure 6: </w:t>
        </w:r>
      </w:ins>
      <w:ins w:id="1312" w:author="יוני גרינברג" w:date="2025-12-22T22:45:00Z" w16du:dateUtc="2025-12-22T20:45:00Z">
        <w:r w:rsidR="00FB6008">
          <w:rPr>
            <w:rFonts w:asciiTheme="minorBidi" w:eastAsia="Times New Roman" w:hAnsiTheme="minorBidi" w:cstheme="minorBidi"/>
            <w:sz w:val="24"/>
            <w:szCs w:val="24"/>
            <w:lang w:val="en-US"/>
          </w:rPr>
          <w:t xml:space="preserve">Sequence </w:t>
        </w:r>
        <w:proofErr w:type="gramStart"/>
        <w:r w:rsidR="00FB6008">
          <w:rPr>
            <w:rFonts w:asciiTheme="minorBidi" w:eastAsia="Times New Roman" w:hAnsiTheme="minorBidi" w:cstheme="minorBidi"/>
            <w:sz w:val="24"/>
            <w:szCs w:val="24"/>
            <w:lang w:val="en-US"/>
          </w:rPr>
          <w:t>Diagram :</w:t>
        </w:r>
        <w:proofErr w:type="gramEnd"/>
        <w:r w:rsidR="00FB6008">
          <w:rPr>
            <w:rFonts w:asciiTheme="minorBidi" w:eastAsia="Times New Roman" w:hAnsiTheme="minorBidi" w:cstheme="minorBidi"/>
            <w:sz w:val="24"/>
            <w:szCs w:val="24"/>
            <w:lang w:val="en-US"/>
          </w:rPr>
          <w:t xml:space="preserve"> </w:t>
        </w:r>
      </w:ins>
      <w:ins w:id="1313" w:author="יוני גרינברג" w:date="2025-12-21T23:07:00Z" w16du:dateUtc="2025-12-21T21:07:00Z">
        <w:r w:rsidR="00CA2C33" w:rsidRPr="00CA2C33">
          <w:rPr>
            <w:rFonts w:asciiTheme="minorBidi" w:eastAsia="Times New Roman" w:hAnsiTheme="minorBidi" w:cstheme="minorBidi"/>
            <w:sz w:val="24"/>
            <w:szCs w:val="24"/>
            <w:lang w:val="en-US"/>
          </w:rPr>
          <w:t>CSMA/CA Protocol with RTS/CTS Handshake Sequence</w:t>
        </w:r>
      </w:ins>
    </w:p>
    <w:p w14:paraId="4490F9FE" w14:textId="77777777" w:rsidR="00D646B5" w:rsidRDefault="00D646B5" w:rsidP="000562F9">
      <w:pPr>
        <w:shd w:val="clear" w:color="auto" w:fill="FFFFFF"/>
        <w:spacing w:after="120"/>
        <w:ind w:left="1080" w:right="580"/>
        <w:rPr>
          <w:ins w:id="1314" w:author="יוני גרינברג" w:date="2025-12-22T21:30:00Z" w16du:dateUtc="2025-12-22T19:30:00Z"/>
          <w:rFonts w:asciiTheme="minorBidi" w:eastAsia="Times New Roman" w:hAnsiTheme="minorBidi" w:cstheme="minorBidi"/>
          <w:sz w:val="24"/>
          <w:szCs w:val="24"/>
          <w:lang w:val="en-US"/>
        </w:rPr>
      </w:pPr>
    </w:p>
    <w:p w14:paraId="7A6990CE" w14:textId="156CF352" w:rsidR="00D646B5" w:rsidRPr="008E7348" w:rsidRDefault="00D646B5" w:rsidP="000562F9">
      <w:pPr>
        <w:shd w:val="clear" w:color="auto" w:fill="FFFFFF"/>
        <w:spacing w:after="120"/>
        <w:ind w:left="1080" w:right="580"/>
        <w:rPr>
          <w:rFonts w:asciiTheme="minorBidi" w:eastAsia="Times New Roman" w:hAnsiTheme="minorBidi" w:cstheme="minorBidi"/>
          <w:sz w:val="24"/>
          <w:szCs w:val="24"/>
          <w:lang w:val="en-US"/>
          <w:rPrChange w:id="1315" w:author="יוני גרינברג" w:date="2025-12-21T15:14:00Z" w16du:dateUtc="2025-12-21T13:14:00Z">
            <w:rPr>
              <w:rFonts w:ascii="Times New Roman" w:eastAsia="Times New Roman" w:hAnsi="Times New Roman" w:cs="Times New Roman"/>
              <w:sz w:val="24"/>
              <w:szCs w:val="24"/>
              <w:lang w:val="en-US"/>
            </w:rPr>
          </w:rPrChange>
        </w:rPr>
      </w:pPr>
      <w:ins w:id="1316" w:author="יוני גרינברג" w:date="2025-12-22T21:30:00Z" w16du:dateUtc="2025-12-22T19:30:00Z">
        <w:r w:rsidRPr="00D646B5">
          <w:rPr>
            <w:rFonts w:asciiTheme="minorBidi" w:eastAsia="Times New Roman" w:hAnsiTheme="minorBidi" w:cstheme="minorBidi"/>
            <w:noProof/>
            <w:sz w:val="24"/>
            <w:szCs w:val="24"/>
            <w:lang w:val="en-US"/>
          </w:rPr>
          <w:lastRenderedPageBreak/>
          <w:drawing>
            <wp:inline distT="0" distB="0" distL="0" distR="0" wp14:anchorId="0FBF57C0" wp14:editId="25AE12ED">
              <wp:extent cx="5733415" cy="2204720"/>
              <wp:effectExtent l="0" t="0" r="635" b="5080"/>
              <wp:docPr id="1734682593" name="תמונה 1" descr="תמונה שמכילה טקסט, צילום מסך, תרשים,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82593" name="תמונה 1" descr="תמונה שמכילה טקסט, צילום מסך, תרשים, קו&#10;&#10;תוכן בינה מלאכותית גנרטיבית עשוי להיות שגוי."/>
                      <pic:cNvPicPr/>
                    </pic:nvPicPr>
                    <pic:blipFill>
                      <a:blip r:embed="rId21"/>
                      <a:stretch>
                        <a:fillRect/>
                      </a:stretch>
                    </pic:blipFill>
                    <pic:spPr>
                      <a:xfrm>
                        <a:off x="0" y="0"/>
                        <a:ext cx="5733415" cy="2204720"/>
                      </a:xfrm>
                      <a:prstGeom prst="rect">
                        <a:avLst/>
                      </a:prstGeom>
                    </pic:spPr>
                  </pic:pic>
                </a:graphicData>
              </a:graphic>
            </wp:inline>
          </w:drawing>
        </w:r>
      </w:ins>
    </w:p>
    <w:p w14:paraId="7858EBC1" w14:textId="40782145" w:rsidR="005B7E88" w:rsidRPr="00D646B5" w:rsidRDefault="001E5EC8" w:rsidP="00D646B5">
      <w:pPr>
        <w:shd w:val="clear" w:color="auto" w:fill="FFFFFF"/>
        <w:spacing w:after="120"/>
        <w:ind w:left="1080" w:right="580"/>
        <w:rPr>
          <w:rFonts w:asciiTheme="minorBidi" w:eastAsia="Times New Roman" w:hAnsiTheme="minorBidi" w:cstheme="minorBidi"/>
          <w:sz w:val="24"/>
          <w:szCs w:val="24"/>
          <w:lang w:val="en-US"/>
          <w:rPrChange w:id="1317" w:author="יוני גרינברג" w:date="2025-12-22T21:30:00Z" w16du:dateUtc="2025-12-22T19:30:00Z">
            <w:rPr>
              <w:rFonts w:ascii="Times New Roman" w:eastAsia="Times New Roman" w:hAnsi="Times New Roman" w:cs="Times New Roman"/>
              <w:sz w:val="24"/>
              <w:szCs w:val="24"/>
              <w:lang w:val="en-US"/>
            </w:rPr>
          </w:rPrChange>
        </w:rPr>
      </w:pPr>
      <w:ins w:id="1318" w:author="יוני גרינברג" w:date="2025-12-22T22:49:00Z" w16du:dateUtc="2025-12-22T20:49:00Z">
        <w:r>
          <w:rPr>
            <w:rFonts w:asciiTheme="minorBidi" w:eastAsia="Times New Roman" w:hAnsiTheme="minorBidi" w:cstheme="minorBidi"/>
            <w:sz w:val="24"/>
            <w:szCs w:val="24"/>
            <w:lang w:val="en-US"/>
          </w:rPr>
          <w:t xml:space="preserve">Figure 7: </w:t>
        </w:r>
      </w:ins>
      <w:ins w:id="1319" w:author="יוני גרינברג" w:date="2025-12-22T21:30:00Z" w16du:dateUtc="2025-12-22T19:30:00Z">
        <w:r w:rsidR="00D646B5" w:rsidRPr="00D646B5">
          <w:rPr>
            <w:rFonts w:asciiTheme="minorBidi" w:eastAsia="Times New Roman" w:hAnsiTheme="minorBidi" w:cstheme="minorBidi"/>
            <w:sz w:val="24"/>
            <w:szCs w:val="24"/>
            <w:lang w:val="en-US"/>
            <w:rPrChange w:id="1320" w:author="יוני גרינברג" w:date="2025-12-22T21:30:00Z" w16du:dateUtc="2025-12-22T19:30:00Z">
              <w:rPr>
                <w:rFonts w:asciiTheme="minorBidi" w:eastAsia="Times New Roman" w:hAnsiTheme="minorBidi" w:cstheme="minorBidi"/>
                <w:sz w:val="24"/>
                <w:szCs w:val="24"/>
              </w:rPr>
            </w:rPrChange>
          </w:rPr>
          <w:t xml:space="preserve">Activity </w:t>
        </w:r>
      </w:ins>
      <w:proofErr w:type="gramStart"/>
      <w:ins w:id="1321" w:author="יוני גרינברג" w:date="2025-12-22T22:45:00Z" w16du:dateUtc="2025-12-22T20:45:00Z">
        <w:r w:rsidR="00FB6008">
          <w:rPr>
            <w:rFonts w:asciiTheme="minorBidi" w:eastAsia="Times New Roman" w:hAnsiTheme="minorBidi" w:cstheme="minorBidi"/>
            <w:sz w:val="24"/>
            <w:szCs w:val="24"/>
            <w:lang w:val="en-US"/>
          </w:rPr>
          <w:t>Diagram</w:t>
        </w:r>
      </w:ins>
      <w:ins w:id="1322" w:author="יוני גרינברג" w:date="2025-12-22T21:30:00Z" w16du:dateUtc="2025-12-22T19:30:00Z">
        <w:r w:rsidR="00D646B5" w:rsidRPr="00D646B5">
          <w:rPr>
            <w:rFonts w:asciiTheme="minorBidi" w:eastAsia="Times New Roman" w:hAnsiTheme="minorBidi" w:cstheme="minorBidi"/>
            <w:sz w:val="24"/>
            <w:szCs w:val="24"/>
            <w:lang w:val="en-US"/>
            <w:rPrChange w:id="1323" w:author="יוני גרינברג" w:date="2025-12-22T21:30:00Z" w16du:dateUtc="2025-12-22T19:30:00Z">
              <w:rPr>
                <w:rFonts w:asciiTheme="minorBidi" w:eastAsia="Times New Roman" w:hAnsiTheme="minorBidi" w:cstheme="minorBidi"/>
                <w:sz w:val="24"/>
                <w:szCs w:val="24"/>
              </w:rPr>
            </w:rPrChange>
          </w:rPr>
          <w:t xml:space="preserve"> </w:t>
        </w:r>
        <w:r w:rsidR="00D646B5">
          <w:rPr>
            <w:rFonts w:asciiTheme="minorBidi" w:eastAsia="Times New Roman" w:hAnsiTheme="minorBidi" w:cstheme="minorBidi"/>
            <w:sz w:val="24"/>
            <w:szCs w:val="24"/>
            <w:lang w:val="en-US"/>
          </w:rPr>
          <w:t xml:space="preserve"> :</w:t>
        </w:r>
        <w:proofErr w:type="gramEnd"/>
        <w:r w:rsidR="00D646B5">
          <w:rPr>
            <w:rFonts w:asciiTheme="minorBidi" w:eastAsia="Times New Roman" w:hAnsiTheme="minorBidi" w:cstheme="minorBidi"/>
            <w:sz w:val="24"/>
            <w:szCs w:val="24"/>
            <w:lang w:val="en-US"/>
          </w:rPr>
          <w:t xml:space="preserve"> </w:t>
        </w:r>
      </w:ins>
      <w:ins w:id="1324" w:author="יוני גרינברג" w:date="2025-12-22T21:30:00Z">
        <w:r w:rsidR="00D646B5" w:rsidRPr="00D646B5">
          <w:rPr>
            <w:rFonts w:asciiTheme="minorBidi" w:eastAsia="Times New Roman" w:hAnsiTheme="minorBidi" w:cstheme="minorBidi"/>
            <w:sz w:val="24"/>
            <w:szCs w:val="24"/>
            <w:lang w:val="en-US"/>
            <w:rPrChange w:id="1325" w:author="יוני גרינברג" w:date="2025-12-22T21:30:00Z" w16du:dateUtc="2025-12-22T19:30:00Z">
              <w:rPr>
                <w:rFonts w:asciiTheme="minorBidi" w:eastAsia="Times New Roman" w:hAnsiTheme="minorBidi" w:cstheme="minorBidi"/>
                <w:sz w:val="24"/>
                <w:szCs w:val="24"/>
              </w:rPr>
            </w:rPrChange>
          </w:rPr>
          <w:t xml:space="preserve">CSMA/CA Protocol with RTS/CTS Handshake </w:t>
        </w:r>
      </w:ins>
    </w:p>
    <w:p w14:paraId="74653A05" w14:textId="2123554C" w:rsidR="000562F9" w:rsidRPr="008E7348" w:rsidRDefault="005B7E88" w:rsidP="000562F9">
      <w:pPr>
        <w:shd w:val="clear" w:color="auto" w:fill="FFFFFF"/>
        <w:spacing w:after="120"/>
        <w:ind w:left="1080" w:right="580"/>
        <w:rPr>
          <w:rFonts w:asciiTheme="minorBidi" w:eastAsia="Times New Roman" w:hAnsiTheme="minorBidi" w:cstheme="minorBidi"/>
          <w:lang w:val="en-US"/>
          <w:rPrChange w:id="1326" w:author="יוני גרינברג" w:date="2025-12-21T15:14:00Z" w16du:dateUtc="2025-12-21T13:14:00Z">
            <w:rPr>
              <w:rFonts w:ascii="Times New Roman" w:eastAsia="Times New Roman" w:hAnsi="Times New Roman" w:cs="Times New Roman"/>
              <w:lang w:val="en-US"/>
            </w:rPr>
          </w:rPrChange>
        </w:rPr>
      </w:pPr>
      <w:commentRangeStart w:id="1327"/>
      <w:r w:rsidRPr="008E7348">
        <w:rPr>
          <w:rFonts w:asciiTheme="minorBidi" w:eastAsia="Times New Roman" w:hAnsiTheme="minorBidi" w:cstheme="minorBidi"/>
          <w:sz w:val="46"/>
          <w:szCs w:val="46"/>
          <w:lang w:val="en-US"/>
          <w:rPrChange w:id="1328" w:author="יוני גרינברג" w:date="2025-12-21T15:14:00Z" w16du:dateUtc="2025-12-21T13:14:00Z">
            <w:rPr>
              <w:rFonts w:ascii="Times New Roman" w:eastAsia="Times New Roman" w:hAnsi="Times New Roman" w:cs="Times New Roman"/>
              <w:sz w:val="46"/>
              <w:szCs w:val="46"/>
              <w:lang w:val="en-US"/>
            </w:rPr>
          </w:rPrChange>
        </w:rPr>
        <w:t>6</w:t>
      </w:r>
      <w:r w:rsidR="000562F9" w:rsidRPr="008E7348">
        <w:rPr>
          <w:rFonts w:asciiTheme="minorBidi" w:eastAsia="Times New Roman" w:hAnsiTheme="minorBidi" w:cstheme="minorBidi"/>
          <w:lang w:val="en-US"/>
          <w:rPrChange w:id="1329" w:author="יוני גרינברג" w:date="2025-12-21T15:14:00Z" w16du:dateUtc="2025-12-21T13:14:00Z">
            <w:rPr>
              <w:rFonts w:ascii="Times New Roman" w:eastAsia="Times New Roman" w:hAnsi="Times New Roman" w:cs="Times New Roman"/>
              <w:lang w:val="en-US"/>
            </w:rPr>
          </w:rPrChange>
        </w:rPr>
        <w:t xml:space="preserve">: </w:t>
      </w:r>
      <w:commentRangeEnd w:id="1327"/>
      <w:r w:rsidR="00C07A58" w:rsidRPr="008E7348">
        <w:rPr>
          <w:rStyle w:val="a6"/>
          <w:rFonts w:asciiTheme="minorBidi" w:hAnsiTheme="minorBidi" w:cstheme="minorBidi"/>
          <w:rPrChange w:id="1330" w:author="יוני גרינברג" w:date="2025-12-21T15:14:00Z" w16du:dateUtc="2025-12-21T13:14:00Z">
            <w:rPr>
              <w:rStyle w:val="a6"/>
            </w:rPr>
          </w:rPrChange>
        </w:rPr>
        <w:commentReference w:id="1327"/>
      </w:r>
      <w:r w:rsidR="00C07A58" w:rsidRPr="008E7348">
        <w:rPr>
          <w:rFonts w:asciiTheme="minorBidi" w:eastAsia="Times New Roman" w:hAnsiTheme="minorBidi" w:cstheme="minorBidi"/>
          <w:lang w:val="en-US"/>
          <w:rPrChange w:id="1331" w:author="יוני גרינברג" w:date="2025-12-21T15:14:00Z" w16du:dateUtc="2025-12-21T13:14:00Z">
            <w:rPr>
              <w:rFonts w:ascii="Times New Roman" w:eastAsia="Times New Roman" w:hAnsi="Times New Roman" w:cs="Times New Roman"/>
              <w:lang w:val="en-US"/>
            </w:rPr>
          </w:rPrChange>
        </w:rPr>
        <w:t xml:space="preserve">Preliminary </w:t>
      </w:r>
      <w:r w:rsidR="000562F9" w:rsidRPr="008E7348">
        <w:rPr>
          <w:rFonts w:asciiTheme="minorBidi" w:eastAsia="Times New Roman" w:hAnsiTheme="minorBidi" w:cstheme="minorBidi"/>
          <w:lang w:val="en-US"/>
          <w:rPrChange w:id="1332" w:author="יוני גרינברג" w:date="2025-12-21T15:14:00Z" w16du:dateUtc="2025-12-21T13:14:00Z">
            <w:rPr>
              <w:rFonts w:ascii="Times New Roman" w:eastAsia="Times New Roman" w:hAnsi="Times New Roman" w:cs="Times New Roman"/>
              <w:lang w:val="en-US"/>
            </w:rPr>
          </w:rPrChange>
        </w:rPr>
        <w:t xml:space="preserve">software engineering documents </w:t>
      </w:r>
    </w:p>
    <w:p w14:paraId="6A6FC4FB" w14:textId="77777777" w:rsidR="000562F9" w:rsidRPr="008E7348" w:rsidRDefault="000562F9" w:rsidP="000562F9">
      <w:pPr>
        <w:numPr>
          <w:ilvl w:val="0"/>
          <w:numId w:val="1"/>
        </w:numPr>
        <w:shd w:val="clear" w:color="auto" w:fill="FFFFFF"/>
        <w:ind w:right="580"/>
        <w:rPr>
          <w:rFonts w:asciiTheme="minorBidi" w:eastAsia="Times New Roman" w:hAnsiTheme="minorBidi" w:cstheme="minorBidi"/>
          <w:lang w:val="en-US"/>
          <w:rPrChange w:id="1333"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hAnsiTheme="minorBidi" w:cstheme="minorBidi"/>
          <w:rPrChange w:id="1334" w:author="יוני גרינברג" w:date="2025-12-21T15:14:00Z" w16du:dateUtc="2025-12-21T13:14:00Z">
            <w:rPr/>
          </w:rPrChange>
        </w:rPr>
        <w:fldChar w:fldCharType="begin"/>
      </w:r>
      <w:r w:rsidRPr="008E7348">
        <w:rPr>
          <w:rFonts w:asciiTheme="minorBidi" w:hAnsiTheme="minorBidi" w:cstheme="minorBidi"/>
          <w:lang w:val="en-US"/>
          <w:rPrChange w:id="1335" w:author="יוני גרינברג" w:date="2025-12-21T15:14:00Z" w16du:dateUtc="2025-12-21T13:14:00Z">
            <w:rPr/>
          </w:rPrChange>
        </w:rPr>
        <w:instrText>HYPERLINK "https://developer.android.com/tools/releases/platforms?hl=he" \h</w:instrText>
      </w:r>
      <w:r w:rsidRPr="001E5EC8">
        <w:rPr>
          <w:rFonts w:asciiTheme="minorBidi" w:hAnsiTheme="minorBidi" w:cstheme="minorBidi"/>
        </w:rPr>
      </w:r>
      <w:r w:rsidRPr="008E7348">
        <w:rPr>
          <w:rFonts w:asciiTheme="minorBidi" w:hAnsiTheme="minorBidi" w:cstheme="minorBidi"/>
          <w:rPrChange w:id="1336" w:author="יוני גרינברג" w:date="2025-12-21T15:14:00Z" w16du:dateUtc="2025-12-21T13:14:00Z">
            <w:rPr/>
          </w:rPrChange>
        </w:rPr>
        <w:fldChar w:fldCharType="separate"/>
      </w:r>
      <w:r w:rsidRPr="008E7348">
        <w:rPr>
          <w:rFonts w:asciiTheme="minorBidi" w:eastAsia="Times New Roman" w:hAnsiTheme="minorBidi" w:cstheme="minorBidi"/>
          <w:color w:val="1155CC"/>
          <w:u w:val="single"/>
          <w:lang w:val="en-US"/>
          <w:rPrChange w:id="1337" w:author="יוני גרינברג" w:date="2025-12-21T15:14:00Z" w16du:dateUtc="2025-12-21T13:14:00Z">
            <w:rPr>
              <w:rFonts w:ascii="Times New Roman" w:eastAsia="Times New Roman" w:hAnsi="Times New Roman" w:cs="Times New Roman"/>
              <w:color w:val="1155CC"/>
              <w:u w:val="single"/>
              <w:lang w:val="en-US"/>
            </w:rPr>
          </w:rPrChange>
        </w:rPr>
        <w:t>https://developer.android.com/tools/releases/platforms?hl=he</w:t>
      </w:r>
      <w:r w:rsidRPr="008E7348">
        <w:rPr>
          <w:rFonts w:asciiTheme="minorBidi" w:hAnsiTheme="minorBidi" w:cstheme="minorBidi"/>
          <w:rPrChange w:id="1338" w:author="יוני גרינברג" w:date="2025-12-21T15:14:00Z" w16du:dateUtc="2025-12-21T13:14:00Z">
            <w:rPr/>
          </w:rPrChange>
        </w:rPr>
        <w:fldChar w:fldCharType="end"/>
      </w:r>
    </w:p>
    <w:p w14:paraId="5CE4B210" w14:textId="77777777" w:rsidR="000562F9" w:rsidRPr="008E7348" w:rsidRDefault="000562F9" w:rsidP="000562F9">
      <w:pPr>
        <w:numPr>
          <w:ilvl w:val="0"/>
          <w:numId w:val="1"/>
        </w:numPr>
        <w:shd w:val="clear" w:color="auto" w:fill="FFFFFF"/>
        <w:ind w:right="580"/>
        <w:rPr>
          <w:rFonts w:asciiTheme="minorBidi" w:eastAsia="Times New Roman" w:hAnsiTheme="minorBidi" w:cstheme="minorBidi"/>
          <w:rPrChange w:id="1339" w:author="יוני גרינברג" w:date="2025-12-21T15:14:00Z" w16du:dateUtc="2025-12-21T13:14:00Z">
            <w:rPr>
              <w:rFonts w:ascii="Times New Roman" w:eastAsia="Times New Roman" w:hAnsi="Times New Roman" w:cs="Times New Roman"/>
            </w:rPr>
          </w:rPrChange>
        </w:rPr>
      </w:pPr>
      <w:r w:rsidRPr="008E7348">
        <w:rPr>
          <w:rFonts w:asciiTheme="minorBidi" w:hAnsiTheme="minorBidi" w:cstheme="minorBidi"/>
          <w:rPrChange w:id="1340" w:author="יוני גרינברג" w:date="2025-12-21T15:14:00Z" w16du:dateUtc="2025-12-21T13:14:00Z">
            <w:rPr/>
          </w:rPrChange>
        </w:rPr>
        <w:fldChar w:fldCharType="begin"/>
      </w:r>
      <w:r w:rsidRPr="008E7348">
        <w:rPr>
          <w:rFonts w:asciiTheme="minorBidi" w:hAnsiTheme="minorBidi" w:cstheme="minorBidi"/>
          <w:rPrChange w:id="1341" w:author="יוני גרינברג" w:date="2025-12-21T15:14:00Z" w16du:dateUtc="2025-12-21T13:14:00Z">
            <w:rPr/>
          </w:rPrChange>
        </w:rPr>
        <w:instrText>HYPERLINK "https://developer.apple.com/" \h</w:instrText>
      </w:r>
      <w:r w:rsidRPr="001E5EC8">
        <w:rPr>
          <w:rFonts w:asciiTheme="minorBidi" w:hAnsiTheme="minorBidi" w:cstheme="minorBidi"/>
        </w:rPr>
      </w:r>
      <w:r w:rsidRPr="008E7348">
        <w:rPr>
          <w:rFonts w:asciiTheme="minorBidi" w:hAnsiTheme="minorBidi" w:cstheme="minorBidi"/>
          <w:rPrChange w:id="1342" w:author="יוני גרינברג" w:date="2025-12-21T15:14:00Z" w16du:dateUtc="2025-12-21T13:14:00Z">
            <w:rPr/>
          </w:rPrChange>
        </w:rPr>
        <w:fldChar w:fldCharType="separate"/>
      </w:r>
      <w:r w:rsidRPr="008E7348">
        <w:rPr>
          <w:rFonts w:asciiTheme="minorBidi" w:eastAsia="Times New Roman" w:hAnsiTheme="minorBidi" w:cstheme="minorBidi"/>
          <w:color w:val="1155CC"/>
          <w:u w:val="single"/>
          <w:rPrChange w:id="1343" w:author="יוני גרינברג" w:date="2025-12-21T15:14:00Z" w16du:dateUtc="2025-12-21T13:14:00Z">
            <w:rPr>
              <w:rFonts w:ascii="Times New Roman" w:eastAsia="Times New Roman" w:hAnsi="Times New Roman" w:cs="Times New Roman"/>
              <w:color w:val="1155CC"/>
              <w:u w:val="single"/>
            </w:rPr>
          </w:rPrChange>
        </w:rPr>
        <w:t>https://developer.apple.com/</w:t>
      </w:r>
      <w:r w:rsidRPr="008E7348">
        <w:rPr>
          <w:rFonts w:asciiTheme="minorBidi" w:hAnsiTheme="minorBidi" w:cstheme="minorBidi"/>
          <w:rPrChange w:id="1344" w:author="יוני גרינברג" w:date="2025-12-21T15:14:00Z" w16du:dateUtc="2025-12-21T13:14:00Z">
            <w:rPr/>
          </w:rPrChange>
        </w:rPr>
        <w:fldChar w:fldCharType="end"/>
      </w:r>
    </w:p>
    <w:p w14:paraId="4C900AB2" w14:textId="77777777" w:rsidR="000562F9" w:rsidRPr="008E7348" w:rsidRDefault="000562F9" w:rsidP="000562F9">
      <w:pPr>
        <w:numPr>
          <w:ilvl w:val="0"/>
          <w:numId w:val="1"/>
        </w:numPr>
        <w:shd w:val="clear" w:color="auto" w:fill="FFFFFF"/>
        <w:spacing w:after="120"/>
        <w:ind w:right="580"/>
        <w:rPr>
          <w:rFonts w:asciiTheme="minorBidi" w:eastAsia="Times New Roman" w:hAnsiTheme="minorBidi" w:cstheme="minorBidi"/>
          <w:rPrChange w:id="1345" w:author="יוני גרינברג" w:date="2025-12-21T15:14:00Z" w16du:dateUtc="2025-12-21T13:14:00Z">
            <w:rPr>
              <w:rFonts w:ascii="Times New Roman" w:eastAsia="Times New Roman" w:hAnsi="Times New Roman" w:cs="Times New Roman"/>
            </w:rPr>
          </w:rPrChange>
        </w:rPr>
      </w:pPr>
      <w:r w:rsidRPr="008E7348">
        <w:rPr>
          <w:rFonts w:asciiTheme="minorBidi" w:hAnsiTheme="minorBidi" w:cstheme="minorBidi"/>
          <w:rPrChange w:id="1346" w:author="יוני גרינברג" w:date="2025-12-21T15:14:00Z" w16du:dateUtc="2025-12-21T13:14:00Z">
            <w:rPr/>
          </w:rPrChange>
        </w:rPr>
        <w:fldChar w:fldCharType="begin"/>
      </w:r>
      <w:r w:rsidRPr="008E7348">
        <w:rPr>
          <w:rFonts w:asciiTheme="minorBidi" w:hAnsiTheme="minorBidi" w:cstheme="minorBidi"/>
          <w:rPrChange w:id="1347" w:author="יוני גרינברג" w:date="2025-12-21T15:14:00Z" w16du:dateUtc="2025-12-21T13:14:00Z">
            <w:rPr/>
          </w:rPrChange>
        </w:rPr>
        <w:instrText>HYPERLINK "https://blog.ansi.org/ansi/ieee-802-11-collision-avoidance-wireless-networks/" \h</w:instrText>
      </w:r>
      <w:r w:rsidRPr="001E5EC8">
        <w:rPr>
          <w:rFonts w:asciiTheme="minorBidi" w:hAnsiTheme="minorBidi" w:cstheme="minorBidi"/>
        </w:rPr>
      </w:r>
      <w:r w:rsidRPr="008E7348">
        <w:rPr>
          <w:rFonts w:asciiTheme="minorBidi" w:hAnsiTheme="minorBidi" w:cstheme="minorBidi"/>
          <w:rPrChange w:id="1348" w:author="יוני גרינברג" w:date="2025-12-21T15:14:00Z" w16du:dateUtc="2025-12-21T13:14:00Z">
            <w:rPr/>
          </w:rPrChange>
        </w:rPr>
        <w:fldChar w:fldCharType="separate"/>
      </w:r>
      <w:r w:rsidRPr="008E7348">
        <w:rPr>
          <w:rFonts w:asciiTheme="minorBidi" w:eastAsia="Times New Roman" w:hAnsiTheme="minorBidi" w:cstheme="minorBidi"/>
          <w:color w:val="1155CC"/>
          <w:u w:val="single"/>
          <w:rPrChange w:id="1349" w:author="יוני גרינברג" w:date="2025-12-21T15:14:00Z" w16du:dateUtc="2025-12-21T13:14:00Z">
            <w:rPr>
              <w:rFonts w:ascii="Times New Roman" w:eastAsia="Times New Roman" w:hAnsi="Times New Roman" w:cs="Times New Roman"/>
              <w:color w:val="1155CC"/>
              <w:u w:val="single"/>
            </w:rPr>
          </w:rPrChange>
        </w:rPr>
        <w:t>https://blog.ansi.org/ansi/ieee-802-11-collision-avoidance-wireless-networks/</w:t>
      </w:r>
      <w:r w:rsidRPr="008E7348">
        <w:rPr>
          <w:rFonts w:asciiTheme="minorBidi" w:hAnsiTheme="minorBidi" w:cstheme="minorBidi"/>
          <w:rPrChange w:id="1350" w:author="יוני גרינברג" w:date="2025-12-21T15:14:00Z" w16du:dateUtc="2025-12-21T13:14:00Z">
            <w:rPr/>
          </w:rPrChange>
        </w:rPr>
        <w:fldChar w:fldCharType="end"/>
      </w:r>
    </w:p>
    <w:p w14:paraId="4CF7244E" w14:textId="77777777" w:rsidR="000562F9" w:rsidRPr="008E7348" w:rsidRDefault="000562F9" w:rsidP="000562F9">
      <w:pPr>
        <w:shd w:val="clear" w:color="auto" w:fill="FFFFFF"/>
        <w:spacing w:after="120"/>
        <w:ind w:left="1440" w:right="580"/>
        <w:rPr>
          <w:rFonts w:asciiTheme="minorBidi" w:eastAsia="Times New Roman" w:hAnsiTheme="minorBidi" w:cstheme="minorBidi"/>
          <w:rPrChange w:id="1351" w:author="יוני גרינברג" w:date="2025-12-21T15:14:00Z" w16du:dateUtc="2025-12-21T13:14:00Z">
            <w:rPr>
              <w:rFonts w:ascii="Times New Roman" w:eastAsia="Times New Roman" w:hAnsi="Times New Roman" w:cs="Times New Roman"/>
            </w:rPr>
          </w:rPrChange>
        </w:rPr>
      </w:pPr>
    </w:p>
    <w:p w14:paraId="4038B5C7" w14:textId="69B6385C" w:rsidR="000562F9" w:rsidRPr="008E7348" w:rsidRDefault="000562F9" w:rsidP="000562F9">
      <w:pPr>
        <w:shd w:val="clear" w:color="auto" w:fill="FFFFFF"/>
        <w:spacing w:after="120"/>
        <w:ind w:left="1080" w:right="580"/>
        <w:rPr>
          <w:rFonts w:asciiTheme="minorBidi" w:eastAsia="Times New Roman" w:hAnsiTheme="minorBidi" w:cstheme="minorBidi"/>
          <w:lang w:val="en-US"/>
          <w:rPrChange w:id="1352" w:author="יוני גרינברג" w:date="2025-12-21T15:14:00Z" w16du:dateUtc="2025-12-21T13:14:00Z">
            <w:rPr>
              <w:rFonts w:ascii="Times New Roman" w:eastAsia="Times New Roman" w:hAnsi="Times New Roman" w:cs="Times New Roman"/>
              <w:lang w:val="en-US"/>
            </w:rPr>
          </w:rPrChange>
        </w:rPr>
      </w:pPr>
      <w:commentRangeStart w:id="1353"/>
      <w:r w:rsidRPr="008E7348">
        <w:rPr>
          <w:rFonts w:asciiTheme="minorBidi" w:eastAsia="Times New Roman" w:hAnsiTheme="minorBidi" w:cstheme="minorBidi"/>
          <w:lang w:val="en-US"/>
          <w:rPrChange w:id="1354" w:author="יוני גרינברג" w:date="2025-12-21T15:14:00Z" w16du:dateUtc="2025-12-21T13:14:00Z">
            <w:rPr>
              <w:rFonts w:ascii="Times New Roman" w:eastAsia="Times New Roman" w:hAnsi="Times New Roman" w:cs="Times New Roman"/>
              <w:lang w:val="en-US"/>
            </w:rPr>
          </w:rPrChange>
        </w:rPr>
        <w:t>Chapter M</w:t>
      </w:r>
      <w:commentRangeEnd w:id="1353"/>
      <w:r w:rsidR="00CE0239" w:rsidRPr="008E7348">
        <w:rPr>
          <w:rStyle w:val="a6"/>
          <w:rFonts w:asciiTheme="minorBidi" w:hAnsiTheme="minorBidi" w:cstheme="minorBidi"/>
          <w:rPrChange w:id="1355" w:author="יוני גרינברג" w:date="2025-12-21T15:14:00Z" w16du:dateUtc="2025-12-21T13:14:00Z">
            <w:rPr>
              <w:rStyle w:val="a6"/>
            </w:rPr>
          </w:rPrChange>
        </w:rPr>
        <w:commentReference w:id="1353"/>
      </w:r>
      <w:r w:rsidRPr="008E7348">
        <w:rPr>
          <w:rFonts w:asciiTheme="minorBidi" w:eastAsia="Times New Roman" w:hAnsiTheme="minorBidi" w:cstheme="minorBidi"/>
          <w:lang w:val="en-US"/>
          <w:rPrChange w:id="1356" w:author="יוני גרינברג" w:date="2025-12-21T15:14:00Z" w16du:dateUtc="2025-12-21T13:14:00Z">
            <w:rPr>
              <w:rFonts w:ascii="Times New Roman" w:eastAsia="Times New Roman" w:hAnsi="Times New Roman" w:cs="Times New Roman"/>
              <w:lang w:val="en-US"/>
            </w:rPr>
          </w:rPrChange>
        </w:rPr>
        <w:t xml:space="preserve">: </w:t>
      </w:r>
      <w:commentRangeStart w:id="1357"/>
      <w:commentRangeStart w:id="1358"/>
      <w:r w:rsidR="00CE0239" w:rsidRPr="008E7348">
        <w:rPr>
          <w:rFonts w:asciiTheme="minorBidi" w:eastAsia="Times New Roman" w:hAnsiTheme="minorBidi" w:cstheme="minorBidi"/>
          <w:lang w:val="en-US"/>
          <w:rPrChange w:id="1359" w:author="יוני גרינברג" w:date="2025-12-21T15:14:00Z" w16du:dateUtc="2025-12-21T13:14:00Z">
            <w:rPr>
              <w:rFonts w:ascii="Times New Roman" w:eastAsia="Times New Roman" w:hAnsi="Times New Roman" w:cs="Times New Roman"/>
              <w:lang w:val="en-US"/>
            </w:rPr>
          </w:rPrChange>
        </w:rPr>
        <w:t xml:space="preserve">Reference </w:t>
      </w:r>
      <w:commentRangeEnd w:id="1357"/>
      <w:r w:rsidR="00CE0239" w:rsidRPr="008E7348">
        <w:rPr>
          <w:rStyle w:val="a6"/>
          <w:rFonts w:asciiTheme="minorBidi" w:hAnsiTheme="minorBidi" w:cstheme="minorBidi"/>
          <w:rPrChange w:id="1360" w:author="יוני גרינברג" w:date="2025-12-21T15:14:00Z" w16du:dateUtc="2025-12-21T13:14:00Z">
            <w:rPr>
              <w:rStyle w:val="a6"/>
            </w:rPr>
          </w:rPrChange>
        </w:rPr>
        <w:commentReference w:id="1357"/>
      </w:r>
      <w:commentRangeEnd w:id="1358"/>
      <w:r w:rsidR="008E7348" w:rsidRPr="008E7348">
        <w:rPr>
          <w:rStyle w:val="a6"/>
          <w:rFonts w:asciiTheme="minorBidi" w:hAnsiTheme="minorBidi" w:cstheme="minorBidi"/>
          <w:rPrChange w:id="1361" w:author="יוני גרינברג" w:date="2025-12-21T15:14:00Z" w16du:dateUtc="2025-12-21T13:14:00Z">
            <w:rPr>
              <w:rStyle w:val="a6"/>
            </w:rPr>
          </w:rPrChange>
        </w:rPr>
        <w:commentReference w:id="1358"/>
      </w:r>
    </w:p>
    <w:p w14:paraId="5AA26D48" w14:textId="77777777" w:rsidR="000562F9" w:rsidRPr="008E7348" w:rsidRDefault="000562F9" w:rsidP="000562F9">
      <w:pPr>
        <w:shd w:val="clear" w:color="auto" w:fill="FFFFFF"/>
        <w:spacing w:after="40"/>
        <w:ind w:right="580"/>
        <w:rPr>
          <w:rFonts w:asciiTheme="minorBidi" w:eastAsia="Times New Roman" w:hAnsiTheme="minorBidi" w:cstheme="minorBidi"/>
          <w:lang w:val="en-US"/>
          <w:rPrChange w:id="1362"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eastAsia="Times New Roman" w:hAnsiTheme="minorBidi" w:cstheme="minorBidi"/>
          <w:lang w:val="en-US"/>
          <w:rPrChange w:id="1363" w:author="יוני גרינברג" w:date="2025-12-21T15:14:00Z" w16du:dateUtc="2025-12-21T13:14:00Z">
            <w:rPr>
              <w:rFonts w:ascii="Times New Roman" w:eastAsia="Times New Roman" w:hAnsi="Times New Roman" w:cs="Times New Roman"/>
              <w:lang w:val="en-US"/>
            </w:rPr>
          </w:rPrChange>
        </w:rPr>
        <w:t xml:space="preserve">                    [1] ref: </w:t>
      </w:r>
      <w:r w:rsidRPr="008E7348">
        <w:rPr>
          <w:rFonts w:asciiTheme="minorBidi" w:hAnsiTheme="minorBidi" w:cstheme="minorBidi"/>
          <w:rPrChange w:id="1364" w:author="יוני גרינברג" w:date="2025-12-21T15:14:00Z" w16du:dateUtc="2025-12-21T13:14:00Z">
            <w:rPr/>
          </w:rPrChange>
        </w:rPr>
        <w:fldChar w:fldCharType="begin"/>
      </w:r>
      <w:r w:rsidRPr="008E7348">
        <w:rPr>
          <w:rFonts w:asciiTheme="minorBidi" w:hAnsiTheme="minorBidi" w:cstheme="minorBidi"/>
          <w:lang w:val="en-US"/>
          <w:rPrChange w:id="1365" w:author="יוני גרינברג" w:date="2025-12-21T15:14:00Z" w16du:dateUtc="2025-12-21T13:14:00Z">
            <w:rPr/>
          </w:rPrChange>
        </w:rPr>
        <w:instrText>HYPERLINK "https://www.rfpage.com/what-is-frequency-shift-keying-fsk/" \h</w:instrText>
      </w:r>
      <w:r w:rsidRPr="001E5EC8">
        <w:rPr>
          <w:rFonts w:asciiTheme="minorBidi" w:hAnsiTheme="minorBidi" w:cstheme="minorBidi"/>
        </w:rPr>
      </w:r>
      <w:r w:rsidRPr="008E7348">
        <w:rPr>
          <w:rFonts w:asciiTheme="minorBidi" w:hAnsiTheme="minorBidi" w:cstheme="minorBidi"/>
          <w:rPrChange w:id="1366" w:author="יוני גרינברג" w:date="2025-12-21T15:14:00Z" w16du:dateUtc="2025-12-21T13:14:00Z">
            <w:rPr/>
          </w:rPrChange>
        </w:rPr>
        <w:fldChar w:fldCharType="separate"/>
      </w:r>
      <w:r w:rsidRPr="008E7348">
        <w:rPr>
          <w:rFonts w:asciiTheme="minorBidi" w:eastAsia="Times New Roman" w:hAnsiTheme="minorBidi" w:cstheme="minorBidi"/>
          <w:color w:val="1155CC"/>
          <w:u w:val="single"/>
          <w:lang w:val="en-US"/>
          <w:rPrChange w:id="1367" w:author="יוני גרינברג" w:date="2025-12-21T15:14:00Z" w16du:dateUtc="2025-12-21T13:14:00Z">
            <w:rPr>
              <w:rFonts w:ascii="Times New Roman" w:eastAsia="Times New Roman" w:hAnsi="Times New Roman" w:cs="Times New Roman"/>
              <w:color w:val="1155CC"/>
              <w:u w:val="single"/>
              <w:lang w:val="en-US"/>
            </w:rPr>
          </w:rPrChange>
        </w:rPr>
        <w:t>https://www.rfpage.com/what-is-frequency-shift-keying-fsk/</w:t>
      </w:r>
      <w:r w:rsidRPr="008E7348">
        <w:rPr>
          <w:rFonts w:asciiTheme="minorBidi" w:hAnsiTheme="minorBidi" w:cstheme="minorBidi"/>
          <w:rPrChange w:id="1368" w:author="יוני גרינברג" w:date="2025-12-21T15:14:00Z" w16du:dateUtc="2025-12-21T13:14:00Z">
            <w:rPr/>
          </w:rPrChange>
        </w:rPr>
        <w:fldChar w:fldCharType="end"/>
      </w:r>
    </w:p>
    <w:p w14:paraId="244742C4" w14:textId="77777777" w:rsidR="000562F9" w:rsidRPr="008E7348" w:rsidRDefault="000562F9" w:rsidP="000562F9">
      <w:pPr>
        <w:shd w:val="clear" w:color="auto" w:fill="FFFFFF"/>
        <w:spacing w:after="120"/>
        <w:ind w:left="1080" w:right="580"/>
        <w:rPr>
          <w:rFonts w:asciiTheme="minorBidi" w:eastAsia="Times New Roman" w:hAnsiTheme="minorBidi" w:cstheme="minorBidi"/>
          <w:lang w:val="en-US"/>
          <w:rPrChange w:id="1369"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eastAsia="Times New Roman" w:hAnsiTheme="minorBidi" w:cstheme="minorBidi"/>
          <w:lang w:val="en-US"/>
          <w:rPrChange w:id="1370" w:author="יוני גרינברג" w:date="2025-12-21T15:14:00Z" w16du:dateUtc="2025-12-21T13:14:00Z">
            <w:rPr>
              <w:rFonts w:ascii="Times New Roman" w:eastAsia="Times New Roman" w:hAnsi="Times New Roman" w:cs="Times New Roman"/>
              <w:lang w:val="en-US"/>
            </w:rPr>
          </w:rPrChange>
        </w:rPr>
        <w:t xml:space="preserve">[2] ref: </w:t>
      </w:r>
      <w:r w:rsidRPr="008E7348">
        <w:rPr>
          <w:rFonts w:asciiTheme="minorBidi" w:hAnsiTheme="minorBidi" w:cstheme="minorBidi"/>
          <w:rPrChange w:id="1371" w:author="יוני גרינברג" w:date="2025-12-21T15:14:00Z" w16du:dateUtc="2025-12-21T13:14:00Z">
            <w:rPr/>
          </w:rPrChange>
        </w:rPr>
        <w:fldChar w:fldCharType="begin"/>
      </w:r>
      <w:r w:rsidRPr="008E7348">
        <w:rPr>
          <w:rFonts w:asciiTheme="minorBidi" w:hAnsiTheme="minorBidi" w:cstheme="minorBidi"/>
          <w:lang w:val="en-US"/>
          <w:rPrChange w:id="1372" w:author="יוני גרינברג" w:date="2025-12-21T15:14:00Z" w16du:dateUtc="2025-12-21T13:14:00Z">
            <w:rPr/>
          </w:rPrChange>
        </w:rPr>
        <w:instrText>HYPERLINK "https://en.wikipedia.org/wiki/Frequency-shift_keying" \h</w:instrText>
      </w:r>
      <w:r w:rsidRPr="001E5EC8">
        <w:rPr>
          <w:rFonts w:asciiTheme="minorBidi" w:hAnsiTheme="minorBidi" w:cstheme="minorBidi"/>
        </w:rPr>
      </w:r>
      <w:r w:rsidRPr="008E7348">
        <w:rPr>
          <w:rFonts w:asciiTheme="minorBidi" w:hAnsiTheme="minorBidi" w:cstheme="minorBidi"/>
          <w:rPrChange w:id="1373" w:author="יוני גרינברג" w:date="2025-12-21T15:14:00Z" w16du:dateUtc="2025-12-21T13:14:00Z">
            <w:rPr/>
          </w:rPrChange>
        </w:rPr>
        <w:fldChar w:fldCharType="separate"/>
      </w:r>
      <w:r w:rsidRPr="008E7348">
        <w:rPr>
          <w:rFonts w:asciiTheme="minorBidi" w:eastAsia="Times New Roman" w:hAnsiTheme="minorBidi" w:cstheme="minorBidi"/>
          <w:color w:val="1155CC"/>
          <w:u w:val="single"/>
          <w:lang w:val="en-US"/>
          <w:rPrChange w:id="1374" w:author="יוני גרינברג" w:date="2025-12-21T15:14:00Z" w16du:dateUtc="2025-12-21T13:14:00Z">
            <w:rPr>
              <w:rFonts w:ascii="Times New Roman" w:eastAsia="Times New Roman" w:hAnsi="Times New Roman" w:cs="Times New Roman"/>
              <w:color w:val="1155CC"/>
              <w:u w:val="single"/>
              <w:lang w:val="en-US"/>
            </w:rPr>
          </w:rPrChange>
        </w:rPr>
        <w:t>https://en.wikipedia.org/wiki/Frequency-shift_keying</w:t>
      </w:r>
      <w:r w:rsidRPr="008E7348">
        <w:rPr>
          <w:rFonts w:asciiTheme="minorBidi" w:hAnsiTheme="minorBidi" w:cstheme="minorBidi"/>
          <w:rPrChange w:id="1375" w:author="יוני גרינברג" w:date="2025-12-21T15:14:00Z" w16du:dateUtc="2025-12-21T13:14:00Z">
            <w:rPr/>
          </w:rPrChange>
        </w:rPr>
        <w:fldChar w:fldCharType="end"/>
      </w:r>
    </w:p>
    <w:p w14:paraId="5CD92A59" w14:textId="77777777" w:rsidR="000562F9" w:rsidRPr="008E7348" w:rsidRDefault="000562F9" w:rsidP="000562F9">
      <w:pPr>
        <w:shd w:val="clear" w:color="auto" w:fill="FFFFFF"/>
        <w:spacing w:after="120"/>
        <w:ind w:left="1080" w:right="580"/>
        <w:rPr>
          <w:rFonts w:asciiTheme="minorBidi" w:eastAsia="Times New Roman" w:hAnsiTheme="minorBidi" w:cstheme="minorBidi"/>
          <w:lang w:val="en-US"/>
          <w:rPrChange w:id="1376"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eastAsia="Times New Roman" w:hAnsiTheme="minorBidi" w:cstheme="minorBidi"/>
          <w:lang w:val="en-US"/>
          <w:rPrChange w:id="1377" w:author="יוני גרינברג" w:date="2025-12-21T15:14:00Z" w16du:dateUtc="2025-12-21T13:14:00Z">
            <w:rPr>
              <w:rFonts w:ascii="Times New Roman" w:eastAsia="Times New Roman" w:hAnsi="Times New Roman" w:cs="Times New Roman"/>
              <w:lang w:val="en-US"/>
            </w:rPr>
          </w:rPrChange>
        </w:rPr>
        <w:t xml:space="preserve">[3] ref: </w:t>
      </w:r>
      <w:r w:rsidRPr="008E7348">
        <w:rPr>
          <w:rFonts w:asciiTheme="minorBidi" w:hAnsiTheme="minorBidi" w:cstheme="minorBidi"/>
          <w:rPrChange w:id="1378" w:author="יוני גרינברג" w:date="2025-12-21T15:14:00Z" w16du:dateUtc="2025-12-21T13:14:00Z">
            <w:rPr/>
          </w:rPrChange>
        </w:rPr>
        <w:fldChar w:fldCharType="begin"/>
      </w:r>
      <w:r w:rsidRPr="008E7348">
        <w:rPr>
          <w:rFonts w:asciiTheme="minorBidi" w:hAnsiTheme="minorBidi" w:cstheme="minorBidi"/>
          <w:lang w:val="en-US"/>
          <w:rPrChange w:id="1379" w:author="יוני גרינברג" w:date="2025-12-21T15:14:00Z" w16du:dateUtc="2025-12-21T13:14:00Z">
            <w:rPr/>
          </w:rPrChange>
        </w:rPr>
        <w:instrText>HYPERLINK "https://www.ionos.com/digitalguide/server/know-how/csmaca-carrier-sense-multiple-access-with-collision-avoidance/" \h</w:instrText>
      </w:r>
      <w:r w:rsidRPr="001E5EC8">
        <w:rPr>
          <w:rFonts w:asciiTheme="minorBidi" w:hAnsiTheme="minorBidi" w:cstheme="minorBidi"/>
        </w:rPr>
      </w:r>
      <w:r w:rsidRPr="008E7348">
        <w:rPr>
          <w:rFonts w:asciiTheme="minorBidi" w:hAnsiTheme="minorBidi" w:cstheme="minorBidi"/>
          <w:rPrChange w:id="1380" w:author="יוני גרינברג" w:date="2025-12-21T15:14:00Z" w16du:dateUtc="2025-12-21T13:14:00Z">
            <w:rPr/>
          </w:rPrChange>
        </w:rPr>
        <w:fldChar w:fldCharType="separate"/>
      </w:r>
      <w:r w:rsidRPr="008E7348">
        <w:rPr>
          <w:rFonts w:asciiTheme="minorBidi" w:eastAsia="Times New Roman" w:hAnsiTheme="minorBidi" w:cstheme="minorBidi"/>
          <w:color w:val="1155CC"/>
          <w:u w:val="single"/>
          <w:lang w:val="en-US"/>
          <w:rPrChange w:id="1381" w:author="יוני גרינברג" w:date="2025-12-21T15:14:00Z" w16du:dateUtc="2025-12-21T13:14:00Z">
            <w:rPr>
              <w:rFonts w:ascii="Times New Roman" w:eastAsia="Times New Roman" w:hAnsi="Times New Roman" w:cs="Times New Roman"/>
              <w:color w:val="1155CC"/>
              <w:u w:val="single"/>
              <w:lang w:val="en-US"/>
            </w:rPr>
          </w:rPrChange>
        </w:rPr>
        <w:t>https://www.ionos.com/digitalguide/server/know-how/csmaca-carrier-sense-multiple-access-with-collision-avoidance/</w:t>
      </w:r>
      <w:r w:rsidRPr="008E7348">
        <w:rPr>
          <w:rFonts w:asciiTheme="minorBidi" w:hAnsiTheme="minorBidi" w:cstheme="minorBidi"/>
          <w:rPrChange w:id="1382" w:author="יוני גרינברג" w:date="2025-12-21T15:14:00Z" w16du:dateUtc="2025-12-21T13:14:00Z">
            <w:rPr/>
          </w:rPrChange>
        </w:rPr>
        <w:fldChar w:fldCharType="end"/>
      </w:r>
    </w:p>
    <w:p w14:paraId="6B59C431" w14:textId="6060E389" w:rsidR="000562F9" w:rsidRPr="008E7348" w:rsidRDefault="009814E7" w:rsidP="000562F9">
      <w:pPr>
        <w:shd w:val="clear" w:color="auto" w:fill="FFFFFF"/>
        <w:spacing w:after="120"/>
        <w:ind w:left="1080" w:right="580"/>
        <w:rPr>
          <w:rFonts w:asciiTheme="minorBidi" w:hAnsiTheme="minorBidi" w:cstheme="minorBidi"/>
          <w:lang w:val="en-US"/>
          <w:rPrChange w:id="1383" w:author="יוני גרינברג" w:date="2025-12-21T15:14:00Z" w16du:dateUtc="2025-12-21T13:14:00Z">
            <w:rPr>
              <w:lang w:val="en-US"/>
            </w:rPr>
          </w:rPrChange>
        </w:rPr>
      </w:pPr>
      <w:commentRangeStart w:id="1384"/>
      <w:r w:rsidRPr="008E7348">
        <w:rPr>
          <w:rFonts w:asciiTheme="minorBidi" w:eastAsia="Times New Roman" w:hAnsiTheme="minorBidi" w:cstheme="minorBidi"/>
          <w:b/>
          <w:bCs/>
          <w:lang w:val="en-US"/>
          <w:rPrChange w:id="1385" w:author="יוני גרינברג" w:date="2025-12-21T15:14:00Z" w16du:dateUtc="2025-12-21T13:14:00Z">
            <w:rPr>
              <w:rFonts w:ascii="Times New Roman" w:eastAsia="Times New Roman" w:hAnsi="Times New Roman" w:cs="Times New Roman"/>
              <w:b/>
              <w:bCs/>
              <w:lang w:val="en-US"/>
            </w:rPr>
          </w:rPrChange>
        </w:rPr>
        <w:t>[4]</w:t>
      </w:r>
      <w:r w:rsidRPr="008E7348">
        <w:rPr>
          <w:rFonts w:asciiTheme="minorBidi" w:eastAsia="Times New Roman" w:hAnsiTheme="minorBidi" w:cstheme="minorBidi"/>
          <w:lang w:val="en-US"/>
          <w:rPrChange w:id="1386" w:author="יוני גרינברג" w:date="2025-12-21T15:14:00Z" w16du:dateUtc="2025-12-21T13:14:00Z">
            <w:rPr>
              <w:rFonts w:ascii="Times New Roman" w:eastAsia="Times New Roman" w:hAnsi="Times New Roman" w:cs="Times New Roman"/>
              <w:lang w:val="en-US"/>
            </w:rPr>
          </w:rPrChange>
        </w:rPr>
        <w:t xml:space="preserve"> J. G. </w:t>
      </w:r>
      <w:proofErr w:type="spellStart"/>
      <w:r w:rsidRPr="008E7348">
        <w:rPr>
          <w:rFonts w:asciiTheme="minorBidi" w:eastAsia="Times New Roman" w:hAnsiTheme="minorBidi" w:cstheme="minorBidi"/>
          <w:lang w:val="en-US"/>
          <w:rPrChange w:id="1387" w:author="יוני גרינברג" w:date="2025-12-21T15:14:00Z" w16du:dateUtc="2025-12-21T13:14:00Z">
            <w:rPr>
              <w:rFonts w:ascii="Times New Roman" w:eastAsia="Times New Roman" w:hAnsi="Times New Roman" w:cs="Times New Roman"/>
              <w:lang w:val="en-US"/>
            </w:rPr>
          </w:rPrChange>
        </w:rPr>
        <w:t>Proakis</w:t>
      </w:r>
      <w:proofErr w:type="spellEnd"/>
      <w:r w:rsidRPr="008E7348">
        <w:rPr>
          <w:rFonts w:asciiTheme="minorBidi" w:eastAsia="Times New Roman" w:hAnsiTheme="minorBidi" w:cstheme="minorBidi"/>
          <w:lang w:val="en-US"/>
          <w:rPrChange w:id="1388" w:author="יוני גרינברג" w:date="2025-12-21T15:14:00Z" w16du:dateUtc="2025-12-21T13:14:00Z">
            <w:rPr>
              <w:rFonts w:ascii="Times New Roman" w:eastAsia="Times New Roman" w:hAnsi="Times New Roman" w:cs="Times New Roman"/>
              <w:lang w:val="en-US"/>
            </w:rPr>
          </w:rPrChange>
        </w:rPr>
        <w:t xml:space="preserve"> and M. Salehi, </w:t>
      </w:r>
      <w:r w:rsidRPr="008E7348">
        <w:rPr>
          <w:rFonts w:asciiTheme="minorBidi" w:eastAsia="Times New Roman" w:hAnsiTheme="minorBidi" w:cstheme="minorBidi"/>
          <w:i/>
          <w:iCs/>
          <w:lang w:val="en-US"/>
          <w:rPrChange w:id="1389" w:author="יוני גרינברג" w:date="2025-12-21T15:14:00Z" w16du:dateUtc="2025-12-21T13:14:00Z">
            <w:rPr>
              <w:rFonts w:ascii="Times New Roman" w:eastAsia="Times New Roman" w:hAnsi="Times New Roman" w:cs="Times New Roman"/>
              <w:i/>
              <w:iCs/>
              <w:lang w:val="en-US"/>
            </w:rPr>
          </w:rPrChange>
        </w:rPr>
        <w:t>Digital Communications</w:t>
      </w:r>
      <w:r w:rsidRPr="008E7348">
        <w:rPr>
          <w:rFonts w:asciiTheme="minorBidi" w:eastAsia="Times New Roman" w:hAnsiTheme="minorBidi" w:cstheme="minorBidi"/>
          <w:lang w:val="en-US"/>
          <w:rPrChange w:id="1390" w:author="יוני גרינברג" w:date="2025-12-21T15:14:00Z" w16du:dateUtc="2025-12-21T13:14:00Z">
            <w:rPr>
              <w:rFonts w:ascii="Times New Roman" w:eastAsia="Times New Roman" w:hAnsi="Times New Roman" w:cs="Times New Roman"/>
              <w:lang w:val="en-US"/>
            </w:rPr>
          </w:rPrChange>
        </w:rPr>
        <w:t>, 5th ed. New York, NY, USA: McGraw-Hill, 2008.</w:t>
      </w:r>
      <w:r w:rsidRPr="008E7348" w:rsidDel="009814E7">
        <w:rPr>
          <w:rFonts w:asciiTheme="minorBidi" w:eastAsia="Times New Roman" w:hAnsiTheme="minorBidi" w:cstheme="minorBidi"/>
          <w:lang w:val="en-US"/>
          <w:rPrChange w:id="1391" w:author="יוני גרינברג" w:date="2025-12-21T15:14:00Z" w16du:dateUtc="2025-12-21T13:14:00Z">
            <w:rPr>
              <w:rFonts w:ascii="Times New Roman" w:eastAsia="Times New Roman" w:hAnsi="Times New Roman" w:cs="Times New Roman"/>
              <w:lang w:val="en-US"/>
            </w:rPr>
          </w:rPrChange>
        </w:rPr>
        <w:t xml:space="preserve"> </w:t>
      </w:r>
      <w:r w:rsidR="000562F9" w:rsidRPr="008E7348">
        <w:rPr>
          <w:rFonts w:asciiTheme="minorBidi" w:hAnsiTheme="minorBidi" w:cstheme="minorBidi"/>
          <w:lang w:val="en-US"/>
          <w:rPrChange w:id="1392" w:author="יוני גרינברג" w:date="2025-12-21T15:14:00Z" w16du:dateUtc="2025-12-21T13:14:00Z">
            <w:rPr>
              <w:lang w:val="en-US"/>
            </w:rPr>
          </w:rPrChange>
        </w:rPr>
        <w:t xml:space="preserve">[5] ref: RF Wireless World, "NFC vs. RFID vs. Bluetooth vs. Wi-Fi: Key Differences Explained," </w:t>
      </w:r>
      <w:r w:rsidR="000562F9" w:rsidRPr="008E7348">
        <w:rPr>
          <w:rFonts w:asciiTheme="minorBidi" w:hAnsiTheme="minorBidi" w:cstheme="minorBidi"/>
          <w:i/>
          <w:iCs/>
          <w:lang w:val="en-US"/>
          <w:rPrChange w:id="1393" w:author="יוני גרינברג" w:date="2025-12-21T15:14:00Z" w16du:dateUtc="2025-12-21T13:14:00Z">
            <w:rPr>
              <w:i/>
              <w:iCs/>
              <w:lang w:val="en-US"/>
            </w:rPr>
          </w:rPrChange>
        </w:rPr>
        <w:t>rfwireless-world.com</w:t>
      </w:r>
      <w:r w:rsidR="000562F9" w:rsidRPr="008E7348">
        <w:rPr>
          <w:rFonts w:asciiTheme="minorBidi" w:hAnsiTheme="minorBidi" w:cstheme="minorBidi"/>
          <w:lang w:val="en-US"/>
          <w:rPrChange w:id="1394" w:author="יוני גרינברג" w:date="2025-12-21T15:14:00Z" w16du:dateUtc="2025-12-21T13:14:00Z">
            <w:rPr>
              <w:lang w:val="en-US"/>
            </w:rPr>
          </w:rPrChange>
        </w:rPr>
        <w:t xml:space="preserve">. [Online]. Available: </w:t>
      </w:r>
      <w:r w:rsidR="000562F9" w:rsidRPr="008E7348">
        <w:rPr>
          <w:rFonts w:asciiTheme="minorBidi" w:hAnsiTheme="minorBidi" w:cstheme="minorBidi"/>
          <w:rPrChange w:id="1395" w:author="יוני גרינברג" w:date="2025-12-21T15:14:00Z" w16du:dateUtc="2025-12-21T13:14:00Z">
            <w:rPr/>
          </w:rPrChange>
        </w:rPr>
        <w:fldChar w:fldCharType="begin"/>
      </w:r>
      <w:r w:rsidR="000562F9" w:rsidRPr="008E7348">
        <w:rPr>
          <w:rFonts w:asciiTheme="minorBidi" w:hAnsiTheme="minorBidi" w:cstheme="minorBidi"/>
          <w:lang w:val="en-US"/>
          <w:rPrChange w:id="1396" w:author="יוני גרינברג" w:date="2025-12-21T15:14:00Z" w16du:dateUtc="2025-12-21T13:14:00Z">
            <w:rPr/>
          </w:rPrChange>
        </w:rPr>
        <w:instrText>HYPERLINK "https://www.rfwireless-world.com/terminology/nfc-vs-rfid-vs-bluetooth-vs-wifi" \t "_blank"</w:instrText>
      </w:r>
      <w:r w:rsidR="000562F9" w:rsidRPr="001E5EC8">
        <w:rPr>
          <w:rFonts w:asciiTheme="minorBidi" w:hAnsiTheme="minorBidi" w:cstheme="minorBidi"/>
        </w:rPr>
      </w:r>
      <w:r w:rsidR="000562F9" w:rsidRPr="008E7348">
        <w:rPr>
          <w:rFonts w:asciiTheme="minorBidi" w:hAnsiTheme="minorBidi" w:cstheme="minorBidi"/>
          <w:rPrChange w:id="1397" w:author="יוני גרינברג" w:date="2025-12-21T15:14:00Z" w16du:dateUtc="2025-12-21T13:14:00Z">
            <w:rPr/>
          </w:rPrChange>
        </w:rPr>
        <w:fldChar w:fldCharType="separate"/>
      </w:r>
      <w:r w:rsidR="000562F9" w:rsidRPr="008E7348">
        <w:rPr>
          <w:rStyle w:val="Hyperlink"/>
          <w:rFonts w:asciiTheme="minorBidi" w:hAnsiTheme="minorBidi" w:cstheme="minorBidi"/>
          <w:lang w:val="en-US"/>
          <w:rPrChange w:id="1398" w:author="יוני גרינברג" w:date="2025-12-21T15:14:00Z" w16du:dateUtc="2025-12-21T13:14:00Z">
            <w:rPr>
              <w:rStyle w:val="Hyperlink"/>
              <w:lang w:val="en-US"/>
            </w:rPr>
          </w:rPrChange>
        </w:rPr>
        <w:t>https://www.rfwireless-world.com/terminology/nfc-vs-rfid-vs-bluetooth-vs-wifi</w:t>
      </w:r>
      <w:r w:rsidR="000562F9" w:rsidRPr="008E7348">
        <w:rPr>
          <w:rFonts w:asciiTheme="minorBidi" w:hAnsiTheme="minorBidi" w:cstheme="minorBidi"/>
          <w:rPrChange w:id="1399" w:author="יוני גרינברג" w:date="2025-12-21T15:14:00Z" w16du:dateUtc="2025-12-21T13:14:00Z">
            <w:rPr/>
          </w:rPrChange>
        </w:rPr>
        <w:fldChar w:fldCharType="end"/>
      </w:r>
      <w:r w:rsidR="000562F9" w:rsidRPr="008E7348">
        <w:rPr>
          <w:rFonts w:asciiTheme="minorBidi" w:hAnsiTheme="minorBidi" w:cstheme="minorBidi"/>
          <w:lang w:val="en-US"/>
          <w:rPrChange w:id="1400" w:author="יוני גרינברג" w:date="2025-12-21T15:14:00Z" w16du:dateUtc="2025-12-21T13:14:00Z">
            <w:rPr>
              <w:lang w:val="en-US"/>
            </w:rPr>
          </w:rPrChange>
        </w:rPr>
        <w:t>.</w:t>
      </w:r>
    </w:p>
    <w:p w14:paraId="05E35B51" w14:textId="3A2B7C77" w:rsidR="005508DE" w:rsidRPr="008E7348" w:rsidRDefault="000562F9" w:rsidP="005508DE">
      <w:pPr>
        <w:shd w:val="clear" w:color="auto" w:fill="FFFFFF"/>
        <w:spacing w:after="120"/>
        <w:ind w:left="1080" w:right="580"/>
        <w:rPr>
          <w:rFonts w:asciiTheme="minorBidi" w:hAnsiTheme="minorBidi" w:cstheme="minorBidi"/>
          <w:b/>
          <w:bCs/>
          <w:lang w:val="en-US"/>
          <w:rPrChange w:id="1401" w:author="יוני גרינברג" w:date="2025-12-21T15:14:00Z" w16du:dateUtc="2025-12-21T13:14:00Z">
            <w:rPr>
              <w:b/>
              <w:bCs/>
              <w:lang w:val="en-US"/>
            </w:rPr>
          </w:rPrChange>
        </w:rPr>
      </w:pPr>
      <w:r w:rsidRPr="008E7348">
        <w:rPr>
          <w:rFonts w:asciiTheme="minorBidi" w:hAnsiTheme="minorBidi" w:cstheme="minorBidi"/>
          <w:lang w:val="en-US"/>
          <w:rPrChange w:id="1402" w:author="יוני גרינברג" w:date="2025-12-21T15:14:00Z" w16du:dateUtc="2025-12-21T13:14:00Z">
            <w:rPr>
              <w:lang w:val="en-US"/>
            </w:rPr>
          </w:rPrChange>
        </w:rPr>
        <w:t>[6] ref</w:t>
      </w:r>
      <w:r w:rsidR="005508DE" w:rsidRPr="008E7348">
        <w:rPr>
          <w:rFonts w:asciiTheme="minorBidi" w:hAnsiTheme="minorBidi" w:cstheme="minorBidi"/>
          <w:lang w:val="en-US"/>
          <w:rPrChange w:id="1403" w:author="יוני גרינברג" w:date="2025-12-21T15:14:00Z" w16du:dateUtc="2025-12-21T13:14:00Z">
            <w:rPr>
              <w:lang w:val="en-US"/>
            </w:rPr>
          </w:rPrChange>
        </w:rPr>
        <w:t xml:space="preserve"> </w:t>
      </w:r>
      <w:r w:rsidR="005508DE" w:rsidRPr="008E7348">
        <w:rPr>
          <w:rFonts w:asciiTheme="minorBidi" w:hAnsiTheme="minorBidi" w:cstheme="minorBidi"/>
          <w:b/>
          <w:bCs/>
          <w:lang w:val="en-US"/>
          <w:rPrChange w:id="1404" w:author="יוני גרינברג" w:date="2025-12-21T15:14:00Z" w16du:dateUtc="2025-12-21T13:14:00Z">
            <w:rPr>
              <w:lang w:val="en-US"/>
            </w:rPr>
          </w:rPrChange>
        </w:rPr>
        <w:t xml:space="preserve">Miras </w:t>
      </w:r>
      <w:proofErr w:type="gramStart"/>
      <w:r w:rsidR="005508DE" w:rsidRPr="008E7348">
        <w:rPr>
          <w:rFonts w:asciiTheme="minorBidi" w:hAnsiTheme="minorBidi" w:cstheme="minorBidi"/>
          <w:b/>
          <w:bCs/>
          <w:lang w:val="en-US"/>
          <w:rPrChange w:id="1405" w:author="יוני גרינברג" w:date="2025-12-21T15:14:00Z" w16du:dateUtc="2025-12-21T13:14:00Z">
            <w:rPr>
              <w:lang w:val="en-US"/>
            </w:rPr>
          </w:rPrChange>
        </w:rPr>
        <w:t>Safadi</w:t>
      </w:r>
      <w:r w:rsidR="005508DE" w:rsidRPr="008E7348">
        <w:rPr>
          <w:rFonts w:asciiTheme="minorBidi" w:hAnsiTheme="minorBidi" w:cstheme="minorBidi"/>
          <w:lang w:val="en-US"/>
          <w:rPrChange w:id="1406" w:author="יוני גרינברג" w:date="2025-12-21T15:14:00Z" w16du:dateUtc="2025-12-21T13:14:00Z">
            <w:rPr>
              <w:lang w:val="en-US"/>
            </w:rPr>
          </w:rPrChange>
        </w:rPr>
        <w:t xml:space="preserve"> </w:t>
      </w:r>
      <w:r w:rsidRPr="008E7348">
        <w:rPr>
          <w:rFonts w:asciiTheme="minorBidi" w:hAnsiTheme="minorBidi" w:cstheme="minorBidi"/>
          <w:lang w:val="en-US"/>
          <w:rPrChange w:id="1407" w:author="יוני גרינברג" w:date="2025-12-21T15:14:00Z" w16du:dateUtc="2025-12-21T13:14:00Z">
            <w:rPr>
              <w:lang w:val="en-US"/>
            </w:rPr>
          </w:rPrChange>
        </w:rPr>
        <w:t xml:space="preserve"> and</w:t>
      </w:r>
      <w:proofErr w:type="gramEnd"/>
      <w:r w:rsidRPr="008E7348">
        <w:rPr>
          <w:rFonts w:asciiTheme="minorBidi" w:hAnsiTheme="minorBidi" w:cstheme="minorBidi"/>
          <w:lang w:val="en-US"/>
          <w:rPrChange w:id="1408" w:author="יוני גרינברג" w:date="2025-12-21T15:14:00Z" w16du:dateUtc="2025-12-21T13:14:00Z">
            <w:rPr>
              <w:lang w:val="en-US"/>
            </w:rPr>
          </w:rPrChange>
        </w:rPr>
        <w:t xml:space="preserve"> </w:t>
      </w:r>
      <w:r w:rsidR="005508DE" w:rsidRPr="008E7348">
        <w:rPr>
          <w:rFonts w:asciiTheme="minorBidi" w:hAnsiTheme="minorBidi" w:cstheme="minorBidi"/>
          <w:b/>
          <w:bCs/>
          <w:lang w:val="en-US"/>
          <w:rPrChange w:id="1409" w:author="יוני גרינברג" w:date="2025-12-21T15:14:00Z" w16du:dateUtc="2025-12-21T13:14:00Z">
            <w:rPr>
              <w:b/>
              <w:bCs/>
            </w:rPr>
          </w:rPrChange>
        </w:rPr>
        <w:t xml:space="preserve">Rani </w:t>
      </w:r>
      <w:proofErr w:type="gramStart"/>
      <w:r w:rsidR="005508DE" w:rsidRPr="008E7348">
        <w:rPr>
          <w:rFonts w:asciiTheme="minorBidi" w:hAnsiTheme="minorBidi" w:cstheme="minorBidi"/>
          <w:b/>
          <w:bCs/>
          <w:lang w:val="en-US"/>
          <w:rPrChange w:id="1410" w:author="יוני גרינברג" w:date="2025-12-21T15:14:00Z" w16du:dateUtc="2025-12-21T13:14:00Z">
            <w:rPr>
              <w:b/>
              <w:bCs/>
            </w:rPr>
          </w:rPrChange>
        </w:rPr>
        <w:t>Hassan</w:t>
      </w:r>
      <w:r w:rsidRPr="008E7348">
        <w:rPr>
          <w:rFonts w:asciiTheme="minorBidi" w:hAnsiTheme="minorBidi" w:cstheme="minorBidi"/>
          <w:lang w:val="en-US"/>
          <w:rPrChange w:id="1411" w:author="יוני גרינברג" w:date="2025-12-21T15:14:00Z" w16du:dateUtc="2025-12-21T13:14:00Z">
            <w:rPr>
              <w:lang w:val="en-US"/>
            </w:rPr>
          </w:rPrChange>
        </w:rPr>
        <w:t xml:space="preserve">, </w:t>
      </w:r>
      <w:r w:rsidR="005508DE" w:rsidRPr="008E7348">
        <w:rPr>
          <w:rFonts w:asciiTheme="minorBidi" w:eastAsia="Times New Roman" w:hAnsiTheme="minorBidi" w:cstheme="minorBidi"/>
          <w:b/>
          <w:bCs/>
          <w:noProof/>
          <w:color w:val="000000"/>
          <w:lang w:val="en-US"/>
          <w:rPrChange w:id="1412" w:author="יוני גרינברג" w:date="2025-12-21T15:14:00Z" w16du:dateUtc="2025-12-21T13:14:00Z">
            <w:rPr>
              <w:rFonts w:ascii="Times New Roman" w:eastAsia="Times New Roman" w:hAnsi="Times New Roman" w:cs="Times New Roman"/>
              <w:b/>
              <w:bCs/>
              <w:noProof/>
              <w:color w:val="000000"/>
              <w:lang w:val="en-US"/>
            </w:rPr>
          </w:rPrChange>
        </w:rPr>
        <w:t xml:space="preserve"> </w:t>
      </w:r>
      <w:r w:rsidR="005508DE" w:rsidRPr="008E7348">
        <w:rPr>
          <w:rFonts w:asciiTheme="minorBidi" w:hAnsiTheme="minorBidi" w:cstheme="minorBidi"/>
          <w:b/>
          <w:bCs/>
          <w:lang w:val="en-US"/>
          <w:rPrChange w:id="1413" w:author="יוני גרינברג" w:date="2025-12-21T15:14:00Z" w16du:dateUtc="2025-12-21T13:14:00Z">
            <w:rPr>
              <w:b/>
              <w:bCs/>
              <w:lang w:val="en-US"/>
            </w:rPr>
          </w:rPrChange>
        </w:rPr>
        <w:t>Smart</w:t>
      </w:r>
      <w:proofErr w:type="gramEnd"/>
      <w:r w:rsidR="005508DE" w:rsidRPr="008E7348">
        <w:rPr>
          <w:rFonts w:asciiTheme="minorBidi" w:hAnsiTheme="minorBidi" w:cstheme="minorBidi"/>
          <w:b/>
          <w:bCs/>
          <w:lang w:val="en-US"/>
          <w:rPrChange w:id="1414" w:author="יוני גרינברג" w:date="2025-12-21T15:14:00Z" w16du:dateUtc="2025-12-21T13:14:00Z">
            <w:rPr>
              <w:b/>
              <w:bCs/>
              <w:lang w:val="en-US"/>
            </w:rPr>
          </w:rPrChange>
        </w:rPr>
        <w:t xml:space="preserve"> Visit Card (SVC)</w:t>
      </w:r>
    </w:p>
    <w:p w14:paraId="7E32E465" w14:textId="77777777" w:rsidR="005508DE" w:rsidRPr="008E7348" w:rsidRDefault="005508DE" w:rsidP="005508DE">
      <w:pPr>
        <w:shd w:val="clear" w:color="auto" w:fill="FFFFFF"/>
        <w:spacing w:after="120"/>
        <w:ind w:left="1080" w:right="580"/>
        <w:rPr>
          <w:rFonts w:asciiTheme="minorBidi" w:hAnsiTheme="minorBidi" w:cstheme="minorBidi"/>
          <w:b/>
          <w:bCs/>
          <w:u w:val="single"/>
          <w:lang w:val="en-US"/>
          <w:rPrChange w:id="1415" w:author="יוני גרינברג" w:date="2025-12-21T15:14:00Z" w16du:dateUtc="2025-12-21T13:14:00Z">
            <w:rPr>
              <w:b/>
              <w:bCs/>
              <w:u w:val="single"/>
              <w:lang w:val="en-US"/>
            </w:rPr>
          </w:rPrChange>
        </w:rPr>
      </w:pPr>
      <w:r w:rsidRPr="008E7348">
        <w:rPr>
          <w:rFonts w:asciiTheme="minorBidi" w:hAnsiTheme="minorBidi" w:cstheme="minorBidi"/>
          <w:b/>
          <w:bCs/>
          <w:lang w:val="en-US"/>
          <w:rPrChange w:id="1416" w:author="יוני גרינברג" w:date="2025-12-21T15:14:00Z" w16du:dateUtc="2025-12-21T13:14:00Z">
            <w:rPr>
              <w:b/>
              <w:bCs/>
              <w:lang w:val="en-US"/>
            </w:rPr>
          </w:rPrChange>
        </w:rPr>
        <w:t>An Android-Based Application for Managing Visit Cards</w:t>
      </w:r>
    </w:p>
    <w:p w14:paraId="6DC87B4B" w14:textId="68918840" w:rsidR="000562F9" w:rsidRPr="008E7348" w:rsidRDefault="005508DE" w:rsidP="005508DE">
      <w:pPr>
        <w:shd w:val="clear" w:color="auto" w:fill="FFFFFF"/>
        <w:spacing w:after="120"/>
        <w:ind w:left="1080" w:right="580"/>
        <w:rPr>
          <w:rFonts w:asciiTheme="minorBidi" w:hAnsiTheme="minorBidi" w:cstheme="minorBidi"/>
          <w:lang w:val="en-US"/>
          <w:rPrChange w:id="1417" w:author="יוני גרינברג" w:date="2025-12-21T15:14:00Z" w16du:dateUtc="2025-12-21T13:14:00Z">
            <w:rPr>
              <w:lang w:val="en-US"/>
            </w:rPr>
          </w:rPrChange>
        </w:rPr>
      </w:pPr>
      <w:r w:rsidRPr="008E7348">
        <w:rPr>
          <w:rFonts w:asciiTheme="minorBidi" w:hAnsiTheme="minorBidi" w:cstheme="minorBidi"/>
          <w:lang w:val="en-US"/>
          <w:rPrChange w:id="1418" w:author="יוני גרינברג" w:date="2025-12-21T15:14:00Z" w16du:dateUtc="2025-12-21T13:14:00Z">
            <w:rPr>
              <w:lang w:val="en-US"/>
            </w:rPr>
          </w:rPrChange>
        </w:rPr>
        <w:t>”</w:t>
      </w:r>
      <w:r w:rsidR="000562F9" w:rsidRPr="008E7348">
        <w:rPr>
          <w:rFonts w:asciiTheme="minorBidi" w:hAnsiTheme="minorBidi" w:cstheme="minorBidi"/>
          <w:lang w:val="en-US"/>
          <w:rPrChange w:id="1419" w:author="יוני גרינברג" w:date="2025-12-21T15:14:00Z" w16du:dateUtc="2025-12-21T13:14:00Z">
            <w:rPr>
              <w:lang w:val="en-US"/>
            </w:rPr>
          </w:rPrChange>
        </w:rPr>
        <w:t xml:space="preserve"> Final Project Report, Dept. Software Eng., Braude College of Engineering, Karmiel, Israel</w:t>
      </w:r>
      <w:r w:rsidRPr="008E7348">
        <w:rPr>
          <w:rFonts w:asciiTheme="minorBidi" w:hAnsiTheme="minorBidi" w:cstheme="minorBidi"/>
          <w:lang w:val="en-US"/>
          <w:rPrChange w:id="1420" w:author="יוני גרינברג" w:date="2025-12-21T15:14:00Z" w16du:dateUtc="2025-12-21T13:14:00Z">
            <w:rPr>
              <w:lang w:val="en-US"/>
            </w:rPr>
          </w:rPrChange>
        </w:rPr>
        <w:t>.</w:t>
      </w:r>
    </w:p>
    <w:p w14:paraId="18E024C9" w14:textId="3038E5EB" w:rsidR="005508DE" w:rsidRPr="008E7348" w:rsidRDefault="005508DE" w:rsidP="00CF2B94">
      <w:pPr>
        <w:ind w:firstLine="720"/>
        <w:jc w:val="center"/>
        <w:rPr>
          <w:rFonts w:asciiTheme="minorBidi" w:eastAsia="Times New Roman" w:hAnsiTheme="minorBidi" w:cstheme="minorBidi"/>
          <w:b/>
          <w:bCs/>
          <w:noProof/>
          <w:color w:val="000000"/>
          <w:lang w:val="en-US"/>
          <w:rPrChange w:id="1421" w:author="יוני גרינברג" w:date="2025-12-21T15:14:00Z" w16du:dateUtc="2025-12-21T13:14:00Z">
            <w:rPr>
              <w:rFonts w:ascii="Times New Roman" w:eastAsia="Times New Roman" w:hAnsi="Times New Roman" w:cs="Times New Roman"/>
              <w:b/>
              <w:bCs/>
              <w:noProof/>
              <w:color w:val="000000"/>
              <w:lang w:val="en-US"/>
            </w:rPr>
          </w:rPrChange>
        </w:rPr>
      </w:pPr>
      <w:r w:rsidRPr="008E7348">
        <w:rPr>
          <w:rFonts w:asciiTheme="minorBidi" w:hAnsiTheme="minorBidi" w:cstheme="minorBidi"/>
          <w:lang w:val="en-US"/>
          <w:rPrChange w:id="1422" w:author="יוני גרינברג" w:date="2025-12-21T15:14:00Z" w16du:dateUtc="2025-12-21T13:14:00Z">
            <w:rPr>
              <w:lang w:val="en-US"/>
            </w:rPr>
          </w:rPrChange>
        </w:rPr>
        <w:t xml:space="preserve"> [7] ref: </w:t>
      </w:r>
      <w:r w:rsidRPr="008E7348">
        <w:rPr>
          <w:rFonts w:asciiTheme="minorBidi" w:eastAsia="Times New Roman" w:hAnsiTheme="minorBidi" w:cstheme="minorBidi"/>
          <w:b/>
          <w:bCs/>
          <w:lang w:val="en-US"/>
          <w:rPrChange w:id="1423" w:author="יוני גרינברג" w:date="2025-12-21T15:14:00Z" w16du:dateUtc="2025-12-21T13:14:00Z">
            <w:rPr>
              <w:rFonts w:ascii="Times New Roman" w:eastAsia="Times New Roman" w:hAnsi="Times New Roman" w:cs="Times New Roman"/>
              <w:b/>
              <w:bCs/>
              <w:lang w:val="en-US"/>
            </w:rPr>
          </w:rPrChange>
        </w:rPr>
        <w:t>Tal Zilberman</w:t>
      </w:r>
      <w:r w:rsidRPr="008E7348">
        <w:rPr>
          <w:rFonts w:asciiTheme="minorBidi" w:hAnsiTheme="minorBidi" w:cstheme="minorBidi"/>
          <w:lang w:val="en-US"/>
          <w:rPrChange w:id="1424" w:author="יוני גרינברג" w:date="2025-12-21T15:14:00Z" w16du:dateUtc="2025-12-21T13:14:00Z">
            <w:rPr>
              <w:lang w:val="en-US"/>
            </w:rPr>
          </w:rPrChange>
        </w:rPr>
        <w:t xml:space="preserve"> and </w:t>
      </w:r>
      <w:r w:rsidRPr="008E7348">
        <w:rPr>
          <w:rFonts w:asciiTheme="minorBidi" w:eastAsia="Times New Roman" w:hAnsiTheme="minorBidi" w:cstheme="minorBidi"/>
          <w:b/>
          <w:bCs/>
          <w:lang w:val="en-US"/>
          <w:rPrChange w:id="1425" w:author="יוני גרינברג" w:date="2025-12-21T15:14:00Z" w16du:dateUtc="2025-12-21T13:14:00Z">
            <w:rPr>
              <w:rFonts w:ascii="Times New Roman" w:eastAsia="Times New Roman" w:hAnsi="Times New Roman" w:cs="Times New Roman"/>
              <w:b/>
              <w:bCs/>
              <w:lang w:val="en-US"/>
            </w:rPr>
          </w:rPrChange>
        </w:rPr>
        <w:t>Ariela Havkin</w:t>
      </w:r>
      <w:r w:rsidRPr="008E7348">
        <w:rPr>
          <w:rFonts w:asciiTheme="minorBidi" w:hAnsiTheme="minorBidi" w:cstheme="minorBidi"/>
          <w:lang w:val="en-US"/>
          <w:rPrChange w:id="1426" w:author="יוני גרינברג" w:date="2025-12-21T15:14:00Z" w16du:dateUtc="2025-12-21T13:14:00Z">
            <w:rPr>
              <w:lang w:val="en-US"/>
            </w:rPr>
          </w:rPrChange>
        </w:rPr>
        <w:t xml:space="preserve">,” </w:t>
      </w:r>
      <w:r w:rsidRPr="008E7348">
        <w:rPr>
          <w:rFonts w:asciiTheme="minorBidi" w:eastAsia="Times New Roman" w:hAnsiTheme="minorBidi" w:cstheme="minorBidi"/>
          <w:b/>
          <w:bCs/>
          <w:noProof/>
          <w:color w:val="000000"/>
          <w:lang w:val="en-US"/>
          <w:rPrChange w:id="1427" w:author="יוני גרינברג" w:date="2025-12-21T15:14:00Z" w16du:dateUtc="2025-12-21T13:14:00Z">
            <w:rPr>
              <w:rFonts w:ascii="Times New Roman" w:eastAsia="Times New Roman" w:hAnsi="Times New Roman" w:cs="Times New Roman"/>
              <w:b/>
              <w:bCs/>
              <w:noProof/>
              <w:color w:val="000000"/>
              <w:lang w:val="en-US"/>
            </w:rPr>
          </w:rPrChange>
        </w:rPr>
        <w:t>Ultra Sound Data Transfer Many To Many”</w:t>
      </w:r>
    </w:p>
    <w:p w14:paraId="6501A20E" w14:textId="77FDDF2D" w:rsidR="005508DE" w:rsidRPr="008E7348" w:rsidRDefault="005508DE" w:rsidP="005508DE">
      <w:pPr>
        <w:shd w:val="clear" w:color="auto" w:fill="FFFFFF"/>
        <w:spacing w:after="120"/>
        <w:ind w:left="1080" w:right="580"/>
        <w:rPr>
          <w:rFonts w:asciiTheme="minorBidi" w:eastAsia="Times New Roman" w:hAnsiTheme="minorBidi" w:cstheme="minorBidi"/>
          <w:lang w:val="en-US"/>
          <w:rPrChange w:id="1428"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hAnsiTheme="minorBidi" w:cstheme="minorBidi"/>
          <w:lang w:val="en-US"/>
          <w:rPrChange w:id="1429" w:author="יוני גרינברג" w:date="2025-12-21T15:14:00Z" w16du:dateUtc="2025-12-21T13:14:00Z">
            <w:rPr>
              <w:lang w:val="en-US"/>
            </w:rPr>
          </w:rPrChange>
        </w:rPr>
        <w:t>," Final Project Report, Dept. Software Eng., Braude College of Engineering, Karmiel, Israel.</w:t>
      </w:r>
    </w:p>
    <w:p w14:paraId="7C991D75" w14:textId="286FA7D9" w:rsidR="005508DE" w:rsidRPr="008E7348" w:rsidRDefault="005508DE" w:rsidP="005508DE">
      <w:pPr>
        <w:shd w:val="clear" w:color="auto" w:fill="FFFFFF"/>
        <w:spacing w:after="120"/>
        <w:ind w:left="1080" w:right="580"/>
        <w:rPr>
          <w:rFonts w:asciiTheme="minorBidi" w:hAnsiTheme="minorBidi" w:cstheme="minorBidi"/>
          <w:b/>
          <w:bCs/>
          <w:lang w:val="en-US"/>
          <w:rPrChange w:id="1430" w:author="יוני גרינברג" w:date="2025-12-21T15:14:00Z" w16du:dateUtc="2025-12-21T13:14:00Z">
            <w:rPr>
              <w:b/>
              <w:bCs/>
              <w:lang w:val="en-US"/>
            </w:rPr>
          </w:rPrChange>
        </w:rPr>
      </w:pPr>
      <w:r w:rsidRPr="008E7348">
        <w:rPr>
          <w:rFonts w:asciiTheme="minorBidi" w:hAnsiTheme="minorBidi" w:cstheme="minorBidi"/>
          <w:lang w:val="en-US"/>
          <w:rPrChange w:id="1431" w:author="יוני גרינברג" w:date="2025-12-21T15:14:00Z" w16du:dateUtc="2025-12-21T13:14:00Z">
            <w:rPr>
              <w:lang w:val="en-US"/>
            </w:rPr>
          </w:rPrChange>
        </w:rPr>
        <w:t xml:space="preserve">[8] ref: </w:t>
      </w:r>
      <w:proofErr w:type="spellStart"/>
      <w:r w:rsidRPr="008E7348">
        <w:rPr>
          <w:rFonts w:asciiTheme="minorBidi" w:hAnsiTheme="minorBidi" w:cstheme="minorBidi"/>
          <w:b/>
          <w:bCs/>
          <w:lang w:val="en-US"/>
          <w:rPrChange w:id="1432" w:author="יוני גרינברג" w:date="2025-12-21T15:14:00Z" w16du:dateUtc="2025-12-21T13:14:00Z">
            <w:rPr>
              <w:b/>
              <w:bCs/>
              <w:lang w:val="en-US"/>
            </w:rPr>
          </w:rPrChange>
        </w:rPr>
        <w:t>Taimor</w:t>
      </w:r>
      <w:proofErr w:type="spellEnd"/>
      <w:r w:rsidRPr="008E7348">
        <w:rPr>
          <w:rFonts w:asciiTheme="minorBidi" w:hAnsiTheme="minorBidi" w:cstheme="minorBidi"/>
          <w:b/>
          <w:bCs/>
          <w:lang w:val="en-US"/>
          <w:rPrChange w:id="1433" w:author="יוני גרינברג" w:date="2025-12-21T15:14:00Z" w16du:dateUtc="2025-12-21T13:14:00Z">
            <w:rPr>
              <w:b/>
              <w:bCs/>
              <w:lang w:val="en-US"/>
            </w:rPr>
          </w:rPrChange>
        </w:rPr>
        <w:t xml:space="preserve"> Fares</w:t>
      </w:r>
      <w:r w:rsidRPr="008E7348">
        <w:rPr>
          <w:rFonts w:asciiTheme="minorBidi" w:hAnsiTheme="minorBidi" w:cstheme="minorBidi"/>
          <w:lang w:val="en-US"/>
          <w:rPrChange w:id="1434" w:author="יוני גרינברג" w:date="2025-12-21T15:14:00Z" w16du:dateUtc="2025-12-21T13:14:00Z">
            <w:rPr>
              <w:lang w:val="en-US"/>
            </w:rPr>
          </w:rPrChange>
        </w:rPr>
        <w:t xml:space="preserve"> and </w:t>
      </w:r>
      <w:r w:rsidRPr="008E7348">
        <w:rPr>
          <w:rFonts w:asciiTheme="minorBidi" w:hAnsiTheme="minorBidi" w:cstheme="minorBidi"/>
          <w:b/>
          <w:bCs/>
          <w:lang w:val="en-US"/>
          <w:rPrChange w:id="1435" w:author="יוני גרינברג" w:date="2025-12-21T15:14:00Z" w16du:dateUtc="2025-12-21T13:14:00Z">
            <w:rPr>
              <w:b/>
              <w:bCs/>
              <w:lang w:val="en-US"/>
            </w:rPr>
          </w:rPrChange>
        </w:rPr>
        <w:t xml:space="preserve">Fares </w:t>
      </w:r>
      <w:proofErr w:type="spellStart"/>
      <w:proofErr w:type="gramStart"/>
      <w:r w:rsidRPr="008E7348">
        <w:rPr>
          <w:rFonts w:asciiTheme="minorBidi" w:hAnsiTheme="minorBidi" w:cstheme="minorBidi"/>
          <w:b/>
          <w:bCs/>
          <w:lang w:val="en-US"/>
          <w:rPrChange w:id="1436" w:author="יוני גרינברג" w:date="2025-12-21T15:14:00Z" w16du:dateUtc="2025-12-21T13:14:00Z">
            <w:rPr>
              <w:b/>
              <w:bCs/>
              <w:lang w:val="en-US"/>
            </w:rPr>
          </w:rPrChange>
        </w:rPr>
        <w:t>Jaraisy</w:t>
      </w:r>
      <w:proofErr w:type="spellEnd"/>
      <w:r w:rsidRPr="008E7348">
        <w:rPr>
          <w:rFonts w:asciiTheme="minorBidi" w:hAnsiTheme="minorBidi" w:cstheme="minorBidi"/>
          <w:b/>
          <w:bCs/>
          <w:lang w:val="en-US"/>
          <w:rPrChange w:id="1437" w:author="יוני גרינברג" w:date="2025-12-21T15:14:00Z" w16du:dateUtc="2025-12-21T13:14:00Z">
            <w:rPr>
              <w:b/>
              <w:bCs/>
              <w:lang w:val="en-US"/>
            </w:rPr>
          </w:rPrChange>
        </w:rPr>
        <w:t xml:space="preserve">  </w:t>
      </w:r>
      <w:r w:rsidRPr="008E7348">
        <w:rPr>
          <w:rFonts w:asciiTheme="minorBidi" w:hAnsiTheme="minorBidi" w:cstheme="minorBidi"/>
          <w:lang w:val="en-US"/>
          <w:rPrChange w:id="1438" w:author="יוני גרינברג" w:date="2025-12-21T15:14:00Z" w16du:dateUtc="2025-12-21T13:14:00Z">
            <w:rPr>
              <w:lang w:val="en-US"/>
            </w:rPr>
          </w:rPrChange>
        </w:rPr>
        <w:t>,</w:t>
      </w:r>
      <w:proofErr w:type="gramEnd"/>
      <w:r w:rsidRPr="008E7348">
        <w:rPr>
          <w:rFonts w:asciiTheme="minorBidi" w:hAnsiTheme="minorBidi" w:cstheme="minorBidi"/>
          <w:lang w:val="en-US"/>
          <w:rPrChange w:id="1439" w:author="יוני גרינברג" w:date="2025-12-21T15:14:00Z" w16du:dateUtc="2025-12-21T13:14:00Z">
            <w:rPr>
              <w:lang w:val="en-US"/>
            </w:rPr>
          </w:rPrChange>
        </w:rPr>
        <w:t xml:space="preserve"> </w:t>
      </w:r>
      <w:r w:rsidRPr="008E7348">
        <w:rPr>
          <w:rFonts w:asciiTheme="minorBidi" w:hAnsiTheme="minorBidi" w:cstheme="minorBidi"/>
          <w:b/>
          <w:bCs/>
          <w:lang w:val="en-US"/>
          <w:rPrChange w:id="1440" w:author="יוני גרינברג" w:date="2025-12-21T15:14:00Z" w16du:dateUtc="2025-12-21T13:14:00Z">
            <w:rPr>
              <w:b/>
              <w:bCs/>
              <w:lang w:val="en-US"/>
            </w:rPr>
          </w:rPrChange>
        </w:rPr>
        <w:t>Smart Visit Card</w:t>
      </w:r>
    </w:p>
    <w:p w14:paraId="190C062C" w14:textId="77777777" w:rsidR="005508DE" w:rsidRPr="008E7348" w:rsidRDefault="005508DE" w:rsidP="005508DE">
      <w:pPr>
        <w:shd w:val="clear" w:color="auto" w:fill="FFFFFF"/>
        <w:spacing w:after="120"/>
        <w:ind w:left="1080" w:right="580"/>
        <w:rPr>
          <w:rFonts w:asciiTheme="minorBidi" w:hAnsiTheme="minorBidi" w:cstheme="minorBidi"/>
          <w:lang w:val="en-US"/>
          <w:rPrChange w:id="1441" w:author="יוני גרינברג" w:date="2025-12-21T15:14:00Z" w16du:dateUtc="2025-12-21T13:14:00Z">
            <w:rPr>
              <w:lang w:val="en-US"/>
            </w:rPr>
          </w:rPrChange>
        </w:rPr>
      </w:pPr>
      <w:r w:rsidRPr="008E7348">
        <w:rPr>
          <w:rFonts w:asciiTheme="minorBidi" w:hAnsiTheme="minorBidi" w:cstheme="minorBidi"/>
          <w:lang w:val="en-US"/>
          <w:rPrChange w:id="1442" w:author="יוני גרינברג" w:date="2025-12-21T15:14:00Z" w16du:dateUtc="2025-12-21T13:14:00Z">
            <w:rPr>
              <w:lang w:val="en-US"/>
            </w:rPr>
          </w:rPrChange>
        </w:rPr>
        <w:t>Inaudible Information Transfer between Android Based Devices</w:t>
      </w:r>
    </w:p>
    <w:p w14:paraId="386CED64" w14:textId="0DB29DF9" w:rsidR="005508DE" w:rsidRPr="008E7348" w:rsidRDefault="005508DE" w:rsidP="005508DE">
      <w:pPr>
        <w:shd w:val="clear" w:color="auto" w:fill="FFFFFF"/>
        <w:spacing w:after="120"/>
        <w:ind w:left="1080" w:right="580"/>
        <w:rPr>
          <w:rFonts w:asciiTheme="minorBidi" w:eastAsia="Times New Roman" w:hAnsiTheme="minorBidi" w:cstheme="minorBidi"/>
          <w:lang w:val="en-US"/>
          <w:rPrChange w:id="1443"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hAnsiTheme="minorBidi" w:cstheme="minorBidi"/>
          <w:lang w:val="en-US"/>
          <w:rPrChange w:id="1444" w:author="יוני גרינברג" w:date="2025-12-21T15:14:00Z" w16du:dateUtc="2025-12-21T13:14:00Z">
            <w:rPr>
              <w:lang w:val="en-US"/>
            </w:rPr>
          </w:rPrChange>
        </w:rPr>
        <w:lastRenderedPageBreak/>
        <w:t>," Final Project Report, Dept. Software Eng., Braude College of Engineering, Karmiel, Israel.</w:t>
      </w:r>
    </w:p>
    <w:p w14:paraId="4441A056" w14:textId="7A455C6D" w:rsidR="00BD16DC" w:rsidRPr="008E7348" w:rsidRDefault="009814E7" w:rsidP="008E7348">
      <w:pPr>
        <w:shd w:val="clear" w:color="auto" w:fill="FFFFFF"/>
        <w:spacing w:after="120"/>
        <w:ind w:right="580"/>
        <w:rPr>
          <w:rFonts w:asciiTheme="minorBidi" w:eastAsia="Times New Roman" w:hAnsiTheme="minorBidi" w:cstheme="minorBidi"/>
          <w:lang w:val="en-US"/>
          <w:rPrChange w:id="1445" w:author="יוני גרינברג" w:date="2025-12-21T15:14:00Z" w16du:dateUtc="2025-12-21T13:14:00Z">
            <w:rPr>
              <w:rFonts w:ascii="Times New Roman" w:eastAsia="Times New Roman" w:hAnsi="Times New Roman" w:cs="Times New Roman"/>
              <w:lang w:val="en-US"/>
            </w:rPr>
          </w:rPrChange>
        </w:rPr>
      </w:pPr>
      <w:del w:id="1446" w:author="יוני גרינברג" w:date="2025-12-21T15:14:00Z" w16du:dateUtc="2025-12-21T13:14:00Z">
        <w:r w:rsidRPr="008E7348" w:rsidDel="008E7348">
          <w:rPr>
            <w:rFonts w:asciiTheme="minorBidi" w:eastAsia="Times New Roman" w:hAnsiTheme="minorBidi" w:cstheme="minorBidi"/>
            <w:lang w:val="en-US"/>
            <w:rPrChange w:id="1447" w:author="יוני גרינברג" w:date="2025-12-21T15:14:00Z" w16du:dateUtc="2025-12-21T13:14:00Z">
              <w:rPr>
                <w:rFonts w:ascii="Times New Roman" w:eastAsia="Times New Roman" w:hAnsi="Times New Roman" w:cs="Times New Roman"/>
                <w:lang w:val="en-US"/>
              </w:rPr>
            </w:rPrChange>
          </w:rPr>
          <w:tab/>
          <w:delText xml:space="preserve">      </w:delText>
        </w:r>
      </w:del>
      <w:r w:rsidRPr="008E7348">
        <w:rPr>
          <w:rFonts w:asciiTheme="minorBidi" w:eastAsia="Times New Roman" w:hAnsiTheme="minorBidi" w:cstheme="minorBidi"/>
          <w:lang w:val="en-US"/>
          <w:rPrChange w:id="1448" w:author="יוני גרינברג" w:date="2025-12-21T15:14:00Z" w16du:dateUtc="2025-12-21T13:14:00Z">
            <w:rPr>
              <w:rFonts w:ascii="Times New Roman" w:eastAsia="Times New Roman" w:hAnsi="Times New Roman" w:cs="Times New Roman"/>
              <w:lang w:val="en-US"/>
            </w:rPr>
          </w:rPrChange>
        </w:rPr>
        <w:t xml:space="preserve">[9] </w:t>
      </w:r>
      <w:r w:rsidRPr="008E7348">
        <w:rPr>
          <w:rFonts w:asciiTheme="minorBidi" w:hAnsiTheme="minorBidi" w:cstheme="minorBidi"/>
          <w:b/>
          <w:bCs/>
          <w:sz w:val="24"/>
          <w:szCs w:val="24"/>
          <w:lang w:val="en-US"/>
          <w:rPrChange w:id="1449" w:author="יוני גרינברג" w:date="2025-12-21T15:14:00Z" w16du:dateUtc="2025-12-21T13:14:00Z">
            <w:rPr>
              <w:rFonts w:asciiTheme="majorBidi" w:hAnsiTheme="majorBidi" w:cstheme="majorBidi"/>
              <w:b/>
              <w:bCs/>
              <w:sz w:val="24"/>
              <w:szCs w:val="24"/>
              <w:lang w:val="en-US"/>
            </w:rPr>
          </w:rPrChange>
        </w:rPr>
        <w:t>Tanenbaum, A. S., &amp; Wetherall, D. J. (2011). Computer Networks (5th ed.). Pearson.</w:t>
      </w:r>
      <w:bookmarkStart w:id="1450" w:name="_cg8g60n22lz5" w:colFirst="0" w:colLast="0"/>
      <w:bookmarkEnd w:id="1450"/>
    </w:p>
    <w:p w14:paraId="38AA3BB1" w14:textId="77777777" w:rsidR="008C455E" w:rsidRPr="008E7348" w:rsidRDefault="00D053A6" w:rsidP="008C455E">
      <w:pPr>
        <w:shd w:val="clear" w:color="auto" w:fill="FFFFFF"/>
        <w:spacing w:after="120"/>
        <w:ind w:right="580"/>
        <w:rPr>
          <w:rFonts w:asciiTheme="minorBidi" w:eastAsia="Times New Roman" w:hAnsiTheme="minorBidi" w:cstheme="minorBidi"/>
          <w:lang w:val="en"/>
          <w:rPrChange w:id="1451" w:author="יוני גרינברג" w:date="2025-12-21T15:14:00Z" w16du:dateUtc="2025-12-21T13:14:00Z">
            <w:rPr>
              <w:rFonts w:ascii="Times New Roman" w:eastAsia="Times New Roman" w:hAnsi="Times New Roman" w:cs="Times New Roman"/>
              <w:lang w:val="en"/>
            </w:rPr>
          </w:rPrChange>
        </w:rPr>
      </w:pPr>
      <w:r w:rsidRPr="008E7348">
        <w:rPr>
          <w:rFonts w:asciiTheme="minorBidi" w:eastAsia="Times New Roman" w:hAnsiTheme="minorBidi" w:cstheme="minorBidi"/>
          <w:lang w:val="en-US"/>
          <w:rPrChange w:id="1452" w:author="יוני גרינברג" w:date="2025-12-21T15:14:00Z" w16du:dateUtc="2025-12-21T13:14:00Z">
            <w:rPr>
              <w:rFonts w:ascii="Times New Roman" w:eastAsia="Times New Roman" w:hAnsi="Times New Roman" w:cs="Times New Roman"/>
              <w:lang w:val="en-US"/>
            </w:rPr>
          </w:rPrChange>
        </w:rPr>
        <w:tab/>
        <w:t xml:space="preserve">     [10] </w:t>
      </w:r>
      <w:r w:rsidRPr="008E7348">
        <w:rPr>
          <w:rFonts w:asciiTheme="minorBidi" w:eastAsia="Times New Roman" w:hAnsiTheme="minorBidi" w:cstheme="minorBidi"/>
          <w:lang w:val="en"/>
          <w:rPrChange w:id="1453" w:author="יוני גרינברג" w:date="2025-12-21T15:14:00Z" w16du:dateUtc="2025-12-21T13:14:00Z">
            <w:rPr>
              <w:rFonts w:ascii="Times New Roman" w:eastAsia="Times New Roman" w:hAnsi="Times New Roman" w:cs="Times New Roman"/>
              <w:lang w:val="en"/>
            </w:rPr>
          </w:rPrChange>
        </w:rPr>
        <w:t>Diagnostic Ultrasound Imaging: Inside Out</w:t>
      </w:r>
    </w:p>
    <w:p w14:paraId="3F85965A" w14:textId="281C060D" w:rsidR="00D053A6" w:rsidRPr="008E7348" w:rsidRDefault="00D053A6" w:rsidP="00CF2B94">
      <w:pPr>
        <w:shd w:val="clear" w:color="auto" w:fill="FFFFFF"/>
        <w:spacing w:after="120"/>
        <w:ind w:left="720" w:right="580"/>
        <w:rPr>
          <w:rFonts w:asciiTheme="minorBidi" w:eastAsia="Times New Roman" w:hAnsiTheme="minorBidi" w:cstheme="minorBidi"/>
          <w:lang w:val="en"/>
          <w:rPrChange w:id="1454" w:author="יוני גרינברג" w:date="2025-12-21T15:14:00Z" w16du:dateUtc="2025-12-21T13:14:00Z">
            <w:rPr>
              <w:rFonts w:ascii="Times New Roman" w:eastAsia="Times New Roman" w:hAnsi="Times New Roman" w:cs="Times New Roman"/>
              <w:lang w:val="en"/>
            </w:rPr>
          </w:rPrChange>
        </w:rPr>
      </w:pPr>
      <w:r w:rsidRPr="008E7348">
        <w:rPr>
          <w:rFonts w:asciiTheme="minorBidi" w:eastAsia="Times New Roman" w:hAnsiTheme="minorBidi" w:cstheme="minorBidi"/>
          <w:lang w:val="en"/>
          <w:rPrChange w:id="1455" w:author="יוני גרינברג" w:date="2025-12-21T15:14:00Z" w16du:dateUtc="2025-12-21T13:14:00Z">
            <w:rPr>
              <w:rFonts w:ascii="Times New Roman" w:eastAsia="Times New Roman" w:hAnsi="Times New Roman" w:cs="Times New Roman"/>
              <w:lang w:val="en"/>
            </w:rPr>
          </w:rPrChange>
        </w:rPr>
        <w:t xml:space="preserve">     </w:t>
      </w:r>
      <w:r w:rsidR="008C455E" w:rsidRPr="008E7348">
        <w:rPr>
          <w:rFonts w:asciiTheme="minorBidi" w:eastAsia="Times New Roman" w:hAnsiTheme="minorBidi" w:cstheme="minorBidi"/>
          <w:lang w:val="en"/>
          <w:rPrChange w:id="1456" w:author="יוני גרינברג" w:date="2025-12-21T15:14:00Z" w16du:dateUtc="2025-12-21T13:14:00Z">
            <w:rPr>
              <w:rFonts w:ascii="Times New Roman" w:eastAsia="Times New Roman" w:hAnsi="Times New Roman" w:cs="Times New Roman"/>
              <w:lang w:val="en"/>
            </w:rPr>
          </w:rPrChange>
        </w:rPr>
        <w:t xml:space="preserve">  [</w:t>
      </w:r>
      <w:proofErr w:type="gramStart"/>
      <w:r w:rsidRPr="008E7348">
        <w:rPr>
          <w:rFonts w:asciiTheme="minorBidi" w:eastAsia="Times New Roman" w:hAnsiTheme="minorBidi" w:cstheme="minorBidi"/>
          <w:lang w:val="en"/>
          <w:rPrChange w:id="1457" w:author="יוני גרינברג" w:date="2025-12-21T15:14:00Z" w16du:dateUtc="2025-12-21T13:14:00Z">
            <w:rPr>
              <w:rFonts w:ascii="Times New Roman" w:eastAsia="Times New Roman" w:hAnsi="Times New Roman" w:cs="Times New Roman"/>
              <w:lang w:val="en"/>
            </w:rPr>
          </w:rPrChange>
        </w:rPr>
        <w:t>11]https://www.researchgate.net/publication/304130724_High_Data_Rate_Ultrasonic_Communications_for_Wireless_Intra-body_Networks</w:t>
      </w:r>
      <w:commentRangeEnd w:id="1384"/>
      <w:proofErr w:type="gramEnd"/>
      <w:r w:rsidR="00FD5781" w:rsidRPr="008E7348">
        <w:rPr>
          <w:rStyle w:val="a6"/>
          <w:rFonts w:asciiTheme="minorBidi" w:hAnsiTheme="minorBidi" w:cstheme="minorBidi"/>
          <w:rPrChange w:id="1458" w:author="יוני גרינברג" w:date="2025-12-21T15:14:00Z" w16du:dateUtc="2025-12-21T13:14:00Z">
            <w:rPr>
              <w:rStyle w:val="a6"/>
            </w:rPr>
          </w:rPrChange>
        </w:rPr>
        <w:commentReference w:id="1384"/>
      </w:r>
    </w:p>
    <w:p w14:paraId="39DA74C1" w14:textId="0802C91A" w:rsidR="00D053A6" w:rsidRPr="008E7348" w:rsidRDefault="00D053A6" w:rsidP="00CF2B94">
      <w:pPr>
        <w:shd w:val="clear" w:color="auto" w:fill="FFFFFF"/>
        <w:spacing w:after="120"/>
        <w:ind w:right="580"/>
        <w:rPr>
          <w:rFonts w:asciiTheme="minorBidi" w:hAnsiTheme="minorBidi" w:cstheme="minorBidi"/>
          <w:lang w:val="en-US"/>
          <w:rPrChange w:id="1459" w:author="יוני גרינברג" w:date="2025-12-21T15:14:00Z" w16du:dateUtc="2025-12-21T13:14:00Z">
            <w:rPr>
              <w:lang w:val="en-US"/>
            </w:rPr>
          </w:rPrChange>
        </w:rPr>
      </w:pPr>
    </w:p>
    <w:sectPr w:rsidR="00D053A6" w:rsidRPr="008E7348">
      <w:footerReference w:type="default" r:id="rId22"/>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1" w:author="אלנה רווה" w:date="2025-11-24T15:00:00Z" w:initials="ER">
    <w:p w14:paraId="0370F334" w14:textId="6B1EAAB5" w:rsidR="003C1583" w:rsidRDefault="003C1583" w:rsidP="003C1583">
      <w:pPr>
        <w:pStyle w:val="a7"/>
      </w:pPr>
      <w:r>
        <w:rPr>
          <w:rStyle w:val="a6"/>
        </w:rPr>
        <w:annotationRef/>
      </w:r>
      <w:r>
        <w:t>Should be extended in the future</w:t>
      </w:r>
    </w:p>
  </w:comment>
  <w:comment w:id="91" w:author="אלנה רווה" w:date="2025-11-27T12:48:00Z" w:initials="ER">
    <w:p w14:paraId="31352CF9" w14:textId="77777777" w:rsidR="002F348B" w:rsidRDefault="002F348B" w:rsidP="002F348B">
      <w:pPr>
        <w:pStyle w:val="a7"/>
      </w:pPr>
      <w:r>
        <w:rPr>
          <w:rStyle w:val="a6"/>
        </w:rPr>
        <w:annotationRef/>
      </w:r>
      <w:r>
        <w:t>Should be extended later</w:t>
      </w:r>
    </w:p>
  </w:comment>
  <w:comment w:id="122" w:author="אלנה רווה" w:date="2025-12-18T13:07:00Z" w:initials="ER">
    <w:p w14:paraId="017D9278" w14:textId="77777777" w:rsidR="00DC3A85" w:rsidRDefault="00DC3A85" w:rsidP="00DC3A85">
      <w:pPr>
        <w:pStyle w:val="a7"/>
      </w:pPr>
      <w:r>
        <w:rPr>
          <w:rStyle w:val="a6"/>
        </w:rPr>
        <w:annotationRef/>
      </w:r>
      <w:r>
        <w:t>Why centered?</w:t>
      </w:r>
    </w:p>
  </w:comment>
  <w:comment w:id="123" w:author="אלנה רווה" w:date="2025-12-18T13:07:00Z" w:initials="ER">
    <w:p w14:paraId="066C8FA3" w14:textId="272336CB" w:rsidR="00DC3A85" w:rsidRDefault="00DC3A85" w:rsidP="00DC3A85">
      <w:pPr>
        <w:pStyle w:val="a7"/>
      </w:pPr>
      <w:r>
        <w:rPr>
          <w:rStyle w:val="a6"/>
        </w:rPr>
        <w:annotationRef/>
      </w:r>
      <w:r>
        <w:t>English</w:t>
      </w:r>
    </w:p>
  </w:comment>
  <w:comment w:id="129" w:author="אלנה רווה" w:date="2025-12-18T13:08:00Z" w:initials="ER">
    <w:p w14:paraId="6926CB4E" w14:textId="77777777" w:rsidR="00DC3A85" w:rsidRDefault="00DC3A85" w:rsidP="00DC3A85">
      <w:pPr>
        <w:pStyle w:val="a7"/>
      </w:pPr>
      <w:r>
        <w:rPr>
          <w:rStyle w:val="a6"/>
        </w:rPr>
        <w:annotationRef/>
      </w:r>
      <w:r>
        <w:t>Why underlined?</w:t>
      </w:r>
    </w:p>
  </w:comment>
  <w:comment w:id="200" w:author="אלנה רווה" w:date="2025-12-18T13:09:00Z" w:initials="ER">
    <w:p w14:paraId="76428F31" w14:textId="77777777" w:rsidR="000F0D7C" w:rsidRDefault="000F0D7C" w:rsidP="000F0D7C">
      <w:pPr>
        <w:pStyle w:val="a7"/>
      </w:pPr>
      <w:r>
        <w:rPr>
          <w:rStyle w:val="a6"/>
        </w:rPr>
        <w:annotationRef/>
      </w:r>
      <w:r>
        <w:t>Use the same font and size in all titles. Fix everywhere</w:t>
      </w:r>
    </w:p>
  </w:comment>
  <w:comment w:id="242" w:author="אלנה רווה" w:date="2025-12-18T13:10:00Z" w:initials="ER">
    <w:p w14:paraId="179C56CE" w14:textId="77777777" w:rsidR="000F0D7C" w:rsidRDefault="000F0D7C" w:rsidP="000F0D7C">
      <w:pPr>
        <w:pStyle w:val="a7"/>
      </w:pPr>
      <w:r>
        <w:rPr>
          <w:rStyle w:val="a6"/>
        </w:rPr>
        <w:annotationRef/>
      </w:r>
      <w:r>
        <w:t>Add them as references.</w:t>
      </w:r>
    </w:p>
  </w:comment>
  <w:comment w:id="243" w:author="אלנה רווה" w:date="2025-12-18T13:10:00Z" w:initials="ER">
    <w:p w14:paraId="1290AB4B" w14:textId="28B1A229" w:rsidR="000F0D7C" w:rsidRDefault="000F0D7C" w:rsidP="000F0D7C">
      <w:pPr>
        <w:pStyle w:val="a7"/>
      </w:pPr>
      <w:r>
        <w:rPr>
          <w:rStyle w:val="a6"/>
        </w:rPr>
        <w:annotationRef/>
      </w:r>
      <w:r>
        <w:t>Add titles of the projects.</w:t>
      </w:r>
    </w:p>
  </w:comment>
  <w:comment w:id="479" w:author="אלנה רווה" w:date="2025-12-18T13:17:00Z" w:initials="ER">
    <w:p w14:paraId="110451A5" w14:textId="77777777" w:rsidR="002A2FD4" w:rsidRDefault="002A2FD4" w:rsidP="002A2FD4">
      <w:pPr>
        <w:pStyle w:val="a7"/>
      </w:pPr>
      <w:r>
        <w:rPr>
          <w:rStyle w:val="a6"/>
        </w:rPr>
        <w:annotationRef/>
      </w:r>
      <w:r>
        <w:t>Where is A.?</w:t>
      </w:r>
    </w:p>
  </w:comment>
  <w:comment w:id="480" w:author="יוני גרינברג" w:date="2025-12-21T15:16:00Z" w:initials="YG">
    <w:p w14:paraId="4BA53626" w14:textId="77777777" w:rsidR="008E7348" w:rsidRDefault="008E7348" w:rsidP="008E7348">
      <w:pPr>
        <w:pStyle w:val="a7"/>
        <w:bidi/>
        <w:jc w:val="right"/>
      </w:pPr>
      <w:r>
        <w:rPr>
          <w:rStyle w:val="a6"/>
        </w:rPr>
        <w:annotationRef/>
      </w:r>
      <w:r>
        <w:rPr>
          <w:b/>
          <w:bCs/>
          <w:lang w:val="en-US"/>
        </w:rPr>
        <w:t>A. Protocol Fallback (Collision Avoidance Failure) 1 page up</w:t>
      </w:r>
    </w:p>
  </w:comment>
  <w:comment w:id="1075" w:author="אלנה רווה" w:date="2025-12-18T13:27:00Z" w:initials="ER">
    <w:p w14:paraId="1F81A7A4" w14:textId="14EABB5A" w:rsidR="00A75D28" w:rsidRDefault="00A75D28" w:rsidP="00A75D28">
      <w:pPr>
        <w:pStyle w:val="a7"/>
      </w:pPr>
      <w:r>
        <w:rPr>
          <w:rStyle w:val="a6"/>
        </w:rPr>
        <w:annotationRef/>
      </w:r>
      <w:r>
        <w:t>Numbering, font and size of titles must be the same. Fix everywhere.</w:t>
      </w:r>
    </w:p>
  </w:comment>
  <w:comment w:id="1267" w:author="אלנה רווה" w:date="2025-12-18T13:29:00Z" w:initials="ER">
    <w:p w14:paraId="12BF15F0" w14:textId="77777777" w:rsidR="00CF2B94" w:rsidRDefault="00CF2B94" w:rsidP="00CF2B94">
      <w:pPr>
        <w:pStyle w:val="a7"/>
      </w:pPr>
      <w:r>
        <w:rPr>
          <w:rStyle w:val="a6"/>
        </w:rPr>
        <w:annotationRef/>
      </w:r>
      <w:r>
        <w:t>Font and size of titles must be the same, fix everywhere.</w:t>
      </w:r>
    </w:p>
  </w:comment>
  <w:comment w:id="1288" w:author="אלנה רווה" w:date="2025-12-18T13:29:00Z" w:initials="ER">
    <w:p w14:paraId="56C089BC" w14:textId="77777777" w:rsidR="00CF2B94" w:rsidRDefault="00CF2B94" w:rsidP="00CF2B94">
      <w:pPr>
        <w:pStyle w:val="a7"/>
      </w:pPr>
      <w:r>
        <w:rPr>
          <w:rStyle w:val="a6"/>
        </w:rPr>
        <w:annotationRef/>
      </w:r>
      <w:r>
        <w:t>Font</w:t>
      </w:r>
      <w:r>
        <w:rPr>
          <w:rtl/>
        </w:rPr>
        <w:t xml:space="preserve"> </w:t>
      </w:r>
      <w:r>
        <w:t>and</w:t>
      </w:r>
      <w:r>
        <w:rPr>
          <w:rtl/>
        </w:rPr>
        <w:t xml:space="preserve"> </w:t>
      </w:r>
      <w:r>
        <w:t>size</w:t>
      </w:r>
      <w:r>
        <w:rPr>
          <w:rtl/>
        </w:rPr>
        <w:t xml:space="preserve"> </w:t>
      </w:r>
      <w:r>
        <w:t>of</w:t>
      </w:r>
      <w:r>
        <w:rPr>
          <w:rtl/>
        </w:rPr>
        <w:t xml:space="preserve"> </w:t>
      </w:r>
      <w:r>
        <w:t>titles</w:t>
      </w:r>
      <w:r>
        <w:rPr>
          <w:rtl/>
        </w:rPr>
        <w:t xml:space="preserve"> </w:t>
      </w:r>
      <w:r>
        <w:t>must</w:t>
      </w:r>
      <w:r>
        <w:rPr>
          <w:rtl/>
        </w:rPr>
        <w:t xml:space="preserve"> </w:t>
      </w:r>
      <w:r>
        <w:t>be</w:t>
      </w:r>
      <w:r>
        <w:rPr>
          <w:rtl/>
        </w:rPr>
        <w:t xml:space="preserve"> </w:t>
      </w:r>
      <w:r>
        <w:t>the</w:t>
      </w:r>
      <w:r>
        <w:rPr>
          <w:rtl/>
        </w:rPr>
        <w:t xml:space="preserve"> </w:t>
      </w:r>
      <w:r>
        <w:t>same</w:t>
      </w:r>
      <w:r>
        <w:rPr>
          <w:rtl/>
        </w:rPr>
        <w:t xml:space="preserve">, </w:t>
      </w:r>
      <w:r>
        <w:t>fix</w:t>
      </w:r>
      <w:r>
        <w:rPr>
          <w:rtl/>
        </w:rPr>
        <w:t xml:space="preserve"> </w:t>
      </w:r>
      <w:r>
        <w:t>everywhere</w:t>
      </w:r>
      <w:r>
        <w:rPr>
          <w:rtl/>
        </w:rPr>
        <w:t>.</w:t>
      </w:r>
    </w:p>
  </w:comment>
  <w:comment w:id="1327" w:author="אלנה רווה" w:date="2025-12-04T13:43:00Z" w:initials="ER">
    <w:p w14:paraId="24C99B23" w14:textId="6256C1ED" w:rsidR="00C07A58" w:rsidRDefault="00C07A58" w:rsidP="00C07A58">
      <w:pPr>
        <w:pStyle w:val="a7"/>
      </w:pPr>
      <w:r>
        <w:rPr>
          <w:rStyle w:val="a6"/>
        </w:rPr>
        <w:annotationRef/>
      </w:r>
      <w:r>
        <w:t>Must</w:t>
      </w:r>
      <w:r>
        <w:rPr>
          <w:rtl/>
        </w:rPr>
        <w:t xml:space="preserve"> </w:t>
      </w:r>
      <w:r>
        <w:t>be</w:t>
      </w:r>
      <w:r>
        <w:rPr>
          <w:rtl/>
        </w:rPr>
        <w:t xml:space="preserve"> </w:t>
      </w:r>
      <w:r>
        <w:t>done</w:t>
      </w:r>
      <w:r>
        <w:rPr>
          <w:rtl/>
        </w:rPr>
        <w:t xml:space="preserve"> </w:t>
      </w:r>
      <w:r>
        <w:t>automatically</w:t>
      </w:r>
    </w:p>
  </w:comment>
  <w:comment w:id="1353" w:author="אלנה רווה" w:date="2025-12-04T13:44:00Z" w:initials="ER">
    <w:p w14:paraId="413A8733" w14:textId="77777777" w:rsidR="00CE0239" w:rsidRDefault="00CE0239" w:rsidP="00CE0239">
      <w:pPr>
        <w:pStyle w:val="a7"/>
      </w:pPr>
      <w:r>
        <w:rPr>
          <w:rStyle w:val="a6"/>
        </w:rPr>
        <w:annotationRef/>
      </w:r>
      <w:r>
        <w:t>Must</w:t>
      </w:r>
      <w:r>
        <w:rPr>
          <w:rtl/>
        </w:rPr>
        <w:t xml:space="preserve"> </w:t>
      </w:r>
      <w:r>
        <w:t>be</w:t>
      </w:r>
      <w:r>
        <w:rPr>
          <w:rtl/>
        </w:rPr>
        <w:t xml:space="preserve"> </w:t>
      </w:r>
      <w:r>
        <w:t>done</w:t>
      </w:r>
      <w:r>
        <w:rPr>
          <w:rtl/>
        </w:rPr>
        <w:t xml:space="preserve"> </w:t>
      </w:r>
      <w:r>
        <w:t>automatically</w:t>
      </w:r>
    </w:p>
  </w:comment>
  <w:comment w:id="1357" w:author="אלנה רווה" w:date="2025-12-04T13:44:00Z" w:initials="ER">
    <w:p w14:paraId="4069CBCF" w14:textId="77777777" w:rsidR="00CE0239" w:rsidRDefault="00CE0239" w:rsidP="00CE0239">
      <w:pPr>
        <w:pStyle w:val="a7"/>
      </w:pPr>
      <w:r>
        <w:rPr>
          <w:rStyle w:val="a6"/>
        </w:rPr>
        <w:annotationRef/>
      </w:r>
      <w:r>
        <w:t>Add all previous projects</w:t>
      </w:r>
    </w:p>
  </w:comment>
  <w:comment w:id="1358" w:author="יוני גרינברג" w:date="2025-12-21T15:14:00Z" w:initials="YG">
    <w:p w14:paraId="48B2D486" w14:textId="77777777" w:rsidR="008E7348" w:rsidRDefault="008E7348" w:rsidP="008E7348">
      <w:pPr>
        <w:pStyle w:val="a7"/>
        <w:bidi/>
        <w:jc w:val="right"/>
      </w:pPr>
      <w:r>
        <w:rPr>
          <w:rStyle w:val="a6"/>
        </w:rPr>
        <w:annotationRef/>
      </w:r>
      <w:r>
        <w:rPr>
          <w:lang w:val="en-US"/>
        </w:rPr>
        <w:t xml:space="preserve"> ref” 6 , 7 ,8 are pref projects</w:t>
      </w:r>
    </w:p>
  </w:comment>
  <w:comment w:id="1384" w:author="אלנה רווה" w:date="2025-12-18T13:33:00Z" w:initials="ER">
    <w:p w14:paraId="0CEEEC6D" w14:textId="401002EA" w:rsidR="00FD5781" w:rsidRDefault="00FD5781" w:rsidP="00FD5781">
      <w:pPr>
        <w:pStyle w:val="a7"/>
      </w:pPr>
      <w:r>
        <w:rPr>
          <w:rStyle w:val="a6"/>
        </w:rPr>
        <w:annotationRef/>
      </w:r>
      <w:r>
        <w:t>Align fonts and sizes.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F334" w15:done="0"/>
  <w15:commentEx w15:paraId="31352CF9" w15:done="0"/>
  <w15:commentEx w15:paraId="017D9278" w15:done="0"/>
  <w15:commentEx w15:paraId="066C8FA3" w15:done="0"/>
  <w15:commentEx w15:paraId="6926CB4E" w15:done="0"/>
  <w15:commentEx w15:paraId="76428F31" w15:done="0"/>
  <w15:commentEx w15:paraId="179C56CE" w15:done="0"/>
  <w15:commentEx w15:paraId="1290AB4B" w15:done="0"/>
  <w15:commentEx w15:paraId="110451A5" w15:done="0"/>
  <w15:commentEx w15:paraId="4BA53626" w15:paraIdParent="110451A5" w15:done="0"/>
  <w15:commentEx w15:paraId="1F81A7A4" w15:done="0"/>
  <w15:commentEx w15:paraId="12BF15F0" w15:done="0"/>
  <w15:commentEx w15:paraId="56C089BC" w15:done="0"/>
  <w15:commentEx w15:paraId="24C99B23" w15:done="0"/>
  <w15:commentEx w15:paraId="413A8733" w15:done="0"/>
  <w15:commentEx w15:paraId="4069CBCF" w15:done="0"/>
  <w15:commentEx w15:paraId="48B2D486" w15:paraIdParent="4069CBCF" w15:done="0"/>
  <w15:commentEx w15:paraId="0CEEEC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D3A39D" w16cex:dateUtc="2025-11-24T13:00:00Z"/>
  <w16cex:commentExtensible w16cex:durableId="2015D759" w16cex:dateUtc="2025-11-27T10:48:00Z"/>
  <w16cex:commentExtensible w16cex:durableId="191B7661" w16cex:dateUtc="2025-12-18T11:07:00Z"/>
  <w16cex:commentExtensible w16cex:durableId="716E82C1" w16cex:dateUtc="2025-12-18T11:07:00Z"/>
  <w16cex:commentExtensible w16cex:durableId="1BFF5BE2" w16cex:dateUtc="2025-12-18T11:08:00Z"/>
  <w16cex:commentExtensible w16cex:durableId="2A97231F" w16cex:dateUtc="2025-12-18T11:09:00Z"/>
  <w16cex:commentExtensible w16cex:durableId="172E1B1A" w16cex:dateUtc="2025-12-18T11:10:00Z"/>
  <w16cex:commentExtensible w16cex:durableId="09B1F952" w16cex:dateUtc="2025-12-18T11:10:00Z"/>
  <w16cex:commentExtensible w16cex:durableId="0BBC2BFF" w16cex:dateUtc="2025-12-18T11:17:00Z"/>
  <w16cex:commentExtensible w16cex:durableId="4336629A" w16cex:dateUtc="2025-12-21T13:16:00Z"/>
  <w16cex:commentExtensible w16cex:durableId="7CEB7E5E" w16cex:dateUtc="2025-12-18T11:27:00Z"/>
  <w16cex:commentExtensible w16cex:durableId="326BFDC2" w16cex:dateUtc="2025-12-18T11:29:00Z"/>
  <w16cex:commentExtensible w16cex:durableId="2F99E204" w16cex:dateUtc="2025-12-18T11:29:00Z"/>
  <w16cex:commentExtensible w16cex:durableId="7BB2C576" w16cex:dateUtc="2025-12-04T11:43:00Z"/>
  <w16cex:commentExtensible w16cex:durableId="32C87AF4" w16cex:dateUtc="2025-12-04T11:44:00Z"/>
  <w16cex:commentExtensible w16cex:durableId="190EB85A" w16cex:dateUtc="2025-12-04T11:44:00Z"/>
  <w16cex:commentExtensible w16cex:durableId="0334A918" w16cex:dateUtc="2025-12-21T13:14:00Z"/>
  <w16cex:commentExtensible w16cex:durableId="61A19C07" w16cex:dateUtc="2025-12-18T1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F334" w16cid:durableId="75D3A39D"/>
  <w16cid:commentId w16cid:paraId="31352CF9" w16cid:durableId="2015D759"/>
  <w16cid:commentId w16cid:paraId="017D9278" w16cid:durableId="191B7661"/>
  <w16cid:commentId w16cid:paraId="066C8FA3" w16cid:durableId="716E82C1"/>
  <w16cid:commentId w16cid:paraId="6926CB4E" w16cid:durableId="1BFF5BE2"/>
  <w16cid:commentId w16cid:paraId="76428F31" w16cid:durableId="2A97231F"/>
  <w16cid:commentId w16cid:paraId="179C56CE" w16cid:durableId="172E1B1A"/>
  <w16cid:commentId w16cid:paraId="1290AB4B" w16cid:durableId="09B1F952"/>
  <w16cid:commentId w16cid:paraId="110451A5" w16cid:durableId="0BBC2BFF"/>
  <w16cid:commentId w16cid:paraId="4BA53626" w16cid:durableId="4336629A"/>
  <w16cid:commentId w16cid:paraId="1F81A7A4" w16cid:durableId="7CEB7E5E"/>
  <w16cid:commentId w16cid:paraId="12BF15F0" w16cid:durableId="326BFDC2"/>
  <w16cid:commentId w16cid:paraId="56C089BC" w16cid:durableId="2F99E204"/>
  <w16cid:commentId w16cid:paraId="24C99B23" w16cid:durableId="7BB2C576"/>
  <w16cid:commentId w16cid:paraId="413A8733" w16cid:durableId="32C87AF4"/>
  <w16cid:commentId w16cid:paraId="4069CBCF" w16cid:durableId="190EB85A"/>
  <w16cid:commentId w16cid:paraId="48B2D486" w16cid:durableId="0334A918"/>
  <w16cid:commentId w16cid:paraId="0CEEEC6D" w16cid:durableId="61A19C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F9AC9" w14:textId="77777777" w:rsidR="002C0AFF" w:rsidRDefault="002C0AFF" w:rsidP="00EA459D">
      <w:pPr>
        <w:spacing w:line="240" w:lineRule="auto"/>
      </w:pPr>
      <w:r>
        <w:separator/>
      </w:r>
    </w:p>
  </w:endnote>
  <w:endnote w:type="continuationSeparator" w:id="0">
    <w:p w14:paraId="72AFBF2D" w14:textId="77777777" w:rsidR="002C0AFF" w:rsidRDefault="002C0AFF" w:rsidP="00EA45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6A5BA4F-A7E2-44BC-AA68-078AE8950673}"/>
  </w:font>
  <w:font w:name="Cambria">
    <w:panose1 w:val="02040503050406030204"/>
    <w:charset w:val="00"/>
    <w:family w:val="roman"/>
    <w:pitch w:val="variable"/>
    <w:sig w:usb0="E00006FF" w:usb1="420024FF" w:usb2="02000000" w:usb3="00000000" w:csb0="0000019F" w:csb1="00000000"/>
    <w:embedRegular r:id="rId2" w:fontKey="{4004125B-AA16-4D47-8E3A-40A6D36EC8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FB22" w14:textId="77777777" w:rsidR="00EA459D" w:rsidRDefault="00EA459D">
    <w:pPr>
      <w:pStyle w:val="af"/>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0105BE7" w14:textId="77777777" w:rsidR="00EA459D" w:rsidRDefault="00EA459D">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CD846" w14:textId="77777777" w:rsidR="002C0AFF" w:rsidRDefault="002C0AFF" w:rsidP="00EA459D">
      <w:pPr>
        <w:spacing w:line="240" w:lineRule="auto"/>
      </w:pPr>
      <w:r>
        <w:separator/>
      </w:r>
    </w:p>
  </w:footnote>
  <w:footnote w:type="continuationSeparator" w:id="0">
    <w:p w14:paraId="0C12120F" w14:textId="77777777" w:rsidR="002C0AFF" w:rsidRDefault="002C0AFF" w:rsidP="00EA45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4428"/>
    <w:multiLevelType w:val="multilevel"/>
    <w:tmpl w:val="F296239E"/>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 w15:restartNumberingAfterBreak="0">
    <w:nsid w:val="0E9342B3"/>
    <w:multiLevelType w:val="hybridMultilevel"/>
    <w:tmpl w:val="1DC2248A"/>
    <w:lvl w:ilvl="0" w:tplc="04090001">
      <w:start w:val="1"/>
      <w:numFmt w:val="bullet"/>
      <w:lvlText w:val=""/>
      <w:lvlJc w:val="left"/>
      <w:pPr>
        <w:ind w:left="2080" w:hanging="360"/>
      </w:pPr>
      <w:rPr>
        <w:rFonts w:ascii="Symbol" w:hAnsi="Symbol" w:hint="default"/>
      </w:rPr>
    </w:lvl>
    <w:lvl w:ilvl="1" w:tplc="04090003" w:tentative="1">
      <w:start w:val="1"/>
      <w:numFmt w:val="bullet"/>
      <w:lvlText w:val="o"/>
      <w:lvlJc w:val="left"/>
      <w:pPr>
        <w:ind w:left="2800" w:hanging="360"/>
      </w:pPr>
      <w:rPr>
        <w:rFonts w:ascii="Courier New" w:hAnsi="Courier New" w:cs="Courier New" w:hint="default"/>
      </w:rPr>
    </w:lvl>
    <w:lvl w:ilvl="2" w:tplc="04090005" w:tentative="1">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2" w15:restartNumberingAfterBreak="0">
    <w:nsid w:val="1F6100B3"/>
    <w:multiLevelType w:val="multilevel"/>
    <w:tmpl w:val="E7B24AB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 w15:restartNumberingAfterBreak="0">
    <w:nsid w:val="21184355"/>
    <w:multiLevelType w:val="multilevel"/>
    <w:tmpl w:val="9FBC81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384D1632"/>
    <w:multiLevelType w:val="hybridMultilevel"/>
    <w:tmpl w:val="26748518"/>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5" w15:restartNumberingAfterBreak="0">
    <w:nsid w:val="46BA22D7"/>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tentative="1">
      <w:start w:val="1"/>
      <w:numFmt w:val="bullet"/>
      <w:lvlText w:val="o"/>
      <w:lvlJc w:val="left"/>
      <w:pPr>
        <w:tabs>
          <w:tab w:val="num" w:pos="3800"/>
        </w:tabs>
        <w:ind w:left="3800"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6" w15:restartNumberingAfterBreak="0">
    <w:nsid w:val="4762498A"/>
    <w:multiLevelType w:val="multilevel"/>
    <w:tmpl w:val="13B45286"/>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7" w15:restartNumberingAfterBreak="0">
    <w:nsid w:val="496C7EB1"/>
    <w:multiLevelType w:val="hybridMultilevel"/>
    <w:tmpl w:val="791EFC10"/>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8" w15:restartNumberingAfterBreak="0">
    <w:nsid w:val="51142C89"/>
    <w:multiLevelType w:val="multilevel"/>
    <w:tmpl w:val="0CB257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3ED7E9D"/>
    <w:multiLevelType w:val="multilevel"/>
    <w:tmpl w:val="2A7C1F76"/>
    <w:lvl w:ilvl="0">
      <w:start w:val="1"/>
      <w:numFmt w:val="bullet"/>
      <w:lvlText w:val=""/>
      <w:lvlJc w:val="left"/>
      <w:pPr>
        <w:tabs>
          <w:tab w:val="num" w:pos="3080"/>
        </w:tabs>
        <w:ind w:left="3080" w:hanging="360"/>
      </w:pPr>
      <w:rPr>
        <w:rFonts w:ascii="Symbol" w:hAnsi="Symbol" w:hint="default"/>
        <w:sz w:val="20"/>
      </w:rPr>
    </w:lvl>
    <w:lvl w:ilvl="1" w:tentative="1">
      <w:start w:val="1"/>
      <w:numFmt w:val="bullet"/>
      <w:lvlText w:val="o"/>
      <w:lvlJc w:val="left"/>
      <w:pPr>
        <w:tabs>
          <w:tab w:val="num" w:pos="3800"/>
        </w:tabs>
        <w:ind w:left="3800"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10" w15:restartNumberingAfterBreak="0">
    <w:nsid w:val="5C905885"/>
    <w:multiLevelType w:val="hybridMultilevel"/>
    <w:tmpl w:val="C298C01E"/>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11" w15:restartNumberingAfterBreak="0">
    <w:nsid w:val="68A016B7"/>
    <w:multiLevelType w:val="multilevel"/>
    <w:tmpl w:val="41C6BFEE"/>
    <w:lvl w:ilvl="0">
      <w:start w:val="1"/>
      <w:numFmt w:val="bullet"/>
      <w:lvlText w:val=""/>
      <w:lvlJc w:val="left"/>
      <w:pPr>
        <w:tabs>
          <w:tab w:val="num" w:pos="2720"/>
        </w:tabs>
        <w:ind w:left="2720" w:hanging="360"/>
      </w:pPr>
      <w:rPr>
        <w:rFonts w:ascii="Symbol" w:hAnsi="Symbol" w:hint="default"/>
        <w:sz w:val="20"/>
      </w:rPr>
    </w:lvl>
    <w:lvl w:ilvl="1" w:tentative="1">
      <w:start w:val="1"/>
      <w:numFmt w:val="bullet"/>
      <w:lvlText w:val="o"/>
      <w:lvlJc w:val="left"/>
      <w:pPr>
        <w:tabs>
          <w:tab w:val="num" w:pos="3440"/>
        </w:tabs>
        <w:ind w:left="3440" w:hanging="360"/>
      </w:pPr>
      <w:rPr>
        <w:rFonts w:ascii="Courier New" w:hAnsi="Courier New" w:hint="default"/>
        <w:sz w:val="20"/>
      </w:rPr>
    </w:lvl>
    <w:lvl w:ilvl="2" w:tentative="1">
      <w:start w:val="1"/>
      <w:numFmt w:val="bullet"/>
      <w:lvlText w:val=""/>
      <w:lvlJc w:val="left"/>
      <w:pPr>
        <w:tabs>
          <w:tab w:val="num" w:pos="4160"/>
        </w:tabs>
        <w:ind w:left="4160" w:hanging="360"/>
      </w:pPr>
      <w:rPr>
        <w:rFonts w:ascii="Wingdings" w:hAnsi="Wingdings" w:hint="default"/>
        <w:sz w:val="20"/>
      </w:rPr>
    </w:lvl>
    <w:lvl w:ilvl="3" w:tentative="1">
      <w:start w:val="1"/>
      <w:numFmt w:val="bullet"/>
      <w:lvlText w:val=""/>
      <w:lvlJc w:val="left"/>
      <w:pPr>
        <w:tabs>
          <w:tab w:val="num" w:pos="4880"/>
        </w:tabs>
        <w:ind w:left="4880" w:hanging="360"/>
      </w:pPr>
      <w:rPr>
        <w:rFonts w:ascii="Wingdings" w:hAnsi="Wingdings" w:hint="default"/>
        <w:sz w:val="20"/>
      </w:rPr>
    </w:lvl>
    <w:lvl w:ilvl="4" w:tentative="1">
      <w:start w:val="1"/>
      <w:numFmt w:val="bullet"/>
      <w:lvlText w:val=""/>
      <w:lvlJc w:val="left"/>
      <w:pPr>
        <w:tabs>
          <w:tab w:val="num" w:pos="5600"/>
        </w:tabs>
        <w:ind w:left="5600" w:hanging="360"/>
      </w:pPr>
      <w:rPr>
        <w:rFonts w:ascii="Wingdings" w:hAnsi="Wingdings" w:hint="default"/>
        <w:sz w:val="20"/>
      </w:rPr>
    </w:lvl>
    <w:lvl w:ilvl="5" w:tentative="1">
      <w:start w:val="1"/>
      <w:numFmt w:val="bullet"/>
      <w:lvlText w:val=""/>
      <w:lvlJc w:val="left"/>
      <w:pPr>
        <w:tabs>
          <w:tab w:val="num" w:pos="6320"/>
        </w:tabs>
        <w:ind w:left="6320" w:hanging="360"/>
      </w:pPr>
      <w:rPr>
        <w:rFonts w:ascii="Wingdings" w:hAnsi="Wingdings" w:hint="default"/>
        <w:sz w:val="20"/>
      </w:rPr>
    </w:lvl>
    <w:lvl w:ilvl="6" w:tentative="1">
      <w:start w:val="1"/>
      <w:numFmt w:val="bullet"/>
      <w:lvlText w:val=""/>
      <w:lvlJc w:val="left"/>
      <w:pPr>
        <w:tabs>
          <w:tab w:val="num" w:pos="7040"/>
        </w:tabs>
        <w:ind w:left="7040" w:hanging="360"/>
      </w:pPr>
      <w:rPr>
        <w:rFonts w:ascii="Wingdings" w:hAnsi="Wingdings" w:hint="default"/>
        <w:sz w:val="20"/>
      </w:rPr>
    </w:lvl>
    <w:lvl w:ilvl="7" w:tentative="1">
      <w:start w:val="1"/>
      <w:numFmt w:val="bullet"/>
      <w:lvlText w:val=""/>
      <w:lvlJc w:val="left"/>
      <w:pPr>
        <w:tabs>
          <w:tab w:val="num" w:pos="7760"/>
        </w:tabs>
        <w:ind w:left="7760" w:hanging="360"/>
      </w:pPr>
      <w:rPr>
        <w:rFonts w:ascii="Wingdings" w:hAnsi="Wingdings" w:hint="default"/>
        <w:sz w:val="20"/>
      </w:rPr>
    </w:lvl>
    <w:lvl w:ilvl="8" w:tentative="1">
      <w:start w:val="1"/>
      <w:numFmt w:val="bullet"/>
      <w:lvlText w:val=""/>
      <w:lvlJc w:val="left"/>
      <w:pPr>
        <w:tabs>
          <w:tab w:val="num" w:pos="8480"/>
        </w:tabs>
        <w:ind w:left="8480" w:hanging="360"/>
      </w:pPr>
      <w:rPr>
        <w:rFonts w:ascii="Wingdings" w:hAnsi="Wingdings" w:hint="default"/>
        <w:sz w:val="20"/>
      </w:rPr>
    </w:lvl>
  </w:abstractNum>
  <w:abstractNum w:abstractNumId="12" w15:restartNumberingAfterBreak="0">
    <w:nsid w:val="6C524F39"/>
    <w:multiLevelType w:val="multilevel"/>
    <w:tmpl w:val="25E8B082"/>
    <w:lvl w:ilvl="0">
      <w:start w:val="1"/>
      <w:numFmt w:val="bullet"/>
      <w:lvlText w:val=""/>
      <w:lvlJc w:val="left"/>
      <w:pPr>
        <w:tabs>
          <w:tab w:val="num" w:pos="3088"/>
        </w:tabs>
        <w:ind w:left="3088" w:hanging="360"/>
      </w:pPr>
      <w:rPr>
        <w:rFonts w:ascii="Symbol" w:hAnsi="Symbol" w:hint="default"/>
        <w:sz w:val="20"/>
      </w:rPr>
    </w:lvl>
    <w:lvl w:ilvl="1" w:tentative="1">
      <w:start w:val="1"/>
      <w:numFmt w:val="bullet"/>
      <w:lvlText w:val="o"/>
      <w:lvlJc w:val="left"/>
      <w:pPr>
        <w:tabs>
          <w:tab w:val="num" w:pos="3808"/>
        </w:tabs>
        <w:ind w:left="3808" w:hanging="360"/>
      </w:pPr>
      <w:rPr>
        <w:rFonts w:ascii="Courier New" w:hAnsi="Courier New" w:hint="default"/>
        <w:sz w:val="20"/>
      </w:rPr>
    </w:lvl>
    <w:lvl w:ilvl="2" w:tentative="1">
      <w:start w:val="1"/>
      <w:numFmt w:val="bullet"/>
      <w:lvlText w:val=""/>
      <w:lvlJc w:val="left"/>
      <w:pPr>
        <w:tabs>
          <w:tab w:val="num" w:pos="4528"/>
        </w:tabs>
        <w:ind w:left="4528" w:hanging="360"/>
      </w:pPr>
      <w:rPr>
        <w:rFonts w:ascii="Wingdings" w:hAnsi="Wingdings" w:hint="default"/>
        <w:sz w:val="20"/>
      </w:rPr>
    </w:lvl>
    <w:lvl w:ilvl="3" w:tentative="1">
      <w:start w:val="1"/>
      <w:numFmt w:val="bullet"/>
      <w:lvlText w:val=""/>
      <w:lvlJc w:val="left"/>
      <w:pPr>
        <w:tabs>
          <w:tab w:val="num" w:pos="5248"/>
        </w:tabs>
        <w:ind w:left="5248" w:hanging="360"/>
      </w:pPr>
      <w:rPr>
        <w:rFonts w:ascii="Wingdings" w:hAnsi="Wingdings" w:hint="default"/>
        <w:sz w:val="20"/>
      </w:rPr>
    </w:lvl>
    <w:lvl w:ilvl="4" w:tentative="1">
      <w:start w:val="1"/>
      <w:numFmt w:val="bullet"/>
      <w:lvlText w:val=""/>
      <w:lvlJc w:val="left"/>
      <w:pPr>
        <w:tabs>
          <w:tab w:val="num" w:pos="5968"/>
        </w:tabs>
        <w:ind w:left="5968" w:hanging="360"/>
      </w:pPr>
      <w:rPr>
        <w:rFonts w:ascii="Wingdings" w:hAnsi="Wingdings" w:hint="default"/>
        <w:sz w:val="20"/>
      </w:rPr>
    </w:lvl>
    <w:lvl w:ilvl="5" w:tentative="1">
      <w:start w:val="1"/>
      <w:numFmt w:val="bullet"/>
      <w:lvlText w:val=""/>
      <w:lvlJc w:val="left"/>
      <w:pPr>
        <w:tabs>
          <w:tab w:val="num" w:pos="6688"/>
        </w:tabs>
        <w:ind w:left="6688" w:hanging="360"/>
      </w:pPr>
      <w:rPr>
        <w:rFonts w:ascii="Wingdings" w:hAnsi="Wingdings" w:hint="default"/>
        <w:sz w:val="20"/>
      </w:rPr>
    </w:lvl>
    <w:lvl w:ilvl="6" w:tentative="1">
      <w:start w:val="1"/>
      <w:numFmt w:val="bullet"/>
      <w:lvlText w:val=""/>
      <w:lvlJc w:val="left"/>
      <w:pPr>
        <w:tabs>
          <w:tab w:val="num" w:pos="7408"/>
        </w:tabs>
        <w:ind w:left="7408" w:hanging="360"/>
      </w:pPr>
      <w:rPr>
        <w:rFonts w:ascii="Wingdings" w:hAnsi="Wingdings" w:hint="default"/>
        <w:sz w:val="20"/>
      </w:rPr>
    </w:lvl>
    <w:lvl w:ilvl="7" w:tentative="1">
      <w:start w:val="1"/>
      <w:numFmt w:val="bullet"/>
      <w:lvlText w:val=""/>
      <w:lvlJc w:val="left"/>
      <w:pPr>
        <w:tabs>
          <w:tab w:val="num" w:pos="8128"/>
        </w:tabs>
        <w:ind w:left="8128" w:hanging="360"/>
      </w:pPr>
      <w:rPr>
        <w:rFonts w:ascii="Wingdings" w:hAnsi="Wingdings" w:hint="default"/>
        <w:sz w:val="20"/>
      </w:rPr>
    </w:lvl>
    <w:lvl w:ilvl="8" w:tentative="1">
      <w:start w:val="1"/>
      <w:numFmt w:val="bullet"/>
      <w:lvlText w:val=""/>
      <w:lvlJc w:val="left"/>
      <w:pPr>
        <w:tabs>
          <w:tab w:val="num" w:pos="8848"/>
        </w:tabs>
        <w:ind w:left="8848" w:hanging="360"/>
      </w:pPr>
      <w:rPr>
        <w:rFonts w:ascii="Wingdings" w:hAnsi="Wingdings" w:hint="default"/>
        <w:sz w:val="20"/>
      </w:rPr>
    </w:lvl>
  </w:abstractNum>
  <w:abstractNum w:abstractNumId="13" w15:restartNumberingAfterBreak="0">
    <w:nsid w:val="6DBB7741"/>
    <w:multiLevelType w:val="hybridMultilevel"/>
    <w:tmpl w:val="C2D28822"/>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num w:numId="1" w16cid:durableId="1123692661">
    <w:abstractNumId w:val="8"/>
  </w:num>
  <w:num w:numId="2" w16cid:durableId="292639327">
    <w:abstractNumId w:val="3"/>
  </w:num>
  <w:num w:numId="3" w16cid:durableId="1371109185">
    <w:abstractNumId w:val="4"/>
  </w:num>
  <w:num w:numId="4" w16cid:durableId="1753695355">
    <w:abstractNumId w:val="13"/>
  </w:num>
  <w:num w:numId="5" w16cid:durableId="757479375">
    <w:abstractNumId w:val="7"/>
  </w:num>
  <w:num w:numId="6" w16cid:durableId="700472308">
    <w:abstractNumId w:val="10"/>
  </w:num>
  <w:num w:numId="7" w16cid:durableId="970939264">
    <w:abstractNumId w:val="1"/>
  </w:num>
  <w:num w:numId="8" w16cid:durableId="1629242186">
    <w:abstractNumId w:val="0"/>
  </w:num>
  <w:num w:numId="9" w16cid:durableId="1116674218">
    <w:abstractNumId w:val="2"/>
  </w:num>
  <w:num w:numId="10" w16cid:durableId="534007109">
    <w:abstractNumId w:val="6"/>
  </w:num>
  <w:num w:numId="11" w16cid:durableId="1536965713">
    <w:abstractNumId w:val="11"/>
  </w:num>
  <w:num w:numId="12" w16cid:durableId="286737237">
    <w:abstractNumId w:val="12"/>
  </w:num>
  <w:num w:numId="13" w16cid:durableId="1299185815">
    <w:abstractNumId w:val="5"/>
  </w:num>
  <w:num w:numId="14" w16cid:durableId="70209721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יוני גרינברג">
    <w15:presenceInfo w15:providerId="AD" w15:userId="S::Yoni.Grinberg@e.braude.ac.il::152b2d6f-7645-4078-bab0-a2354c97c726"/>
  </w15:person>
  <w15:person w15:author="אלנה רווה">
    <w15:presenceInfo w15:providerId="AD" w15:userId="S::cselena@braude.ac.il::e737f234-fa40-4bd3-8cb4-223eee8316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6DC"/>
    <w:rsid w:val="00000844"/>
    <w:rsid w:val="0000600E"/>
    <w:rsid w:val="00016D89"/>
    <w:rsid w:val="00017FCD"/>
    <w:rsid w:val="00027C28"/>
    <w:rsid w:val="000306EA"/>
    <w:rsid w:val="00045615"/>
    <w:rsid w:val="00051506"/>
    <w:rsid w:val="000562F9"/>
    <w:rsid w:val="00073BD3"/>
    <w:rsid w:val="000925A4"/>
    <w:rsid w:val="000A6C57"/>
    <w:rsid w:val="000C4176"/>
    <w:rsid w:val="000C64E5"/>
    <w:rsid w:val="000E576E"/>
    <w:rsid w:val="000F0D7C"/>
    <w:rsid w:val="001017BD"/>
    <w:rsid w:val="0017530E"/>
    <w:rsid w:val="001768F0"/>
    <w:rsid w:val="001A4964"/>
    <w:rsid w:val="001B0D63"/>
    <w:rsid w:val="001C360B"/>
    <w:rsid w:val="001E5EC8"/>
    <w:rsid w:val="001E6C29"/>
    <w:rsid w:val="001F5E0B"/>
    <w:rsid w:val="002032BC"/>
    <w:rsid w:val="002206BE"/>
    <w:rsid w:val="00222431"/>
    <w:rsid w:val="00261AA7"/>
    <w:rsid w:val="002A2FD4"/>
    <w:rsid w:val="002C0AFF"/>
    <w:rsid w:val="002C5330"/>
    <w:rsid w:val="002D359D"/>
    <w:rsid w:val="002D5ACE"/>
    <w:rsid w:val="002E7E3A"/>
    <w:rsid w:val="002F2A92"/>
    <w:rsid w:val="002F348B"/>
    <w:rsid w:val="002F676A"/>
    <w:rsid w:val="00300F36"/>
    <w:rsid w:val="00331CD6"/>
    <w:rsid w:val="0033340A"/>
    <w:rsid w:val="00346A16"/>
    <w:rsid w:val="0035277A"/>
    <w:rsid w:val="00353BCD"/>
    <w:rsid w:val="00367EC8"/>
    <w:rsid w:val="00384F45"/>
    <w:rsid w:val="003C1583"/>
    <w:rsid w:val="003D283B"/>
    <w:rsid w:val="003D32E7"/>
    <w:rsid w:val="00400D66"/>
    <w:rsid w:val="00401A34"/>
    <w:rsid w:val="00403E20"/>
    <w:rsid w:val="00425FAA"/>
    <w:rsid w:val="0043631A"/>
    <w:rsid w:val="00446085"/>
    <w:rsid w:val="00447178"/>
    <w:rsid w:val="004631B2"/>
    <w:rsid w:val="004633AA"/>
    <w:rsid w:val="004724E5"/>
    <w:rsid w:val="0048588F"/>
    <w:rsid w:val="004909AF"/>
    <w:rsid w:val="004C4949"/>
    <w:rsid w:val="004D2EE1"/>
    <w:rsid w:val="004D5A54"/>
    <w:rsid w:val="004D6A06"/>
    <w:rsid w:val="004E1882"/>
    <w:rsid w:val="005018ED"/>
    <w:rsid w:val="005038D4"/>
    <w:rsid w:val="00540E46"/>
    <w:rsid w:val="005508DE"/>
    <w:rsid w:val="00554276"/>
    <w:rsid w:val="00571709"/>
    <w:rsid w:val="005742A2"/>
    <w:rsid w:val="005B1BB6"/>
    <w:rsid w:val="005B773F"/>
    <w:rsid w:val="005B7E88"/>
    <w:rsid w:val="005C453B"/>
    <w:rsid w:val="005C4DEB"/>
    <w:rsid w:val="005C5476"/>
    <w:rsid w:val="005E42EB"/>
    <w:rsid w:val="006462BF"/>
    <w:rsid w:val="006941BD"/>
    <w:rsid w:val="006A45F4"/>
    <w:rsid w:val="006C1918"/>
    <w:rsid w:val="006C45B5"/>
    <w:rsid w:val="006D6A39"/>
    <w:rsid w:val="006E1AB0"/>
    <w:rsid w:val="00722ADC"/>
    <w:rsid w:val="00725710"/>
    <w:rsid w:val="00733848"/>
    <w:rsid w:val="00735E19"/>
    <w:rsid w:val="00736797"/>
    <w:rsid w:val="007409DA"/>
    <w:rsid w:val="00754C34"/>
    <w:rsid w:val="007665C5"/>
    <w:rsid w:val="007A152D"/>
    <w:rsid w:val="007A26EA"/>
    <w:rsid w:val="007A46C3"/>
    <w:rsid w:val="007B3D50"/>
    <w:rsid w:val="007B5591"/>
    <w:rsid w:val="007C56B1"/>
    <w:rsid w:val="007C76F6"/>
    <w:rsid w:val="007E3BBF"/>
    <w:rsid w:val="00814CD7"/>
    <w:rsid w:val="00815BDC"/>
    <w:rsid w:val="00822EB1"/>
    <w:rsid w:val="008340B5"/>
    <w:rsid w:val="00837A26"/>
    <w:rsid w:val="00837A4D"/>
    <w:rsid w:val="00847E23"/>
    <w:rsid w:val="00854247"/>
    <w:rsid w:val="00884028"/>
    <w:rsid w:val="00894AE7"/>
    <w:rsid w:val="008C455E"/>
    <w:rsid w:val="008D44F0"/>
    <w:rsid w:val="008E7348"/>
    <w:rsid w:val="00901B46"/>
    <w:rsid w:val="00904544"/>
    <w:rsid w:val="009342DB"/>
    <w:rsid w:val="0093458D"/>
    <w:rsid w:val="0093491F"/>
    <w:rsid w:val="009370B3"/>
    <w:rsid w:val="0097440E"/>
    <w:rsid w:val="009814E7"/>
    <w:rsid w:val="00993BB7"/>
    <w:rsid w:val="009B2C93"/>
    <w:rsid w:val="009B6077"/>
    <w:rsid w:val="009B7415"/>
    <w:rsid w:val="00A22E52"/>
    <w:rsid w:val="00A32707"/>
    <w:rsid w:val="00A53F12"/>
    <w:rsid w:val="00A75D28"/>
    <w:rsid w:val="00A87B6C"/>
    <w:rsid w:val="00A97E7C"/>
    <w:rsid w:val="00AA65F4"/>
    <w:rsid w:val="00AB26EE"/>
    <w:rsid w:val="00AC1461"/>
    <w:rsid w:val="00AC5735"/>
    <w:rsid w:val="00AD5492"/>
    <w:rsid w:val="00AE19EC"/>
    <w:rsid w:val="00B03EBC"/>
    <w:rsid w:val="00B22703"/>
    <w:rsid w:val="00B250A3"/>
    <w:rsid w:val="00B41A02"/>
    <w:rsid w:val="00B62B21"/>
    <w:rsid w:val="00B64AC2"/>
    <w:rsid w:val="00B70562"/>
    <w:rsid w:val="00B73F15"/>
    <w:rsid w:val="00B75783"/>
    <w:rsid w:val="00B772CE"/>
    <w:rsid w:val="00BC5FB8"/>
    <w:rsid w:val="00BD16DC"/>
    <w:rsid w:val="00BE573A"/>
    <w:rsid w:val="00BF4FE6"/>
    <w:rsid w:val="00C0289A"/>
    <w:rsid w:val="00C07A58"/>
    <w:rsid w:val="00C13B74"/>
    <w:rsid w:val="00C267AE"/>
    <w:rsid w:val="00C309B5"/>
    <w:rsid w:val="00C437F0"/>
    <w:rsid w:val="00C62297"/>
    <w:rsid w:val="00C760CC"/>
    <w:rsid w:val="00C7700C"/>
    <w:rsid w:val="00C82C62"/>
    <w:rsid w:val="00C93FC6"/>
    <w:rsid w:val="00C9535E"/>
    <w:rsid w:val="00CA2C33"/>
    <w:rsid w:val="00CC45F0"/>
    <w:rsid w:val="00CE0239"/>
    <w:rsid w:val="00CF2B94"/>
    <w:rsid w:val="00CF69D5"/>
    <w:rsid w:val="00D053A6"/>
    <w:rsid w:val="00D332BE"/>
    <w:rsid w:val="00D3468D"/>
    <w:rsid w:val="00D349C1"/>
    <w:rsid w:val="00D366A5"/>
    <w:rsid w:val="00D508EF"/>
    <w:rsid w:val="00D51577"/>
    <w:rsid w:val="00D52C4C"/>
    <w:rsid w:val="00D5341B"/>
    <w:rsid w:val="00D646B5"/>
    <w:rsid w:val="00DA38CF"/>
    <w:rsid w:val="00DA5BFB"/>
    <w:rsid w:val="00DB19CD"/>
    <w:rsid w:val="00DC2550"/>
    <w:rsid w:val="00DC3A85"/>
    <w:rsid w:val="00DC7B76"/>
    <w:rsid w:val="00DE4DA4"/>
    <w:rsid w:val="00E42512"/>
    <w:rsid w:val="00E46FB0"/>
    <w:rsid w:val="00E47137"/>
    <w:rsid w:val="00E532EF"/>
    <w:rsid w:val="00EA3A58"/>
    <w:rsid w:val="00EA459D"/>
    <w:rsid w:val="00EB4C11"/>
    <w:rsid w:val="00EB57AA"/>
    <w:rsid w:val="00EB6CB0"/>
    <w:rsid w:val="00EC6518"/>
    <w:rsid w:val="00ED17CC"/>
    <w:rsid w:val="00EE40D6"/>
    <w:rsid w:val="00EF0143"/>
    <w:rsid w:val="00F2389E"/>
    <w:rsid w:val="00F30F61"/>
    <w:rsid w:val="00F3108C"/>
    <w:rsid w:val="00F5405A"/>
    <w:rsid w:val="00F64D36"/>
    <w:rsid w:val="00F7698F"/>
    <w:rsid w:val="00F85B65"/>
    <w:rsid w:val="00F92086"/>
    <w:rsid w:val="00F93A9F"/>
    <w:rsid w:val="00F95BA1"/>
    <w:rsid w:val="00FB3E37"/>
    <w:rsid w:val="00FB6008"/>
    <w:rsid w:val="00FD5781"/>
    <w:rsid w:val="00FD66D1"/>
    <w:rsid w:val="00FE2FBA"/>
    <w:rsid w:val="00FF01F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E541"/>
  <w15:docId w15:val="{D13A1A02-CF0C-443A-B22C-8DE7DF3BE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1A02"/>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30">
    <w:name w:val="3"/>
    <w:basedOn w:val="TableNormal"/>
    <w:tblPr>
      <w:tblStyleRowBandSize w:val="1"/>
      <w:tblStyleColBandSize w:val="1"/>
    </w:tblPr>
  </w:style>
  <w:style w:type="table" w:customStyle="1" w:styleId="20">
    <w:name w:val="2"/>
    <w:basedOn w:val="TableNormal"/>
    <w:tblPr>
      <w:tblStyleRowBandSize w:val="1"/>
      <w:tblStyleColBandSize w:val="1"/>
    </w:tblPr>
  </w:style>
  <w:style w:type="table" w:customStyle="1" w:styleId="10">
    <w:name w:val="1"/>
    <w:basedOn w:val="TableNormal"/>
    <w:tblPr>
      <w:tblStyleRowBandSize w:val="1"/>
      <w:tblStyleColBandSize w:val="1"/>
    </w:tblPr>
  </w:style>
  <w:style w:type="paragraph" w:styleId="a5">
    <w:name w:val="Revision"/>
    <w:hidden/>
    <w:uiPriority w:val="99"/>
    <w:semiHidden/>
    <w:rsid w:val="00B64AC2"/>
    <w:pPr>
      <w:spacing w:line="240" w:lineRule="auto"/>
    </w:pPr>
  </w:style>
  <w:style w:type="character" w:styleId="a6">
    <w:name w:val="annotation reference"/>
    <w:basedOn w:val="a0"/>
    <w:uiPriority w:val="99"/>
    <w:semiHidden/>
    <w:unhideWhenUsed/>
    <w:rsid w:val="003C1583"/>
    <w:rPr>
      <w:sz w:val="16"/>
      <w:szCs w:val="16"/>
    </w:rPr>
  </w:style>
  <w:style w:type="paragraph" w:styleId="a7">
    <w:name w:val="annotation text"/>
    <w:basedOn w:val="a"/>
    <w:link w:val="a8"/>
    <w:uiPriority w:val="99"/>
    <w:unhideWhenUsed/>
    <w:rsid w:val="003C1583"/>
    <w:pPr>
      <w:spacing w:line="240" w:lineRule="auto"/>
    </w:pPr>
    <w:rPr>
      <w:sz w:val="20"/>
      <w:szCs w:val="20"/>
    </w:rPr>
  </w:style>
  <w:style w:type="character" w:customStyle="1" w:styleId="a8">
    <w:name w:val="טקסט הערה תו"/>
    <w:basedOn w:val="a0"/>
    <w:link w:val="a7"/>
    <w:uiPriority w:val="99"/>
    <w:rsid w:val="003C1583"/>
    <w:rPr>
      <w:sz w:val="20"/>
      <w:szCs w:val="20"/>
    </w:rPr>
  </w:style>
  <w:style w:type="paragraph" w:styleId="a9">
    <w:name w:val="annotation subject"/>
    <w:basedOn w:val="a7"/>
    <w:next w:val="a7"/>
    <w:link w:val="aa"/>
    <w:uiPriority w:val="99"/>
    <w:semiHidden/>
    <w:unhideWhenUsed/>
    <w:rsid w:val="003C1583"/>
    <w:rPr>
      <w:b/>
      <w:bCs/>
    </w:rPr>
  </w:style>
  <w:style w:type="character" w:customStyle="1" w:styleId="aa">
    <w:name w:val="נושא הערה תו"/>
    <w:basedOn w:val="a8"/>
    <w:link w:val="a9"/>
    <w:uiPriority w:val="99"/>
    <w:semiHidden/>
    <w:rsid w:val="003C1583"/>
    <w:rPr>
      <w:b/>
      <w:bCs/>
      <w:sz w:val="20"/>
      <w:szCs w:val="20"/>
    </w:rPr>
  </w:style>
  <w:style w:type="character" w:styleId="Hyperlink">
    <w:name w:val="Hyperlink"/>
    <w:basedOn w:val="a0"/>
    <w:uiPriority w:val="99"/>
    <w:unhideWhenUsed/>
    <w:rsid w:val="00C62297"/>
    <w:rPr>
      <w:color w:val="0000FF" w:themeColor="hyperlink"/>
      <w:u w:val="single"/>
    </w:rPr>
  </w:style>
  <w:style w:type="character" w:styleId="ab">
    <w:name w:val="Unresolved Mention"/>
    <w:basedOn w:val="a0"/>
    <w:uiPriority w:val="99"/>
    <w:semiHidden/>
    <w:unhideWhenUsed/>
    <w:rsid w:val="00C62297"/>
    <w:rPr>
      <w:color w:val="605E5C"/>
      <w:shd w:val="clear" w:color="auto" w:fill="E1DFDD"/>
    </w:rPr>
  </w:style>
  <w:style w:type="paragraph" w:styleId="NormalWeb">
    <w:name w:val="Normal (Web)"/>
    <w:basedOn w:val="a"/>
    <w:uiPriority w:val="99"/>
    <w:semiHidden/>
    <w:unhideWhenUsed/>
    <w:rsid w:val="007B5591"/>
    <w:rPr>
      <w:rFonts w:ascii="Times New Roman" w:hAnsi="Times New Roman" w:cs="Times New Roman"/>
      <w:sz w:val="24"/>
      <w:szCs w:val="24"/>
    </w:rPr>
  </w:style>
  <w:style w:type="paragraph" w:styleId="ac">
    <w:name w:val="List Paragraph"/>
    <w:basedOn w:val="a"/>
    <w:uiPriority w:val="34"/>
    <w:qFormat/>
    <w:rsid w:val="003D32E7"/>
    <w:pPr>
      <w:ind w:left="720"/>
      <w:contextualSpacing/>
    </w:pPr>
  </w:style>
  <w:style w:type="paragraph" w:styleId="ad">
    <w:name w:val="header"/>
    <w:basedOn w:val="a"/>
    <w:link w:val="ae"/>
    <w:uiPriority w:val="99"/>
    <w:unhideWhenUsed/>
    <w:rsid w:val="00EA459D"/>
    <w:pPr>
      <w:tabs>
        <w:tab w:val="center" w:pos="4513"/>
        <w:tab w:val="right" w:pos="9026"/>
      </w:tabs>
      <w:spacing w:line="240" w:lineRule="auto"/>
    </w:pPr>
  </w:style>
  <w:style w:type="character" w:customStyle="1" w:styleId="ae">
    <w:name w:val="כותרת עליונה תו"/>
    <w:basedOn w:val="a0"/>
    <w:link w:val="ad"/>
    <w:uiPriority w:val="99"/>
    <w:rsid w:val="00EA459D"/>
  </w:style>
  <w:style w:type="paragraph" w:styleId="af">
    <w:name w:val="footer"/>
    <w:basedOn w:val="a"/>
    <w:link w:val="af0"/>
    <w:uiPriority w:val="99"/>
    <w:unhideWhenUsed/>
    <w:rsid w:val="00EA459D"/>
    <w:pPr>
      <w:tabs>
        <w:tab w:val="center" w:pos="4513"/>
        <w:tab w:val="right" w:pos="9026"/>
      </w:tabs>
      <w:spacing w:line="240" w:lineRule="auto"/>
    </w:pPr>
  </w:style>
  <w:style w:type="character" w:customStyle="1" w:styleId="af0">
    <w:name w:val="כותרת תחתונה תו"/>
    <w:basedOn w:val="a0"/>
    <w:link w:val="af"/>
    <w:uiPriority w:val="99"/>
    <w:rsid w:val="00EA459D"/>
  </w:style>
  <w:style w:type="character" w:styleId="FollowedHyperlink">
    <w:name w:val="FollowedHyperlink"/>
    <w:basedOn w:val="a0"/>
    <w:uiPriority w:val="99"/>
    <w:semiHidden/>
    <w:unhideWhenUsed/>
    <w:rsid w:val="002224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5ed3cab-3afb-4117-85dd-44e2a12b383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46CF8CDFCFEDC4AA4D16DC214094B76" ma:contentTypeVersion="9" ma:contentTypeDescription="Create a new document." ma:contentTypeScope="" ma:versionID="97d97e63e912cf3072997ba21b4b3fda">
  <xsd:schema xmlns:xsd="http://www.w3.org/2001/XMLSchema" xmlns:xs="http://www.w3.org/2001/XMLSchema" xmlns:p="http://schemas.microsoft.com/office/2006/metadata/properties" xmlns:ns3="75ed3cab-3afb-4117-85dd-44e2a12b383b" xmlns:ns4="e4fed794-6a0d-4fc7-8d97-da862ddf2a49" targetNamespace="http://schemas.microsoft.com/office/2006/metadata/properties" ma:root="true" ma:fieldsID="e62900f7199cdf7aec8a2990dadff52e" ns3:_="" ns4:_="">
    <xsd:import namespace="75ed3cab-3afb-4117-85dd-44e2a12b383b"/>
    <xsd:import namespace="e4fed794-6a0d-4fc7-8d97-da862ddf2a4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d3cab-3afb-4117-85dd-44e2a12b3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fed794-6a0d-4fc7-8d97-da862ddf2a4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66339A-033E-46B9-93F7-C01DF591510B}">
  <ds:schemaRefs>
    <ds:schemaRef ds:uri="http://schemas.microsoft.com/office/2006/metadata/properties"/>
    <ds:schemaRef ds:uri="http://schemas.microsoft.com/office/infopath/2007/PartnerControls"/>
    <ds:schemaRef ds:uri="75ed3cab-3afb-4117-85dd-44e2a12b383b"/>
  </ds:schemaRefs>
</ds:datastoreItem>
</file>

<file path=customXml/itemProps2.xml><?xml version="1.0" encoding="utf-8"?>
<ds:datastoreItem xmlns:ds="http://schemas.openxmlformats.org/officeDocument/2006/customXml" ds:itemID="{6FE00B58-DC8D-49EB-ABD4-A903E5591104}">
  <ds:schemaRefs>
    <ds:schemaRef ds:uri="http://schemas.microsoft.com/sharepoint/v3/contenttype/forms"/>
  </ds:schemaRefs>
</ds:datastoreItem>
</file>

<file path=customXml/itemProps3.xml><?xml version="1.0" encoding="utf-8"?>
<ds:datastoreItem xmlns:ds="http://schemas.openxmlformats.org/officeDocument/2006/customXml" ds:itemID="{D85B5AAF-40E1-4BF5-A055-49564E7C93F5}">
  <ds:schemaRefs>
    <ds:schemaRef ds:uri="http://schemas.openxmlformats.org/officeDocument/2006/bibliography"/>
  </ds:schemaRefs>
</ds:datastoreItem>
</file>

<file path=customXml/itemProps4.xml><?xml version="1.0" encoding="utf-8"?>
<ds:datastoreItem xmlns:ds="http://schemas.openxmlformats.org/officeDocument/2006/customXml" ds:itemID="{78F8C49E-0B81-4268-B88F-B328D5072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d3cab-3afb-4117-85dd-44e2a12b383b"/>
    <ds:schemaRef ds:uri="e4fed794-6a0d-4fc7-8d97-da862ddf2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26</Pages>
  <Words>5001</Words>
  <Characters>29806</Characters>
  <Application>Microsoft Office Word</Application>
  <DocSecurity>0</DocSecurity>
  <Lines>827</Lines>
  <Paragraphs>319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אלנה רווה</dc:creator>
  <cp:keywords/>
  <dc:description/>
  <cp:lastModifiedBy>יוני גרינברג</cp:lastModifiedBy>
  <cp:revision>10</cp:revision>
  <dcterms:created xsi:type="dcterms:W3CDTF">2025-12-21T16:38:00Z</dcterms:created>
  <dcterms:modified xsi:type="dcterms:W3CDTF">2025-12-22T20:49:00Z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0x010100E46CF8CDFCFEDC4AA4D16DC214094B76</vt:lpwstr>
  </property>
</Properties>
</file>
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65BCB" w14:textId="31174D19" w:rsidR="00BD16DC" w:rsidRPr="00AD6BE6" w:rsidRDefault="00BD16DC" w:rsidP="00EC5678">
      <w:pPr>
        <w:shd w:val="clear" w:color="auto" w:fill="FFFFFF"/>
        <w:ind w:right="8300"/>
        <w:jc w:val="left"/>
        <w:rPr>
          <w:rFonts w:ascii="David" w:hAnsi="David" w:cs="David"/>
          <w:sz w:val="24"/>
          <w:szCs w:val="24"/>
          <w:rtl/>
          <w:lang w:val="en-US"/>
        </w:rPr>
      </w:pPr>
    </w:p>
    <w:p w14:paraId="5A9C1F29" w14:textId="2FCED1BF" w:rsidR="00BD16DC" w:rsidRPr="00AD6BE6" w:rsidRDefault="00736797" w:rsidP="000E4857">
      <w:pPr>
        <w:shd w:val="clear" w:color="auto" w:fill="FFFFFF"/>
        <w:spacing w:after="240"/>
        <w:ind w:left="40" w:right="580"/>
        <w:jc w:val="center"/>
        <w:rPr>
          <w:rFonts w:ascii="David" w:eastAsia="Times New Roman" w:hAnsi="David" w:cs="David"/>
          <w:sz w:val="32"/>
          <w:szCs w:val="32"/>
          <w:lang w:val="en-US"/>
        </w:rPr>
      </w:pPr>
      <w:r w:rsidRPr="00AD6BE6">
        <w:rPr>
          <w:rFonts w:ascii="David" w:eastAsia="Times New Roman" w:hAnsi="David" w:cs="David"/>
          <w:b/>
          <w:bCs/>
          <w:noProof/>
          <w:color w:val="000000"/>
          <w:sz w:val="32"/>
          <w:szCs w:val="32"/>
          <w:lang w:val="en-US"/>
        </w:rPr>
        <w:t>A</w:t>
      </w:r>
      <w:r w:rsidR="002206BE" w:rsidRPr="00AD6BE6">
        <w:rPr>
          <w:rFonts w:ascii="David" w:eastAsia="Times New Roman" w:hAnsi="David" w:cs="David"/>
          <w:b/>
          <w:bCs/>
          <w:noProof/>
          <w:color w:val="000000"/>
          <w:sz w:val="32"/>
          <w:szCs w:val="32"/>
          <w:lang w:val="en-US"/>
        </w:rPr>
        <w:t>n</w:t>
      </w:r>
      <w:r w:rsidRPr="00AD6BE6">
        <w:rPr>
          <w:rFonts w:ascii="David" w:eastAsia="Times New Roman" w:hAnsi="David" w:cs="David"/>
          <w:b/>
          <w:bCs/>
          <w:noProof/>
          <w:color w:val="000000"/>
          <w:sz w:val="32"/>
          <w:szCs w:val="32"/>
          <w:lang w:val="en-US"/>
        </w:rPr>
        <w:t xml:space="preserve"> Application for </w:t>
      </w:r>
      <w:r w:rsidR="00CC45F0" w:rsidRPr="00AD6BE6">
        <w:rPr>
          <w:rFonts w:ascii="David" w:eastAsia="Times New Roman" w:hAnsi="David" w:cs="David"/>
          <w:b/>
          <w:bCs/>
          <w:noProof/>
          <w:color w:val="000000"/>
          <w:sz w:val="32"/>
          <w:szCs w:val="32"/>
          <w:lang w:val="en-US"/>
        </w:rPr>
        <w:t>Information</w:t>
      </w:r>
      <w:r w:rsidRPr="00AD6BE6">
        <w:rPr>
          <w:rFonts w:ascii="David" w:eastAsia="Times New Roman" w:hAnsi="David" w:cs="David"/>
          <w:b/>
          <w:bCs/>
          <w:noProof/>
          <w:color w:val="000000"/>
          <w:sz w:val="32"/>
          <w:szCs w:val="32"/>
          <w:lang w:val="en-US"/>
        </w:rPr>
        <w:t xml:space="preserve"> Transfer, using Ultrasound Waves</w:t>
      </w:r>
    </w:p>
    <w:p w14:paraId="32644C60" w14:textId="77777777" w:rsidR="00BD16DC" w:rsidRPr="00AD6BE6" w:rsidRDefault="00C7700C" w:rsidP="00EC5678">
      <w:pPr>
        <w:shd w:val="clear" w:color="auto" w:fill="FFFFFF"/>
        <w:spacing w:after="280"/>
        <w:ind w:left="40" w:right="5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p>
    <w:p w14:paraId="4CD2D6FD" w14:textId="77777777" w:rsidR="00BD16DC" w:rsidRPr="00AD6BE6" w:rsidRDefault="00C7700C" w:rsidP="000E4857">
      <w:pPr>
        <w:shd w:val="clear" w:color="auto" w:fill="FFFFFF"/>
        <w:spacing w:after="240"/>
        <w:ind w:right="20" w:firstLine="280"/>
        <w:jc w:val="center"/>
        <w:rPr>
          <w:rFonts w:ascii="David" w:eastAsia="Times New Roman" w:hAnsi="David" w:cs="David"/>
          <w:b/>
          <w:bCs/>
          <w:sz w:val="32"/>
          <w:szCs w:val="32"/>
          <w:lang w:val="en-US"/>
        </w:rPr>
      </w:pPr>
      <w:r w:rsidRPr="00AD6BE6">
        <w:rPr>
          <w:rFonts w:ascii="David" w:eastAsia="Times New Roman" w:hAnsi="David" w:cs="David"/>
          <w:b/>
          <w:bCs/>
          <w:sz w:val="32"/>
          <w:szCs w:val="32"/>
          <w:lang w:val="en-US"/>
        </w:rPr>
        <w:t>Authors:</w:t>
      </w:r>
    </w:p>
    <w:p w14:paraId="4F8E9920" w14:textId="5449B46E" w:rsidR="00BD16DC" w:rsidRPr="00AD6BE6" w:rsidRDefault="00C7700C" w:rsidP="00EC5678">
      <w:pPr>
        <w:shd w:val="clear" w:color="auto" w:fill="FFFFFF"/>
        <w:spacing w:after="240"/>
        <w:ind w:right="20" w:firstLine="28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Yoni Grinberg </w:t>
      </w:r>
      <w:r w:rsidRPr="00AD6BE6">
        <w:rPr>
          <w:rFonts w:ascii="David" w:hAnsi="David" w:cs="David"/>
          <w:sz w:val="24"/>
          <w:szCs w:val="24"/>
          <w:lang w:val="en-US"/>
        </w:rPr>
        <w:t xml:space="preserve">  </w:t>
      </w:r>
      <w:r w:rsidRPr="00AD6BE6">
        <w:rPr>
          <w:rFonts w:ascii="David" w:hAnsi="David" w:cs="David"/>
          <w:sz w:val="24"/>
          <w:szCs w:val="24"/>
          <w:lang w:val="en-US"/>
        </w:rPr>
        <w:tab/>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ID:</w:t>
      </w:r>
      <w:r w:rsidRPr="00AD6BE6">
        <w:rPr>
          <w:rFonts w:ascii="David" w:hAnsi="David" w:cs="David"/>
          <w:sz w:val="24"/>
          <w:szCs w:val="24"/>
          <w:lang w:val="en-US"/>
        </w:rPr>
        <w:t xml:space="preserve">  </w:t>
      </w:r>
      <w:r w:rsidRPr="00AD6BE6">
        <w:rPr>
          <w:rFonts w:ascii="David" w:hAnsi="David" w:cs="David"/>
          <w:sz w:val="24"/>
          <w:szCs w:val="24"/>
          <w:lang w:val="en-US"/>
        </w:rPr>
        <w:tab/>
      </w:r>
      <w:r w:rsidRPr="00AD6BE6">
        <w:rPr>
          <w:rFonts w:ascii="David" w:eastAsia="Times New Roman" w:hAnsi="David" w:cs="David"/>
          <w:sz w:val="24"/>
          <w:szCs w:val="24"/>
          <w:lang w:val="en-US"/>
        </w:rPr>
        <w:t xml:space="preserve">307868257  </w:t>
      </w:r>
      <w:r w:rsidR="00C62297" w:rsidRPr="00AD6BE6">
        <w:rPr>
          <w:rFonts w:ascii="David" w:hAnsi="David" w:cs="David"/>
          <w:sz w:val="24"/>
          <w:szCs w:val="24"/>
          <w:lang w:val="en-US"/>
        </w:rPr>
        <w:t xml:space="preserve"> </w:t>
      </w:r>
      <w:r>
        <w:fldChar w:fldCharType="begin"/>
      </w:r>
      <w:r w:rsidRPr="00856DCC">
        <w:rPr>
          <w:lang w:val="en-US"/>
          <w:rPrChange w:id="0" w:author="יוני גרינברג" w:date="2026-06-22T09:32:00Z">
            <w:rPr/>
          </w:rPrChange>
        </w:rPr>
        <w:instrText>HYPERLINK "mailto:Yoni.Grinberg@e.braude.ac.il"</w:instrText>
      </w:r>
      <w:r>
        <w:fldChar w:fldCharType="separate"/>
      </w:r>
      <w:r w:rsidR="00C62297" w:rsidRPr="00AD6BE6">
        <w:rPr>
          <w:rStyle w:val="Hyperlink"/>
          <w:rFonts w:ascii="David" w:eastAsia="Times New Roman" w:hAnsi="David" w:cs="David"/>
          <w:color w:val="auto"/>
          <w:sz w:val="24"/>
          <w:szCs w:val="24"/>
          <w:u w:val="none"/>
          <w:lang w:val="en-US"/>
        </w:rPr>
        <w:t>Yoni.Grinberg@e.braude.ac.il</w:t>
      </w:r>
      <w:r>
        <w:rPr>
          <w:rStyle w:val="Hyperlink"/>
          <w:rFonts w:ascii="David" w:eastAsia="Times New Roman" w:hAnsi="David" w:cs="David"/>
          <w:color w:val="auto"/>
          <w:sz w:val="24"/>
          <w:szCs w:val="24"/>
          <w:u w:val="none"/>
          <w:lang w:val="en-US"/>
        </w:rPr>
        <w:fldChar w:fldCharType="end"/>
      </w:r>
    </w:p>
    <w:p w14:paraId="2C954C13" w14:textId="56422DF3" w:rsidR="00BD16DC" w:rsidRPr="00AD6BE6" w:rsidRDefault="000E4857" w:rsidP="00EC5678">
      <w:pPr>
        <w:shd w:val="clear" w:color="auto" w:fill="FFFFFF"/>
        <w:spacing w:after="0"/>
        <w:ind w:right="20"/>
        <w:jc w:val="left"/>
        <w:rPr>
          <w:rFonts w:ascii="David" w:eastAsia="Times New Roman" w:hAnsi="David" w:cs="David"/>
          <w:sz w:val="24"/>
          <w:szCs w:val="24"/>
          <w:lang w:val="en-US"/>
        </w:rPr>
      </w:pPr>
      <w:r w:rsidRPr="00AD6BE6">
        <w:rPr>
          <w:rFonts w:ascii="David" w:eastAsia="Times New Roman" w:hAnsi="David" w:cs="David"/>
          <w:sz w:val="24"/>
          <w:szCs w:val="24"/>
          <w:lang w:val="en-US"/>
        </w:rPr>
        <w:t xml:space="preserve">    </w:t>
      </w:r>
      <w:r w:rsidR="00C7700C" w:rsidRPr="00AD6BE6">
        <w:rPr>
          <w:rFonts w:ascii="David" w:eastAsia="Times New Roman" w:hAnsi="David" w:cs="David"/>
          <w:sz w:val="24"/>
          <w:szCs w:val="24"/>
          <w:lang w:val="en-US"/>
        </w:rPr>
        <w:t>Bar Harush</w:t>
      </w:r>
      <w:r w:rsidR="00C7700C" w:rsidRPr="00AD6BE6">
        <w:rPr>
          <w:rFonts w:ascii="David" w:eastAsia="Times New Roman" w:hAnsi="David" w:cs="David"/>
          <w:sz w:val="24"/>
          <w:szCs w:val="24"/>
          <w:lang w:val="en-US"/>
        </w:rPr>
        <w:tab/>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0A1A57" w:rsidRPr="00494454">
        <w:rPr>
          <w:rFonts w:ascii="David" w:hAnsi="David" w:cs="David"/>
          <w:sz w:val="24"/>
          <w:szCs w:val="24"/>
          <w:lang w:val="en-US"/>
        </w:rPr>
        <w:t xml:space="preserve">             </w:t>
      </w:r>
      <w:r w:rsidR="00C7700C" w:rsidRPr="00AD6BE6">
        <w:rPr>
          <w:rFonts w:ascii="David" w:eastAsia="Times New Roman" w:hAnsi="David" w:cs="David"/>
          <w:sz w:val="24"/>
          <w:szCs w:val="24"/>
          <w:lang w:val="en-US"/>
        </w:rPr>
        <w:t>ID:</w:t>
      </w:r>
      <w:r w:rsidR="00C7700C" w:rsidRPr="00AD6BE6">
        <w:rPr>
          <w:rFonts w:ascii="David" w:hAnsi="David" w:cs="David"/>
          <w:sz w:val="24"/>
          <w:szCs w:val="24"/>
          <w:lang w:val="en-US"/>
        </w:rPr>
        <w:t xml:space="preserve">  </w:t>
      </w:r>
      <w:r w:rsidR="00C7700C" w:rsidRPr="00AD6BE6">
        <w:rPr>
          <w:rFonts w:ascii="David" w:hAnsi="David" w:cs="David"/>
          <w:sz w:val="24"/>
          <w:szCs w:val="24"/>
          <w:lang w:val="en-US"/>
        </w:rPr>
        <w:tab/>
      </w:r>
      <w:r w:rsidR="00C7700C" w:rsidRPr="00AD6BE6">
        <w:rPr>
          <w:rFonts w:ascii="David" w:eastAsia="Times New Roman" w:hAnsi="David" w:cs="David"/>
          <w:sz w:val="24"/>
          <w:szCs w:val="24"/>
          <w:lang w:val="en-US"/>
        </w:rPr>
        <w:t xml:space="preserve">205713308  Bar.Harush@e.braude.ac.il </w:t>
      </w:r>
    </w:p>
    <w:p w14:paraId="15E6F794" w14:textId="1C030331" w:rsidR="00BD16DC" w:rsidRPr="00AD6BE6" w:rsidRDefault="00BD16DC" w:rsidP="00EC5678">
      <w:pPr>
        <w:shd w:val="clear" w:color="auto" w:fill="FFFFFF"/>
        <w:spacing w:after="240"/>
        <w:ind w:left="40" w:right="580"/>
        <w:jc w:val="left"/>
        <w:rPr>
          <w:rFonts w:ascii="David" w:eastAsia="Times New Roman" w:hAnsi="David" w:cs="David"/>
          <w:sz w:val="24"/>
          <w:szCs w:val="24"/>
          <w:lang w:val="en-US"/>
        </w:rPr>
      </w:pPr>
    </w:p>
    <w:p w14:paraId="6600FAEB" w14:textId="77777777" w:rsidR="00D03C4F" w:rsidRPr="00AD6BE6" w:rsidRDefault="00D03C4F" w:rsidP="00D03C4F">
      <w:pPr>
        <w:shd w:val="clear" w:color="auto" w:fill="FFFFFF"/>
        <w:spacing w:after="240"/>
        <w:ind w:left="40" w:right="580"/>
        <w:jc w:val="center"/>
        <w:rPr>
          <w:rFonts w:ascii="David" w:eastAsia="Times New Roman" w:hAnsi="David" w:cs="David"/>
          <w:sz w:val="24"/>
          <w:szCs w:val="24"/>
          <w:lang w:val="en-US"/>
        </w:rPr>
      </w:pPr>
      <w:r w:rsidRPr="00AD6BE6">
        <w:rPr>
          <w:rFonts w:ascii="David" w:eastAsia="Times New Roman" w:hAnsi="David" w:cs="David"/>
          <w:sz w:val="24"/>
          <w:szCs w:val="24"/>
          <w:lang w:val="en-US"/>
        </w:rPr>
        <w:t>Group:26-1-D-7</w:t>
      </w:r>
    </w:p>
    <w:p w14:paraId="58B49E90" w14:textId="37667661" w:rsidR="00BD16DC" w:rsidRPr="00AD6BE6" w:rsidRDefault="00BD16DC" w:rsidP="00EC5678">
      <w:pPr>
        <w:shd w:val="clear" w:color="auto" w:fill="FFFFFF"/>
        <w:spacing w:after="240"/>
        <w:ind w:left="40" w:right="580"/>
        <w:jc w:val="center"/>
        <w:rPr>
          <w:rFonts w:ascii="David" w:eastAsia="Times New Roman" w:hAnsi="David" w:cs="David"/>
          <w:sz w:val="24"/>
          <w:szCs w:val="24"/>
          <w:lang w:val="en-US"/>
        </w:rPr>
      </w:pPr>
    </w:p>
    <w:p w14:paraId="2433E430" w14:textId="7BA5C7B1" w:rsidR="00BD16DC" w:rsidRPr="00AD6BE6" w:rsidRDefault="00C7700C" w:rsidP="000E4857">
      <w:pPr>
        <w:shd w:val="clear" w:color="auto" w:fill="FFFFFF"/>
        <w:spacing w:after="240"/>
        <w:ind w:right="20" w:firstLine="280"/>
        <w:jc w:val="center"/>
        <w:rPr>
          <w:rFonts w:ascii="David" w:eastAsia="Times New Roman" w:hAnsi="David" w:cs="David"/>
          <w:b/>
          <w:bCs/>
          <w:sz w:val="32"/>
          <w:szCs w:val="32"/>
          <w:u w:val="single"/>
          <w:lang w:val="en-US"/>
        </w:rPr>
      </w:pPr>
      <w:r w:rsidRPr="00AD6BE6">
        <w:rPr>
          <w:rFonts w:ascii="David" w:eastAsia="Times New Roman" w:hAnsi="David" w:cs="David"/>
          <w:b/>
          <w:bCs/>
          <w:sz w:val="32"/>
          <w:szCs w:val="32"/>
          <w:u w:val="single"/>
          <w:lang w:val="en-US"/>
        </w:rPr>
        <w:t>Supervisor:</w:t>
      </w:r>
    </w:p>
    <w:p w14:paraId="75C5D229" w14:textId="77777777" w:rsidR="00BD16DC" w:rsidRPr="00AD6BE6" w:rsidRDefault="00C7700C" w:rsidP="000E4857">
      <w:pPr>
        <w:shd w:val="clear" w:color="auto" w:fill="FFFFFF"/>
        <w:spacing w:after="0"/>
        <w:ind w:right="20" w:firstLine="280"/>
        <w:jc w:val="center"/>
        <w:rPr>
          <w:rFonts w:ascii="David" w:eastAsia="Times New Roman" w:hAnsi="David" w:cs="David"/>
          <w:sz w:val="24"/>
          <w:szCs w:val="24"/>
          <w:rtl/>
          <w:lang w:val="en-US"/>
        </w:rPr>
      </w:pPr>
      <w:r w:rsidRPr="00AD6BE6">
        <w:rPr>
          <w:rFonts w:ascii="David" w:eastAsia="Times New Roman" w:hAnsi="David" w:cs="David"/>
          <w:sz w:val="24"/>
          <w:szCs w:val="24"/>
          <w:lang w:val="en-US"/>
        </w:rPr>
        <w:t>Dr. Elena Ravve</w:t>
      </w:r>
    </w:p>
    <w:p w14:paraId="2BFF554A"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rtl/>
          <w:lang w:val="en-US"/>
        </w:rPr>
      </w:pPr>
    </w:p>
    <w:p w14:paraId="75A79B0D" w14:textId="77777777" w:rsidR="00EE7D46" w:rsidRPr="00AD6BE6" w:rsidRDefault="00EE7D46" w:rsidP="000E4857">
      <w:pPr>
        <w:shd w:val="clear" w:color="auto" w:fill="FFFFFF"/>
        <w:spacing w:after="0"/>
        <w:ind w:right="20" w:firstLine="280"/>
        <w:jc w:val="center"/>
        <w:rPr>
          <w:rFonts w:ascii="David" w:eastAsia="Times New Roman" w:hAnsi="David" w:cs="David"/>
          <w:sz w:val="24"/>
          <w:szCs w:val="24"/>
          <w:lang w:val="en-US"/>
        </w:rPr>
      </w:pPr>
    </w:p>
    <w:p w14:paraId="12019819" w14:textId="03FD9DEE" w:rsidR="00D439C9" w:rsidRPr="00AD6BE6" w:rsidRDefault="00D439C9" w:rsidP="00D439C9">
      <w:pPr>
        <w:shd w:val="clear" w:color="auto" w:fill="FFFFFF"/>
        <w:spacing w:after="0"/>
        <w:ind w:right="20" w:firstLine="280"/>
        <w:rPr>
          <w:rFonts w:ascii="David" w:eastAsia="Times New Roman" w:hAnsi="David" w:cs="David"/>
          <w:sz w:val="24"/>
          <w:szCs w:val="24"/>
          <w:lang w:val="en-US"/>
        </w:rPr>
      </w:pPr>
      <w:r w:rsidRPr="00AD6BE6">
        <w:rPr>
          <w:rFonts w:ascii="David" w:eastAsia="Times New Roman" w:hAnsi="David" w:cs="David"/>
          <w:sz w:val="24"/>
          <w:szCs w:val="24"/>
          <w:lang w:val="en-US"/>
        </w:rPr>
        <w:t>GitHub:</w:t>
      </w:r>
      <w:r w:rsidR="00977206" w:rsidRPr="00AD6BE6">
        <w:rPr>
          <w:rFonts w:ascii="David" w:hAnsi="David" w:cs="David"/>
          <w:lang w:val="en-US"/>
        </w:rPr>
        <w:t xml:space="preserve"> </w:t>
      </w:r>
      <w:r>
        <w:fldChar w:fldCharType="begin"/>
      </w:r>
      <w:r w:rsidRPr="00856DCC">
        <w:rPr>
          <w:lang w:val="en-US"/>
          <w:rPrChange w:id="1" w:author="יוני גרינברג" w:date="2026-06-22T09:32:00Z">
            <w:rPr/>
          </w:rPrChange>
        </w:rPr>
        <w:instrText>HYPERLINK "https://github.com/yonigri92/Ultra_Sound_Data_Transfer_Many_To_Many"</w:instrText>
      </w:r>
      <w:r>
        <w:fldChar w:fldCharType="separate"/>
      </w:r>
      <w:r w:rsidR="00977206" w:rsidRPr="00AD6BE6">
        <w:rPr>
          <w:rStyle w:val="Hyperlink"/>
          <w:rFonts w:ascii="David" w:eastAsia="Times New Roman" w:hAnsi="David" w:cs="David"/>
          <w:sz w:val="24"/>
          <w:szCs w:val="24"/>
          <w:lang w:val="en-US"/>
        </w:rPr>
        <w:t>https://github.com/yonigri92/Ultra_Sound_Data_Transfer_Many_To_Many</w:t>
      </w:r>
      <w:r>
        <w:rPr>
          <w:rStyle w:val="Hyperlink"/>
          <w:rFonts w:ascii="David" w:eastAsia="Times New Roman" w:hAnsi="David" w:cs="David"/>
          <w:sz w:val="24"/>
          <w:szCs w:val="24"/>
          <w:lang w:val="en-US"/>
        </w:rPr>
        <w:fldChar w:fldCharType="end"/>
      </w:r>
    </w:p>
    <w:p w14:paraId="411C6F19" w14:textId="1C4574F4" w:rsidR="00BD16DC" w:rsidRPr="00AD6BE6" w:rsidRDefault="00BD16DC" w:rsidP="00EC5678">
      <w:pPr>
        <w:shd w:val="clear" w:color="auto" w:fill="FFFFFF"/>
        <w:spacing w:after="240"/>
        <w:ind w:right="20"/>
        <w:jc w:val="left"/>
        <w:rPr>
          <w:rFonts w:ascii="David" w:eastAsia="Times New Roman" w:hAnsi="David" w:cs="David"/>
          <w:sz w:val="24"/>
          <w:szCs w:val="24"/>
          <w:lang w:val="en-US"/>
        </w:rPr>
      </w:pPr>
    </w:p>
    <w:p w14:paraId="7ADEE3D3" w14:textId="77777777" w:rsidR="00BD16DC" w:rsidRPr="00AD6BE6" w:rsidRDefault="00C7700C" w:rsidP="00EC5678">
      <w:pPr>
        <w:shd w:val="clear" w:color="auto" w:fill="FFFFFF"/>
        <w:spacing w:after="120"/>
        <w:ind w:left="1280" w:right="580"/>
        <w:jc w:val="left"/>
        <w:rPr>
          <w:rFonts w:ascii="David" w:eastAsia="Times New Roman" w:hAnsi="David" w:cs="David"/>
          <w:sz w:val="24"/>
          <w:szCs w:val="24"/>
          <w:lang w:val="en-US"/>
        </w:rPr>
      </w:pPr>
      <w:r w:rsidRPr="00AD6BE6">
        <w:rPr>
          <w:rFonts w:ascii="David" w:eastAsia="Times New Roman" w:hAnsi="David" w:cs="David"/>
          <w:b/>
          <w:bCs/>
          <w:i/>
          <w:iCs/>
          <w:sz w:val="24"/>
          <w:szCs w:val="24"/>
          <w:lang w:val="en-US"/>
        </w:rPr>
        <w:t xml:space="preserve"> </w:t>
      </w:r>
      <w:r w:rsidRPr="00AD6BE6">
        <w:rPr>
          <w:rFonts w:ascii="David" w:eastAsia="Times New Roman" w:hAnsi="David" w:cs="David"/>
          <w:sz w:val="24"/>
          <w:szCs w:val="24"/>
          <w:lang w:val="en-US"/>
        </w:rPr>
        <w:t xml:space="preserve"> </w:t>
      </w:r>
    </w:p>
    <w:p w14:paraId="34379BB7" w14:textId="03668367" w:rsidR="004E5EA6" w:rsidRPr="00AD6BE6" w:rsidRDefault="00C7700C"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b/>
          <w:bCs/>
          <w:i/>
          <w:iCs/>
          <w:sz w:val="24"/>
          <w:szCs w:val="24"/>
          <w:lang w:val="en-US"/>
        </w:rPr>
        <w:t xml:space="preserve">Abstract. </w:t>
      </w:r>
    </w:p>
    <w:p w14:paraId="0909F7D5" w14:textId="538D479A" w:rsidR="004E5EA6" w:rsidRPr="00AD6BE6" w:rsidRDefault="004E5EA6" w:rsidP="00EC5678">
      <w:pPr>
        <w:shd w:val="clear" w:color="auto" w:fill="FFFFFF"/>
        <w:ind w:left="1280" w:right="580"/>
        <w:jc w:val="left"/>
        <w:rPr>
          <w:rFonts w:ascii="David" w:eastAsia="Times New Roman" w:hAnsi="David" w:cs="David"/>
          <w:i/>
          <w:iCs/>
          <w:sz w:val="24"/>
          <w:szCs w:val="24"/>
          <w:lang w:val="en-US"/>
        </w:rPr>
      </w:pPr>
      <w:r w:rsidRPr="00AD6BE6">
        <w:rPr>
          <w:rFonts w:ascii="David" w:eastAsia="Times New Roman" w:hAnsi="David" w:cs="David"/>
          <w:i/>
          <w:iCs/>
          <w:sz w:val="24"/>
          <w:szCs w:val="24"/>
          <w:lang w:val="en-US"/>
        </w:rPr>
        <w:t xml:space="preserve">Standard wireless communication technologies such as </w:t>
      </w:r>
      <w:r w:rsidR="002C164B" w:rsidRPr="00AD6BE6">
        <w:rPr>
          <w:rFonts w:ascii="David" w:eastAsia="Times New Roman" w:hAnsi="David" w:cs="David"/>
          <w:i/>
          <w:iCs/>
          <w:sz w:val="24"/>
          <w:szCs w:val="24"/>
          <w:lang w:val="en-US"/>
        </w:rPr>
        <w:t>Wi-Fi</w:t>
      </w:r>
      <w:r w:rsidRPr="00AD6BE6">
        <w:rPr>
          <w:rFonts w:ascii="David" w:eastAsia="Times New Roman" w:hAnsi="David" w:cs="David"/>
          <w:i/>
          <w:iCs/>
          <w:sz w:val="24"/>
          <w:szCs w:val="24"/>
          <w:lang w:val="en-US"/>
        </w:rPr>
        <w:t xml:space="preserve"> face significant limitations regarding signal containment, security and propagation through conductive media.</w:t>
      </w:r>
    </w:p>
    <w:p w14:paraId="7E685920" w14:textId="6C6464D8" w:rsidR="00BD16DC" w:rsidRPr="00AD6BE6" w:rsidRDefault="004E5EA6" w:rsidP="00EC5678">
      <w:pPr>
        <w:shd w:val="clear" w:color="auto" w:fill="FFFFFF"/>
        <w:ind w:left="1280" w:right="580"/>
        <w:jc w:val="left"/>
        <w:rPr>
          <w:rFonts w:ascii="David" w:hAnsi="David" w:cs="David"/>
          <w:i/>
          <w:iCs/>
          <w:color w:val="F0F6FC"/>
          <w:sz w:val="24"/>
          <w:szCs w:val="24"/>
          <w:shd w:val="clear" w:color="auto" w:fill="0D1117"/>
          <w:lang w:val="en-US"/>
        </w:rPr>
      </w:pPr>
      <w:r w:rsidRPr="00AD6BE6">
        <w:rPr>
          <w:rFonts w:ascii="David" w:eastAsia="Times New Roman" w:hAnsi="David" w:cs="David"/>
          <w:i/>
          <w:iCs/>
          <w:sz w:val="24"/>
          <w:szCs w:val="24"/>
          <w:lang w:val="en-US"/>
        </w:rPr>
        <w:t xml:space="preserve">To address </w:t>
      </w:r>
      <w:r w:rsidR="002C164B" w:rsidRPr="00AD6BE6">
        <w:rPr>
          <w:rFonts w:ascii="David" w:eastAsia="Times New Roman" w:hAnsi="David" w:cs="David"/>
          <w:i/>
          <w:iCs/>
          <w:sz w:val="24"/>
          <w:szCs w:val="24"/>
          <w:lang w:val="en-US"/>
        </w:rPr>
        <w:t>these challenges</w:t>
      </w:r>
      <w:r w:rsidRPr="00AD6BE6">
        <w:rPr>
          <w:rFonts w:ascii="David" w:eastAsia="Times New Roman" w:hAnsi="David" w:cs="David"/>
          <w:i/>
          <w:iCs/>
          <w:sz w:val="24"/>
          <w:szCs w:val="24"/>
          <w:lang w:val="en-US"/>
        </w:rPr>
        <w:t xml:space="preserve">, this project presents </w:t>
      </w:r>
      <w:r w:rsidR="00C500AB" w:rsidRPr="00AD6BE6">
        <w:rPr>
          <w:rFonts w:ascii="David" w:eastAsia="Times New Roman" w:hAnsi="David" w:cs="David"/>
          <w:i/>
          <w:iCs/>
          <w:sz w:val="24"/>
          <w:szCs w:val="24"/>
          <w:lang w:val="en-US"/>
        </w:rPr>
        <w:t>a design</w:t>
      </w:r>
      <w:r w:rsidRPr="00AD6BE6">
        <w:rPr>
          <w:rFonts w:ascii="David" w:eastAsia="Times New Roman" w:hAnsi="David" w:cs="David"/>
          <w:i/>
          <w:iCs/>
          <w:sz w:val="24"/>
          <w:szCs w:val="24"/>
          <w:lang w:val="en-US"/>
        </w:rPr>
        <w:t xml:space="preserve"> and implementation of many-to-many </w:t>
      </w:r>
      <w:r w:rsidR="002C164B" w:rsidRPr="00AD6BE6">
        <w:rPr>
          <w:rFonts w:ascii="David" w:eastAsia="Times New Roman" w:hAnsi="David" w:cs="David"/>
          <w:i/>
          <w:iCs/>
          <w:sz w:val="24"/>
          <w:szCs w:val="24"/>
          <w:lang w:val="en-US"/>
        </w:rPr>
        <w:t>ultrasonic</w:t>
      </w:r>
      <w:r w:rsidRPr="00AD6BE6">
        <w:rPr>
          <w:rFonts w:ascii="David" w:eastAsia="Times New Roman" w:hAnsi="David" w:cs="David"/>
          <w:i/>
          <w:iCs/>
          <w:sz w:val="24"/>
          <w:szCs w:val="24"/>
          <w:lang w:val="en-US"/>
        </w:rPr>
        <w:t xml:space="preserve"> data transfer network utilizing standard smartphone hardware which is capable of scalable network layer compatible with Android and IOS platforms.</w:t>
      </w:r>
    </w:p>
    <w:p w14:paraId="7E7F6B04" w14:textId="77777777" w:rsidR="00556CBE" w:rsidRPr="00AD6BE6" w:rsidRDefault="00B75783" w:rsidP="00EC5678">
      <w:pPr>
        <w:spacing w:after="120"/>
        <w:ind w:left="560" w:right="580"/>
        <w:jc w:val="left"/>
        <w:rPr>
          <w:rFonts w:ascii="David" w:hAnsi="David" w:cs="David"/>
          <w:i/>
          <w:iCs/>
          <w:sz w:val="24"/>
          <w:szCs w:val="24"/>
          <w:lang w:val="en-US"/>
        </w:rPr>
      </w:pPr>
      <w:r w:rsidRPr="00AD6BE6">
        <w:rPr>
          <w:rFonts w:ascii="David" w:hAnsi="David" w:cs="David"/>
          <w:i/>
          <w:iCs/>
          <w:sz w:val="24"/>
          <w:szCs w:val="24"/>
          <w:lang w:val="en-US"/>
        </w:rPr>
        <w:t>Keywords</w:t>
      </w:r>
      <w:r w:rsidR="00556CBE" w:rsidRPr="00AD6BE6">
        <w:rPr>
          <w:rFonts w:ascii="David" w:hAnsi="David" w:cs="David"/>
          <w:i/>
          <w:iCs/>
          <w:sz w:val="24"/>
          <w:szCs w:val="24"/>
          <w:lang w:val="en-US"/>
        </w:rPr>
        <w:t>:</w:t>
      </w:r>
    </w:p>
    <w:p w14:paraId="073C3C5E" w14:textId="6B407DA6"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 xml:space="preserve"> Primary Keywords: Ultrasonic Communication, Data-over-Sound, Many-to-Many Networking</w:t>
      </w:r>
    </w:p>
    <w:p w14:paraId="3A674857" w14:textId="4C9BA2B4"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Protocol Keywords: CSMA/CA, RTS/CTS Handshake, Collision Avoidance</w:t>
      </w:r>
    </w:p>
    <w:p w14:paraId="68271395" w14:textId="77777777"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Technical/Method Keywords: Frequency-Shift Keying (FSK), FFT (Fast Fourier Transform), Signal Processing.</w:t>
      </w:r>
    </w:p>
    <w:p w14:paraId="2AEC48CF" w14:textId="59C2D050" w:rsidR="00556CBE" w:rsidRPr="00AD6BE6" w:rsidRDefault="00556CBE" w:rsidP="00EC5678">
      <w:pPr>
        <w:pStyle w:val="ListParagraph"/>
        <w:numPr>
          <w:ilvl w:val="0"/>
          <w:numId w:val="42"/>
        </w:numPr>
        <w:spacing w:before="16" w:after="0"/>
        <w:ind w:left="1440" w:right="580"/>
        <w:jc w:val="left"/>
        <w:rPr>
          <w:rFonts w:ascii="David" w:hAnsi="David" w:cs="David"/>
          <w:sz w:val="24"/>
          <w:szCs w:val="24"/>
          <w:lang w:val="en-US"/>
        </w:rPr>
      </w:pPr>
      <w:r w:rsidRPr="00AD6BE6">
        <w:rPr>
          <w:rFonts w:ascii="David" w:hAnsi="David" w:cs="David"/>
          <w:sz w:val="24"/>
          <w:szCs w:val="24"/>
          <w:lang w:val="en-US"/>
        </w:rPr>
        <w:t>Platform/Context Keywords: Cross-Platform (Android &amp; iOS), Acoustic Data Transmission</w:t>
      </w:r>
    </w:p>
    <w:p w14:paraId="1AD68CCD" w14:textId="77777777" w:rsidR="00DC701C" w:rsidRPr="00494454" w:rsidRDefault="00DC701C" w:rsidP="00DC701C">
      <w:pPr>
        <w:rPr>
          <w:rFonts w:ascii="David" w:hAnsi="David" w:cs="David"/>
          <w:lang w:val="en-US"/>
        </w:rPr>
      </w:pPr>
      <w:bookmarkStart w:id="2" w:name="_kw0zw56p4at8" w:colFirst="0" w:colLast="0"/>
      <w:bookmarkEnd w:id="2"/>
    </w:p>
    <w:p w14:paraId="78763700" w14:textId="77777777" w:rsidR="00EF170A" w:rsidRPr="00494454" w:rsidRDefault="00EF170A" w:rsidP="00DC701C">
      <w:pPr>
        <w:rPr>
          <w:rFonts w:ascii="David" w:hAnsi="David" w:cs="David"/>
          <w:lang w:val="en-US"/>
        </w:rPr>
      </w:pPr>
    </w:p>
    <w:p w14:paraId="7C2052E5" w14:textId="77777777" w:rsidR="00EF170A" w:rsidRPr="00494454" w:rsidRDefault="00EF170A" w:rsidP="00DC701C">
      <w:pPr>
        <w:rPr>
          <w:rFonts w:ascii="David" w:hAnsi="David" w:cs="David"/>
          <w:lang w:val="en-US"/>
        </w:rPr>
      </w:pPr>
    </w:p>
    <w:p w14:paraId="2AC8663F" w14:textId="77777777" w:rsidR="00EF170A" w:rsidRPr="00AD6BE6" w:rsidRDefault="00EF170A" w:rsidP="00DC701C">
      <w:pPr>
        <w:rPr>
          <w:rFonts w:ascii="David" w:hAnsi="David" w:cs="David"/>
          <w:lang w:val="en-US"/>
        </w:rPr>
      </w:pPr>
    </w:p>
    <w:p w14:paraId="2F61433A" w14:textId="73E2B411" w:rsidR="00BD16DC" w:rsidRPr="00AD6BE6" w:rsidRDefault="00DA341C" w:rsidP="00EC5678">
      <w:pPr>
        <w:pStyle w:val="Heading1"/>
        <w:keepNext w:val="0"/>
        <w:keepLines w:val="0"/>
        <w:spacing w:before="0" w:after="240"/>
        <w:jc w:val="left"/>
        <w:rPr>
          <w:rFonts w:ascii="David" w:hAnsi="David" w:cs="David"/>
          <w:sz w:val="32"/>
          <w:szCs w:val="32"/>
          <w:lang w:val="en-US"/>
        </w:rPr>
      </w:pPr>
      <w:r w:rsidRPr="00AD6BE6">
        <w:rPr>
          <w:rFonts w:ascii="David" w:hAnsi="David" w:cs="David"/>
          <w:sz w:val="32"/>
          <w:szCs w:val="32"/>
          <w:lang w:val="en-US"/>
        </w:rPr>
        <w:lastRenderedPageBreak/>
        <w:t>Chapter</w:t>
      </w:r>
      <w:r w:rsidRPr="00AD6BE6">
        <w:rPr>
          <w:rFonts w:ascii="David" w:hAnsi="David" w:cs="David"/>
          <w:sz w:val="24"/>
          <w:szCs w:val="24"/>
          <w:lang w:val="en-US"/>
        </w:rPr>
        <w:t xml:space="preserve"> </w:t>
      </w:r>
      <w:r w:rsidRPr="00AD6BE6">
        <w:rPr>
          <w:rFonts w:ascii="David" w:hAnsi="David" w:cs="David"/>
          <w:sz w:val="32"/>
          <w:szCs w:val="32"/>
          <w:lang w:val="en-US"/>
        </w:rPr>
        <w:t xml:space="preserve"> </w:t>
      </w:r>
      <w:r w:rsidR="00C7700C" w:rsidRPr="00AD6BE6">
        <w:rPr>
          <w:rFonts w:ascii="David" w:hAnsi="David" w:cs="David"/>
          <w:sz w:val="32"/>
          <w:szCs w:val="32"/>
          <w:lang w:val="en-US"/>
        </w:rPr>
        <w:t>1. INTRODUCTION</w:t>
      </w:r>
      <w:r w:rsidR="00C94A66" w:rsidRPr="00AD6BE6">
        <w:rPr>
          <w:rFonts w:ascii="David" w:hAnsi="David" w:cs="David"/>
          <w:sz w:val="32"/>
          <w:szCs w:val="32"/>
          <w:lang w:val="en-US"/>
        </w:rPr>
        <w:t>:</w:t>
      </w:r>
    </w:p>
    <w:p w14:paraId="1D9485B9" w14:textId="5952885C"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core idea for this project stems from the limitations identified in current wireless communication </w:t>
      </w:r>
      <w:r w:rsidR="00847E23" w:rsidRPr="00AD6BE6">
        <w:rPr>
          <w:rFonts w:ascii="David" w:hAnsi="David" w:cs="David"/>
          <w:sz w:val="24"/>
          <w:szCs w:val="24"/>
          <w:lang w:val="en-US"/>
        </w:rPr>
        <w:t>technologies, particularly</w:t>
      </w:r>
      <w:r w:rsidRPr="00AD6BE6">
        <w:rPr>
          <w:rFonts w:ascii="David" w:hAnsi="David" w:cs="David"/>
          <w:sz w:val="24"/>
          <w:szCs w:val="24"/>
          <w:lang w:val="en-US"/>
        </w:rPr>
        <w:t xml:space="preserve"> when applied to challenging physical environments where </w:t>
      </w:r>
      <w:r w:rsidR="00AF6D16" w:rsidRPr="00AD6BE6">
        <w:rPr>
          <w:rFonts w:ascii="David" w:hAnsi="David" w:cs="David"/>
          <w:sz w:val="24"/>
          <w:szCs w:val="24"/>
          <w:lang w:val="en-US"/>
        </w:rPr>
        <w:t>RF (</w:t>
      </w:r>
      <w:r w:rsidR="00C62297" w:rsidRPr="00AD6BE6">
        <w:rPr>
          <w:rFonts w:ascii="David" w:hAnsi="David" w:cs="David"/>
          <w:sz w:val="24"/>
          <w:szCs w:val="24"/>
          <w:lang w:val="en-US"/>
        </w:rPr>
        <w:t>Radio Frequency)</w:t>
      </w:r>
      <w:r w:rsidRPr="00AD6BE6">
        <w:rPr>
          <w:rFonts w:ascii="David" w:hAnsi="David" w:cs="David"/>
          <w:sz w:val="24"/>
          <w:szCs w:val="24"/>
          <w:lang w:val="en-US"/>
        </w:rPr>
        <w:t xml:space="preserve"> </w:t>
      </w:r>
      <w:r w:rsidR="00847E23" w:rsidRPr="00AD6BE6">
        <w:rPr>
          <w:rFonts w:ascii="David" w:hAnsi="David" w:cs="David"/>
          <w:sz w:val="24"/>
          <w:szCs w:val="24"/>
          <w:lang w:val="en-US"/>
        </w:rPr>
        <w:t>f</w:t>
      </w:r>
      <w:r w:rsidRPr="00AD6BE6">
        <w:rPr>
          <w:rFonts w:ascii="David" w:hAnsi="David" w:cs="David"/>
          <w:sz w:val="24"/>
          <w:szCs w:val="24"/>
          <w:lang w:val="en-US"/>
        </w:rPr>
        <w:t>ails such as Conductive Media.</w:t>
      </w:r>
    </w:p>
    <w:p w14:paraId="2E5EB34A" w14:textId="77777777" w:rsidR="00BE7B70" w:rsidRPr="00AD6BE6" w:rsidRDefault="00BE7B70" w:rsidP="00EC5678">
      <w:pPr>
        <w:spacing w:after="40"/>
        <w:ind w:left="1083"/>
        <w:jc w:val="left"/>
        <w:rPr>
          <w:rFonts w:ascii="David" w:hAnsi="David" w:cs="David"/>
          <w:sz w:val="24"/>
          <w:szCs w:val="24"/>
          <w:lang w:val="en-US"/>
        </w:rPr>
      </w:pPr>
    </w:p>
    <w:p w14:paraId="65DADA4E" w14:textId="77777777" w:rsidR="00EC6518" w:rsidRDefault="00EC6518" w:rsidP="00EC5678">
      <w:pPr>
        <w:spacing w:after="40"/>
        <w:ind w:left="1083"/>
        <w:jc w:val="left"/>
        <w:rPr>
          <w:rFonts w:ascii="David" w:hAnsi="David" w:cs="David"/>
          <w:sz w:val="24"/>
          <w:szCs w:val="24"/>
          <w:lang w:val="en-US"/>
        </w:rPr>
      </w:pPr>
      <w:r w:rsidRPr="00AD6BE6">
        <w:rPr>
          <w:rFonts w:ascii="David" w:hAnsi="David" w:cs="David"/>
          <w:sz w:val="24"/>
          <w:szCs w:val="24"/>
          <w:lang w:val="en-US"/>
        </w:rPr>
        <w:t xml:space="preserve">The project leverages the fact that </w:t>
      </w:r>
      <w:r w:rsidRPr="00AD6BE6">
        <w:rPr>
          <w:rFonts w:ascii="David" w:hAnsi="David" w:cs="David"/>
          <w:b/>
          <w:bCs/>
          <w:sz w:val="24"/>
          <w:szCs w:val="24"/>
          <w:lang w:val="en-US"/>
        </w:rPr>
        <w:t>acoustic waves (ultrasound) propagate exceptionally well through liquids and tissue</w:t>
      </w:r>
      <w:r w:rsidRPr="00AD6BE6">
        <w:rPr>
          <w:rFonts w:ascii="David" w:hAnsi="David" w:cs="David"/>
          <w:sz w:val="24"/>
          <w:szCs w:val="24"/>
          <w:lang w:val="en-US"/>
        </w:rPr>
        <w:t>, making it the essential alternative where RF fails.</w:t>
      </w:r>
    </w:p>
    <w:p w14:paraId="2A49680C" w14:textId="77777777" w:rsidR="00BE7B70" w:rsidRPr="00AD6BE6" w:rsidRDefault="00BE7B70" w:rsidP="00EC5678">
      <w:pPr>
        <w:spacing w:after="40"/>
        <w:ind w:left="1083"/>
        <w:jc w:val="left"/>
        <w:rPr>
          <w:rFonts w:ascii="David" w:hAnsi="David" w:cs="David"/>
          <w:sz w:val="24"/>
          <w:szCs w:val="24"/>
          <w:lang w:val="en-US"/>
        </w:rPr>
      </w:pPr>
    </w:p>
    <w:p w14:paraId="173C2588" w14:textId="2BA642AE" w:rsidR="00F02425" w:rsidRDefault="00F02425" w:rsidP="00EC5678">
      <w:pPr>
        <w:spacing w:after="40"/>
        <w:ind w:left="1083"/>
        <w:jc w:val="left"/>
        <w:rPr>
          <w:rFonts w:ascii="David" w:hAnsi="David" w:cs="David"/>
          <w:sz w:val="24"/>
          <w:szCs w:val="24"/>
          <w:lang w:val="en-US"/>
        </w:rPr>
      </w:pPr>
      <w:r w:rsidRPr="00AD6BE6">
        <w:rPr>
          <w:rFonts w:ascii="David" w:hAnsi="David" w:cs="David"/>
          <w:sz w:val="24"/>
          <w:szCs w:val="24"/>
          <w:lang w:val="en-US"/>
        </w:rPr>
        <w:t>The necessity for ultrasonic data transfer extends beyond physical medium constraints. Standard RF technologies, such as Wi-Fi and Bluetooth, operate in crowded frequency spectrums that are susceptible to electromagnetic interference and signal congestion. Furthermore, RF signals easily penetrate solid objects like walls, creating significant security risks known as "snooping," where data can be intercepted from outside the intended physical space. In contrast, ultrasonic waves are naturally contained by solid barriers, providing an inherent layer of physical security and privacy.</w:t>
      </w:r>
    </w:p>
    <w:p w14:paraId="04B4E5C5" w14:textId="77777777" w:rsidR="00BE7B70" w:rsidRPr="00AD6BE6" w:rsidRDefault="00BE7B70" w:rsidP="00EC5678">
      <w:pPr>
        <w:spacing w:after="40"/>
        <w:ind w:left="1083"/>
        <w:jc w:val="left"/>
        <w:rPr>
          <w:rFonts w:ascii="David" w:hAnsi="David" w:cs="David"/>
          <w:sz w:val="24"/>
          <w:szCs w:val="24"/>
          <w:rtl/>
          <w:lang w:val="en-US"/>
        </w:rPr>
      </w:pPr>
    </w:p>
    <w:p w14:paraId="5FBEB1B6" w14:textId="4308BDFA" w:rsidR="00EF170A" w:rsidRDefault="00556CBE" w:rsidP="003F1C8E">
      <w:pPr>
        <w:spacing w:after="120"/>
        <w:ind w:left="1083" w:right="580"/>
        <w:jc w:val="left"/>
        <w:rPr>
          <w:rFonts w:ascii="David" w:hAnsi="David" w:cs="David"/>
          <w:sz w:val="24"/>
          <w:szCs w:val="24"/>
          <w:lang w:val="en-US"/>
        </w:rPr>
      </w:pPr>
      <w:r w:rsidRPr="00AD6BE6">
        <w:rPr>
          <w:rFonts w:ascii="David" w:hAnsi="David" w:cs="David"/>
          <w:sz w:val="24"/>
          <w:szCs w:val="24"/>
          <w:lang w:val="en-US"/>
        </w:rPr>
        <w:t xml:space="preserve">In this project, </w:t>
      </w:r>
      <w:r w:rsidR="007254BB" w:rsidRPr="00AD6BE6">
        <w:rPr>
          <w:rFonts w:ascii="David" w:hAnsi="David" w:cs="David"/>
          <w:sz w:val="24"/>
          <w:szCs w:val="24"/>
          <w:lang w:val="en-US"/>
        </w:rPr>
        <w:t xml:space="preserve">we </w:t>
      </w:r>
      <w:r w:rsidR="00F97489" w:rsidRPr="00AD6BE6">
        <w:rPr>
          <w:rFonts w:ascii="David" w:hAnsi="David" w:cs="David"/>
          <w:sz w:val="24"/>
          <w:szCs w:val="24"/>
          <w:lang w:val="en-US"/>
        </w:rPr>
        <w:t>address these</w:t>
      </w:r>
      <w:r w:rsidRPr="00AD6BE6">
        <w:rPr>
          <w:rFonts w:ascii="David" w:hAnsi="David" w:cs="David"/>
          <w:sz w:val="24"/>
          <w:szCs w:val="24"/>
          <w:lang w:val="en-US"/>
        </w:rPr>
        <w:t xml:space="preserve"> challenges by developing a cross-platform application that enables many-to-many data transfer using ultrasonic waves. By implementing advanced collision avoidance protocols, </w:t>
      </w:r>
      <w:r w:rsidR="007254BB" w:rsidRPr="00AD6BE6">
        <w:rPr>
          <w:rFonts w:ascii="David" w:hAnsi="David" w:cs="David"/>
          <w:sz w:val="24"/>
          <w:szCs w:val="24"/>
          <w:lang w:val="en-US"/>
        </w:rPr>
        <w:t xml:space="preserve">the project </w:t>
      </w:r>
      <w:r w:rsidR="000A1633" w:rsidRPr="00AD6BE6">
        <w:rPr>
          <w:rFonts w:ascii="David" w:hAnsi="David" w:cs="David"/>
          <w:sz w:val="24"/>
          <w:szCs w:val="24"/>
          <w:lang w:val="en-US"/>
        </w:rPr>
        <w:t>establishes</w:t>
      </w:r>
      <w:r w:rsidR="00EC7779" w:rsidRPr="00AD6BE6">
        <w:rPr>
          <w:rFonts w:ascii="David" w:hAnsi="David" w:cs="David"/>
          <w:sz w:val="24"/>
          <w:szCs w:val="24"/>
          <w:lang w:val="en-US"/>
        </w:rPr>
        <w:t xml:space="preserve"> </w:t>
      </w:r>
      <w:r w:rsidRPr="00AD6BE6">
        <w:rPr>
          <w:rFonts w:ascii="David" w:hAnsi="David" w:cs="David"/>
          <w:sz w:val="24"/>
          <w:szCs w:val="24"/>
          <w:lang w:val="en-US"/>
        </w:rPr>
        <w:t>a reliable acoustic network that operates seamlessly across both Android and iOS devices, independent of traditional RF infrastructure.</w:t>
      </w:r>
      <w:bookmarkStart w:id="3" w:name="_4v7xaal01i0j" w:colFirst="0" w:colLast="0"/>
      <w:bookmarkEnd w:id="3"/>
    </w:p>
    <w:p w14:paraId="0D20DDCB" w14:textId="77777777" w:rsidR="00C55441" w:rsidRPr="00494454" w:rsidRDefault="00C55441" w:rsidP="00D51A3C">
      <w:pPr>
        <w:spacing w:after="120"/>
        <w:ind w:right="580"/>
        <w:jc w:val="left"/>
        <w:rPr>
          <w:rFonts w:ascii="David" w:hAnsi="David" w:cs="David"/>
          <w:b/>
          <w:bCs/>
          <w:sz w:val="24"/>
          <w:szCs w:val="24"/>
          <w:lang w:val="en-US"/>
        </w:rPr>
      </w:pPr>
    </w:p>
    <w:p w14:paraId="70A224EC" w14:textId="25F5BF75" w:rsidR="00D51A3C" w:rsidRPr="00AD6BE6" w:rsidRDefault="00D51A3C" w:rsidP="00D51A3C">
      <w:pPr>
        <w:spacing w:after="120"/>
        <w:ind w:right="580"/>
        <w:jc w:val="left"/>
        <w:rPr>
          <w:rFonts w:ascii="David" w:hAnsi="David" w:cs="David"/>
          <w:b/>
          <w:bCs/>
          <w:sz w:val="24"/>
          <w:szCs w:val="24"/>
          <w:lang w:val="en-US"/>
        </w:rPr>
      </w:pPr>
      <w:r w:rsidRPr="00AD6BE6">
        <w:rPr>
          <w:rFonts w:ascii="David" w:hAnsi="David" w:cs="David"/>
          <w:b/>
          <w:bCs/>
          <w:sz w:val="24"/>
          <w:szCs w:val="24"/>
          <w:lang w:val="en-US"/>
        </w:rPr>
        <w:t>1.1. Organization Of The Book:</w:t>
      </w:r>
    </w:p>
    <w:p w14:paraId="0B221761" w14:textId="43621909" w:rsidR="007C56B1" w:rsidRPr="00AD6BE6" w:rsidRDefault="007C56B1" w:rsidP="002928E9">
      <w:pPr>
        <w:spacing w:after="100"/>
        <w:ind w:left="720" w:right="580" w:firstLine="720"/>
        <w:jc w:val="left"/>
        <w:rPr>
          <w:rFonts w:ascii="David" w:hAnsi="David" w:cs="David"/>
          <w:b/>
          <w:bCs/>
          <w:sz w:val="24"/>
          <w:szCs w:val="24"/>
          <w:lang w:val="en-US"/>
        </w:rPr>
      </w:pPr>
      <w:r w:rsidRPr="00AD6BE6">
        <w:rPr>
          <w:rFonts w:ascii="David" w:hAnsi="David" w:cs="David"/>
          <w:b/>
          <w:bCs/>
          <w:sz w:val="24"/>
          <w:szCs w:val="24"/>
          <w:lang w:val="en-US"/>
        </w:rPr>
        <w:t xml:space="preserve">Chapter 1: </w:t>
      </w:r>
      <w:r w:rsidR="00671C85" w:rsidRPr="00AD6BE6">
        <w:rPr>
          <w:rFonts w:ascii="David" w:hAnsi="David" w:cs="David"/>
          <w:b/>
          <w:bCs/>
          <w:sz w:val="24"/>
          <w:szCs w:val="24"/>
          <w:lang w:val="en-US"/>
        </w:rPr>
        <w:t>INTRODUCTION:</w:t>
      </w:r>
    </w:p>
    <w:p w14:paraId="35FA391F" w14:textId="48EBF0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b/>
          <w:bCs/>
          <w:sz w:val="24"/>
          <w:szCs w:val="24"/>
          <w:lang w:val="en-US"/>
        </w:rPr>
        <w:t>1</w:t>
      </w:r>
      <w:r w:rsidRPr="00AD6BE6">
        <w:rPr>
          <w:rFonts w:ascii="David" w:hAnsi="David" w:cs="David"/>
          <w:sz w:val="24"/>
          <w:szCs w:val="24"/>
          <w:lang w:val="en-US"/>
        </w:rPr>
        <w:t>.1</w:t>
      </w:r>
      <w:r w:rsidR="00DA341C" w:rsidRPr="00AD6BE6">
        <w:rPr>
          <w:rFonts w:ascii="David" w:hAnsi="David" w:cs="David"/>
          <w:sz w:val="24"/>
          <w:szCs w:val="24"/>
          <w:lang w:val="en-US"/>
        </w:rPr>
        <w:t>.</w:t>
      </w:r>
      <w:r w:rsidRPr="00AD6BE6">
        <w:rPr>
          <w:rFonts w:ascii="David" w:hAnsi="David" w:cs="David"/>
          <w:sz w:val="24"/>
          <w:szCs w:val="24"/>
          <w:lang w:val="en-US"/>
        </w:rPr>
        <w:t xml:space="preserve"> Organization </w:t>
      </w:r>
      <w:r w:rsidR="00E24B12" w:rsidRPr="00AD6BE6">
        <w:rPr>
          <w:rFonts w:ascii="David" w:hAnsi="David" w:cs="David"/>
          <w:sz w:val="24"/>
          <w:szCs w:val="24"/>
          <w:lang w:val="en-US"/>
        </w:rPr>
        <w:t xml:space="preserve">Of The </w:t>
      </w:r>
      <w:r w:rsidRPr="00AD6BE6">
        <w:rPr>
          <w:rFonts w:ascii="David" w:hAnsi="David" w:cs="David"/>
          <w:sz w:val="24"/>
          <w:szCs w:val="24"/>
          <w:lang w:val="en-US"/>
        </w:rPr>
        <w:t>Book</w:t>
      </w:r>
    </w:p>
    <w:p w14:paraId="5B6E2EDB" w14:textId="383418DB"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1.2</w:t>
      </w:r>
      <w:r w:rsidR="00DA341C" w:rsidRPr="00AD6BE6">
        <w:rPr>
          <w:rFonts w:ascii="David" w:hAnsi="David" w:cs="David"/>
          <w:sz w:val="24"/>
          <w:szCs w:val="24"/>
          <w:lang w:val="en-US"/>
        </w:rPr>
        <w:t>.</w:t>
      </w:r>
      <w:r w:rsidRPr="00AD6BE6">
        <w:rPr>
          <w:rFonts w:ascii="David" w:hAnsi="David" w:cs="David"/>
          <w:sz w:val="24"/>
          <w:szCs w:val="24"/>
          <w:lang w:val="en-US"/>
        </w:rPr>
        <w:t xml:space="preserve"> </w:t>
      </w:r>
      <w:r w:rsidR="007254BB" w:rsidRPr="00AD6BE6">
        <w:rPr>
          <w:rFonts w:ascii="David" w:hAnsi="David" w:cs="David"/>
          <w:sz w:val="24"/>
          <w:szCs w:val="24"/>
          <w:lang w:val="en-US"/>
        </w:rPr>
        <w:t>Project Scope and Objectives</w:t>
      </w:r>
      <w:r w:rsidRPr="00AD6BE6">
        <w:rPr>
          <w:rFonts w:ascii="David" w:hAnsi="David" w:cs="David"/>
          <w:sz w:val="24"/>
          <w:szCs w:val="24"/>
          <w:lang w:val="en-US"/>
        </w:rPr>
        <w:t xml:space="preserve">? </w:t>
      </w:r>
    </w:p>
    <w:p w14:paraId="2D08642C" w14:textId="1FB44415" w:rsidR="007C56B1" w:rsidRPr="00AD6BE6" w:rsidRDefault="007C56B1"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1.3</w:t>
      </w:r>
      <w:r w:rsidR="00DA341C" w:rsidRPr="00AD6BE6">
        <w:rPr>
          <w:rFonts w:ascii="David" w:hAnsi="David" w:cs="David"/>
          <w:sz w:val="24"/>
          <w:szCs w:val="24"/>
          <w:lang w:val="en-US"/>
        </w:rPr>
        <w:t>.</w:t>
      </w:r>
      <w:r w:rsidRPr="00AD6BE6">
        <w:rPr>
          <w:rFonts w:ascii="David" w:hAnsi="David" w:cs="David"/>
          <w:sz w:val="24"/>
          <w:szCs w:val="24"/>
          <w:lang w:val="en-US"/>
        </w:rPr>
        <w:t xml:space="preserve"> Why Is </w:t>
      </w:r>
      <w:r w:rsidR="00E24B12" w:rsidRPr="00AD6BE6">
        <w:rPr>
          <w:rFonts w:ascii="David" w:hAnsi="David" w:cs="David"/>
          <w:sz w:val="24"/>
          <w:szCs w:val="24"/>
          <w:lang w:val="en-US"/>
        </w:rPr>
        <w:t xml:space="preserve">The </w:t>
      </w:r>
      <w:r w:rsidRPr="00AD6BE6">
        <w:rPr>
          <w:rFonts w:ascii="David" w:hAnsi="David" w:cs="David"/>
          <w:sz w:val="24"/>
          <w:szCs w:val="24"/>
          <w:lang w:val="en-US"/>
        </w:rPr>
        <w:t xml:space="preserve">Project Not Trivial? </w:t>
      </w:r>
    </w:p>
    <w:p w14:paraId="1956AE2A" w14:textId="5EC00385" w:rsidR="00DA341C" w:rsidRPr="00AD6BE6"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 xml:space="preserve">1.4. </w:t>
      </w:r>
      <w:r w:rsidR="00E24B12" w:rsidRPr="00AD6BE6">
        <w:rPr>
          <w:rFonts w:ascii="David" w:hAnsi="David" w:cs="David"/>
          <w:sz w:val="24"/>
          <w:szCs w:val="24"/>
          <w:lang w:val="en-US"/>
        </w:rPr>
        <w:t>What Has Been Done Until Now</w:t>
      </w:r>
      <w:r w:rsidRPr="00AD6BE6">
        <w:rPr>
          <w:rFonts w:ascii="David" w:hAnsi="David" w:cs="David"/>
          <w:sz w:val="24"/>
          <w:szCs w:val="24"/>
          <w:lang w:val="en-US"/>
        </w:rPr>
        <w:t>?</w:t>
      </w:r>
    </w:p>
    <w:p w14:paraId="09372CD8" w14:textId="091BC827" w:rsidR="00DA341C" w:rsidRPr="00BB2D63" w:rsidRDefault="00DA341C" w:rsidP="002928E9">
      <w:pPr>
        <w:spacing w:after="100"/>
        <w:ind w:left="1440" w:right="580"/>
        <w:jc w:val="left"/>
        <w:rPr>
          <w:rFonts w:ascii="David" w:hAnsi="David" w:cs="David"/>
          <w:sz w:val="24"/>
          <w:szCs w:val="24"/>
          <w:lang w:val="en-US"/>
        </w:rPr>
      </w:pPr>
      <w:r w:rsidRPr="00AD6BE6">
        <w:rPr>
          <w:rFonts w:ascii="David" w:hAnsi="David" w:cs="David"/>
          <w:sz w:val="24"/>
          <w:szCs w:val="24"/>
          <w:lang w:val="en-US"/>
        </w:rPr>
        <w:t>1.4.</w:t>
      </w:r>
      <w:r w:rsidRPr="00BB2D63">
        <w:rPr>
          <w:rFonts w:ascii="David" w:hAnsi="David" w:cs="David"/>
          <w:sz w:val="24"/>
          <w:szCs w:val="24"/>
          <w:rtl/>
          <w:lang w:val="en-US"/>
        </w:rPr>
        <w:t>1</w:t>
      </w:r>
      <w:r w:rsidRPr="00BB2D63">
        <w:rPr>
          <w:rFonts w:ascii="David" w:hAnsi="David" w:cs="David"/>
          <w:sz w:val="24"/>
          <w:szCs w:val="24"/>
          <w:lang w:val="en-US"/>
        </w:rPr>
        <w:t xml:space="preserve">. What </w:t>
      </w:r>
      <w:r w:rsidR="00E24B12" w:rsidRPr="00BB2D63">
        <w:rPr>
          <w:rFonts w:ascii="David" w:hAnsi="David" w:cs="David"/>
          <w:sz w:val="24"/>
          <w:szCs w:val="24"/>
          <w:lang w:val="en-US"/>
        </w:rPr>
        <w:t>Is Wrong With What Is Done Till Now</w:t>
      </w:r>
      <w:r w:rsidRPr="00BB2D63">
        <w:rPr>
          <w:rFonts w:ascii="David" w:hAnsi="David" w:cs="David"/>
          <w:sz w:val="24"/>
          <w:szCs w:val="24"/>
          <w:lang w:val="en-US"/>
        </w:rPr>
        <w:t>?</w:t>
      </w:r>
    </w:p>
    <w:p w14:paraId="417DFB30" w14:textId="2C14A792" w:rsidR="00DA341C" w:rsidRPr="00BB2D63" w:rsidDel="006A42E1" w:rsidRDefault="00DA341C" w:rsidP="002928E9">
      <w:pPr>
        <w:spacing w:after="100"/>
        <w:ind w:left="1440" w:right="580"/>
        <w:jc w:val="left"/>
        <w:rPr>
          <w:del w:id="4" w:author="Yoni Grinberg" w:date="2026-06-22T12:09:00Z" w16du:dateUtc="2026-06-22T09:09:00Z"/>
          <w:rFonts w:ascii="David" w:hAnsi="David" w:cs="David"/>
          <w:sz w:val="24"/>
          <w:szCs w:val="24"/>
          <w:lang w:val="en-US"/>
        </w:rPr>
      </w:pPr>
      <w:r w:rsidRPr="00BB2D63">
        <w:rPr>
          <w:rFonts w:ascii="David" w:hAnsi="David" w:cs="David"/>
          <w:sz w:val="24"/>
          <w:szCs w:val="24"/>
          <w:lang w:val="en-US"/>
        </w:rPr>
        <w:t>1.4.</w:t>
      </w:r>
      <w:r w:rsidRPr="00BB2D63">
        <w:rPr>
          <w:rFonts w:ascii="David" w:hAnsi="David" w:cs="David"/>
          <w:sz w:val="24"/>
          <w:szCs w:val="24"/>
          <w:rtl/>
          <w:lang w:val="en-US"/>
        </w:rPr>
        <w:t>2</w:t>
      </w:r>
      <w:r w:rsidRPr="00BB2D63">
        <w:rPr>
          <w:rFonts w:ascii="David" w:hAnsi="David" w:cs="David"/>
          <w:sz w:val="24"/>
          <w:szCs w:val="24"/>
          <w:lang w:val="en-US"/>
        </w:rPr>
        <w:t xml:space="preserve">. </w:t>
      </w:r>
      <w:ins w:id="5" w:author="Yoni Grinberg" w:date="2026-06-22T12:09:00Z" w16du:dateUtc="2026-06-22T09:09:00Z">
        <w:r w:rsidR="006A42E1" w:rsidRPr="00A078B1">
          <w:rPr>
            <w:rFonts w:ascii="David" w:hAnsi="David" w:cs="David"/>
            <w:b/>
            <w:bCs/>
            <w:sz w:val="24"/>
            <w:szCs w:val="24"/>
            <w:lang w:val="en-US"/>
          </w:rPr>
          <w:t>Proposed Solution and Implementation</w:t>
        </w:r>
        <w:r w:rsidR="006A42E1" w:rsidRPr="00BB2D63" w:rsidDel="006A42E1">
          <w:rPr>
            <w:rFonts w:ascii="David" w:hAnsi="David" w:cs="David"/>
            <w:sz w:val="24"/>
            <w:szCs w:val="24"/>
            <w:lang w:val="en-US"/>
          </w:rPr>
          <w:t xml:space="preserve"> </w:t>
        </w:r>
      </w:ins>
      <w:del w:id="6" w:author="Yoni Grinberg" w:date="2026-06-22T12:09:00Z" w16du:dateUtc="2026-06-22T09:09:00Z">
        <w:r w:rsidRPr="00BB2D63" w:rsidDel="006A42E1">
          <w:rPr>
            <w:rFonts w:ascii="David" w:hAnsi="David" w:cs="David"/>
            <w:sz w:val="24"/>
            <w:szCs w:val="24"/>
            <w:lang w:val="en-US"/>
          </w:rPr>
          <w:delText xml:space="preserve">How </w:delText>
        </w:r>
        <w:r w:rsidR="00E24B12" w:rsidRPr="00BB2D63" w:rsidDel="006A42E1">
          <w:rPr>
            <w:rFonts w:ascii="David" w:hAnsi="David" w:cs="David"/>
            <w:sz w:val="24"/>
            <w:szCs w:val="24"/>
            <w:lang w:val="en-US"/>
          </w:rPr>
          <w:delText>Do We Plan To Improve The Situation</w:delText>
        </w:r>
        <w:r w:rsidRPr="00BB2D63" w:rsidDel="006A42E1">
          <w:rPr>
            <w:rFonts w:ascii="David" w:hAnsi="David" w:cs="David"/>
            <w:sz w:val="24"/>
            <w:szCs w:val="24"/>
            <w:lang w:val="en-US"/>
          </w:rPr>
          <w:delText>?</w:delText>
        </w:r>
      </w:del>
    </w:p>
    <w:p w14:paraId="0AFF7F2E" w14:textId="0AB1A0FA" w:rsidR="00DA341C" w:rsidRPr="00BB2D63" w:rsidRDefault="00DA341C" w:rsidP="006A42E1">
      <w:pPr>
        <w:spacing w:after="100"/>
        <w:ind w:left="1440" w:right="580"/>
        <w:jc w:val="left"/>
        <w:rPr>
          <w:rFonts w:ascii="David" w:hAnsi="David" w:cs="David"/>
          <w:sz w:val="24"/>
          <w:szCs w:val="24"/>
          <w:lang w:val="en-US"/>
        </w:rPr>
      </w:pPr>
      <w:r w:rsidRPr="00BB2D63">
        <w:rPr>
          <w:rFonts w:ascii="David" w:hAnsi="David" w:cs="David"/>
          <w:sz w:val="24"/>
          <w:szCs w:val="24"/>
          <w:lang w:val="en-US"/>
        </w:rPr>
        <w:t xml:space="preserve">1.4.3. </w:t>
      </w:r>
      <w:ins w:id="7" w:author="Yoni Grinberg" w:date="2026-06-22T12:09:00Z" w16du:dateUtc="2026-06-22T09:09:00Z">
        <w:r w:rsidR="006A42E1" w:rsidRPr="007D0704">
          <w:rPr>
            <w:rFonts w:ascii="David" w:hAnsi="David" w:cs="David"/>
            <w:b/>
            <w:bCs/>
            <w:sz w:val="24"/>
            <w:szCs w:val="24"/>
            <w:lang w:val="en-US"/>
          </w:rPr>
          <w:t>System Implementation and Functional Improvements</w:t>
        </w:r>
      </w:ins>
      <w:del w:id="8" w:author="Yoni Grinberg" w:date="2026-06-22T12:09:00Z" w16du:dateUtc="2026-06-22T09:09:00Z">
        <w:r w:rsidRPr="00BB2D63" w:rsidDel="006A42E1">
          <w:rPr>
            <w:rFonts w:ascii="David" w:hAnsi="David" w:cs="David"/>
            <w:sz w:val="24"/>
            <w:szCs w:val="24"/>
            <w:lang w:val="en-US"/>
          </w:rPr>
          <w:delText xml:space="preserve">Why </w:delText>
        </w:r>
        <w:r w:rsidR="00E24B12" w:rsidRPr="00BB2D63" w:rsidDel="006A42E1">
          <w:rPr>
            <w:rFonts w:ascii="David" w:hAnsi="David" w:cs="David"/>
            <w:sz w:val="24"/>
            <w:szCs w:val="24"/>
            <w:lang w:val="en-US"/>
          </w:rPr>
          <w:delText>Do We Think That Our Improvement Works</w:delText>
        </w:r>
        <w:r w:rsidRPr="00BB2D63" w:rsidDel="006A42E1">
          <w:rPr>
            <w:rFonts w:ascii="David" w:hAnsi="David" w:cs="David"/>
            <w:sz w:val="24"/>
            <w:szCs w:val="24"/>
            <w:lang w:val="en-US"/>
          </w:rPr>
          <w:delText>?</w:delText>
        </w:r>
      </w:del>
    </w:p>
    <w:p w14:paraId="2ECFF796" w14:textId="18DE3C60" w:rsidR="00DA341C" w:rsidRPr="00BB2D63" w:rsidDel="006A42E1" w:rsidRDefault="00DA341C" w:rsidP="002928E9">
      <w:pPr>
        <w:spacing w:after="100"/>
        <w:ind w:left="1440" w:right="580"/>
        <w:jc w:val="left"/>
        <w:rPr>
          <w:del w:id="9" w:author="Yoni Grinberg" w:date="2026-06-22T12:09:00Z" w16du:dateUtc="2026-06-22T09:09:00Z"/>
          <w:rFonts w:ascii="David" w:hAnsi="David" w:cs="David"/>
          <w:sz w:val="24"/>
          <w:szCs w:val="24"/>
          <w:lang w:val="en-US"/>
        </w:rPr>
      </w:pPr>
      <w:del w:id="10" w:author="Yoni Grinberg" w:date="2026-06-22T12:09:00Z" w16du:dateUtc="2026-06-22T09:09:00Z">
        <w:r w:rsidRPr="00BB2D63" w:rsidDel="006A42E1">
          <w:rPr>
            <w:rFonts w:ascii="David" w:hAnsi="David" w:cs="David"/>
            <w:sz w:val="24"/>
            <w:szCs w:val="24"/>
            <w:lang w:val="en-US"/>
          </w:rPr>
          <w:delText xml:space="preserve">1.4.4. Rationale </w:delText>
        </w:r>
        <w:r w:rsidR="00E24B12" w:rsidRPr="00BB2D63" w:rsidDel="006A42E1">
          <w:rPr>
            <w:rFonts w:ascii="David" w:hAnsi="David" w:cs="David"/>
            <w:sz w:val="24"/>
            <w:szCs w:val="24"/>
            <w:lang w:val="en-US"/>
          </w:rPr>
          <w:delText xml:space="preserve">For Prioritizing </w:delText>
        </w:r>
        <w:r w:rsidRPr="00BB2D63" w:rsidDel="006A42E1">
          <w:rPr>
            <w:rFonts w:ascii="David" w:hAnsi="David" w:cs="David"/>
            <w:sz w:val="24"/>
            <w:szCs w:val="24"/>
            <w:lang w:val="en-US"/>
          </w:rPr>
          <w:delText>CSMA/CA</w:delText>
        </w:r>
      </w:del>
    </w:p>
    <w:p w14:paraId="74EA1D19" w14:textId="2D86BC35" w:rsidR="00DA341C" w:rsidRPr="00BB2D63" w:rsidDel="006A42E1" w:rsidRDefault="00DA341C" w:rsidP="002928E9">
      <w:pPr>
        <w:spacing w:after="100"/>
        <w:ind w:left="1440" w:right="580"/>
        <w:jc w:val="left"/>
        <w:rPr>
          <w:del w:id="11" w:author="Yoni Grinberg" w:date="2026-06-22T12:09:00Z" w16du:dateUtc="2026-06-22T09:09:00Z"/>
          <w:rFonts w:ascii="David" w:hAnsi="David" w:cs="David"/>
          <w:sz w:val="24"/>
          <w:szCs w:val="24"/>
          <w:lang w:val="en-US"/>
        </w:rPr>
      </w:pPr>
      <w:del w:id="12" w:author="Yoni Grinberg" w:date="2026-06-22T12:09:00Z" w16du:dateUtc="2026-06-22T09:09:00Z">
        <w:r w:rsidRPr="00BB2D63" w:rsidDel="006A42E1">
          <w:rPr>
            <w:rFonts w:ascii="David" w:hAnsi="David" w:cs="David"/>
            <w:sz w:val="24"/>
            <w:szCs w:val="24"/>
            <w:lang w:val="en-US"/>
          </w:rPr>
          <w:delText xml:space="preserve">1.4.5. What </w:delText>
        </w:r>
        <w:r w:rsidR="00E24B12" w:rsidRPr="00BB2D63" w:rsidDel="006A42E1">
          <w:rPr>
            <w:rFonts w:ascii="David" w:hAnsi="David" w:cs="David"/>
            <w:sz w:val="24"/>
            <w:szCs w:val="24"/>
            <w:lang w:val="en-US"/>
          </w:rPr>
          <w:delText>Do We Do If Our Improvement Does Not Work</w:delText>
        </w:r>
        <w:r w:rsidRPr="00BB2D63" w:rsidDel="006A42E1">
          <w:rPr>
            <w:rFonts w:ascii="David" w:hAnsi="David" w:cs="David"/>
            <w:sz w:val="24"/>
            <w:szCs w:val="24"/>
            <w:lang w:val="en-US"/>
          </w:rPr>
          <w:delText>?</w:delText>
        </w:r>
      </w:del>
    </w:p>
    <w:p w14:paraId="7B0B9ACF" w14:textId="367AA259"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w:t>
      </w:r>
      <w:r w:rsidR="00DA341C" w:rsidRPr="00BB2D63">
        <w:rPr>
          <w:rFonts w:ascii="David" w:hAnsi="David" w:cs="David"/>
          <w:sz w:val="24"/>
          <w:szCs w:val="24"/>
          <w:lang w:val="en-US"/>
        </w:rPr>
        <w:t>.</w:t>
      </w:r>
      <w:r w:rsidRPr="00BB2D63">
        <w:rPr>
          <w:rFonts w:ascii="David" w:hAnsi="David" w:cs="David"/>
          <w:sz w:val="24"/>
          <w:szCs w:val="24"/>
          <w:lang w:val="en-US"/>
        </w:rPr>
        <w:t xml:space="preserve"> Difficulties </w:t>
      </w:r>
      <w:r w:rsidR="00E24B12" w:rsidRPr="00BB2D63">
        <w:rPr>
          <w:rFonts w:ascii="David" w:hAnsi="David" w:cs="David"/>
          <w:sz w:val="24"/>
          <w:szCs w:val="24"/>
          <w:lang w:val="en-US"/>
        </w:rPr>
        <w:t xml:space="preserve">In Setting This Project </w:t>
      </w:r>
    </w:p>
    <w:p w14:paraId="073EF322" w14:textId="70CB3062" w:rsidR="007C56B1" w:rsidRPr="00BB2D63" w:rsidRDefault="007C56B1"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1.5.1</w:t>
      </w:r>
      <w:r w:rsidR="00DA341C" w:rsidRPr="00BB2D63">
        <w:rPr>
          <w:rFonts w:ascii="David" w:hAnsi="David" w:cs="David"/>
          <w:sz w:val="24"/>
          <w:szCs w:val="24"/>
          <w:lang w:val="en-US"/>
        </w:rPr>
        <w:t>.</w:t>
      </w:r>
      <w:r w:rsidRPr="00BB2D63">
        <w:rPr>
          <w:rFonts w:ascii="David" w:hAnsi="David" w:cs="David"/>
          <w:sz w:val="24"/>
          <w:szCs w:val="24"/>
          <w:lang w:val="en-US"/>
        </w:rPr>
        <w:t xml:space="preserve"> Algorithmic Challenges </w:t>
      </w:r>
    </w:p>
    <w:p w14:paraId="5E3CBD06" w14:textId="28FD6BB5" w:rsidR="00DA341C" w:rsidRPr="00BB2D63" w:rsidRDefault="00DA341C" w:rsidP="002928E9">
      <w:pPr>
        <w:spacing w:after="100"/>
        <w:ind w:left="1440" w:right="580"/>
        <w:jc w:val="left"/>
        <w:rPr>
          <w:rFonts w:ascii="David" w:hAnsi="David" w:cs="David"/>
          <w:sz w:val="24"/>
          <w:szCs w:val="24"/>
          <w:lang w:val="en-US"/>
        </w:rPr>
      </w:pPr>
      <w:r w:rsidRPr="00BB2D63">
        <w:rPr>
          <w:rFonts w:ascii="David" w:hAnsi="David" w:cs="David"/>
          <w:sz w:val="24"/>
          <w:szCs w:val="24"/>
          <w:lang w:val="en-US"/>
        </w:rPr>
        <w:t>1.5.</w:t>
      </w:r>
      <w:del w:id="13" w:author="Yoni Grinberg" w:date="2026-06-22T12:11:00Z" w16du:dateUtc="2026-06-22T09:11:00Z">
        <w:r w:rsidRPr="00BB2D63" w:rsidDel="006A42E1">
          <w:rPr>
            <w:rFonts w:ascii="David" w:hAnsi="David" w:cs="David"/>
            <w:sz w:val="24"/>
            <w:szCs w:val="24"/>
            <w:lang w:val="en-US"/>
          </w:rPr>
          <w:delText>1</w:delText>
        </w:r>
      </w:del>
      <w:ins w:id="14" w:author="Yoni Grinberg" w:date="2026-06-22T12:11:00Z" w16du:dateUtc="2026-06-22T09:11:00Z">
        <w:r w:rsidR="006A42E1">
          <w:rPr>
            <w:rFonts w:ascii="David" w:hAnsi="David" w:cs="David"/>
            <w:sz w:val="24"/>
            <w:szCs w:val="24"/>
            <w:lang w:val="en-US"/>
          </w:rPr>
          <w:t>2</w:t>
        </w:r>
      </w:ins>
      <w:del w:id="15" w:author="Yoni Grinberg" w:date="2026-06-22T12:11:00Z" w16du:dateUtc="2026-06-22T09:11:00Z">
        <w:r w:rsidRPr="00BB2D63" w:rsidDel="006A42E1">
          <w:rPr>
            <w:rFonts w:ascii="David" w:hAnsi="David" w:cs="David"/>
            <w:sz w:val="24"/>
            <w:szCs w:val="24"/>
            <w:lang w:val="en-US"/>
          </w:rPr>
          <w:delText>.1</w:delText>
        </w:r>
      </w:del>
      <w:r w:rsidRPr="00BB2D63">
        <w:rPr>
          <w:rFonts w:ascii="David" w:hAnsi="David" w:cs="David"/>
          <w:sz w:val="24"/>
          <w:szCs w:val="24"/>
          <w:lang w:val="en-US"/>
        </w:rPr>
        <w:t xml:space="preserve">. </w:t>
      </w:r>
      <w:ins w:id="16" w:author="Yoni Grinberg" w:date="2026-06-22T12:11:00Z" w16du:dateUtc="2026-06-22T09:11:00Z">
        <w:r w:rsidR="006A42E1" w:rsidRPr="00EA5B55">
          <w:rPr>
            <w:rFonts w:ascii="David" w:hAnsi="David" w:cs="David"/>
            <w:b/>
            <w:bCs/>
            <w:sz w:val="24"/>
            <w:szCs w:val="24"/>
            <w:lang w:val="en-US"/>
          </w:rPr>
          <w:t>Physical Layer Challenge:</w:t>
        </w:r>
      </w:ins>
      <w:del w:id="17" w:author="Yoni Grinberg" w:date="2026-06-22T12:11:00Z" w16du:dateUtc="2026-06-22T09:11:00Z">
        <w:r w:rsidRPr="00BB2D63" w:rsidDel="006A42E1">
          <w:rPr>
            <w:rFonts w:ascii="David" w:hAnsi="David" w:cs="David"/>
            <w:sz w:val="24"/>
            <w:szCs w:val="24"/>
            <w:lang w:val="en-US"/>
          </w:rPr>
          <w:delText xml:space="preserve">How </w:delText>
        </w:r>
        <w:r w:rsidR="00E24B12" w:rsidRPr="00BB2D63" w:rsidDel="006A42E1">
          <w:rPr>
            <w:rFonts w:ascii="David" w:hAnsi="David" w:cs="David"/>
            <w:sz w:val="24"/>
            <w:szCs w:val="24"/>
            <w:lang w:val="en-US"/>
          </w:rPr>
          <w:delText>Do We Plan To Overcome Them</w:delText>
        </w:r>
        <w:r w:rsidRPr="00BB2D63" w:rsidDel="006A42E1">
          <w:rPr>
            <w:rFonts w:ascii="David" w:hAnsi="David" w:cs="David"/>
            <w:sz w:val="24"/>
            <w:szCs w:val="24"/>
            <w:lang w:val="en-US"/>
          </w:rPr>
          <w:delText>?</w:delText>
        </w:r>
      </w:del>
    </w:p>
    <w:p w14:paraId="4DCAF076" w14:textId="476C4232" w:rsidR="00DA341C" w:rsidRPr="00BB2D63" w:rsidDel="006A42E1" w:rsidRDefault="00DA341C" w:rsidP="002928E9">
      <w:pPr>
        <w:spacing w:after="100"/>
        <w:ind w:left="1440" w:right="580"/>
        <w:jc w:val="left"/>
        <w:rPr>
          <w:del w:id="18" w:author="Yoni Grinberg" w:date="2026-06-22T12:11:00Z" w16du:dateUtc="2026-06-22T09:11:00Z"/>
          <w:rFonts w:ascii="David" w:hAnsi="David" w:cs="David"/>
          <w:sz w:val="24"/>
          <w:szCs w:val="24"/>
          <w:lang w:val="en-US"/>
        </w:rPr>
      </w:pPr>
      <w:r w:rsidRPr="00BB2D63">
        <w:rPr>
          <w:rFonts w:ascii="David" w:hAnsi="David" w:cs="David"/>
          <w:sz w:val="24"/>
          <w:szCs w:val="24"/>
          <w:lang w:val="en-US"/>
        </w:rPr>
        <w:t>1.5.</w:t>
      </w:r>
      <w:del w:id="19" w:author="Yoni Grinberg" w:date="2026-06-22T12:11:00Z" w16du:dateUtc="2026-06-22T09:11:00Z">
        <w:r w:rsidRPr="00BB2D63" w:rsidDel="006A42E1">
          <w:rPr>
            <w:rFonts w:ascii="David" w:hAnsi="David" w:cs="David"/>
            <w:sz w:val="24"/>
            <w:szCs w:val="24"/>
            <w:lang w:val="en-US"/>
          </w:rPr>
          <w:delText>1.2</w:delText>
        </w:r>
      </w:del>
      <w:ins w:id="20" w:author="Yoni Grinberg" w:date="2026-06-22T12:11:00Z" w16du:dateUtc="2026-06-22T09:11:00Z">
        <w:r w:rsidR="006A42E1">
          <w:rPr>
            <w:rFonts w:ascii="David" w:hAnsi="David" w:cs="David"/>
            <w:sz w:val="24"/>
            <w:szCs w:val="24"/>
            <w:lang w:val="en-US"/>
          </w:rPr>
          <w:t>3</w:t>
        </w:r>
      </w:ins>
      <w:r w:rsidRPr="00BB2D63">
        <w:rPr>
          <w:rFonts w:ascii="David" w:hAnsi="David" w:cs="David"/>
          <w:sz w:val="24"/>
          <w:szCs w:val="24"/>
          <w:lang w:val="en-US"/>
        </w:rPr>
        <w:t xml:space="preserve">. </w:t>
      </w:r>
      <w:ins w:id="21" w:author="Yoni Grinberg" w:date="2026-06-22T12:11:00Z" w16du:dateUtc="2026-06-22T09:11:00Z">
        <w:r w:rsidR="006A42E1" w:rsidRPr="00EA5B55">
          <w:rPr>
            <w:rFonts w:ascii="David" w:hAnsi="David" w:cs="David"/>
            <w:b/>
            <w:bCs/>
            <w:sz w:val="24"/>
            <w:szCs w:val="24"/>
            <w:lang w:val="en-US"/>
          </w:rPr>
          <w:t>Implementation Challenge:</w:t>
        </w:r>
        <w:r w:rsidR="006A42E1" w:rsidRPr="00EA5B55">
          <w:rPr>
            <w:rFonts w:ascii="David" w:hAnsi="David" w:cs="David"/>
            <w:sz w:val="24"/>
            <w:szCs w:val="24"/>
            <w:lang w:val="en-US"/>
          </w:rPr>
          <w:t xml:space="preserve"> </w:t>
        </w:r>
      </w:ins>
      <w:del w:id="22" w:author="Yoni Grinberg" w:date="2026-06-22T12:11:00Z" w16du:dateUtc="2026-06-22T09:11:00Z">
        <w:r w:rsidRPr="00BB2D63" w:rsidDel="006A42E1">
          <w:rPr>
            <w:rFonts w:ascii="David" w:hAnsi="David" w:cs="David"/>
            <w:sz w:val="24"/>
            <w:szCs w:val="24"/>
            <w:lang w:val="en-US"/>
          </w:rPr>
          <w:delText xml:space="preserve">What </w:delText>
        </w:r>
        <w:r w:rsidR="00E24B12" w:rsidRPr="00BB2D63" w:rsidDel="006A42E1">
          <w:rPr>
            <w:rFonts w:ascii="David" w:hAnsi="David" w:cs="David"/>
            <w:sz w:val="24"/>
            <w:szCs w:val="24"/>
            <w:lang w:val="en-US"/>
          </w:rPr>
          <w:delText>Do We Do If Our Expectations Do Not Hold</w:delText>
        </w:r>
        <w:r w:rsidRPr="00BB2D63" w:rsidDel="006A42E1">
          <w:rPr>
            <w:rFonts w:ascii="David" w:hAnsi="David" w:cs="David"/>
            <w:sz w:val="24"/>
            <w:szCs w:val="24"/>
            <w:lang w:val="en-US"/>
          </w:rPr>
          <w:delText>?</w:delText>
        </w:r>
      </w:del>
    </w:p>
    <w:p w14:paraId="203335B1" w14:textId="39CEEB4D" w:rsidR="007467A4" w:rsidRPr="00BB2D63" w:rsidDel="006A42E1" w:rsidRDefault="00DA341C" w:rsidP="006A42E1">
      <w:pPr>
        <w:spacing w:after="100"/>
        <w:ind w:left="1440" w:right="580"/>
        <w:jc w:val="left"/>
        <w:rPr>
          <w:del w:id="23" w:author="Yoni Grinberg" w:date="2026-06-22T12:11:00Z" w16du:dateUtc="2026-06-22T09:11:00Z"/>
          <w:rFonts w:ascii="David" w:hAnsi="David" w:cs="David"/>
          <w:sz w:val="24"/>
          <w:szCs w:val="24"/>
          <w:lang w:val="en-US"/>
        </w:rPr>
      </w:pPr>
      <w:del w:id="24" w:author="Yoni Grinberg" w:date="2026-06-22T12:11:00Z" w16du:dateUtc="2026-06-22T09:11:00Z">
        <w:r w:rsidRPr="00BB2D63" w:rsidDel="006A42E1">
          <w:rPr>
            <w:rFonts w:ascii="David" w:hAnsi="David" w:cs="David"/>
            <w:sz w:val="24"/>
            <w:szCs w:val="24"/>
            <w:lang w:val="en-US"/>
          </w:rPr>
          <w:delText xml:space="preserve">1.5.2. Hardware </w:delText>
        </w:r>
        <w:r w:rsidR="00E24B12" w:rsidRPr="00BB2D63" w:rsidDel="006A42E1">
          <w:rPr>
            <w:rFonts w:ascii="David" w:hAnsi="David" w:cs="David"/>
            <w:sz w:val="24"/>
            <w:szCs w:val="24"/>
            <w:lang w:val="en-US"/>
          </w:rPr>
          <w:delText>Equipment</w:delText>
        </w:r>
      </w:del>
    </w:p>
    <w:p w14:paraId="0A2480D7" w14:textId="632B6D0B" w:rsidR="007C56B1" w:rsidRPr="00BB2D63" w:rsidRDefault="007C56B1" w:rsidP="00E24B1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2: Background </w:t>
      </w:r>
      <w:r w:rsidR="00E24B12" w:rsidRPr="00BB2D63">
        <w:rPr>
          <w:rFonts w:ascii="David" w:hAnsi="David" w:cs="David"/>
          <w:b/>
          <w:bCs/>
          <w:sz w:val="24"/>
          <w:szCs w:val="24"/>
          <w:lang w:val="en-US"/>
        </w:rPr>
        <w:t xml:space="preserve">And </w:t>
      </w:r>
      <w:r w:rsidRPr="00BB2D63">
        <w:rPr>
          <w:rFonts w:ascii="David" w:hAnsi="David" w:cs="David"/>
          <w:b/>
          <w:bCs/>
          <w:sz w:val="24"/>
          <w:szCs w:val="24"/>
          <w:lang w:val="en-US"/>
        </w:rPr>
        <w:t>Related Work</w:t>
      </w:r>
    </w:p>
    <w:p w14:paraId="356F6729" w14:textId="3B949938"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lastRenderedPageBreak/>
        <w:t>2.1</w:t>
      </w:r>
      <w:r w:rsidR="00DA341C" w:rsidRPr="00BB2D63">
        <w:rPr>
          <w:rFonts w:ascii="David" w:hAnsi="David" w:cs="David"/>
          <w:sz w:val="24"/>
          <w:szCs w:val="24"/>
          <w:lang w:val="en-US"/>
        </w:rPr>
        <w:t>.</w:t>
      </w:r>
      <w:r w:rsidRPr="00BB2D63">
        <w:rPr>
          <w:rFonts w:ascii="David" w:hAnsi="David" w:cs="David"/>
          <w:sz w:val="24"/>
          <w:szCs w:val="24"/>
          <w:lang w:val="en-US"/>
        </w:rPr>
        <w:t xml:space="preserve"> Reasons </w:t>
      </w:r>
      <w:r w:rsidR="00E24B12" w:rsidRPr="00BB2D63">
        <w:rPr>
          <w:rFonts w:ascii="David" w:hAnsi="David" w:cs="David"/>
          <w:sz w:val="24"/>
          <w:szCs w:val="24"/>
          <w:lang w:val="en-US"/>
        </w:rPr>
        <w:t xml:space="preserve">To </w:t>
      </w:r>
      <w:r w:rsidRPr="00BB2D63">
        <w:rPr>
          <w:rFonts w:ascii="David" w:hAnsi="David" w:cs="David"/>
          <w:sz w:val="24"/>
          <w:szCs w:val="24"/>
          <w:lang w:val="en-US"/>
        </w:rPr>
        <w:t>Use Ultrasound</w:t>
      </w:r>
    </w:p>
    <w:p w14:paraId="529F418C" w14:textId="10826E26"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sz w:val="24"/>
          <w:szCs w:val="24"/>
          <w:lang w:val="en-US"/>
        </w:rPr>
        <w:t>2.2</w:t>
      </w:r>
      <w:r w:rsidR="00DA341C" w:rsidRPr="00BB2D63">
        <w:rPr>
          <w:rFonts w:ascii="David" w:hAnsi="David" w:cs="David"/>
          <w:sz w:val="24"/>
          <w:szCs w:val="24"/>
          <w:lang w:val="en-US"/>
        </w:rPr>
        <w:t>.</w:t>
      </w:r>
      <w:r w:rsidRPr="00BB2D63">
        <w:rPr>
          <w:rFonts w:ascii="David" w:hAnsi="David" w:cs="David"/>
          <w:sz w:val="24"/>
          <w:szCs w:val="24"/>
          <w:lang w:val="en-US"/>
        </w:rPr>
        <w:t xml:space="preserve"> Specific Environmental Struggles </w:t>
      </w:r>
    </w:p>
    <w:p w14:paraId="47B4014D" w14:textId="423E5204" w:rsidR="006A42E1" w:rsidRPr="000C2DCD" w:rsidRDefault="007C56B1">
      <w:pPr>
        <w:shd w:val="clear" w:color="auto" w:fill="FFFFFF"/>
        <w:spacing w:after="100"/>
        <w:ind w:left="1440" w:right="580"/>
        <w:jc w:val="left"/>
        <w:rPr>
          <w:ins w:id="25" w:author="Yoni Grinberg" w:date="2026-06-22T12:12:00Z" w16du:dateUtc="2026-06-22T09:12:00Z"/>
          <w:rFonts w:ascii="David" w:eastAsia="Times New Roman" w:hAnsi="David" w:cs="David"/>
          <w:b/>
          <w:bCs/>
          <w:sz w:val="24"/>
          <w:szCs w:val="24"/>
          <w:lang w:val="en-US"/>
        </w:rPr>
        <w:pPrChange w:id="26" w:author="Yoni Grinberg" w:date="2026-06-22T12:12:00Z" w16du:dateUtc="2026-06-22T09:12:00Z">
          <w:pPr>
            <w:shd w:val="clear" w:color="auto" w:fill="FFFFFF"/>
            <w:spacing w:after="100"/>
            <w:ind w:right="580"/>
            <w:jc w:val="left"/>
          </w:pPr>
        </w:pPrChange>
      </w:pPr>
      <w:r w:rsidRPr="00BB2D63">
        <w:rPr>
          <w:rFonts w:ascii="David" w:hAnsi="David" w:cs="David"/>
          <w:sz w:val="24"/>
          <w:szCs w:val="24"/>
          <w:lang w:val="en-US"/>
        </w:rPr>
        <w:t>2.3</w:t>
      </w:r>
      <w:r w:rsidR="00DA341C" w:rsidRPr="00BB2D63">
        <w:rPr>
          <w:rFonts w:ascii="David" w:hAnsi="David" w:cs="David"/>
          <w:sz w:val="24"/>
          <w:szCs w:val="24"/>
          <w:lang w:val="en-US"/>
        </w:rPr>
        <w:t>.</w:t>
      </w:r>
      <w:r w:rsidRPr="00BB2D63">
        <w:rPr>
          <w:rFonts w:ascii="David" w:hAnsi="David" w:cs="David"/>
          <w:sz w:val="24"/>
          <w:szCs w:val="24"/>
          <w:lang w:val="en-US"/>
        </w:rPr>
        <w:t xml:space="preserve"> </w:t>
      </w:r>
      <w:ins w:id="27" w:author="Yoni Grinberg" w:date="2026-06-22T12:12:00Z" w16du:dateUtc="2026-06-22T09:12:00Z">
        <w:r w:rsidR="006A42E1" w:rsidRPr="000C2DCD">
          <w:rPr>
            <w:rFonts w:ascii="David" w:eastAsia="Times New Roman" w:hAnsi="David" w:cs="David"/>
            <w:b/>
            <w:bCs/>
            <w:sz w:val="24"/>
            <w:szCs w:val="24"/>
            <w:lang w:val="en-US"/>
          </w:rPr>
          <w:t>What Is Ultrasound Communication (Data Transmission Using Sound Waves Above The Human Hearing Range)?</w:t>
        </w:r>
      </w:ins>
    </w:p>
    <w:p w14:paraId="42A27392" w14:textId="5FA2C77B" w:rsidR="007C56B1" w:rsidRPr="000C2DCD" w:rsidRDefault="006D7294" w:rsidP="00E24B12">
      <w:pPr>
        <w:spacing w:after="100"/>
        <w:ind w:left="1440" w:right="580"/>
        <w:jc w:val="left"/>
        <w:rPr>
          <w:rFonts w:ascii="David" w:hAnsi="David" w:cs="David"/>
          <w:sz w:val="24"/>
          <w:szCs w:val="24"/>
          <w:lang w:val="en-US"/>
        </w:rPr>
      </w:pPr>
      <w:del w:id="28" w:author="Yoni Grinberg" w:date="2026-06-22T12:12:00Z" w16du:dateUtc="2026-06-22T09:12:00Z">
        <w:r w:rsidRPr="000C2DCD" w:rsidDel="006A42E1">
          <w:rPr>
            <w:rFonts w:ascii="David" w:eastAsia="Times New Roman" w:hAnsi="David" w:cs="David"/>
            <w:sz w:val="24"/>
            <w:szCs w:val="24"/>
            <w:lang w:val="en-US"/>
          </w:rPr>
          <w:delText xml:space="preserve">What </w:delText>
        </w:r>
        <w:r w:rsidR="00E24B12" w:rsidRPr="000C2DCD" w:rsidDel="006A42E1">
          <w:rPr>
            <w:rFonts w:ascii="David" w:eastAsia="Times New Roman" w:hAnsi="David" w:cs="David"/>
            <w:sz w:val="24"/>
            <w:szCs w:val="24"/>
            <w:lang w:val="en-US"/>
          </w:rPr>
          <w:delText>Is Ultrasound Communication</w:delText>
        </w:r>
      </w:del>
    </w:p>
    <w:p w14:paraId="6D388E77" w14:textId="4F1A6C36" w:rsidR="007C56B1" w:rsidRPr="000C2DCD" w:rsidRDefault="007C56B1" w:rsidP="000A53C2">
      <w:pPr>
        <w:spacing w:after="100"/>
        <w:ind w:left="1440" w:right="580"/>
        <w:jc w:val="left"/>
        <w:rPr>
          <w:ins w:id="29" w:author="Yoni Grinberg" w:date="2026-06-22T12:13:00Z" w16du:dateUtc="2026-06-22T09:13:00Z"/>
          <w:rFonts w:ascii="David" w:hAnsi="David" w:cs="David"/>
          <w:sz w:val="24"/>
          <w:szCs w:val="24"/>
          <w:lang w:val="en-US"/>
        </w:rPr>
      </w:pPr>
      <w:r w:rsidRPr="000C2DCD">
        <w:rPr>
          <w:rFonts w:ascii="David" w:hAnsi="David" w:cs="David"/>
          <w:sz w:val="24"/>
          <w:szCs w:val="24"/>
          <w:lang w:val="en-US"/>
        </w:rPr>
        <w:t>2.4</w:t>
      </w:r>
      <w:r w:rsidR="00DA341C" w:rsidRPr="000C2DCD">
        <w:rPr>
          <w:rFonts w:ascii="David" w:hAnsi="David" w:cs="David"/>
          <w:sz w:val="24"/>
          <w:szCs w:val="24"/>
          <w:lang w:val="en-US"/>
        </w:rPr>
        <w:t>.</w:t>
      </w:r>
      <w:r w:rsidRPr="000C2DCD">
        <w:rPr>
          <w:rFonts w:ascii="David" w:hAnsi="David" w:cs="David"/>
          <w:sz w:val="24"/>
          <w:szCs w:val="24"/>
          <w:lang w:val="en-US"/>
        </w:rPr>
        <w:t xml:space="preserve"> Benefits </w:t>
      </w:r>
      <w:r w:rsidR="00E24B12" w:rsidRPr="000C2DCD">
        <w:rPr>
          <w:rFonts w:ascii="David" w:hAnsi="David" w:cs="David"/>
          <w:sz w:val="24"/>
          <w:szCs w:val="24"/>
          <w:lang w:val="en-US"/>
        </w:rPr>
        <w:t xml:space="preserve">Of </w:t>
      </w:r>
      <w:r w:rsidRPr="000C2DCD">
        <w:rPr>
          <w:rFonts w:ascii="David" w:hAnsi="David" w:cs="David"/>
          <w:sz w:val="24"/>
          <w:szCs w:val="24"/>
          <w:lang w:val="en-US"/>
        </w:rPr>
        <w:t xml:space="preserve">Sending Data </w:t>
      </w:r>
      <w:r w:rsidR="00E24B12" w:rsidRPr="000C2DCD">
        <w:rPr>
          <w:rFonts w:ascii="David" w:hAnsi="David" w:cs="David"/>
          <w:sz w:val="24"/>
          <w:szCs w:val="24"/>
          <w:lang w:val="en-US"/>
        </w:rPr>
        <w:t xml:space="preserve">Over </w:t>
      </w:r>
      <w:r w:rsidRPr="000C2DCD">
        <w:rPr>
          <w:rFonts w:ascii="David" w:hAnsi="David" w:cs="David"/>
          <w:sz w:val="24"/>
          <w:szCs w:val="24"/>
          <w:lang w:val="en-US"/>
        </w:rPr>
        <w:t>Sound: Summary</w:t>
      </w:r>
    </w:p>
    <w:p w14:paraId="6E4B5DB6" w14:textId="432238E2" w:rsidR="000C2DCD" w:rsidRPr="000C2DCD" w:rsidRDefault="000C2DCD">
      <w:pPr>
        <w:spacing w:after="0"/>
        <w:ind w:left="1440"/>
        <w:jc w:val="left"/>
        <w:rPr>
          <w:rFonts w:ascii="David" w:hAnsi="David" w:cs="David"/>
          <w:b/>
          <w:bCs/>
          <w:sz w:val="24"/>
          <w:szCs w:val="24"/>
          <w:lang w:val="en-US"/>
          <w:rPrChange w:id="30" w:author="Yoni Grinberg" w:date="2026-06-22T12:13:00Z" w16du:dateUtc="2026-06-22T09:13:00Z">
            <w:rPr>
              <w:rFonts w:ascii="David" w:hAnsi="David" w:cs="David"/>
              <w:sz w:val="24"/>
              <w:szCs w:val="24"/>
              <w:lang w:val="en-US"/>
            </w:rPr>
          </w:rPrChange>
        </w:rPr>
        <w:pPrChange w:id="31" w:author="Yoni Grinberg" w:date="2026-06-22T12:13:00Z" w16du:dateUtc="2026-06-22T09:13:00Z">
          <w:pPr>
            <w:spacing w:after="100"/>
            <w:ind w:left="1440" w:right="580"/>
            <w:jc w:val="left"/>
          </w:pPr>
        </w:pPrChange>
      </w:pPr>
      <w:ins w:id="32" w:author="Yoni Grinberg" w:date="2026-06-22T12:13:00Z" w16du:dateUtc="2026-06-22T09:13:00Z">
        <w:r w:rsidRPr="000C2DCD">
          <w:rPr>
            <w:rFonts w:ascii="David" w:hAnsi="David" w:cs="David"/>
            <w:b/>
            <w:bCs/>
            <w:sz w:val="24"/>
            <w:szCs w:val="24"/>
            <w:lang w:val="en-US"/>
            <w:rPrChange w:id="33" w:author="Yoni Grinberg" w:date="2026-06-22T12:13:00Z" w16du:dateUtc="2026-06-22T09:13:00Z">
              <w:rPr>
                <w:rFonts w:ascii="David" w:hAnsi="David" w:cs="David"/>
                <w:b/>
                <w:bCs/>
                <w:sz w:val="32"/>
                <w:szCs w:val="32"/>
                <w:lang w:val="en-US"/>
              </w:rPr>
            </w:rPrChange>
          </w:rPr>
          <w:t>Chapter</w:t>
        </w:r>
        <w:r w:rsidRPr="000C2DCD">
          <w:rPr>
            <w:rFonts w:ascii="David" w:hAnsi="David" w:cs="David"/>
            <w:b/>
            <w:bCs/>
            <w:sz w:val="24"/>
            <w:szCs w:val="24"/>
            <w:lang w:val="en-US"/>
          </w:rPr>
          <w:t xml:space="preserve"> </w:t>
        </w:r>
        <w:r w:rsidRPr="000C2DCD">
          <w:rPr>
            <w:rFonts w:ascii="David" w:hAnsi="David" w:cs="David"/>
            <w:b/>
            <w:bCs/>
            <w:sz w:val="24"/>
            <w:szCs w:val="24"/>
            <w:lang w:val="en-US"/>
            <w:rPrChange w:id="34" w:author="Yoni Grinberg" w:date="2026-06-22T12:13:00Z" w16du:dateUtc="2026-06-22T09:13:00Z">
              <w:rPr>
                <w:rFonts w:ascii="David" w:hAnsi="David" w:cs="David"/>
                <w:b/>
                <w:bCs/>
                <w:sz w:val="32"/>
                <w:szCs w:val="32"/>
                <w:lang w:val="en-US"/>
              </w:rPr>
            </w:rPrChange>
          </w:rPr>
          <w:t>3. Challenges</w:t>
        </w:r>
        <w:r w:rsidRPr="00165AB6">
          <w:rPr>
            <w:rFonts w:ascii="David" w:hAnsi="David" w:cs="David"/>
            <w:b/>
            <w:bCs/>
            <w:sz w:val="24"/>
            <w:szCs w:val="24"/>
            <w:lang w:val="en-US"/>
            <w:rPrChange w:id="35" w:author="Yoni Grinberg" w:date="2026-06-22T12:21:00Z" w16du:dateUtc="2026-06-22T09:21:00Z">
              <w:rPr>
                <w:rFonts w:ascii="David" w:hAnsi="David" w:cs="David"/>
                <w:b/>
                <w:bCs/>
                <w:sz w:val="32"/>
                <w:szCs w:val="32"/>
              </w:rPr>
            </w:rPrChange>
          </w:rPr>
          <w:t xml:space="preserve"> </w:t>
        </w:r>
        <w:r w:rsidRPr="000C2DCD">
          <w:rPr>
            <w:rFonts w:ascii="David" w:hAnsi="David" w:cs="David"/>
            <w:b/>
            <w:bCs/>
            <w:sz w:val="24"/>
            <w:szCs w:val="24"/>
            <w:lang w:val="en-US"/>
            <w:rPrChange w:id="36" w:author="Yoni Grinberg" w:date="2026-06-22T12:13:00Z" w16du:dateUtc="2026-06-22T09:13:00Z">
              <w:rPr>
                <w:rFonts w:ascii="David" w:hAnsi="David" w:cs="David"/>
                <w:b/>
                <w:bCs/>
                <w:sz w:val="32"/>
                <w:szCs w:val="32"/>
                <w:lang w:val="en-US"/>
              </w:rPr>
            </w:rPrChange>
          </w:rPr>
          <w:t>and Solutions</w:t>
        </w:r>
      </w:ins>
    </w:p>
    <w:p w14:paraId="2DBE50AF" w14:textId="14363EE9" w:rsidR="007C56B1" w:rsidRPr="000C2DCD" w:rsidRDefault="007C56B1" w:rsidP="00E24B12">
      <w:pPr>
        <w:spacing w:after="100"/>
        <w:ind w:left="1440" w:right="580"/>
        <w:jc w:val="left"/>
        <w:rPr>
          <w:rFonts w:ascii="David" w:hAnsi="David" w:cs="David"/>
          <w:b/>
          <w:bCs/>
          <w:sz w:val="24"/>
          <w:szCs w:val="24"/>
          <w:lang w:val="en-US"/>
        </w:rPr>
      </w:pPr>
      <w:r w:rsidRPr="000C2DCD">
        <w:rPr>
          <w:rFonts w:ascii="David" w:hAnsi="David" w:cs="David"/>
          <w:b/>
          <w:bCs/>
          <w:sz w:val="24"/>
          <w:szCs w:val="24"/>
          <w:lang w:val="en-US"/>
        </w:rPr>
        <w:t xml:space="preserve">Chapter </w:t>
      </w:r>
      <w:del w:id="37" w:author="Yoni Grinberg" w:date="2026-06-22T12:13:00Z" w16du:dateUtc="2026-06-22T09:13:00Z">
        <w:r w:rsidRPr="000C2DCD" w:rsidDel="000C2DCD">
          <w:rPr>
            <w:rFonts w:ascii="David" w:hAnsi="David" w:cs="David"/>
            <w:b/>
            <w:bCs/>
            <w:sz w:val="24"/>
            <w:szCs w:val="24"/>
            <w:lang w:val="en-US"/>
          </w:rPr>
          <w:delText>3</w:delText>
        </w:r>
      </w:del>
      <w:ins w:id="38" w:author="Yoni Grinberg" w:date="2026-06-22T12:13:00Z" w16du:dateUtc="2026-06-22T09:13:00Z">
        <w:r w:rsidR="000C2DCD">
          <w:rPr>
            <w:rFonts w:ascii="David" w:hAnsi="David" w:cs="David"/>
            <w:b/>
            <w:bCs/>
            <w:sz w:val="24"/>
            <w:szCs w:val="24"/>
            <w:lang w:val="en-US"/>
          </w:rPr>
          <w:t>4</w:t>
        </w:r>
      </w:ins>
      <w:r w:rsidRPr="000C2DCD">
        <w:rPr>
          <w:rFonts w:ascii="David" w:hAnsi="David" w:cs="David"/>
          <w:b/>
          <w:bCs/>
          <w:sz w:val="24"/>
          <w:szCs w:val="24"/>
          <w:lang w:val="en-US"/>
        </w:rPr>
        <w:t xml:space="preserve">: General Steps </w:t>
      </w:r>
      <w:r w:rsidR="00E24B12" w:rsidRPr="000C2DCD">
        <w:rPr>
          <w:rFonts w:ascii="David" w:hAnsi="David" w:cs="David"/>
          <w:b/>
          <w:bCs/>
          <w:sz w:val="24"/>
          <w:szCs w:val="24"/>
          <w:lang w:val="en-US"/>
        </w:rPr>
        <w:t xml:space="preserve">Of </w:t>
      </w:r>
      <w:r w:rsidRPr="000C2DCD">
        <w:rPr>
          <w:rFonts w:ascii="David" w:hAnsi="David" w:cs="David"/>
          <w:b/>
          <w:bCs/>
          <w:sz w:val="24"/>
          <w:szCs w:val="24"/>
          <w:lang w:val="en-US"/>
        </w:rPr>
        <w:t>Implementation</w:t>
      </w:r>
    </w:p>
    <w:p w14:paraId="792A2150" w14:textId="3D8858BF" w:rsidR="007C56B1" w:rsidRPr="00BB2D63" w:rsidRDefault="007C56B1" w:rsidP="000A53C2">
      <w:pPr>
        <w:spacing w:after="100"/>
        <w:ind w:left="1440" w:right="580"/>
        <w:jc w:val="left"/>
        <w:rPr>
          <w:rFonts w:ascii="David" w:hAnsi="David" w:cs="David"/>
          <w:sz w:val="24"/>
          <w:szCs w:val="24"/>
          <w:lang w:val="en-US"/>
        </w:rPr>
      </w:pPr>
      <w:del w:id="39" w:author="Yoni Grinberg" w:date="2026-06-22T12:14:00Z" w16du:dateUtc="2026-06-22T09:14:00Z">
        <w:r w:rsidRPr="00BB2D63" w:rsidDel="000C2DCD">
          <w:rPr>
            <w:rFonts w:ascii="David" w:hAnsi="David" w:cs="David"/>
            <w:sz w:val="24"/>
            <w:szCs w:val="24"/>
            <w:lang w:val="en-US"/>
          </w:rPr>
          <w:delText>3</w:delText>
        </w:r>
      </w:del>
      <w:ins w:id="40"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.1</w:t>
      </w:r>
      <w:r w:rsidR="00DA341C" w:rsidRPr="00BB2D63">
        <w:rPr>
          <w:rFonts w:ascii="David" w:hAnsi="David" w:cs="David"/>
          <w:sz w:val="24"/>
          <w:szCs w:val="24"/>
          <w:lang w:val="en-US"/>
        </w:rPr>
        <w:t>.</w:t>
      </w:r>
      <w:r w:rsidRPr="00BB2D63">
        <w:rPr>
          <w:rFonts w:ascii="David" w:hAnsi="David" w:cs="David"/>
          <w:sz w:val="24"/>
          <w:szCs w:val="24"/>
          <w:lang w:val="en-US"/>
        </w:rPr>
        <w:t xml:space="preserve"> Data Encoding: Frequency-Shift Keying (FSK)</w:t>
      </w:r>
    </w:p>
    <w:p w14:paraId="604CEECD" w14:textId="072E761A" w:rsidR="007C56B1" w:rsidRPr="00BB2D63" w:rsidRDefault="007C56B1" w:rsidP="000A53C2">
      <w:pPr>
        <w:spacing w:after="100"/>
        <w:ind w:left="1440" w:right="580"/>
        <w:jc w:val="left"/>
        <w:rPr>
          <w:rFonts w:ascii="David" w:hAnsi="David" w:cs="David"/>
          <w:sz w:val="24"/>
          <w:szCs w:val="24"/>
          <w:lang w:val="en-US"/>
        </w:rPr>
      </w:pPr>
      <w:del w:id="41" w:author="Yoni Grinberg" w:date="2026-06-22T12:14:00Z" w16du:dateUtc="2026-06-22T09:14:00Z">
        <w:r w:rsidRPr="00BB2D63" w:rsidDel="000C2DCD">
          <w:rPr>
            <w:rFonts w:ascii="David" w:hAnsi="David" w:cs="David"/>
            <w:sz w:val="24"/>
            <w:szCs w:val="24"/>
            <w:lang w:val="en-US"/>
          </w:rPr>
          <w:delText>3</w:delText>
        </w:r>
      </w:del>
      <w:ins w:id="42"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.1.1</w:t>
      </w:r>
      <w:r w:rsidR="00DA341C" w:rsidRPr="00BB2D63">
        <w:rPr>
          <w:rFonts w:ascii="David" w:hAnsi="David" w:cs="David"/>
          <w:sz w:val="24"/>
          <w:szCs w:val="24"/>
          <w:lang w:val="en-US"/>
        </w:rPr>
        <w:t>.</w:t>
      </w:r>
      <w:r w:rsidRPr="00BB2D63">
        <w:rPr>
          <w:rFonts w:ascii="David" w:hAnsi="David" w:cs="David"/>
          <w:sz w:val="24"/>
          <w:szCs w:val="24"/>
          <w:lang w:val="en-US"/>
        </w:rPr>
        <w:t xml:space="preserve"> Frequency Selection </w:t>
      </w:r>
    </w:p>
    <w:p w14:paraId="02720851" w14:textId="5D4D3A91" w:rsidR="007C56B1" w:rsidRPr="00BB2D63" w:rsidRDefault="007C56B1" w:rsidP="000A53C2">
      <w:pPr>
        <w:spacing w:after="100"/>
        <w:ind w:left="1440" w:right="580"/>
        <w:jc w:val="left"/>
        <w:rPr>
          <w:rFonts w:ascii="David" w:hAnsi="David" w:cs="David"/>
          <w:sz w:val="24"/>
          <w:szCs w:val="24"/>
          <w:lang w:val="en-US"/>
        </w:rPr>
      </w:pPr>
      <w:del w:id="43" w:author="Yoni Grinberg" w:date="2026-06-22T12:14:00Z" w16du:dateUtc="2026-06-22T09:14:00Z">
        <w:r w:rsidRPr="00BB2D63" w:rsidDel="000C2DCD">
          <w:rPr>
            <w:rFonts w:ascii="David" w:hAnsi="David" w:cs="David"/>
            <w:sz w:val="24"/>
            <w:szCs w:val="24"/>
            <w:lang w:val="en-US"/>
          </w:rPr>
          <w:delText>3</w:delText>
        </w:r>
      </w:del>
      <w:ins w:id="44"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.1.2</w:t>
      </w:r>
      <w:r w:rsidR="00DA341C" w:rsidRPr="00BB2D63">
        <w:rPr>
          <w:rFonts w:ascii="David" w:hAnsi="David" w:cs="David"/>
          <w:sz w:val="24"/>
          <w:szCs w:val="24"/>
          <w:lang w:val="en-US"/>
        </w:rPr>
        <w:t>.</w:t>
      </w:r>
      <w:r w:rsidRPr="00BB2D63">
        <w:rPr>
          <w:rFonts w:ascii="David" w:hAnsi="David" w:cs="David"/>
          <w:sz w:val="24"/>
          <w:szCs w:val="24"/>
          <w:lang w:val="en-US"/>
        </w:rPr>
        <w:t xml:space="preserve"> Bit Duration </w:t>
      </w:r>
    </w:p>
    <w:p w14:paraId="6BB5B6BB" w14:textId="391A4C47" w:rsidR="007C56B1" w:rsidRPr="00BB2D63" w:rsidRDefault="007C56B1" w:rsidP="000A53C2">
      <w:pPr>
        <w:spacing w:after="100"/>
        <w:ind w:left="1440" w:right="580"/>
        <w:jc w:val="left"/>
        <w:rPr>
          <w:rFonts w:ascii="David" w:hAnsi="David" w:cs="David"/>
          <w:sz w:val="24"/>
          <w:szCs w:val="24"/>
          <w:lang w:val="en-US"/>
        </w:rPr>
      </w:pPr>
      <w:del w:id="45" w:author="Yoni Grinberg" w:date="2026-06-22T12:14:00Z" w16du:dateUtc="2026-06-22T09:14:00Z">
        <w:r w:rsidRPr="00BB2D63" w:rsidDel="000C2DCD">
          <w:rPr>
            <w:rFonts w:ascii="David" w:hAnsi="David" w:cs="David"/>
            <w:sz w:val="24"/>
            <w:szCs w:val="24"/>
            <w:lang w:val="en-US"/>
          </w:rPr>
          <w:delText>3</w:delText>
        </w:r>
      </w:del>
      <w:ins w:id="46"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.2</w:t>
      </w:r>
      <w:r w:rsidR="00DA341C" w:rsidRPr="00BB2D63">
        <w:rPr>
          <w:rFonts w:ascii="David" w:hAnsi="David" w:cs="David"/>
          <w:sz w:val="24"/>
          <w:szCs w:val="24"/>
          <w:lang w:val="en-US"/>
        </w:rPr>
        <w:t>.</w:t>
      </w:r>
      <w:r w:rsidRPr="00BB2D63">
        <w:rPr>
          <w:rFonts w:ascii="David" w:hAnsi="David" w:cs="David"/>
          <w:sz w:val="24"/>
          <w:szCs w:val="24"/>
          <w:lang w:val="en-US"/>
        </w:rPr>
        <w:t xml:space="preserve"> Connection Establishment: CSMA/CA </w:t>
      </w:r>
      <w:r w:rsidR="00E24B12" w:rsidRPr="00BB2D63">
        <w:rPr>
          <w:rFonts w:ascii="David" w:hAnsi="David" w:cs="David"/>
          <w:sz w:val="24"/>
          <w:szCs w:val="24"/>
          <w:lang w:val="en-US"/>
        </w:rPr>
        <w:t xml:space="preserve">With </w:t>
      </w:r>
      <w:r w:rsidRPr="00BB2D63">
        <w:rPr>
          <w:rFonts w:ascii="David" w:hAnsi="David" w:cs="David"/>
          <w:sz w:val="24"/>
          <w:szCs w:val="24"/>
          <w:lang w:val="en-US"/>
        </w:rPr>
        <w:t xml:space="preserve">RTS/CTS </w:t>
      </w:r>
    </w:p>
    <w:p w14:paraId="1B9E6B91" w14:textId="2857B95E" w:rsidR="006D7294" w:rsidRPr="00BB2D63" w:rsidRDefault="007C56B1" w:rsidP="000A53C2">
      <w:pPr>
        <w:spacing w:after="100"/>
        <w:ind w:left="1440" w:right="580"/>
        <w:jc w:val="left"/>
        <w:rPr>
          <w:rFonts w:ascii="David" w:hAnsi="David" w:cs="David"/>
          <w:sz w:val="24"/>
          <w:szCs w:val="24"/>
          <w:lang w:val="en-US"/>
        </w:rPr>
      </w:pPr>
      <w:del w:id="47" w:author="Yoni Grinberg" w:date="2026-06-22T12:14:00Z" w16du:dateUtc="2026-06-22T09:14:00Z">
        <w:r w:rsidRPr="00BB2D63" w:rsidDel="000C2DCD">
          <w:rPr>
            <w:rFonts w:ascii="David" w:hAnsi="David" w:cs="David"/>
            <w:sz w:val="24"/>
            <w:szCs w:val="24"/>
            <w:lang w:val="en-US"/>
          </w:rPr>
          <w:delText>3</w:delText>
        </w:r>
      </w:del>
      <w:ins w:id="48"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.2.1</w:t>
      </w:r>
      <w:r w:rsidR="00DA341C" w:rsidRPr="00BB2D63">
        <w:rPr>
          <w:rFonts w:ascii="David" w:hAnsi="David" w:cs="David"/>
          <w:sz w:val="24"/>
          <w:szCs w:val="24"/>
          <w:lang w:val="en-US"/>
        </w:rPr>
        <w:t>.</w:t>
      </w:r>
      <w:r w:rsidRPr="00BB2D63">
        <w:rPr>
          <w:rFonts w:ascii="David" w:hAnsi="David" w:cs="David"/>
          <w:sz w:val="24"/>
          <w:szCs w:val="24"/>
          <w:lang w:val="en-US"/>
        </w:rPr>
        <w:t xml:space="preserve"> </w:t>
      </w:r>
      <w:r w:rsidR="006D7294" w:rsidRPr="00BB2D63">
        <w:rPr>
          <w:rFonts w:ascii="David" w:hAnsi="David" w:cs="David"/>
          <w:sz w:val="24"/>
          <w:szCs w:val="24"/>
          <w:lang w:val="en-US"/>
        </w:rPr>
        <w:t xml:space="preserve">RTS\CTS </w:t>
      </w:r>
      <w:r w:rsidRPr="00BB2D63">
        <w:rPr>
          <w:rFonts w:ascii="David" w:hAnsi="David" w:cs="David"/>
          <w:sz w:val="24"/>
          <w:szCs w:val="24"/>
          <w:lang w:val="en-US"/>
        </w:rPr>
        <w:t xml:space="preserve">Frame Structure </w:t>
      </w:r>
    </w:p>
    <w:p w14:paraId="353023B1" w14:textId="26D95FA8" w:rsidR="007C56B1" w:rsidRPr="00BB2D63" w:rsidRDefault="007C56B1" w:rsidP="000A53C2">
      <w:pPr>
        <w:spacing w:after="100"/>
        <w:ind w:left="1440" w:right="580"/>
        <w:jc w:val="left"/>
        <w:rPr>
          <w:rFonts w:ascii="David" w:hAnsi="David" w:cs="David"/>
          <w:sz w:val="24"/>
          <w:szCs w:val="24"/>
          <w:lang w:val="en-US"/>
        </w:rPr>
      </w:pPr>
      <w:del w:id="49" w:author="Yoni Grinberg" w:date="2026-06-22T12:14:00Z" w16du:dateUtc="2026-06-22T09:14:00Z">
        <w:r w:rsidRPr="00BB2D63" w:rsidDel="000C2DCD">
          <w:rPr>
            <w:rFonts w:ascii="David" w:hAnsi="David" w:cs="David"/>
            <w:sz w:val="24"/>
            <w:szCs w:val="24"/>
            <w:lang w:val="en-US"/>
          </w:rPr>
          <w:delText>3</w:delText>
        </w:r>
      </w:del>
      <w:ins w:id="50"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 xml:space="preserve">.2.2 Transmitter Implementation </w:t>
      </w:r>
    </w:p>
    <w:p w14:paraId="12D5FC2B" w14:textId="6F80C9AB" w:rsidR="007C56B1" w:rsidRPr="00BB2D63" w:rsidRDefault="007C56B1" w:rsidP="000A53C2">
      <w:pPr>
        <w:spacing w:after="100"/>
        <w:ind w:left="1440" w:right="580"/>
        <w:jc w:val="left"/>
        <w:rPr>
          <w:rFonts w:ascii="David" w:hAnsi="David" w:cs="David"/>
          <w:sz w:val="24"/>
          <w:szCs w:val="24"/>
          <w:lang w:val="en-US"/>
        </w:rPr>
      </w:pPr>
      <w:del w:id="51" w:author="Yoni Grinberg" w:date="2026-06-22T12:14:00Z" w16du:dateUtc="2026-06-22T09:14:00Z">
        <w:r w:rsidRPr="00BB2D63" w:rsidDel="000C2DCD">
          <w:rPr>
            <w:rFonts w:ascii="David" w:hAnsi="David" w:cs="David"/>
            <w:sz w:val="24"/>
            <w:szCs w:val="24"/>
            <w:lang w:val="en-US"/>
          </w:rPr>
          <w:delText>3</w:delText>
        </w:r>
      </w:del>
      <w:ins w:id="52"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.2.3</w:t>
      </w:r>
      <w:r w:rsidR="00DA341C" w:rsidRPr="00BB2D63">
        <w:rPr>
          <w:rFonts w:ascii="David" w:hAnsi="David" w:cs="David"/>
          <w:sz w:val="24"/>
          <w:szCs w:val="24"/>
          <w:lang w:val="en-US"/>
        </w:rPr>
        <w:t>.</w:t>
      </w:r>
      <w:r w:rsidRPr="00BB2D63">
        <w:rPr>
          <w:rFonts w:ascii="David" w:hAnsi="David" w:cs="David"/>
          <w:sz w:val="24"/>
          <w:szCs w:val="24"/>
          <w:lang w:val="en-US"/>
        </w:rPr>
        <w:t xml:space="preserve"> Receiver Implementation </w:t>
      </w:r>
    </w:p>
    <w:p w14:paraId="33AD4642" w14:textId="4548BD3A" w:rsidR="006D7294" w:rsidRPr="000C2DCD" w:rsidRDefault="006D7294" w:rsidP="000A53C2">
      <w:pPr>
        <w:spacing w:after="100"/>
        <w:ind w:left="1440" w:right="580"/>
        <w:jc w:val="left"/>
        <w:rPr>
          <w:rFonts w:ascii="David" w:hAnsi="David" w:cs="David"/>
          <w:sz w:val="24"/>
          <w:szCs w:val="24"/>
          <w:lang w:val="en-US"/>
        </w:rPr>
      </w:pPr>
      <w:del w:id="53" w:author="Yoni Grinberg" w:date="2026-06-22T12:14:00Z" w16du:dateUtc="2026-06-22T09:14:00Z">
        <w:r w:rsidRPr="00BB2D63" w:rsidDel="000C2DCD">
          <w:rPr>
            <w:rFonts w:ascii="David" w:hAnsi="David" w:cs="David"/>
            <w:sz w:val="24"/>
            <w:szCs w:val="24"/>
            <w:lang w:val="en-US"/>
          </w:rPr>
          <w:delText>3</w:delText>
        </w:r>
      </w:del>
      <w:ins w:id="54" w:author="Yoni Grinberg" w:date="2026-06-22T12:14:00Z" w16du:dateUtc="2026-06-22T09:14:00Z">
        <w:r w:rsidR="000C2DCD">
          <w:rPr>
            <w:rFonts w:ascii="David" w:hAnsi="David" w:cs="David"/>
            <w:sz w:val="24"/>
            <w:szCs w:val="24"/>
            <w:lang w:val="en-US"/>
          </w:rPr>
          <w:t>4</w:t>
        </w:r>
      </w:ins>
      <w:r w:rsidRPr="00BB2D63">
        <w:rPr>
          <w:rFonts w:ascii="David" w:hAnsi="David" w:cs="David"/>
          <w:sz w:val="24"/>
          <w:szCs w:val="24"/>
          <w:lang w:val="en-US"/>
        </w:rPr>
        <w:t xml:space="preserve">.2.4 </w:t>
      </w:r>
      <w:r w:rsidRPr="00BB2D63">
        <w:rPr>
          <w:rFonts w:ascii="David" w:eastAsia="Times New Roman" w:hAnsi="David" w:cs="David"/>
          <w:sz w:val="24"/>
          <w:szCs w:val="24"/>
          <w:lang w:val="en-US"/>
        </w:rPr>
        <w:t xml:space="preserve">Pseudo </w:t>
      </w:r>
      <w:r w:rsidR="00E24B12" w:rsidRPr="00BB2D63">
        <w:rPr>
          <w:rFonts w:ascii="David" w:eastAsia="Times New Roman" w:hAnsi="David" w:cs="David"/>
          <w:sz w:val="24"/>
          <w:szCs w:val="24"/>
          <w:lang w:val="en-US"/>
        </w:rPr>
        <w:t xml:space="preserve">Code </w:t>
      </w:r>
      <w:r w:rsidR="00E24B12" w:rsidRPr="000C2DCD">
        <w:rPr>
          <w:rFonts w:ascii="David" w:eastAsia="Times New Roman" w:hAnsi="David" w:cs="David"/>
          <w:sz w:val="24"/>
          <w:szCs w:val="24"/>
          <w:lang w:val="en-US"/>
        </w:rPr>
        <w:t>And Algorithms</w:t>
      </w:r>
    </w:p>
    <w:p w14:paraId="3637C04F" w14:textId="77A6F14C" w:rsidR="007C56B1" w:rsidRPr="000C2DCD" w:rsidRDefault="007C56B1" w:rsidP="000C2DCD">
      <w:pPr>
        <w:spacing w:after="100"/>
        <w:ind w:left="1440" w:right="580"/>
        <w:jc w:val="left"/>
        <w:rPr>
          <w:ins w:id="55" w:author="Yoni Grinberg" w:date="2026-06-22T12:16:00Z" w16du:dateUtc="2026-06-22T09:16:00Z"/>
          <w:rFonts w:ascii="David" w:hAnsi="David" w:cs="David"/>
          <w:sz w:val="24"/>
          <w:szCs w:val="24"/>
          <w:lang w:val="en-US"/>
        </w:rPr>
      </w:pPr>
      <w:del w:id="56" w:author="Yoni Grinberg" w:date="2026-06-22T12:14:00Z" w16du:dateUtc="2026-06-22T09:14:00Z">
        <w:r w:rsidRPr="000C2DCD" w:rsidDel="000C2DCD">
          <w:rPr>
            <w:rFonts w:ascii="David" w:hAnsi="David" w:cs="David"/>
            <w:sz w:val="24"/>
            <w:szCs w:val="24"/>
            <w:lang w:val="en-US"/>
          </w:rPr>
          <w:delText>3</w:delText>
        </w:r>
      </w:del>
      <w:ins w:id="57" w:author="Yoni Grinberg" w:date="2026-06-22T12:14:00Z" w16du:dateUtc="2026-06-22T09:14:00Z">
        <w:r w:rsidR="000C2DCD" w:rsidRPr="000C2DCD">
          <w:rPr>
            <w:rFonts w:ascii="David" w:hAnsi="David" w:cs="David"/>
            <w:sz w:val="24"/>
            <w:szCs w:val="24"/>
            <w:lang w:val="en-US"/>
          </w:rPr>
          <w:t>4</w:t>
        </w:r>
      </w:ins>
      <w:r w:rsidRPr="000C2DCD">
        <w:rPr>
          <w:rFonts w:ascii="David" w:hAnsi="David" w:cs="David"/>
          <w:sz w:val="24"/>
          <w:szCs w:val="24"/>
          <w:lang w:val="en-US"/>
        </w:rPr>
        <w:t>.2.</w:t>
      </w:r>
      <w:r w:rsidR="006D7294" w:rsidRPr="000C2DCD">
        <w:rPr>
          <w:rFonts w:ascii="David" w:hAnsi="David" w:cs="David"/>
          <w:sz w:val="24"/>
          <w:szCs w:val="24"/>
          <w:lang w:val="en-US"/>
        </w:rPr>
        <w:t>5</w:t>
      </w:r>
      <w:r w:rsidR="00DA341C" w:rsidRPr="000C2DCD">
        <w:rPr>
          <w:rFonts w:ascii="David" w:hAnsi="David" w:cs="David"/>
          <w:sz w:val="24"/>
          <w:szCs w:val="24"/>
          <w:lang w:val="en-US"/>
        </w:rPr>
        <w:t>.</w:t>
      </w:r>
      <w:r w:rsidRPr="000C2DCD">
        <w:rPr>
          <w:rFonts w:ascii="David" w:hAnsi="David" w:cs="David"/>
          <w:sz w:val="24"/>
          <w:szCs w:val="24"/>
          <w:lang w:val="en-US"/>
        </w:rPr>
        <w:t xml:space="preserve"> Collision Avoidance Algorithm (CSMA/CA) &amp; Flow </w:t>
      </w:r>
    </w:p>
    <w:p w14:paraId="7180BD51" w14:textId="4AA69598" w:rsidR="000C2DCD" w:rsidRPr="000C2DCD" w:rsidRDefault="000C2DCD" w:rsidP="000C2DCD">
      <w:pPr>
        <w:shd w:val="clear" w:color="auto" w:fill="FFFFFF"/>
        <w:spacing w:after="120"/>
        <w:ind w:left="1440" w:right="580"/>
        <w:jc w:val="left"/>
        <w:rPr>
          <w:ins w:id="58" w:author="Yoni Grinberg" w:date="2026-06-22T12:16:00Z" w16du:dateUtc="2026-06-22T09:16:00Z"/>
          <w:rFonts w:ascii="David" w:eastAsia="Times New Roman" w:hAnsi="David" w:cs="David"/>
          <w:sz w:val="24"/>
          <w:szCs w:val="24"/>
          <w:lang w:val="en-US"/>
        </w:rPr>
      </w:pPr>
      <w:ins w:id="59" w:author="Yoni Grinberg" w:date="2026-06-22T12:16:00Z" w16du:dateUtc="2026-06-22T09:16:00Z">
        <w:r w:rsidRPr="000C2DCD">
          <w:rPr>
            <w:rFonts w:ascii="David" w:eastAsia="Times New Roman" w:hAnsi="David" w:cs="David"/>
            <w:sz w:val="24"/>
            <w:szCs w:val="24"/>
            <w:lang w:val="en-US"/>
            <w:rPrChange w:id="60" w:author="Yoni Grinberg" w:date="2026-06-22T12:18:00Z" w16du:dateUtc="2026-06-22T09:18:00Z">
              <w:rPr>
                <w:rFonts w:ascii="David" w:eastAsia="Times New Roman" w:hAnsi="David" w:cs="David"/>
                <w:b/>
                <w:bCs/>
                <w:sz w:val="24"/>
                <w:szCs w:val="24"/>
                <w:lang w:val="en-US"/>
              </w:rPr>
            </w:rPrChange>
          </w:rPr>
          <w:t>3.2.6 Cross-Platform Implementation (Android vs. iOS)</w:t>
        </w:r>
      </w:ins>
    </w:p>
    <w:p w14:paraId="67DA23E4" w14:textId="553C6886" w:rsidR="000C2DCD" w:rsidRPr="0075158D" w:rsidRDefault="000C2DCD">
      <w:pPr>
        <w:shd w:val="clear" w:color="auto" w:fill="FFFFFF"/>
        <w:spacing w:after="120"/>
        <w:ind w:left="1440" w:right="578"/>
        <w:jc w:val="left"/>
        <w:rPr>
          <w:rFonts w:ascii="David" w:hAnsi="David" w:cs="David"/>
          <w:sz w:val="24"/>
          <w:szCs w:val="24"/>
          <w:lang w:val="en-US"/>
        </w:rPr>
        <w:pPrChange w:id="61" w:author="Yoni Grinberg" w:date="2026-06-22T12:18:00Z" w16du:dateUtc="2026-06-22T09:18:00Z">
          <w:pPr>
            <w:spacing w:after="100"/>
            <w:ind w:left="1440" w:right="580"/>
            <w:jc w:val="left"/>
          </w:pPr>
        </w:pPrChange>
      </w:pPr>
      <w:ins w:id="62" w:author="Yoni Grinberg" w:date="2026-06-22T12:16:00Z" w16du:dateUtc="2026-06-22T09:16:00Z">
        <w:r w:rsidRPr="000C2DCD">
          <w:rPr>
            <w:rFonts w:ascii="David" w:eastAsia="Times New Roman" w:hAnsi="David" w:cs="David"/>
            <w:sz w:val="24"/>
            <w:szCs w:val="24"/>
            <w:lang w:val="en-US"/>
            <w:rPrChange w:id="63" w:author="Yoni Grinberg" w:date="2026-06-22T12:18:00Z" w16du:dateUtc="2026-06-22T09:18:00Z">
              <w:rPr>
                <w:rFonts w:ascii="David" w:eastAsia="Times New Roman" w:hAnsi="David" w:cs="David"/>
                <w:b/>
                <w:bCs/>
                <w:sz w:val="24"/>
                <w:szCs w:val="24"/>
                <w:lang w:val="en-US"/>
              </w:rPr>
            </w:rPrChange>
          </w:rPr>
          <w:t xml:space="preserve">3.2.7 </w:t>
        </w:r>
        <w:r w:rsidRPr="000C2DCD">
          <w:rPr>
            <w:rFonts w:ascii="David" w:hAnsi="David" w:cs="David"/>
            <w:sz w:val="24"/>
            <w:szCs w:val="24"/>
            <w:lang w:val="en-US"/>
            <w:rPrChange w:id="64" w:author="Yoni Grinberg" w:date="2026-06-22T12:18:00Z" w16du:dateUtc="2026-06-22T09:18:00Z">
              <w:rPr>
                <w:rFonts w:ascii="David" w:hAnsi="David" w:cs="David"/>
                <w:b/>
                <w:bCs/>
                <w:sz w:val="24"/>
                <w:szCs w:val="24"/>
                <w:lang w:val="en-US"/>
              </w:rPr>
            </w:rPrChange>
          </w:rPr>
          <w:t>ACK Generation and Transmission</w:t>
        </w:r>
      </w:ins>
    </w:p>
    <w:p w14:paraId="13D96381" w14:textId="69931059" w:rsidR="007C56B1" w:rsidRPr="000C2DCD" w:rsidRDefault="007C56B1" w:rsidP="000C2DCD">
      <w:pPr>
        <w:spacing w:after="100"/>
        <w:ind w:left="1440" w:right="580"/>
        <w:jc w:val="left"/>
        <w:rPr>
          <w:ins w:id="65" w:author="Yoni Grinberg" w:date="2026-06-22T12:17:00Z" w16du:dateUtc="2026-06-22T09:17:00Z"/>
          <w:rFonts w:ascii="David" w:hAnsi="David" w:cs="David"/>
          <w:sz w:val="24"/>
          <w:szCs w:val="24"/>
          <w:lang w:val="en-US"/>
        </w:rPr>
      </w:pPr>
      <w:del w:id="66" w:author="Yoni Grinberg" w:date="2026-06-22T12:14:00Z" w16du:dateUtc="2026-06-22T09:14:00Z">
        <w:r w:rsidRPr="000C2DCD" w:rsidDel="000C2DCD">
          <w:rPr>
            <w:rFonts w:ascii="David" w:hAnsi="David" w:cs="David"/>
            <w:sz w:val="24"/>
            <w:szCs w:val="24"/>
            <w:lang w:val="en-US"/>
          </w:rPr>
          <w:delText>3</w:delText>
        </w:r>
      </w:del>
      <w:ins w:id="67" w:author="Yoni Grinberg" w:date="2026-06-22T12:14:00Z" w16du:dateUtc="2026-06-22T09:14:00Z">
        <w:r w:rsidR="000C2DCD" w:rsidRPr="000C2DCD">
          <w:rPr>
            <w:rFonts w:ascii="David" w:hAnsi="David" w:cs="David"/>
            <w:sz w:val="24"/>
            <w:szCs w:val="24"/>
            <w:lang w:val="en-US"/>
          </w:rPr>
          <w:t>4</w:t>
        </w:r>
      </w:ins>
      <w:r w:rsidRPr="000C2DCD">
        <w:rPr>
          <w:rFonts w:ascii="David" w:hAnsi="David" w:cs="David"/>
          <w:sz w:val="24"/>
          <w:szCs w:val="24"/>
          <w:lang w:val="en-US"/>
        </w:rPr>
        <w:t>.3</w:t>
      </w:r>
      <w:r w:rsidR="00DA341C" w:rsidRPr="000C2DCD">
        <w:rPr>
          <w:rFonts w:ascii="David" w:hAnsi="David" w:cs="David"/>
          <w:sz w:val="24"/>
          <w:szCs w:val="24"/>
          <w:lang w:val="en-US"/>
        </w:rPr>
        <w:t>.</w:t>
      </w:r>
      <w:r w:rsidRPr="000C2DCD">
        <w:rPr>
          <w:rFonts w:ascii="David" w:hAnsi="David" w:cs="David"/>
          <w:sz w:val="24"/>
          <w:szCs w:val="24"/>
          <w:lang w:val="en-US"/>
        </w:rPr>
        <w:t xml:space="preserve"> </w:t>
      </w:r>
      <w:ins w:id="68" w:author="Yoni Grinberg" w:date="2026-06-22T12:17:00Z" w16du:dateUtc="2026-06-22T09:17:00Z">
        <w:r w:rsidR="000C2DCD" w:rsidRPr="000C2DCD">
          <w:rPr>
            <w:rFonts w:ascii="David" w:eastAsia="Times New Roman" w:hAnsi="David" w:cs="David"/>
            <w:sz w:val="24"/>
            <w:szCs w:val="24"/>
            <w:lang w:val="en-US"/>
            <w:rPrChange w:id="69" w:author="Yoni Grinberg" w:date="2026-06-22T12:18:00Z" w16du:dateUtc="2026-06-22T09:18:00Z">
              <w:rPr>
                <w:rFonts w:ascii="David" w:eastAsia="Times New Roman" w:hAnsi="David" w:cs="David"/>
                <w:b/>
                <w:bCs/>
                <w:sz w:val="24"/>
                <w:szCs w:val="24"/>
                <w:lang w:val="en-US"/>
              </w:rPr>
            </w:rPrChange>
          </w:rPr>
          <w:t>Many-to-Many Topology Discovery and Control Channel Protocol:</w:t>
        </w:r>
      </w:ins>
      <w:del w:id="70" w:author="Yoni Grinberg" w:date="2026-06-22T12:17:00Z" w16du:dateUtc="2026-06-22T09:17:00Z">
        <w:r w:rsidRPr="000C2DCD" w:rsidDel="000C2DCD">
          <w:rPr>
            <w:rFonts w:ascii="David" w:hAnsi="David" w:cs="David"/>
            <w:sz w:val="24"/>
            <w:szCs w:val="24"/>
            <w:lang w:val="en-US"/>
          </w:rPr>
          <w:delText>Cross-Platform Implementation (Android vs. iOS)</w:delText>
        </w:r>
      </w:del>
    </w:p>
    <w:p w14:paraId="0894E502" w14:textId="77777777" w:rsidR="000C2DCD" w:rsidRPr="000C2DCD" w:rsidRDefault="000C2DCD">
      <w:pPr>
        <w:shd w:val="clear" w:color="auto" w:fill="FFFFFF"/>
        <w:spacing w:after="120"/>
        <w:ind w:left="1440" w:right="580"/>
        <w:jc w:val="left"/>
        <w:rPr>
          <w:ins w:id="71" w:author="Yoni Grinberg" w:date="2026-06-22T12:17:00Z" w16du:dateUtc="2026-06-22T09:17:00Z"/>
          <w:rFonts w:ascii="David" w:eastAsia="Times New Roman" w:hAnsi="David" w:cs="David"/>
          <w:sz w:val="24"/>
          <w:szCs w:val="24"/>
          <w:lang w:val="en-US"/>
          <w:rPrChange w:id="72" w:author="Yoni Grinberg" w:date="2026-06-22T12:18:00Z" w16du:dateUtc="2026-06-22T09:18:00Z">
            <w:rPr>
              <w:ins w:id="73" w:author="Yoni Grinberg" w:date="2026-06-22T12:17:00Z" w16du:dateUtc="2026-06-22T09:17:00Z"/>
              <w:rFonts w:ascii="David" w:eastAsia="Times New Roman" w:hAnsi="David" w:cs="David"/>
              <w:b/>
              <w:bCs/>
              <w:sz w:val="24"/>
              <w:szCs w:val="24"/>
              <w:lang w:val="en-US"/>
            </w:rPr>
          </w:rPrChange>
        </w:rPr>
        <w:pPrChange w:id="74" w:author="Yoni Grinberg" w:date="2026-06-22T12:17:00Z" w16du:dateUtc="2026-06-22T09:17:00Z">
          <w:pPr>
            <w:shd w:val="clear" w:color="auto" w:fill="FFFFFF"/>
            <w:spacing w:after="120"/>
            <w:ind w:right="580"/>
            <w:jc w:val="left"/>
          </w:pPr>
        </w:pPrChange>
      </w:pPr>
      <w:ins w:id="75" w:author="Yoni Grinberg" w:date="2026-06-22T12:17:00Z" w16du:dateUtc="2026-06-22T09:17:00Z">
        <w:r w:rsidRPr="000C2DCD">
          <w:rPr>
            <w:rFonts w:ascii="David" w:eastAsia="Times New Roman" w:hAnsi="David" w:cs="David"/>
            <w:sz w:val="24"/>
            <w:szCs w:val="24"/>
            <w:lang w:val="en-US"/>
            <w:rPrChange w:id="76" w:author="Yoni Grinberg" w:date="2026-06-22T12:18:00Z" w16du:dateUtc="2026-06-22T09:18:00Z">
              <w:rPr>
                <w:rFonts w:ascii="David" w:eastAsia="Times New Roman" w:hAnsi="David" w:cs="David"/>
                <w:b/>
                <w:bCs/>
                <w:sz w:val="24"/>
                <w:szCs w:val="24"/>
                <w:lang w:val="en-US"/>
              </w:rPr>
            </w:rPrChange>
          </w:rPr>
          <w:t>3.3.1 Architectural Foundations and Channel Separation</w:t>
        </w:r>
      </w:ins>
    </w:p>
    <w:p w14:paraId="0C1C596A" w14:textId="77777777" w:rsidR="000C2DCD" w:rsidRPr="000C2DCD" w:rsidRDefault="000C2DCD">
      <w:pPr>
        <w:shd w:val="clear" w:color="auto" w:fill="FFFFFF"/>
        <w:spacing w:after="120"/>
        <w:ind w:left="1440" w:right="580"/>
        <w:jc w:val="left"/>
        <w:rPr>
          <w:ins w:id="77" w:author="Yoni Grinberg" w:date="2026-06-22T12:17:00Z" w16du:dateUtc="2026-06-22T09:17:00Z"/>
          <w:rFonts w:ascii="David" w:eastAsia="Times New Roman" w:hAnsi="David" w:cs="David"/>
          <w:sz w:val="24"/>
          <w:szCs w:val="24"/>
          <w:lang w:val="en-US"/>
          <w:rPrChange w:id="78" w:author="Yoni Grinberg" w:date="2026-06-22T12:18:00Z" w16du:dateUtc="2026-06-22T09:18:00Z">
            <w:rPr>
              <w:ins w:id="79" w:author="Yoni Grinberg" w:date="2026-06-22T12:17:00Z" w16du:dateUtc="2026-06-22T09:17:00Z"/>
              <w:rFonts w:ascii="David" w:eastAsia="Times New Roman" w:hAnsi="David" w:cs="David"/>
              <w:b/>
              <w:bCs/>
              <w:sz w:val="24"/>
              <w:szCs w:val="24"/>
              <w:lang w:val="en-US"/>
            </w:rPr>
          </w:rPrChange>
        </w:rPr>
        <w:pPrChange w:id="80" w:author="Yoni Grinberg" w:date="2026-06-22T12:17:00Z" w16du:dateUtc="2026-06-22T09:17:00Z">
          <w:pPr>
            <w:shd w:val="clear" w:color="auto" w:fill="FFFFFF"/>
            <w:spacing w:after="120"/>
            <w:ind w:right="580"/>
            <w:jc w:val="left"/>
          </w:pPr>
        </w:pPrChange>
      </w:pPr>
      <w:ins w:id="81" w:author="Yoni Grinberg" w:date="2026-06-22T12:17:00Z" w16du:dateUtc="2026-06-22T09:17:00Z">
        <w:r w:rsidRPr="000C2DCD">
          <w:rPr>
            <w:rFonts w:ascii="David" w:eastAsia="Times New Roman" w:hAnsi="David" w:cs="David"/>
            <w:sz w:val="24"/>
            <w:szCs w:val="24"/>
            <w:lang w:val="en-US"/>
            <w:rPrChange w:id="82" w:author="Yoni Grinberg" w:date="2026-06-22T12:18:00Z" w16du:dateUtc="2026-06-22T09:18:00Z">
              <w:rPr>
                <w:rFonts w:ascii="David" w:eastAsia="Times New Roman" w:hAnsi="David" w:cs="David"/>
                <w:b/>
                <w:bCs/>
                <w:sz w:val="24"/>
                <w:szCs w:val="24"/>
                <w:lang w:val="en-US"/>
              </w:rPr>
            </w:rPrChange>
          </w:rPr>
          <w:t>3.3.2 The Four-Stage Topology Discovery Algorithm</w:t>
        </w:r>
      </w:ins>
    </w:p>
    <w:p w14:paraId="06C7A6EC" w14:textId="77777777" w:rsidR="000C2DCD" w:rsidRPr="000C2DCD" w:rsidRDefault="000C2DCD">
      <w:pPr>
        <w:shd w:val="clear" w:color="auto" w:fill="FFFFFF"/>
        <w:spacing w:after="120"/>
        <w:ind w:left="1440" w:right="580"/>
        <w:jc w:val="left"/>
        <w:rPr>
          <w:ins w:id="83" w:author="Yoni Grinberg" w:date="2026-06-22T12:17:00Z" w16du:dateUtc="2026-06-22T09:17:00Z"/>
          <w:rFonts w:ascii="David" w:eastAsia="Times New Roman" w:hAnsi="David" w:cs="David"/>
          <w:sz w:val="24"/>
          <w:szCs w:val="24"/>
          <w:lang w:val="en-US"/>
          <w:rPrChange w:id="84" w:author="Yoni Grinberg" w:date="2026-06-22T12:18:00Z" w16du:dateUtc="2026-06-22T09:18:00Z">
            <w:rPr>
              <w:ins w:id="85" w:author="Yoni Grinberg" w:date="2026-06-22T12:17:00Z" w16du:dateUtc="2026-06-22T09:17:00Z"/>
              <w:rFonts w:ascii="David" w:eastAsia="Times New Roman" w:hAnsi="David" w:cs="David"/>
              <w:b/>
              <w:bCs/>
              <w:sz w:val="24"/>
              <w:szCs w:val="24"/>
              <w:lang w:val="en-US"/>
            </w:rPr>
          </w:rPrChange>
        </w:rPr>
        <w:pPrChange w:id="86" w:author="Yoni Grinberg" w:date="2026-06-22T12:17:00Z" w16du:dateUtc="2026-06-22T09:17:00Z">
          <w:pPr>
            <w:shd w:val="clear" w:color="auto" w:fill="FFFFFF"/>
            <w:spacing w:after="120"/>
            <w:ind w:right="580"/>
            <w:jc w:val="left"/>
          </w:pPr>
        </w:pPrChange>
      </w:pPr>
      <w:ins w:id="87" w:author="Yoni Grinberg" w:date="2026-06-22T12:17:00Z" w16du:dateUtc="2026-06-22T09:17:00Z">
        <w:r w:rsidRPr="000C2DCD">
          <w:rPr>
            <w:rFonts w:ascii="David" w:eastAsia="Times New Roman" w:hAnsi="David" w:cs="David"/>
            <w:sz w:val="24"/>
            <w:szCs w:val="24"/>
            <w:lang w:val="en-US"/>
            <w:rPrChange w:id="88" w:author="Yoni Grinberg" w:date="2026-06-22T12:18:00Z" w16du:dateUtc="2026-06-22T09:18:00Z">
              <w:rPr>
                <w:rFonts w:ascii="David" w:eastAsia="Times New Roman" w:hAnsi="David" w:cs="David"/>
                <w:b/>
                <w:bCs/>
                <w:sz w:val="24"/>
                <w:szCs w:val="24"/>
                <w:lang w:val="en-US"/>
              </w:rPr>
            </w:rPrChange>
          </w:rPr>
          <w:t>3.3.3 Fault Tolerance: Dynamic Disconnection Detection</w:t>
        </w:r>
      </w:ins>
    </w:p>
    <w:p w14:paraId="5E1B9B72" w14:textId="686AEF16" w:rsidR="000C2DCD" w:rsidRPr="0075158D" w:rsidRDefault="000C2DCD">
      <w:pPr>
        <w:shd w:val="clear" w:color="auto" w:fill="FFFFFF"/>
        <w:spacing w:after="120"/>
        <w:ind w:left="1440" w:right="580"/>
        <w:jc w:val="left"/>
        <w:rPr>
          <w:rFonts w:ascii="David" w:eastAsia="Times New Roman" w:hAnsi="David" w:cs="David"/>
          <w:sz w:val="24"/>
          <w:szCs w:val="24"/>
          <w:lang w:val="en-US"/>
          <w:rPrChange w:id="89" w:author="Yoni Grinberg" w:date="2026-06-22T12:18:00Z" w16du:dateUtc="2026-06-22T09:18:00Z">
            <w:rPr>
              <w:rFonts w:ascii="David" w:hAnsi="David" w:cs="David"/>
              <w:sz w:val="24"/>
              <w:szCs w:val="24"/>
              <w:lang w:val="en-US"/>
            </w:rPr>
          </w:rPrChange>
        </w:rPr>
        <w:pPrChange w:id="90" w:author="Yoni Grinberg" w:date="2026-06-22T12:18:00Z" w16du:dateUtc="2026-06-22T09:18:00Z">
          <w:pPr>
            <w:spacing w:after="100"/>
            <w:ind w:left="1440" w:right="580"/>
            <w:jc w:val="left"/>
          </w:pPr>
        </w:pPrChange>
      </w:pPr>
      <w:ins w:id="91" w:author="Yoni Grinberg" w:date="2026-06-22T12:17:00Z" w16du:dateUtc="2026-06-22T09:17:00Z">
        <w:r w:rsidRPr="000C2DCD">
          <w:rPr>
            <w:rFonts w:ascii="David" w:eastAsia="Times New Roman" w:hAnsi="David" w:cs="David"/>
            <w:sz w:val="24"/>
            <w:szCs w:val="24"/>
            <w:lang w:val="en-US"/>
            <w:rPrChange w:id="92" w:author="Yoni Grinberg" w:date="2026-06-22T12:18:00Z" w16du:dateUtc="2026-06-22T09:18:00Z">
              <w:rPr>
                <w:rFonts w:ascii="David" w:eastAsia="Times New Roman" w:hAnsi="David" w:cs="David"/>
                <w:b/>
                <w:bCs/>
                <w:sz w:val="24"/>
                <w:szCs w:val="24"/>
                <w:lang w:val="en-US"/>
              </w:rPr>
            </w:rPrChange>
          </w:rPr>
          <w:t>3.3.4 Mathematical Timing Analysis and Network Convergence Budget</w:t>
        </w:r>
      </w:ins>
    </w:p>
    <w:p w14:paraId="15CB064F" w14:textId="25618262"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w:t>
      </w:r>
      <w:del w:id="93" w:author="Yoni Grinberg" w:date="2026-06-22T12:14:00Z" w16du:dateUtc="2026-06-22T09:14:00Z">
        <w:r w:rsidRPr="00BB2D63" w:rsidDel="000C2DCD">
          <w:rPr>
            <w:rFonts w:ascii="David" w:hAnsi="David" w:cs="David"/>
            <w:b/>
            <w:bCs/>
            <w:sz w:val="24"/>
            <w:szCs w:val="24"/>
            <w:lang w:val="en-US"/>
          </w:rPr>
          <w:delText>4</w:delText>
        </w:r>
      </w:del>
      <w:ins w:id="94" w:author="Yoni Grinberg" w:date="2026-06-22T12:14:00Z" w16du:dateUtc="2026-06-22T09:14:00Z">
        <w:r w:rsidR="000C2DCD">
          <w:rPr>
            <w:rFonts w:ascii="David" w:hAnsi="David" w:cs="David"/>
            <w:b/>
            <w:bCs/>
            <w:sz w:val="24"/>
            <w:szCs w:val="24"/>
            <w:lang w:val="en-US"/>
          </w:rPr>
          <w:t>5</w:t>
        </w:r>
      </w:ins>
      <w:r w:rsidRPr="00BB2D63">
        <w:rPr>
          <w:rFonts w:ascii="David" w:hAnsi="David" w:cs="David"/>
          <w:b/>
          <w:bCs/>
          <w:sz w:val="24"/>
          <w:szCs w:val="24"/>
          <w:lang w:val="en-US"/>
        </w:rPr>
        <w:t xml:space="preserve">: </w:t>
      </w:r>
      <w:commentRangeStart w:id="95"/>
      <w:commentRangeEnd w:id="95"/>
      <w:ins w:id="96" w:author="Yoni Grinberg" w:date="2026-06-22T12:18:00Z" w16du:dateUtc="2026-06-22T09:18:00Z">
        <w:r w:rsidR="00B256E0" w:rsidRPr="00B256E0">
          <w:rPr>
            <w:rStyle w:val="CommentReference"/>
            <w:rFonts w:ascii="David" w:eastAsia="Times New Roman" w:hAnsi="David" w:cs="David"/>
            <w:sz w:val="24"/>
            <w:szCs w:val="24"/>
            <w:lang w:val="en-US"/>
            <w:rPrChange w:id="97" w:author="Yoni Grinberg" w:date="2026-06-22T12:18:00Z" w16du:dateUtc="2026-06-22T09:18:00Z">
              <w:rPr>
                <w:rStyle w:val="CommentReference"/>
                <w:rFonts w:ascii="David" w:eastAsia="Times New Roman" w:hAnsi="David" w:cs="David"/>
                <w:b/>
                <w:bCs/>
                <w:sz w:val="32"/>
                <w:szCs w:val="32"/>
                <w:lang w:val="en-US"/>
              </w:rPr>
            </w:rPrChange>
          </w:rPr>
          <w:commentReference w:id="95"/>
        </w:r>
        <w:r w:rsidR="00B256E0" w:rsidRPr="00B256E0">
          <w:rPr>
            <w:rFonts w:ascii="David" w:eastAsia="Times New Roman" w:hAnsi="David" w:cs="David"/>
            <w:sz w:val="24"/>
            <w:szCs w:val="24"/>
            <w:lang w:val="en-US"/>
            <w:rPrChange w:id="98" w:author="Yoni Grinberg" w:date="2026-06-22T12:18:00Z" w16du:dateUtc="2026-06-22T09:18:00Z">
              <w:rPr>
                <w:rFonts w:ascii="David" w:eastAsia="Times New Roman" w:hAnsi="David" w:cs="David"/>
                <w:b/>
                <w:bCs/>
                <w:sz w:val="32"/>
                <w:szCs w:val="32"/>
                <w:lang w:val="en-US"/>
              </w:rPr>
            </w:rPrChange>
          </w:rPr>
          <w:t>EXPECTED RESULTS and REALITY</w:t>
        </w:r>
      </w:ins>
      <w:del w:id="99" w:author="Yoni Grinberg" w:date="2026-06-22T12:18:00Z" w16du:dateUtc="2026-06-22T09:18:00Z">
        <w:r w:rsidRPr="00B256E0" w:rsidDel="00B256E0">
          <w:rPr>
            <w:rFonts w:ascii="David" w:hAnsi="David" w:cs="David"/>
            <w:sz w:val="24"/>
            <w:szCs w:val="24"/>
            <w:lang w:val="en-US"/>
            <w:rPrChange w:id="100" w:author="Yoni Grinberg" w:date="2026-06-22T12:18:00Z" w16du:dateUtc="2026-06-22T09:18:00Z">
              <w:rPr>
                <w:rFonts w:ascii="David" w:hAnsi="David" w:cs="David"/>
                <w:b/>
                <w:bCs/>
                <w:sz w:val="24"/>
                <w:szCs w:val="24"/>
                <w:lang w:val="en-US"/>
              </w:rPr>
            </w:rPrChange>
          </w:rPr>
          <w:delText>Expected Results</w:delText>
        </w:r>
      </w:del>
    </w:p>
    <w:p w14:paraId="28BDD240" w14:textId="4DFE0CBA" w:rsidR="007C56B1" w:rsidRPr="00BB2D63" w:rsidRDefault="007C56B1" w:rsidP="000A53C2">
      <w:pPr>
        <w:spacing w:after="100"/>
        <w:ind w:left="1440" w:right="580"/>
        <w:jc w:val="left"/>
        <w:rPr>
          <w:rFonts w:ascii="David" w:hAnsi="David" w:cs="David"/>
          <w:b/>
          <w:bCs/>
          <w:sz w:val="24"/>
          <w:szCs w:val="24"/>
          <w:lang w:val="en-US"/>
        </w:rPr>
      </w:pPr>
      <w:r w:rsidRPr="00BB2D63">
        <w:rPr>
          <w:rFonts w:ascii="David" w:hAnsi="David" w:cs="David"/>
          <w:b/>
          <w:bCs/>
          <w:sz w:val="24"/>
          <w:szCs w:val="24"/>
          <w:lang w:val="en-US"/>
        </w:rPr>
        <w:t xml:space="preserve">Chapter </w:t>
      </w:r>
      <w:ins w:id="101" w:author="Yoni Grinberg" w:date="2026-06-22T12:14:00Z" w16du:dateUtc="2026-06-22T09:14:00Z">
        <w:r w:rsidR="000C2DCD">
          <w:rPr>
            <w:rFonts w:ascii="David" w:hAnsi="David" w:cs="David"/>
            <w:b/>
            <w:bCs/>
            <w:sz w:val="24"/>
            <w:szCs w:val="24"/>
            <w:lang w:val="en-US"/>
          </w:rPr>
          <w:t>6</w:t>
        </w:r>
      </w:ins>
      <w:del w:id="102" w:author="Yoni Grinberg" w:date="2026-06-22T12:14:00Z" w16du:dateUtc="2026-06-22T09:14:00Z">
        <w:r w:rsidRPr="00BB2D63" w:rsidDel="000C2DCD">
          <w:rPr>
            <w:rFonts w:ascii="David" w:hAnsi="David" w:cs="David"/>
            <w:b/>
            <w:bCs/>
            <w:sz w:val="24"/>
            <w:szCs w:val="24"/>
            <w:lang w:val="en-US"/>
          </w:rPr>
          <w:delText>5</w:delText>
        </w:r>
      </w:del>
      <w:r w:rsidRPr="00BB2D63">
        <w:rPr>
          <w:rFonts w:ascii="David" w:hAnsi="David" w:cs="David"/>
          <w:b/>
          <w:bCs/>
          <w:sz w:val="24"/>
          <w:szCs w:val="24"/>
          <w:lang w:val="en-US"/>
        </w:rPr>
        <w:t xml:space="preserve">: </w:t>
      </w:r>
      <w:r w:rsidR="006D7294" w:rsidRPr="00BB2D63">
        <w:rPr>
          <w:rFonts w:ascii="David" w:hAnsi="David" w:cs="David"/>
          <w:b/>
          <w:bCs/>
          <w:sz w:val="24"/>
          <w:szCs w:val="24"/>
          <w:lang w:val="en-US"/>
        </w:rPr>
        <w:t>UML</w:t>
      </w:r>
    </w:p>
    <w:p w14:paraId="02DB0CD1" w14:textId="4972A868" w:rsidR="00542174" w:rsidRPr="0029366B" w:rsidRDefault="00542174" w:rsidP="000A53C2">
      <w:pPr>
        <w:tabs>
          <w:tab w:val="left" w:pos="3982"/>
        </w:tabs>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del w:id="103" w:author="Yoni Grinberg" w:date="2026-06-22T12:14:00Z" w16du:dateUtc="2026-06-22T09:14:00Z">
        <w:r w:rsidR="00F20F7F" w:rsidRPr="00BB2D63" w:rsidDel="000C2DCD">
          <w:rPr>
            <w:rFonts w:ascii="David" w:hAnsi="David" w:cs="David"/>
            <w:b/>
            <w:bCs/>
            <w:sz w:val="24"/>
            <w:szCs w:val="24"/>
            <w:lang w:val="en-US"/>
          </w:rPr>
          <w:delText>6</w:delText>
        </w:r>
      </w:del>
      <w:ins w:id="104" w:author="Yoni Grinberg" w:date="2026-06-22T12:14:00Z" w16du:dateUtc="2026-06-22T09:14:00Z">
        <w:r w:rsidR="000C2DCD">
          <w:rPr>
            <w:rFonts w:ascii="David" w:hAnsi="David" w:cs="David"/>
            <w:b/>
            <w:bCs/>
            <w:sz w:val="24"/>
            <w:szCs w:val="24"/>
            <w:lang w:val="en-US"/>
          </w:rPr>
          <w:t>7</w:t>
        </w:r>
      </w:ins>
      <w:r w:rsidR="00F20F7F" w:rsidRPr="00BB2D63">
        <w:rPr>
          <w:rFonts w:ascii="David" w:hAnsi="David" w:cs="David"/>
          <w:b/>
          <w:bCs/>
          <w:sz w:val="24"/>
          <w:szCs w:val="24"/>
          <w:lang w:val="en-US"/>
        </w:rPr>
        <w:t xml:space="preserve">: </w:t>
      </w:r>
      <w:ins w:id="105" w:author="Yoni Grinberg" w:date="2026-06-22T12:18:00Z" w16du:dateUtc="2026-06-22T09:18:00Z">
        <w:r w:rsidR="0029366B" w:rsidRPr="0029366B">
          <w:rPr>
            <w:rFonts w:ascii="David" w:eastAsia="Times New Roman" w:hAnsi="David" w:cs="David"/>
            <w:sz w:val="24"/>
            <w:szCs w:val="24"/>
            <w:lang w:val="en-US"/>
            <w:rPrChange w:id="106" w:author="Yoni Grinberg" w:date="2026-06-22T12:18:00Z" w16du:dateUtc="2026-06-22T09:18:00Z">
              <w:rPr>
                <w:rFonts w:ascii="David" w:eastAsia="Times New Roman" w:hAnsi="David" w:cs="David"/>
                <w:sz w:val="32"/>
                <w:szCs w:val="32"/>
                <w:lang w:val="en-US"/>
              </w:rPr>
            </w:rPrChange>
          </w:rPr>
          <w:t xml:space="preserve">. </w:t>
        </w:r>
        <w:r w:rsidR="0029366B" w:rsidRPr="0029366B">
          <w:rPr>
            <w:rFonts w:ascii="David" w:eastAsia="Times New Roman" w:hAnsi="David" w:cs="David"/>
            <w:sz w:val="24"/>
            <w:szCs w:val="24"/>
            <w:lang w:val="en-US"/>
            <w:rPrChange w:id="107" w:author="Yoni Grinberg" w:date="2026-06-22T12:18:00Z" w16du:dateUtc="2026-06-22T09:18:00Z">
              <w:rPr>
                <w:rFonts w:ascii="David" w:eastAsia="Times New Roman" w:hAnsi="David" w:cs="David"/>
                <w:b/>
                <w:bCs/>
                <w:sz w:val="32"/>
                <w:szCs w:val="32"/>
                <w:lang w:val="en-US"/>
              </w:rPr>
            </w:rPrChange>
          </w:rPr>
          <w:t>Testing and Reality</w:t>
        </w:r>
      </w:ins>
      <w:del w:id="108" w:author="Yoni Grinberg" w:date="2026-06-22T12:18:00Z" w16du:dateUtc="2026-06-22T09:18:00Z">
        <w:r w:rsidR="00F20F7F" w:rsidRPr="0029366B" w:rsidDel="0029366B">
          <w:rPr>
            <w:rFonts w:ascii="David" w:hAnsi="David" w:cs="David"/>
            <w:sz w:val="24"/>
            <w:szCs w:val="24"/>
            <w:lang w:val="en-US"/>
            <w:rPrChange w:id="109" w:author="Yoni Grinberg" w:date="2026-06-22T12:18:00Z" w16du:dateUtc="2026-06-22T09:18:00Z">
              <w:rPr>
                <w:rFonts w:ascii="David" w:hAnsi="David" w:cs="David"/>
                <w:b/>
                <w:bCs/>
                <w:sz w:val="24"/>
                <w:szCs w:val="24"/>
                <w:lang w:val="en-US"/>
              </w:rPr>
            </w:rPrChange>
          </w:rPr>
          <w:delText>Testing</w:delText>
        </w:r>
      </w:del>
      <w:r w:rsidRPr="0029366B">
        <w:rPr>
          <w:rFonts w:ascii="David" w:hAnsi="David" w:cs="David"/>
          <w:sz w:val="24"/>
          <w:szCs w:val="24"/>
          <w:lang w:val="en-US"/>
        </w:rPr>
        <w:t xml:space="preserve"> </w:t>
      </w:r>
      <w:r w:rsidR="006D7294" w:rsidRPr="0029366B">
        <w:rPr>
          <w:rFonts w:ascii="David" w:hAnsi="David" w:cs="David"/>
          <w:sz w:val="24"/>
          <w:szCs w:val="24"/>
          <w:lang w:val="en-US"/>
        </w:rPr>
        <w:tab/>
      </w:r>
    </w:p>
    <w:p w14:paraId="482515A1" w14:textId="71528632"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10" w:author="Yoni Grinberg" w:date="2026-06-22T12:19:00Z" w16du:dateUtc="2026-06-22T09:19:00Z">
        <w:r w:rsidRPr="00BB2D63" w:rsidDel="0029366B">
          <w:rPr>
            <w:rFonts w:ascii="David" w:eastAsia="Times New Roman" w:hAnsi="David" w:cs="David"/>
            <w:sz w:val="24"/>
            <w:szCs w:val="24"/>
            <w:lang w:val="en-US"/>
          </w:rPr>
          <w:delText>6</w:delText>
        </w:r>
      </w:del>
      <w:ins w:id="111"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 xml:space="preserve">.1. Bit Packing </w:t>
      </w:r>
      <w:r w:rsidR="00E24B12" w:rsidRPr="00BB2D63">
        <w:rPr>
          <w:rFonts w:ascii="David" w:eastAsia="Times New Roman" w:hAnsi="David" w:cs="David"/>
          <w:sz w:val="24"/>
          <w:szCs w:val="24"/>
          <w:lang w:val="en-US"/>
        </w:rPr>
        <w:t xml:space="preserve">And </w:t>
      </w:r>
      <w:r w:rsidRPr="00BB2D63">
        <w:rPr>
          <w:rFonts w:ascii="David" w:eastAsia="Times New Roman" w:hAnsi="David" w:cs="David"/>
          <w:sz w:val="24"/>
          <w:szCs w:val="24"/>
          <w:lang w:val="en-US"/>
        </w:rPr>
        <w:t>Fragmentation Logic</w:t>
      </w:r>
    </w:p>
    <w:p w14:paraId="014885A0" w14:textId="2374B766"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12" w:author="Yoni Grinberg" w:date="2026-06-22T12:19:00Z" w16du:dateUtc="2026-06-22T09:19:00Z">
        <w:r w:rsidRPr="00BB2D63" w:rsidDel="0029366B">
          <w:rPr>
            <w:rFonts w:ascii="David" w:eastAsia="Times New Roman" w:hAnsi="David" w:cs="David"/>
            <w:sz w:val="24"/>
            <w:szCs w:val="24"/>
            <w:lang w:val="en-US"/>
          </w:rPr>
          <w:delText>6</w:delText>
        </w:r>
      </w:del>
      <w:ins w:id="113"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.1.1. Checksum Calculation Accuracy</w:t>
      </w:r>
    </w:p>
    <w:p w14:paraId="6B05B7F6" w14:textId="18FD0C16"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14" w:author="Yoni Grinberg" w:date="2026-06-22T12:19:00Z" w16du:dateUtc="2026-06-22T09:19:00Z">
        <w:r w:rsidRPr="00BB2D63" w:rsidDel="0029366B">
          <w:rPr>
            <w:rFonts w:ascii="David" w:eastAsia="Times New Roman" w:hAnsi="David" w:cs="David"/>
            <w:sz w:val="24"/>
            <w:szCs w:val="24"/>
            <w:lang w:val="en-US"/>
          </w:rPr>
          <w:delText>6</w:delText>
        </w:r>
      </w:del>
      <w:ins w:id="115"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.1.2 Packet Serialization</w:t>
      </w:r>
    </w:p>
    <w:p w14:paraId="7E608595" w14:textId="176B7629"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16" w:author="Yoni Grinberg" w:date="2026-06-22T12:19:00Z" w16du:dateUtc="2026-06-22T09:19:00Z">
        <w:r w:rsidRPr="00BB2D63" w:rsidDel="0029366B">
          <w:rPr>
            <w:rFonts w:ascii="David" w:eastAsia="Times New Roman" w:hAnsi="David" w:cs="David"/>
            <w:sz w:val="24"/>
            <w:szCs w:val="24"/>
            <w:lang w:val="en-US"/>
          </w:rPr>
          <w:delText>6</w:delText>
        </w:r>
      </w:del>
      <w:ins w:id="117"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.1.3 Frequency Analysis Algorithm</w:t>
      </w:r>
    </w:p>
    <w:p w14:paraId="41B687D6" w14:textId="29B5D93D"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18" w:author="Yoni Grinberg" w:date="2026-06-22T12:19:00Z" w16du:dateUtc="2026-06-22T09:19:00Z">
        <w:r w:rsidRPr="00BB2D63" w:rsidDel="0029366B">
          <w:rPr>
            <w:rFonts w:ascii="David" w:eastAsia="Times New Roman" w:hAnsi="David" w:cs="David"/>
            <w:sz w:val="24"/>
            <w:szCs w:val="24"/>
            <w:lang w:val="en-US"/>
          </w:rPr>
          <w:delText>6</w:delText>
        </w:r>
      </w:del>
      <w:ins w:id="119"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 xml:space="preserve">.2 Physical Layer Testing </w:t>
      </w:r>
    </w:p>
    <w:p w14:paraId="1285F60F" w14:textId="6790B73F"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20" w:author="Yoni Grinberg" w:date="2026-06-22T12:19:00Z" w16du:dateUtc="2026-06-22T09:19:00Z">
        <w:r w:rsidRPr="00BB2D63" w:rsidDel="0029366B">
          <w:rPr>
            <w:rFonts w:ascii="David" w:eastAsia="Times New Roman" w:hAnsi="David" w:cs="David"/>
            <w:sz w:val="24"/>
            <w:szCs w:val="24"/>
            <w:lang w:val="en-US"/>
          </w:rPr>
          <w:delText>6</w:delText>
        </w:r>
      </w:del>
      <w:ins w:id="121"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.2.1. Bit Duration and Timing</w:t>
      </w:r>
    </w:p>
    <w:p w14:paraId="793300DB" w14:textId="673BE4EF"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22" w:author="Yoni Grinberg" w:date="2026-06-22T12:19:00Z" w16du:dateUtc="2026-06-22T09:19:00Z">
        <w:r w:rsidRPr="00BB2D63" w:rsidDel="0029366B">
          <w:rPr>
            <w:rFonts w:ascii="David" w:eastAsia="Times New Roman" w:hAnsi="David" w:cs="David"/>
            <w:sz w:val="24"/>
            <w:szCs w:val="24"/>
            <w:lang w:val="en-US"/>
          </w:rPr>
          <w:delText>6</w:delText>
        </w:r>
      </w:del>
      <w:ins w:id="123"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.3. Integration Testing</w:t>
      </w:r>
    </w:p>
    <w:p w14:paraId="34B4C5EC" w14:textId="793DACF7"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24" w:author="Yoni Grinberg" w:date="2026-06-22T12:19:00Z" w16du:dateUtc="2026-06-22T09:19:00Z">
        <w:r w:rsidRPr="00BB2D63" w:rsidDel="0029366B">
          <w:rPr>
            <w:rFonts w:ascii="David" w:eastAsia="Times New Roman" w:hAnsi="David" w:cs="David"/>
            <w:sz w:val="24"/>
            <w:szCs w:val="24"/>
            <w:lang w:val="en-US"/>
          </w:rPr>
          <w:delText>6</w:delText>
        </w:r>
      </w:del>
      <w:ins w:id="125"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.3.1. Single Packet Transmission</w:t>
      </w:r>
    </w:p>
    <w:p w14:paraId="2673AE7D" w14:textId="125C3EAD"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26" w:author="Yoni Grinberg" w:date="2026-06-22T12:19:00Z" w16du:dateUtc="2026-06-22T09:19:00Z">
        <w:r w:rsidRPr="00BB2D63" w:rsidDel="0029366B">
          <w:rPr>
            <w:rFonts w:ascii="David" w:eastAsia="Times New Roman" w:hAnsi="David" w:cs="David"/>
            <w:sz w:val="24"/>
            <w:szCs w:val="24"/>
            <w:lang w:val="en-US"/>
          </w:rPr>
          <w:delText>6</w:delText>
        </w:r>
      </w:del>
      <w:ins w:id="127"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.3.2. RTS/CTS Handshake Verification</w:t>
      </w:r>
    </w:p>
    <w:p w14:paraId="33C12B60" w14:textId="0E5B6261"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28" w:author="Yoni Grinberg" w:date="2026-06-22T12:19:00Z" w16du:dateUtc="2026-06-22T09:19:00Z">
        <w:r w:rsidRPr="00BB2D63" w:rsidDel="0029366B">
          <w:rPr>
            <w:rFonts w:ascii="David" w:eastAsia="Times New Roman" w:hAnsi="David" w:cs="David"/>
            <w:sz w:val="24"/>
            <w:szCs w:val="24"/>
            <w:lang w:val="en-US"/>
          </w:rPr>
          <w:delText>6</w:delText>
        </w:r>
      </w:del>
      <w:ins w:id="129"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.4. Field Testing</w:t>
      </w:r>
    </w:p>
    <w:p w14:paraId="14A9C9A9" w14:textId="243AF4DE"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30" w:author="Yoni Grinberg" w:date="2026-06-22T12:19:00Z" w16du:dateUtc="2026-06-22T09:19:00Z">
        <w:r w:rsidRPr="00BB2D63" w:rsidDel="0029366B">
          <w:rPr>
            <w:rFonts w:ascii="David" w:eastAsia="Times New Roman" w:hAnsi="David" w:cs="David"/>
            <w:sz w:val="24"/>
            <w:szCs w:val="24"/>
            <w:lang w:val="en-US"/>
          </w:rPr>
          <w:delText>6</w:delText>
        </w:r>
      </w:del>
      <w:ins w:id="131"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.4.1 Maximum Effective Range</w:t>
      </w:r>
    </w:p>
    <w:p w14:paraId="48E1CA76" w14:textId="464BCC4F" w:rsidR="006D7294" w:rsidRPr="00BB2D63" w:rsidRDefault="006D7294" w:rsidP="000A53C2">
      <w:pPr>
        <w:shd w:val="clear" w:color="auto" w:fill="FFFFFF"/>
        <w:spacing w:after="120"/>
        <w:ind w:left="1440" w:right="580"/>
        <w:jc w:val="left"/>
        <w:rPr>
          <w:rFonts w:ascii="David" w:eastAsia="Times New Roman" w:hAnsi="David" w:cs="David"/>
          <w:sz w:val="24"/>
          <w:szCs w:val="24"/>
          <w:lang w:val="en-US"/>
        </w:rPr>
      </w:pPr>
      <w:del w:id="132" w:author="Yoni Grinberg" w:date="2026-06-22T12:19:00Z" w16du:dateUtc="2026-06-22T09:19:00Z">
        <w:r w:rsidRPr="00BB2D63" w:rsidDel="0029366B">
          <w:rPr>
            <w:rFonts w:ascii="David" w:eastAsia="Times New Roman" w:hAnsi="David" w:cs="David"/>
            <w:sz w:val="24"/>
            <w:szCs w:val="24"/>
            <w:lang w:val="en-US"/>
          </w:rPr>
          <w:lastRenderedPageBreak/>
          <w:delText>6</w:delText>
        </w:r>
      </w:del>
      <w:ins w:id="133"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.4.2 Noise Immunity</w:t>
      </w:r>
    </w:p>
    <w:p w14:paraId="33F93E27" w14:textId="0BAF3917" w:rsidR="006D7294" w:rsidRPr="00BB2D63" w:rsidRDefault="006D7294" w:rsidP="00E24B12">
      <w:pPr>
        <w:shd w:val="clear" w:color="auto" w:fill="FFFFFF"/>
        <w:spacing w:after="120"/>
        <w:ind w:left="1440" w:right="580"/>
        <w:jc w:val="left"/>
        <w:rPr>
          <w:rFonts w:ascii="David" w:eastAsia="Times New Roman" w:hAnsi="David" w:cs="David"/>
          <w:sz w:val="24"/>
          <w:szCs w:val="24"/>
          <w:lang w:val="en-US"/>
        </w:rPr>
      </w:pPr>
      <w:del w:id="134" w:author="Yoni Grinberg" w:date="2026-06-22T12:19:00Z" w16du:dateUtc="2026-06-22T09:19:00Z">
        <w:r w:rsidRPr="00BB2D63" w:rsidDel="0029366B">
          <w:rPr>
            <w:rFonts w:ascii="David" w:eastAsia="Times New Roman" w:hAnsi="David" w:cs="David"/>
            <w:sz w:val="24"/>
            <w:szCs w:val="24"/>
            <w:lang w:val="en-US"/>
          </w:rPr>
          <w:delText>6</w:delText>
        </w:r>
      </w:del>
      <w:ins w:id="135" w:author="Yoni Grinberg" w:date="2026-06-22T12:19:00Z" w16du:dateUtc="2026-06-22T09:19:00Z">
        <w:r w:rsidR="0029366B">
          <w:rPr>
            <w:rFonts w:ascii="David" w:eastAsia="Times New Roman" w:hAnsi="David" w:cs="David"/>
            <w:sz w:val="24"/>
            <w:szCs w:val="24"/>
            <w:lang w:val="en-US"/>
          </w:rPr>
          <w:t>7</w:t>
        </w:r>
      </w:ins>
      <w:r w:rsidRPr="00BB2D63">
        <w:rPr>
          <w:rFonts w:ascii="David" w:eastAsia="Times New Roman" w:hAnsi="David" w:cs="David"/>
          <w:sz w:val="24"/>
          <w:szCs w:val="24"/>
          <w:lang w:val="en-US"/>
        </w:rPr>
        <w:t>.4.3 Wall/Barrier Penetration Test</w:t>
      </w:r>
    </w:p>
    <w:p w14:paraId="08CE29A2" w14:textId="14C52700" w:rsidR="003C4350" w:rsidRDefault="003C4350" w:rsidP="000A53C2">
      <w:pPr>
        <w:shd w:val="clear" w:color="auto" w:fill="FFFFFF"/>
        <w:spacing w:after="120"/>
        <w:ind w:left="1440" w:right="580"/>
        <w:jc w:val="left"/>
        <w:rPr>
          <w:ins w:id="136" w:author="Yoni Grinberg" w:date="2026-06-22T12:19:00Z" w16du:dateUtc="2026-06-22T09:19:00Z"/>
          <w:rFonts w:ascii="David" w:eastAsia="Times New Roman" w:hAnsi="David" w:cs="David"/>
          <w:b/>
          <w:bCs/>
          <w:sz w:val="24"/>
          <w:szCs w:val="24"/>
          <w:lang w:val="en-US"/>
        </w:rPr>
      </w:pPr>
      <w:r w:rsidRPr="00BB2D63">
        <w:rPr>
          <w:rFonts w:ascii="David" w:eastAsia="Times New Roman" w:hAnsi="David" w:cs="David"/>
          <w:b/>
          <w:bCs/>
          <w:sz w:val="24"/>
          <w:szCs w:val="24"/>
          <w:lang w:val="en-US"/>
        </w:rPr>
        <w:t xml:space="preserve">Chapter </w:t>
      </w:r>
      <w:del w:id="137" w:author="Yoni Grinberg" w:date="2026-06-22T12:19:00Z" w16du:dateUtc="2026-06-22T09:19:00Z">
        <w:r w:rsidRPr="00BB2D63" w:rsidDel="0029366B">
          <w:rPr>
            <w:rFonts w:ascii="David" w:eastAsia="Times New Roman" w:hAnsi="David" w:cs="David"/>
            <w:b/>
            <w:bCs/>
            <w:sz w:val="24"/>
            <w:szCs w:val="24"/>
            <w:lang w:val="en-US"/>
          </w:rPr>
          <w:delText>7</w:delText>
        </w:r>
      </w:del>
      <w:ins w:id="138" w:author="Yoni Grinberg" w:date="2026-06-22T12:19:00Z" w16du:dateUtc="2026-06-22T09:19:00Z">
        <w:r w:rsidR="0029366B">
          <w:rPr>
            <w:rFonts w:ascii="David" w:eastAsia="Times New Roman" w:hAnsi="David" w:cs="David"/>
            <w:b/>
            <w:bCs/>
            <w:sz w:val="24"/>
            <w:szCs w:val="24"/>
            <w:lang w:val="en-US"/>
          </w:rPr>
          <w:t>8</w:t>
        </w:r>
      </w:ins>
      <w:r w:rsidRPr="00BB2D63">
        <w:rPr>
          <w:rFonts w:ascii="David" w:eastAsia="Times New Roman" w:hAnsi="David" w:cs="David"/>
          <w:b/>
          <w:bCs/>
          <w:sz w:val="24"/>
          <w:szCs w:val="24"/>
          <w:lang w:val="en-US"/>
        </w:rPr>
        <w:t>: FR\NFR Requirements</w:t>
      </w:r>
    </w:p>
    <w:p w14:paraId="1D887CDA" w14:textId="521D71A5" w:rsidR="0029366B" w:rsidRPr="0029366B" w:rsidRDefault="0029366B">
      <w:pPr>
        <w:shd w:val="clear" w:color="auto" w:fill="FFFFFF"/>
        <w:spacing w:after="120"/>
        <w:ind w:left="1440" w:right="580"/>
        <w:jc w:val="left"/>
        <w:rPr>
          <w:ins w:id="139" w:author="Yoni Grinberg" w:date="2026-06-22T12:20:00Z" w16du:dateUtc="2026-06-22T09:20:00Z"/>
          <w:rFonts w:ascii="David" w:eastAsia="Times New Roman" w:hAnsi="David" w:cs="David"/>
          <w:sz w:val="24"/>
          <w:szCs w:val="24"/>
          <w:lang w:val="en-US"/>
          <w:rPrChange w:id="140" w:author="Yoni Grinberg" w:date="2026-06-22T12:21:00Z" w16du:dateUtc="2026-06-22T09:21:00Z">
            <w:rPr>
              <w:ins w:id="141" w:author="Yoni Grinberg" w:date="2026-06-22T12:20:00Z" w16du:dateUtc="2026-06-22T09:20:00Z"/>
              <w:rFonts w:ascii="David" w:eastAsia="Times New Roman" w:hAnsi="David" w:cs="David"/>
              <w:b/>
              <w:bCs/>
              <w:sz w:val="32"/>
              <w:szCs w:val="32"/>
              <w:lang w:val="en-US"/>
            </w:rPr>
          </w:rPrChange>
        </w:rPr>
        <w:pPrChange w:id="142" w:author="Yoni Grinberg" w:date="2026-06-22T12:21:00Z" w16du:dateUtc="2026-06-22T09:21:00Z">
          <w:pPr>
            <w:shd w:val="clear" w:color="auto" w:fill="FFFFFF"/>
            <w:spacing w:after="120"/>
            <w:ind w:right="580"/>
            <w:jc w:val="left"/>
          </w:pPr>
        </w:pPrChange>
      </w:pPr>
      <w:ins w:id="143" w:author="Yoni Grinberg" w:date="2026-06-22T12:20:00Z" w16du:dateUtc="2026-06-22T09:20:00Z">
        <w:r w:rsidRPr="0029366B">
          <w:rPr>
            <w:rFonts w:ascii="David" w:eastAsia="Times New Roman" w:hAnsi="David" w:cs="David"/>
            <w:sz w:val="24"/>
            <w:szCs w:val="24"/>
            <w:lang w:val="en-US"/>
            <w:rPrChange w:id="144" w:author="Yoni Grinberg" w:date="2026-06-22T12:21:00Z" w16du:dateUtc="2026-06-22T09:21:00Z">
              <w:rPr>
                <w:rFonts w:ascii="David" w:eastAsia="Times New Roman" w:hAnsi="David" w:cs="David"/>
                <w:b/>
                <w:bCs/>
                <w:sz w:val="32"/>
                <w:szCs w:val="32"/>
                <w:lang w:val="en-US"/>
              </w:rPr>
            </w:rPrChange>
          </w:rPr>
          <w:t>Chapter 9. Future Work and Scalability Horizons</w:t>
        </w:r>
      </w:ins>
    </w:p>
    <w:p w14:paraId="173D0469" w14:textId="13385C99" w:rsidR="0029366B" w:rsidRPr="0029366B" w:rsidRDefault="0029366B">
      <w:pPr>
        <w:shd w:val="clear" w:color="auto" w:fill="FFFFFF"/>
        <w:spacing w:after="120"/>
        <w:ind w:left="1440" w:right="580"/>
        <w:jc w:val="left"/>
        <w:rPr>
          <w:ins w:id="145" w:author="Yoni Grinberg" w:date="2026-06-22T12:20:00Z" w16du:dateUtc="2026-06-22T09:20:00Z"/>
          <w:rFonts w:ascii="David" w:eastAsia="Times New Roman" w:hAnsi="David" w:cs="David"/>
          <w:sz w:val="24"/>
          <w:szCs w:val="24"/>
          <w:lang w:val="en-US"/>
          <w:rPrChange w:id="146" w:author="Yoni Grinberg" w:date="2026-06-22T12:21:00Z" w16du:dateUtc="2026-06-22T09:21:00Z">
            <w:rPr>
              <w:ins w:id="147" w:author="Yoni Grinberg" w:date="2026-06-22T12:20:00Z" w16du:dateUtc="2026-06-22T09:20:00Z"/>
              <w:rFonts w:ascii="David" w:eastAsia="Times New Roman" w:hAnsi="David" w:cs="David"/>
              <w:b/>
              <w:bCs/>
              <w:sz w:val="24"/>
              <w:szCs w:val="24"/>
              <w:lang w:val="en-US"/>
            </w:rPr>
          </w:rPrChange>
        </w:rPr>
        <w:pPrChange w:id="148" w:author="Yoni Grinberg" w:date="2026-06-22T12:21:00Z" w16du:dateUtc="2026-06-22T09:21:00Z">
          <w:pPr>
            <w:shd w:val="clear" w:color="auto" w:fill="FFFFFF"/>
            <w:spacing w:after="120"/>
            <w:ind w:right="580"/>
            <w:jc w:val="left"/>
          </w:pPr>
        </w:pPrChange>
      </w:pPr>
      <w:ins w:id="149" w:author="Yoni Grinberg" w:date="2026-06-22T12:20:00Z" w16du:dateUtc="2026-06-22T09:20:00Z">
        <w:r w:rsidRPr="0029366B">
          <w:rPr>
            <w:rFonts w:ascii="David" w:eastAsia="Times New Roman" w:hAnsi="David" w:cs="David"/>
            <w:sz w:val="24"/>
            <w:szCs w:val="24"/>
            <w:lang w:val="en-US"/>
            <w:rPrChange w:id="150" w:author="Yoni Grinberg" w:date="2026-06-22T12:21:00Z" w16du:dateUtc="2026-06-22T09:21:00Z">
              <w:rPr>
                <w:rFonts w:ascii="David" w:eastAsia="Times New Roman" w:hAnsi="David" w:cs="David"/>
                <w:b/>
                <w:bCs/>
                <w:sz w:val="24"/>
                <w:szCs w:val="24"/>
                <w:lang w:val="en-US"/>
              </w:rPr>
            </w:rPrChange>
          </w:rPr>
          <w:t>9.1 Introduction and Physical Layer Bottlenecks</w:t>
        </w:r>
      </w:ins>
    </w:p>
    <w:p w14:paraId="5F6A5C22" w14:textId="58CF5696" w:rsidR="0029366B" w:rsidRPr="0029366B" w:rsidRDefault="0029366B">
      <w:pPr>
        <w:shd w:val="clear" w:color="auto" w:fill="FFFFFF"/>
        <w:spacing w:after="120"/>
        <w:ind w:left="1440" w:right="580"/>
        <w:jc w:val="left"/>
        <w:rPr>
          <w:ins w:id="151" w:author="Yoni Grinberg" w:date="2026-06-22T12:20:00Z" w16du:dateUtc="2026-06-22T09:20:00Z"/>
          <w:rFonts w:ascii="David" w:eastAsia="Times New Roman" w:hAnsi="David" w:cs="David"/>
          <w:sz w:val="24"/>
          <w:szCs w:val="24"/>
          <w:lang w:val="en-US"/>
          <w:rPrChange w:id="152" w:author="Yoni Grinberg" w:date="2026-06-22T12:21:00Z" w16du:dateUtc="2026-06-22T09:21:00Z">
            <w:rPr>
              <w:ins w:id="153" w:author="Yoni Grinberg" w:date="2026-06-22T12:20:00Z" w16du:dateUtc="2026-06-22T09:20:00Z"/>
              <w:rFonts w:ascii="David" w:eastAsia="Times New Roman" w:hAnsi="David" w:cs="David"/>
              <w:b/>
              <w:bCs/>
              <w:sz w:val="24"/>
              <w:szCs w:val="24"/>
              <w:lang w:val="en-US"/>
            </w:rPr>
          </w:rPrChange>
        </w:rPr>
        <w:pPrChange w:id="154" w:author="Yoni Grinberg" w:date="2026-06-22T12:21:00Z" w16du:dateUtc="2026-06-22T09:21:00Z">
          <w:pPr>
            <w:shd w:val="clear" w:color="auto" w:fill="FFFFFF"/>
            <w:spacing w:after="120"/>
            <w:ind w:right="580"/>
            <w:jc w:val="left"/>
          </w:pPr>
        </w:pPrChange>
      </w:pPr>
      <w:ins w:id="155" w:author="Yoni Grinberg" w:date="2026-06-22T12:20:00Z" w16du:dateUtc="2026-06-22T09:20:00Z">
        <w:r w:rsidRPr="0029366B">
          <w:rPr>
            <w:rFonts w:ascii="David" w:eastAsia="Times New Roman" w:hAnsi="David" w:cs="David"/>
            <w:sz w:val="24"/>
            <w:szCs w:val="24"/>
            <w:lang w:val="en-US"/>
            <w:rPrChange w:id="156" w:author="Yoni Grinberg" w:date="2026-06-22T12:21:00Z" w16du:dateUtc="2026-06-22T09:21:00Z">
              <w:rPr>
                <w:rFonts w:ascii="David" w:eastAsia="Times New Roman" w:hAnsi="David" w:cs="David"/>
                <w:b/>
                <w:bCs/>
                <w:sz w:val="24"/>
                <w:szCs w:val="24"/>
                <w:lang w:val="en-US"/>
              </w:rPr>
            </w:rPrChange>
          </w:rPr>
          <w:t>9.2 Distributed Multi-Initiator Discovery Framework (Starvation Mitigation)</w:t>
        </w:r>
      </w:ins>
    </w:p>
    <w:p w14:paraId="394A3D9A" w14:textId="60E35A73" w:rsidR="0029366B" w:rsidRPr="0029366B" w:rsidRDefault="0029366B">
      <w:pPr>
        <w:shd w:val="clear" w:color="auto" w:fill="FFFFFF"/>
        <w:spacing w:after="120"/>
        <w:ind w:left="1440" w:right="580"/>
        <w:jc w:val="left"/>
        <w:rPr>
          <w:ins w:id="157" w:author="Yoni Grinberg" w:date="2026-06-22T12:20:00Z" w16du:dateUtc="2026-06-22T09:20:00Z"/>
          <w:rFonts w:ascii="David" w:eastAsia="Times New Roman" w:hAnsi="David" w:cs="David"/>
          <w:sz w:val="24"/>
          <w:szCs w:val="24"/>
          <w:lang w:val="en-US"/>
          <w:rPrChange w:id="158" w:author="Yoni Grinberg" w:date="2026-06-22T12:21:00Z" w16du:dateUtc="2026-06-22T09:21:00Z">
            <w:rPr>
              <w:ins w:id="159" w:author="Yoni Grinberg" w:date="2026-06-22T12:20:00Z" w16du:dateUtc="2026-06-22T09:20:00Z"/>
              <w:rFonts w:ascii="David" w:eastAsia="Times New Roman" w:hAnsi="David" w:cs="David"/>
              <w:b/>
              <w:bCs/>
              <w:sz w:val="24"/>
              <w:szCs w:val="24"/>
              <w:lang w:val="en-US"/>
            </w:rPr>
          </w:rPrChange>
        </w:rPr>
        <w:pPrChange w:id="160" w:author="Yoni Grinberg" w:date="2026-06-22T12:21:00Z" w16du:dateUtc="2026-06-22T09:21:00Z">
          <w:pPr>
            <w:shd w:val="clear" w:color="auto" w:fill="FFFFFF"/>
            <w:spacing w:after="120"/>
            <w:ind w:right="580"/>
            <w:jc w:val="left"/>
          </w:pPr>
        </w:pPrChange>
      </w:pPr>
      <w:ins w:id="161" w:author="Yoni Grinberg" w:date="2026-06-22T12:20:00Z" w16du:dateUtc="2026-06-22T09:20:00Z">
        <w:r w:rsidRPr="0029366B">
          <w:rPr>
            <w:rFonts w:ascii="David" w:eastAsia="Times New Roman" w:hAnsi="David" w:cs="David"/>
            <w:sz w:val="24"/>
            <w:szCs w:val="24"/>
            <w:lang w:val="en-US"/>
            <w:rPrChange w:id="162" w:author="Yoni Grinberg" w:date="2026-06-22T12:21:00Z" w16du:dateUtc="2026-06-22T09:21:00Z">
              <w:rPr>
                <w:rFonts w:ascii="David" w:eastAsia="Times New Roman" w:hAnsi="David" w:cs="David"/>
                <w:b/>
                <w:bCs/>
                <w:sz w:val="24"/>
                <w:szCs w:val="24"/>
                <w:lang w:val="en-US"/>
              </w:rPr>
            </w:rPrChange>
          </w:rPr>
          <w:t>9.3 Multi-Hop Mesh Relay Architecture (Range Extension)</w:t>
        </w:r>
      </w:ins>
    </w:p>
    <w:p w14:paraId="4BD5E324" w14:textId="67FF0501" w:rsidR="0029366B" w:rsidRPr="0029366B" w:rsidRDefault="0029366B" w:rsidP="0029366B">
      <w:pPr>
        <w:shd w:val="clear" w:color="auto" w:fill="FFFFFF"/>
        <w:spacing w:after="120"/>
        <w:ind w:left="1440" w:right="580"/>
        <w:jc w:val="left"/>
        <w:rPr>
          <w:rFonts w:ascii="David" w:eastAsia="Times New Roman" w:hAnsi="David" w:cs="David"/>
          <w:sz w:val="24"/>
          <w:szCs w:val="24"/>
          <w:lang w:val="en-US"/>
          <w:rPrChange w:id="163" w:author="Yoni Grinberg" w:date="2026-06-22T12:21:00Z" w16du:dateUtc="2026-06-22T09:21:00Z">
            <w:rPr>
              <w:rFonts w:ascii="David" w:eastAsia="Times New Roman" w:hAnsi="David" w:cs="David"/>
              <w:b/>
              <w:bCs/>
              <w:sz w:val="24"/>
              <w:szCs w:val="24"/>
              <w:lang w:val="en-US"/>
            </w:rPr>
          </w:rPrChange>
        </w:rPr>
      </w:pPr>
      <w:ins w:id="164" w:author="Yoni Grinberg" w:date="2026-06-22T12:20:00Z" w16du:dateUtc="2026-06-22T09:20:00Z">
        <w:r w:rsidRPr="0029366B">
          <w:rPr>
            <w:rFonts w:ascii="David" w:eastAsia="Times New Roman" w:hAnsi="David" w:cs="David"/>
            <w:sz w:val="24"/>
            <w:szCs w:val="24"/>
            <w:lang w:val="en-US"/>
            <w:rPrChange w:id="165" w:author="Yoni Grinberg" w:date="2026-06-22T12:21:00Z" w16du:dateUtc="2026-06-22T09:21:00Z">
              <w:rPr>
                <w:rFonts w:ascii="David" w:eastAsia="Times New Roman" w:hAnsi="David" w:cs="David"/>
                <w:b/>
                <w:bCs/>
                <w:sz w:val="24"/>
                <w:szCs w:val="24"/>
                <w:lang w:val="en-US"/>
              </w:rPr>
            </w:rPrChange>
          </w:rPr>
          <w:t>9.4 Dynamic Framing and Expanded Addressing Space</w:t>
        </w:r>
      </w:ins>
    </w:p>
    <w:p w14:paraId="1537BB04" w14:textId="4522BAE8" w:rsidR="007C56B1" w:rsidRPr="00BB2D63" w:rsidRDefault="007C56B1" w:rsidP="000A53C2">
      <w:pPr>
        <w:spacing w:after="100"/>
        <w:ind w:left="1440" w:right="580"/>
        <w:jc w:val="left"/>
        <w:rPr>
          <w:rFonts w:ascii="David" w:hAnsi="David" w:cs="David"/>
          <w:sz w:val="24"/>
          <w:szCs w:val="24"/>
          <w:lang w:val="en-US"/>
        </w:rPr>
      </w:pPr>
      <w:r w:rsidRPr="00BB2D63">
        <w:rPr>
          <w:rFonts w:ascii="David" w:hAnsi="David" w:cs="David"/>
          <w:b/>
          <w:bCs/>
          <w:sz w:val="24"/>
          <w:szCs w:val="24"/>
          <w:lang w:val="en-US"/>
        </w:rPr>
        <w:t xml:space="preserve">Chapter </w:t>
      </w:r>
      <w:del w:id="166" w:author="Yoni Grinberg" w:date="2026-06-22T12:20:00Z" w16du:dateUtc="2026-06-22T09:20:00Z">
        <w:r w:rsidR="005316F9" w:rsidRPr="00BB2D63" w:rsidDel="0029366B">
          <w:rPr>
            <w:rFonts w:ascii="David" w:hAnsi="David" w:cs="David"/>
            <w:b/>
            <w:bCs/>
            <w:sz w:val="24"/>
            <w:szCs w:val="24"/>
            <w:rtl/>
            <w:lang w:val="en-US"/>
          </w:rPr>
          <w:delText>8</w:delText>
        </w:r>
      </w:del>
      <w:ins w:id="167" w:author="Yoni Grinberg" w:date="2026-06-22T12:20:00Z" w16du:dateUtc="2026-06-22T09:20:00Z">
        <w:r w:rsidR="0029366B">
          <w:rPr>
            <w:rFonts w:ascii="David" w:hAnsi="David" w:cs="David"/>
            <w:b/>
            <w:bCs/>
            <w:sz w:val="24"/>
            <w:szCs w:val="24"/>
            <w:lang w:val="en-US"/>
          </w:rPr>
          <w:t>10</w:t>
        </w:r>
      </w:ins>
      <w:r w:rsidRPr="00BB2D63">
        <w:rPr>
          <w:rFonts w:ascii="David" w:hAnsi="David" w:cs="David"/>
          <w:b/>
          <w:bCs/>
          <w:sz w:val="24"/>
          <w:szCs w:val="24"/>
          <w:lang w:val="en-US"/>
        </w:rPr>
        <w:t>: References</w:t>
      </w:r>
    </w:p>
    <w:p w14:paraId="49A10DB5" w14:textId="6A5144D2" w:rsidR="00BD16DC" w:rsidRPr="00BB2D63" w:rsidRDefault="00BD16DC" w:rsidP="00E24B12">
      <w:pPr>
        <w:spacing w:after="40"/>
        <w:ind w:left="1640"/>
        <w:jc w:val="left"/>
        <w:rPr>
          <w:rFonts w:ascii="David" w:hAnsi="David" w:cs="David"/>
          <w:sz w:val="24"/>
          <w:szCs w:val="24"/>
          <w:lang w:val="en-US"/>
        </w:rPr>
      </w:pPr>
    </w:p>
    <w:p w14:paraId="6648958C" w14:textId="77777777" w:rsidR="00452404" w:rsidRPr="00BB2D63" w:rsidRDefault="00452404" w:rsidP="00E24B12">
      <w:pPr>
        <w:spacing w:after="40"/>
        <w:ind w:left="1640"/>
        <w:jc w:val="left"/>
        <w:rPr>
          <w:rFonts w:ascii="David" w:hAnsi="David" w:cs="David"/>
          <w:sz w:val="24"/>
          <w:szCs w:val="24"/>
          <w:lang w:val="en-US"/>
        </w:rPr>
      </w:pPr>
    </w:p>
    <w:p w14:paraId="460DD7F1" w14:textId="77777777" w:rsidR="00452404" w:rsidRPr="00BB2D63" w:rsidRDefault="00452404" w:rsidP="00E24B12">
      <w:pPr>
        <w:spacing w:after="40"/>
        <w:ind w:left="1640"/>
        <w:jc w:val="left"/>
        <w:rPr>
          <w:rFonts w:ascii="David" w:hAnsi="David" w:cs="David"/>
          <w:sz w:val="24"/>
          <w:szCs w:val="24"/>
          <w:lang w:val="en-US"/>
        </w:rPr>
      </w:pPr>
    </w:p>
    <w:p w14:paraId="4AF35F1C" w14:textId="77777777" w:rsidR="00452404" w:rsidRPr="00BB2D63" w:rsidRDefault="00452404" w:rsidP="00E24B12">
      <w:pPr>
        <w:spacing w:after="40"/>
        <w:ind w:left="1640"/>
        <w:jc w:val="left"/>
        <w:rPr>
          <w:rFonts w:ascii="David" w:hAnsi="David" w:cs="David"/>
          <w:sz w:val="24"/>
          <w:szCs w:val="24"/>
          <w:lang w:val="en-US"/>
        </w:rPr>
      </w:pPr>
    </w:p>
    <w:p w14:paraId="4D86B327" w14:textId="77777777" w:rsidR="00452404" w:rsidRPr="00BB2D63" w:rsidRDefault="00452404" w:rsidP="00E24B12">
      <w:pPr>
        <w:spacing w:after="40"/>
        <w:ind w:left="1640"/>
        <w:jc w:val="left"/>
        <w:rPr>
          <w:rFonts w:ascii="David" w:hAnsi="David" w:cs="David"/>
          <w:sz w:val="24"/>
          <w:szCs w:val="24"/>
          <w:lang w:val="en-US"/>
        </w:rPr>
      </w:pPr>
    </w:p>
    <w:p w14:paraId="473B297A" w14:textId="77777777" w:rsidR="00452404" w:rsidRPr="00BB2D63" w:rsidRDefault="00452404" w:rsidP="00E24B12">
      <w:pPr>
        <w:spacing w:after="40"/>
        <w:ind w:left="1640"/>
        <w:jc w:val="left"/>
        <w:rPr>
          <w:rFonts w:ascii="David" w:hAnsi="David" w:cs="David"/>
          <w:sz w:val="24"/>
          <w:szCs w:val="24"/>
          <w:lang w:val="en-US"/>
        </w:rPr>
      </w:pPr>
    </w:p>
    <w:p w14:paraId="5DF0F670" w14:textId="77777777" w:rsidR="00452404" w:rsidRPr="00BB2D63" w:rsidRDefault="00452404" w:rsidP="00E24B12">
      <w:pPr>
        <w:spacing w:after="40"/>
        <w:ind w:left="1640"/>
        <w:jc w:val="left"/>
        <w:rPr>
          <w:rFonts w:ascii="David" w:hAnsi="David" w:cs="David"/>
          <w:sz w:val="24"/>
          <w:szCs w:val="24"/>
          <w:lang w:val="en-US"/>
        </w:rPr>
      </w:pPr>
    </w:p>
    <w:p w14:paraId="7A484DC9" w14:textId="77777777" w:rsidR="00452404" w:rsidRPr="00BB2D63" w:rsidRDefault="00452404" w:rsidP="00E24B12">
      <w:pPr>
        <w:spacing w:after="40"/>
        <w:ind w:left="1640"/>
        <w:jc w:val="left"/>
        <w:rPr>
          <w:rFonts w:ascii="David" w:hAnsi="David" w:cs="David"/>
          <w:sz w:val="24"/>
          <w:szCs w:val="24"/>
          <w:lang w:val="en-US"/>
        </w:rPr>
      </w:pPr>
    </w:p>
    <w:p w14:paraId="3D7A3F90" w14:textId="77777777" w:rsidR="00452404" w:rsidRPr="00BB2D63" w:rsidRDefault="00452404" w:rsidP="00E24B12">
      <w:pPr>
        <w:spacing w:after="40"/>
        <w:ind w:left="1640"/>
        <w:jc w:val="left"/>
        <w:rPr>
          <w:rFonts w:ascii="David" w:hAnsi="David" w:cs="David"/>
          <w:sz w:val="24"/>
          <w:szCs w:val="24"/>
          <w:lang w:val="en-US"/>
        </w:rPr>
      </w:pPr>
    </w:p>
    <w:p w14:paraId="5157BB21" w14:textId="5070805E" w:rsidR="00BD16DC" w:rsidRPr="00BB2D63" w:rsidRDefault="00C7700C" w:rsidP="000A53C2">
      <w:pPr>
        <w:spacing w:after="120" w:line="264" w:lineRule="auto"/>
        <w:ind w:left="440" w:right="580" w:hanging="440"/>
        <w:jc w:val="left"/>
        <w:rPr>
          <w:rFonts w:ascii="David" w:hAnsi="David" w:cs="David"/>
          <w:b/>
          <w:bCs/>
          <w:sz w:val="24"/>
          <w:szCs w:val="24"/>
          <w:lang w:val="en-US"/>
        </w:rPr>
      </w:pPr>
      <w:r w:rsidRPr="00BB2D63">
        <w:rPr>
          <w:rFonts w:ascii="David" w:hAnsi="David" w:cs="David"/>
          <w:b/>
          <w:bCs/>
          <w:sz w:val="24"/>
          <w:szCs w:val="24"/>
          <w:lang w:val="en-US"/>
        </w:rPr>
        <w:t>1.2.</w:t>
      </w:r>
      <w:r w:rsidRPr="00BB2D63">
        <w:rPr>
          <w:rFonts w:ascii="David" w:hAnsi="David" w:cs="David"/>
          <w:sz w:val="24"/>
          <w:szCs w:val="24"/>
          <w:lang w:val="en-US"/>
        </w:rPr>
        <w:t xml:space="preserve"> </w:t>
      </w:r>
      <w:r w:rsidR="007254BB" w:rsidRPr="00BB2D63">
        <w:rPr>
          <w:rFonts w:ascii="David" w:hAnsi="David" w:cs="David"/>
          <w:b/>
          <w:bCs/>
          <w:sz w:val="24"/>
          <w:szCs w:val="24"/>
          <w:lang w:val="en-US"/>
        </w:rPr>
        <w:t>Project Scope and Objectives</w:t>
      </w:r>
      <w:r w:rsidRPr="00BB2D63">
        <w:rPr>
          <w:rFonts w:ascii="David" w:hAnsi="David" w:cs="David"/>
          <w:b/>
          <w:bCs/>
          <w:sz w:val="24"/>
          <w:szCs w:val="24"/>
          <w:lang w:val="en-US"/>
        </w:rPr>
        <w:t>?</w:t>
      </w:r>
    </w:p>
    <w:p w14:paraId="56455F6D" w14:textId="480CEF61"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idea thus evolved from a simple acoustic link into a full many-to-many communication protocol design challenge. The current project's rationale is to bridge the gap between a lab-based physical demonstration and a robust, scalable, and secure network layer.</w:t>
      </w:r>
    </w:p>
    <w:p w14:paraId="3E6ABECD" w14:textId="39FCA0A0" w:rsidR="009370B3" w:rsidRPr="00BB2D63" w:rsidRDefault="009370B3" w:rsidP="00BB2D63">
      <w:pPr>
        <w:spacing w:before="240" w:after="240"/>
        <w:jc w:val="left"/>
        <w:rPr>
          <w:rFonts w:ascii="David" w:hAnsi="David" w:cs="David"/>
          <w:sz w:val="24"/>
          <w:szCs w:val="24"/>
          <w:lang w:val="en-US"/>
        </w:rPr>
      </w:pPr>
      <w:r w:rsidRPr="00BB2D63">
        <w:rPr>
          <w:rFonts w:ascii="David" w:hAnsi="David" w:cs="David"/>
          <w:sz w:val="24"/>
          <w:szCs w:val="24"/>
          <w:lang w:val="en-US"/>
        </w:rPr>
        <w:t>The objective is to establish a secure, multi-user ultrasonic network that proves the viability of this non-RF</w:t>
      </w:r>
      <w:r w:rsidR="006D6A39" w:rsidRPr="00BB2D63">
        <w:rPr>
          <w:rFonts w:ascii="David" w:hAnsi="David" w:cs="David"/>
          <w:sz w:val="24"/>
          <w:szCs w:val="24"/>
          <w:lang w:val="en-US"/>
        </w:rPr>
        <w:t xml:space="preserve"> (Radio Frequency)</w:t>
      </w:r>
      <w:r w:rsidRPr="00BB2D63">
        <w:rPr>
          <w:rFonts w:ascii="David" w:hAnsi="David" w:cs="David"/>
          <w:sz w:val="24"/>
          <w:szCs w:val="24"/>
          <w:lang w:val="en-US"/>
        </w:rPr>
        <w:t>, acoustic method for applications in environments like operating rooms, laboratories, or personal proximity systems where the benefits of liquid/tissue penetration and physical security (signal containment) are paramount. This requires introducing a sophisticated channel arbitration method like</w:t>
      </w:r>
      <w:r w:rsidR="00E532EF" w:rsidRPr="00BB2D63">
        <w:rPr>
          <w:rFonts w:ascii="David" w:hAnsi="David" w:cs="David"/>
          <w:sz w:val="24"/>
          <w:szCs w:val="24"/>
          <w:lang w:val="en-US"/>
        </w:rPr>
        <w:t xml:space="preserve"> </w:t>
      </w:r>
      <w:r w:rsidRPr="00BB2D63">
        <w:rPr>
          <w:rFonts w:ascii="David" w:hAnsi="David" w:cs="David"/>
          <w:sz w:val="24"/>
          <w:szCs w:val="24"/>
          <w:lang w:val="en-US"/>
        </w:rPr>
        <w:t>CSMA/</w:t>
      </w:r>
      <w:r w:rsidR="00DB19CD" w:rsidRPr="00BB2D63">
        <w:rPr>
          <w:rFonts w:ascii="David" w:hAnsi="David" w:cs="David"/>
          <w:sz w:val="24"/>
          <w:szCs w:val="24"/>
          <w:lang w:val="en-US"/>
        </w:rPr>
        <w:t>CA (</w:t>
      </w:r>
      <w:r w:rsidR="006D6A39" w:rsidRPr="00BB2D63">
        <w:rPr>
          <w:rFonts w:ascii="David" w:hAnsi="David" w:cs="David"/>
          <w:sz w:val="24"/>
          <w:szCs w:val="24"/>
          <w:lang w:val="en-US"/>
        </w:rPr>
        <w:t>Carrier Sense Multiple Access with Collision Avoidance)</w:t>
      </w:r>
      <w:r w:rsidR="00540E46" w:rsidRPr="00BB2D63">
        <w:rPr>
          <w:rFonts w:ascii="David" w:hAnsi="David" w:cs="David"/>
          <w:sz w:val="24"/>
          <w:szCs w:val="24"/>
          <w:lang w:val="en-US"/>
        </w:rPr>
        <w:t xml:space="preserve"> </w:t>
      </w:r>
      <w:r w:rsidRPr="00BB2D63">
        <w:rPr>
          <w:rFonts w:ascii="David" w:hAnsi="David" w:cs="David"/>
          <w:sz w:val="24"/>
          <w:szCs w:val="24"/>
          <w:lang w:val="en-US"/>
        </w:rPr>
        <w:t xml:space="preserve">and </w:t>
      </w:r>
      <w:r w:rsidR="00E532EF" w:rsidRPr="00BB2D63">
        <w:rPr>
          <w:rFonts w:ascii="David" w:hAnsi="David" w:cs="David"/>
          <w:sz w:val="24"/>
          <w:szCs w:val="24"/>
          <w:lang w:val="en-US"/>
        </w:rPr>
        <w:t>ensure seamless cross-platform compatibility between Android and the iPhone Operating System (iOS</w:t>
      </w:r>
      <w:r w:rsidR="00073BD3" w:rsidRPr="00BB2D63">
        <w:rPr>
          <w:rFonts w:ascii="David" w:hAnsi="David" w:cs="David"/>
          <w:sz w:val="24"/>
          <w:szCs w:val="24"/>
          <w:lang w:val="en-US"/>
        </w:rPr>
        <w:t>).</w:t>
      </w:r>
    </w:p>
    <w:p w14:paraId="117F2924" w14:textId="77777777" w:rsidR="009370B3" w:rsidRPr="00BB2D63" w:rsidRDefault="009370B3" w:rsidP="000A53C2">
      <w:pPr>
        <w:spacing w:after="140"/>
        <w:ind w:left="720"/>
        <w:jc w:val="left"/>
        <w:rPr>
          <w:rFonts w:ascii="David" w:hAnsi="David" w:cs="David"/>
          <w:b/>
          <w:bCs/>
          <w:sz w:val="24"/>
          <w:szCs w:val="24"/>
          <w:lang w:val="en-US"/>
        </w:rPr>
      </w:pPr>
    </w:p>
    <w:p w14:paraId="595DC0B3" w14:textId="7973DAB0" w:rsidR="00993BB7" w:rsidRPr="00BB2D63" w:rsidRDefault="00C7700C" w:rsidP="00BB2D63">
      <w:pPr>
        <w:spacing w:line="264" w:lineRule="auto"/>
        <w:ind w:right="580"/>
        <w:jc w:val="left"/>
        <w:rPr>
          <w:rFonts w:ascii="David" w:hAnsi="David" w:cs="David"/>
          <w:sz w:val="24"/>
          <w:szCs w:val="24"/>
          <w:lang w:val="en-US"/>
        </w:rPr>
      </w:pPr>
      <w:r w:rsidRPr="00BB2D63">
        <w:rPr>
          <w:rFonts w:ascii="David" w:hAnsi="David" w:cs="David"/>
          <w:b/>
          <w:bCs/>
          <w:sz w:val="24"/>
          <w:szCs w:val="24"/>
          <w:lang w:val="en-US"/>
        </w:rPr>
        <w:t>1.3.</w:t>
      </w:r>
      <w:r w:rsidRPr="00BB2D63">
        <w:rPr>
          <w:rFonts w:ascii="David" w:hAnsi="David" w:cs="David"/>
          <w:sz w:val="24"/>
          <w:szCs w:val="24"/>
          <w:lang w:val="en-US"/>
        </w:rPr>
        <w:t xml:space="preserve"> </w:t>
      </w:r>
      <w:r w:rsidR="007F60B5" w:rsidRPr="00BB2D63">
        <w:rPr>
          <w:rFonts w:ascii="David" w:hAnsi="David" w:cs="David"/>
          <w:lang w:val="en-US"/>
        </w:rPr>
        <w:t xml:space="preserve"> </w:t>
      </w:r>
      <w:r w:rsidR="007F60B5" w:rsidRPr="00BB2D63">
        <w:rPr>
          <w:rFonts w:ascii="David" w:hAnsi="David" w:cs="David"/>
          <w:b/>
          <w:bCs/>
          <w:sz w:val="24"/>
          <w:szCs w:val="24"/>
          <w:lang w:val="en-US"/>
        </w:rPr>
        <w:t xml:space="preserve">Why </w:t>
      </w:r>
      <w:r w:rsidR="005C3AC6" w:rsidRPr="00494454">
        <w:rPr>
          <w:rFonts w:ascii="David" w:hAnsi="David" w:cs="David"/>
          <w:b/>
          <w:bCs/>
          <w:sz w:val="24"/>
          <w:szCs w:val="24"/>
          <w:lang w:val="en-US"/>
        </w:rPr>
        <w:t>is the Project</w:t>
      </w:r>
      <w:r w:rsidR="007F60B5" w:rsidRPr="00BB2D63">
        <w:rPr>
          <w:rFonts w:ascii="David" w:hAnsi="David" w:cs="David"/>
          <w:b/>
          <w:bCs/>
          <w:sz w:val="24"/>
          <w:szCs w:val="24"/>
          <w:lang w:val="en-US"/>
        </w:rPr>
        <w:t xml:space="preserve"> Non-</w:t>
      </w:r>
      <w:r w:rsidR="00F85F8F" w:rsidRPr="00BB2D63">
        <w:rPr>
          <w:rFonts w:ascii="David" w:hAnsi="David" w:cs="David"/>
          <w:b/>
          <w:bCs/>
          <w:sz w:val="24"/>
          <w:szCs w:val="24"/>
          <w:lang w:val="en-US"/>
        </w:rPr>
        <w:t>Trivial</w:t>
      </w:r>
      <w:r w:rsidR="00F85F8F" w:rsidRPr="00BB2D63">
        <w:rPr>
          <w:rFonts w:ascii="David" w:hAnsi="David" w:cs="David" w:hint="cs"/>
          <w:b/>
          <w:bCs/>
          <w:sz w:val="24"/>
          <w:szCs w:val="24"/>
          <w:rtl/>
          <w:lang w:val="en-US"/>
        </w:rPr>
        <w:t>?</w:t>
      </w:r>
      <w:r w:rsidR="00F85F8F" w:rsidRPr="00BB2D63">
        <w:rPr>
          <w:rFonts w:ascii="David" w:hAnsi="David" w:cs="David"/>
          <w:sz w:val="24"/>
          <w:szCs w:val="24"/>
          <w:lang w:val="en-US"/>
        </w:rPr>
        <w:t xml:space="preserve"> While</w:t>
      </w:r>
      <w:r w:rsidR="007F60B5" w:rsidRPr="00BB2D63">
        <w:rPr>
          <w:rFonts w:ascii="David" w:hAnsi="David" w:cs="David"/>
          <w:sz w:val="24"/>
          <w:szCs w:val="24"/>
          <w:lang w:val="en-US"/>
        </w:rPr>
        <w:t xml:space="preserve"> previous academic work successfully pioneered a basic </w:t>
      </w:r>
      <w:r w:rsidR="007F60B5" w:rsidRPr="00BB2D63">
        <w:rPr>
          <w:rFonts w:ascii="David" w:hAnsi="David" w:cs="David"/>
          <w:b/>
          <w:bCs/>
          <w:sz w:val="24"/>
          <w:szCs w:val="24"/>
          <w:lang w:val="en-US"/>
        </w:rPr>
        <w:t>one-to-one</w:t>
      </w:r>
      <w:r w:rsidR="007F60B5" w:rsidRPr="00BB2D63">
        <w:rPr>
          <w:rFonts w:ascii="David" w:hAnsi="David" w:cs="David"/>
          <w:sz w:val="24"/>
          <w:szCs w:val="24"/>
          <w:lang w:val="en-US"/>
        </w:rPr>
        <w:t xml:space="preserve"> ultrasonic data link between two Android devices, the system </w:t>
      </w:r>
      <w:r w:rsidR="007F60B5" w:rsidRPr="00BB2D63">
        <w:rPr>
          <w:rFonts w:ascii="David" w:hAnsi="David" w:cs="David"/>
          <w:b/>
          <w:bCs/>
          <w:sz w:val="24"/>
          <w:szCs w:val="24"/>
          <w:lang w:val="en-US"/>
        </w:rPr>
        <w:t>lacks</w:t>
      </w:r>
      <w:r w:rsidR="007F60B5" w:rsidRPr="00BB2D63">
        <w:rPr>
          <w:rFonts w:ascii="David" w:hAnsi="David" w:cs="David"/>
          <w:sz w:val="24"/>
          <w:szCs w:val="24"/>
          <w:lang w:val="en-US"/>
        </w:rPr>
        <w:t xml:space="preserve"> the network layer required for </w:t>
      </w:r>
      <w:r w:rsidR="007F60B5" w:rsidRPr="00BB2D63">
        <w:rPr>
          <w:rFonts w:ascii="David" w:hAnsi="David" w:cs="David"/>
          <w:b/>
          <w:bCs/>
          <w:sz w:val="24"/>
          <w:szCs w:val="24"/>
          <w:lang w:val="en-US"/>
        </w:rPr>
        <w:t>real-world</w:t>
      </w:r>
      <w:r w:rsidR="007F60B5" w:rsidRPr="00BB2D63">
        <w:rPr>
          <w:rFonts w:ascii="David" w:hAnsi="David" w:cs="David"/>
          <w:sz w:val="24"/>
          <w:szCs w:val="24"/>
          <w:lang w:val="en-US"/>
        </w:rPr>
        <w:t xml:space="preserve"> utility. For any practical application (e.g., secure medical pairing, </w:t>
      </w:r>
      <w:r w:rsidR="007F60B5" w:rsidRPr="00BB2D63">
        <w:rPr>
          <w:rFonts w:ascii="David" w:hAnsi="David" w:cs="David"/>
          <w:b/>
          <w:bCs/>
          <w:sz w:val="24"/>
          <w:szCs w:val="24"/>
          <w:lang w:val="en-US"/>
        </w:rPr>
        <w:t>multi-party</w:t>
      </w:r>
      <w:r w:rsidR="007F60B5" w:rsidRPr="00BB2D63">
        <w:rPr>
          <w:rFonts w:ascii="David" w:hAnsi="David" w:cs="David"/>
          <w:sz w:val="24"/>
          <w:szCs w:val="24"/>
          <w:lang w:val="en-US"/>
        </w:rPr>
        <w:t xml:space="preserve"> data exchange), the system </w:t>
      </w:r>
      <w:r w:rsidR="007F60B5" w:rsidRPr="00BB2D63">
        <w:rPr>
          <w:rFonts w:ascii="David" w:hAnsi="David" w:cs="David"/>
          <w:b/>
          <w:bCs/>
          <w:sz w:val="24"/>
          <w:szCs w:val="24"/>
          <w:lang w:val="en-US"/>
        </w:rPr>
        <w:t>needs</w:t>
      </w:r>
      <w:r w:rsidR="007F60B5" w:rsidRPr="00BB2D63">
        <w:rPr>
          <w:rFonts w:ascii="David" w:hAnsi="David" w:cs="David"/>
          <w:sz w:val="24"/>
          <w:szCs w:val="24"/>
          <w:lang w:val="en-US"/>
        </w:rPr>
        <w:t xml:space="preserve"> to be scalable to allow multiple devices to simultaneously listen, transmit, and coordinate without data collision</w:t>
      </w:r>
    </w:p>
    <w:p w14:paraId="14E73D11" w14:textId="77777777" w:rsidR="00A0161B" w:rsidRPr="00BB2D63" w:rsidRDefault="00A0161B" w:rsidP="00BB2D63">
      <w:pPr>
        <w:spacing w:line="264" w:lineRule="auto"/>
        <w:ind w:left="440" w:right="580" w:hanging="440"/>
        <w:jc w:val="left"/>
        <w:rPr>
          <w:rFonts w:ascii="David" w:hAnsi="David" w:cs="David"/>
          <w:sz w:val="24"/>
          <w:szCs w:val="24"/>
          <w:lang w:val="en-US"/>
        </w:rPr>
      </w:pPr>
    </w:p>
    <w:p w14:paraId="3A19EB8B" w14:textId="36BEEBFB" w:rsidR="0097440E" w:rsidRPr="00BB2D63" w:rsidRDefault="00C7700C" w:rsidP="000A53C2">
      <w:pPr>
        <w:spacing w:before="240" w:after="240"/>
        <w:jc w:val="left"/>
        <w:rPr>
          <w:rFonts w:ascii="David" w:hAnsi="David" w:cs="David"/>
          <w:b/>
          <w:bCs/>
          <w:sz w:val="24"/>
          <w:szCs w:val="24"/>
          <w:lang w:val="en-US"/>
        </w:rPr>
      </w:pPr>
      <w:r w:rsidRPr="00BB2D63">
        <w:rPr>
          <w:rFonts w:ascii="David" w:hAnsi="David" w:cs="David"/>
          <w:b/>
          <w:bCs/>
          <w:sz w:val="24"/>
          <w:szCs w:val="24"/>
          <w:lang w:val="en-US"/>
        </w:rPr>
        <w:t>1.</w:t>
      </w:r>
      <w:r w:rsidR="00B20485" w:rsidRPr="00BB2D63">
        <w:rPr>
          <w:rFonts w:ascii="David" w:hAnsi="David" w:cs="David"/>
          <w:b/>
          <w:bCs/>
          <w:sz w:val="24"/>
          <w:szCs w:val="24"/>
          <w:lang w:val="en-US"/>
        </w:rPr>
        <w:t xml:space="preserve">4. </w:t>
      </w:r>
      <w:r w:rsidR="00E24B12" w:rsidRPr="00BB2D63">
        <w:rPr>
          <w:rFonts w:ascii="David" w:hAnsi="David" w:cs="David"/>
          <w:b/>
          <w:bCs/>
          <w:sz w:val="24"/>
          <w:szCs w:val="24"/>
          <w:lang w:val="en-US"/>
        </w:rPr>
        <w:t>What Has Been Done Until Now</w:t>
      </w:r>
      <w:r w:rsidR="0097440E" w:rsidRPr="00BB2D63">
        <w:rPr>
          <w:rFonts w:ascii="David" w:hAnsi="David" w:cs="David"/>
          <w:b/>
          <w:bCs/>
          <w:sz w:val="24"/>
          <w:szCs w:val="24"/>
          <w:lang w:val="en-US"/>
        </w:rPr>
        <w:t>?</w:t>
      </w:r>
    </w:p>
    <w:p w14:paraId="59FE1B28" w14:textId="43610E89" w:rsidR="0043631A" w:rsidRPr="00BB2D63" w:rsidRDefault="0043631A" w:rsidP="00BB2D63">
      <w:pPr>
        <w:shd w:val="clear" w:color="auto" w:fill="FFFFFF"/>
        <w:spacing w:after="120" w:line="276" w:lineRule="auto"/>
        <w:ind w:right="580"/>
        <w:jc w:val="left"/>
        <w:rPr>
          <w:rFonts w:ascii="David" w:eastAsia="Arial" w:hAnsi="David" w:cs="David"/>
          <w:b/>
          <w:bCs/>
          <w:sz w:val="24"/>
          <w:szCs w:val="24"/>
          <w:lang w:val="en-US"/>
        </w:rPr>
      </w:pPr>
      <w:r w:rsidRPr="00BB2D63">
        <w:rPr>
          <w:rFonts w:ascii="David" w:eastAsia="Times New Roman" w:hAnsi="David" w:cs="David"/>
          <w:sz w:val="24"/>
          <w:szCs w:val="24"/>
          <w:lang w:val="en-US"/>
        </w:rPr>
        <w:t xml:space="preserve">This project builds upon the foundational research and implementation conducted by previous engineering students at Braude College. Specifically, we acknowledge the work of </w:t>
      </w:r>
      <w:r w:rsidR="00101872" w:rsidRPr="00BB2D63">
        <w:rPr>
          <w:rFonts w:ascii="David" w:eastAsia="Times New Roman" w:hAnsi="David" w:cs="David"/>
          <w:sz w:val="24"/>
          <w:szCs w:val="24"/>
          <w:lang w:val="en-US"/>
        </w:rPr>
        <w:t xml:space="preserve">Miras Safadi, Rani Hassan </w:t>
      </w:r>
      <w:r w:rsidR="00101872" w:rsidRPr="00BB2D63">
        <w:rPr>
          <w:rFonts w:ascii="David" w:hAnsi="David" w:cs="David"/>
          <w:sz w:val="24"/>
          <w:szCs w:val="24"/>
          <w:lang w:val="en-US"/>
        </w:rPr>
        <w:t xml:space="preserve">Smart Visit Card (SVC) </w:t>
      </w:r>
      <w:r w:rsidR="00101872" w:rsidRPr="00BB2D63">
        <w:rPr>
          <w:rFonts w:ascii="David" w:eastAsia="Times New Roman" w:hAnsi="David" w:cs="David"/>
          <w:sz w:val="24"/>
          <w:szCs w:val="24"/>
          <w:lang w:val="en-US"/>
        </w:rPr>
        <w:t xml:space="preserve">[6], </w:t>
      </w:r>
      <w:r w:rsidRPr="00BB2D63">
        <w:rPr>
          <w:rFonts w:ascii="David" w:eastAsia="Times New Roman" w:hAnsi="David" w:cs="David"/>
          <w:sz w:val="24"/>
          <w:szCs w:val="24"/>
          <w:lang w:val="en-US"/>
        </w:rPr>
        <w:t>Tal Zilberman</w:t>
      </w:r>
      <w:r w:rsidR="007B3D50" w:rsidRPr="00BB2D63">
        <w:rPr>
          <w:rFonts w:ascii="David" w:eastAsia="Times New Roman" w:hAnsi="David" w:cs="David"/>
          <w:sz w:val="24"/>
          <w:szCs w:val="24"/>
          <w:lang w:val="en-US"/>
        </w:rPr>
        <w:t>,</w:t>
      </w:r>
      <w:r w:rsidRPr="00BB2D63">
        <w:rPr>
          <w:rFonts w:ascii="David" w:eastAsia="Times New Roman" w:hAnsi="David" w:cs="David"/>
          <w:sz w:val="24"/>
          <w:szCs w:val="24"/>
          <w:lang w:val="en-US"/>
        </w:rPr>
        <w:t xml:space="preserve"> Ariela </w:t>
      </w:r>
      <w:r w:rsidRPr="00BB2D63">
        <w:rPr>
          <w:rFonts w:ascii="David" w:eastAsia="Times New Roman" w:hAnsi="David" w:cs="David"/>
          <w:sz w:val="24"/>
          <w:szCs w:val="24"/>
          <w:lang w:val="en-US"/>
        </w:rPr>
        <w:lastRenderedPageBreak/>
        <w:t>Havkin</w:t>
      </w:r>
      <w:r w:rsidR="00101872" w:rsidRPr="00BB2D63">
        <w:rPr>
          <w:rFonts w:ascii="David" w:eastAsia="Times New Roman" w:hAnsi="David" w:cs="David"/>
          <w:sz w:val="24"/>
          <w:szCs w:val="24"/>
          <w:lang w:val="en-US"/>
        </w:rPr>
        <w:t xml:space="preserve"> </w:t>
      </w:r>
      <w:r w:rsidR="00101872" w:rsidRPr="00BB2D63">
        <w:rPr>
          <w:rFonts w:ascii="David" w:eastAsia="Times New Roman" w:hAnsi="David" w:cs="David"/>
          <w:noProof/>
          <w:color w:val="000000"/>
          <w:sz w:val="24"/>
          <w:szCs w:val="24"/>
          <w:lang w:val="en-US"/>
        </w:rPr>
        <w:t>Ultra Sound Data Transfer Many To Many</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[7]</w:t>
      </w:r>
      <w:r w:rsidR="007B3D50" w:rsidRPr="00BB2D63">
        <w:rPr>
          <w:rFonts w:ascii="David" w:eastAsia="Times New Roman" w:hAnsi="David" w:cs="David"/>
          <w:sz w:val="24"/>
          <w:szCs w:val="24"/>
          <w:lang w:val="en-US"/>
        </w:rPr>
        <w:t>, Taimor Fares   and Fares Jaraisy</w:t>
      </w:r>
      <w:r w:rsidR="00101872" w:rsidRPr="00BB2D63">
        <w:rPr>
          <w:rFonts w:ascii="David" w:eastAsia="Times New Roman" w:hAnsi="David" w:cs="David"/>
          <w:sz w:val="24"/>
          <w:szCs w:val="24"/>
          <w:lang w:val="en-US"/>
        </w:rPr>
        <w:t xml:space="preserve"> </w:t>
      </w:r>
      <w:r w:rsidR="00101872" w:rsidRPr="00BB2D63">
        <w:rPr>
          <w:rFonts w:ascii="David" w:hAnsi="David" w:cs="David"/>
          <w:sz w:val="24"/>
          <w:szCs w:val="24"/>
          <w:lang w:val="en-US"/>
        </w:rPr>
        <w:t>Inaudible Information Transfer between Android Based Devices</w:t>
      </w:r>
      <w:r w:rsidR="00101872" w:rsidRPr="00BB2D63">
        <w:rPr>
          <w:rFonts w:ascii="David" w:eastAsia="Times New Roman" w:hAnsi="David" w:cs="David"/>
          <w:sz w:val="24"/>
          <w:szCs w:val="24"/>
          <w:lang w:val="en-US"/>
        </w:rPr>
        <w:t xml:space="preserve"> </w:t>
      </w:r>
      <w:r w:rsidR="000619E0" w:rsidRPr="00BB2D63">
        <w:rPr>
          <w:rFonts w:ascii="David" w:eastAsia="Times New Roman" w:hAnsi="David" w:cs="David"/>
          <w:sz w:val="24"/>
          <w:szCs w:val="24"/>
          <w:lang w:val="en-US"/>
        </w:rPr>
        <w:t>[8]</w:t>
      </w:r>
      <w:r w:rsidR="007B3D50" w:rsidRPr="00BB2D63">
        <w:rPr>
          <w:rFonts w:ascii="David" w:eastAsia="Times New Roman" w:hAnsi="David" w:cs="David"/>
          <w:sz w:val="24"/>
          <w:szCs w:val="24"/>
          <w:lang w:val="en-US"/>
        </w:rPr>
        <w:t xml:space="preserve">. </w:t>
      </w:r>
    </w:p>
    <w:p w14:paraId="0464A2BB" w14:textId="537F25DE" w:rsidR="0043631A" w:rsidRPr="00BB2D63" w:rsidRDefault="00016CB0" w:rsidP="00BB2D63">
      <w:pPr>
        <w:shd w:val="clear" w:color="auto" w:fill="FFFFFF"/>
        <w:spacing w:before="240" w:after="120" w:line="264" w:lineRule="auto"/>
        <w:jc w:val="left"/>
        <w:rPr>
          <w:rFonts w:ascii="David" w:eastAsia="Times New Roman" w:hAnsi="David" w:cs="David"/>
          <w:sz w:val="24"/>
          <w:szCs w:val="24"/>
          <w:lang w:val="en-US"/>
        </w:rPr>
      </w:pPr>
      <w:r w:rsidRPr="00BB2D63">
        <w:rPr>
          <w:rFonts w:ascii="David" w:eastAsia="Times New Roman" w:hAnsi="David" w:cs="David"/>
          <w:sz w:val="24"/>
          <w:szCs w:val="24"/>
          <w:lang w:val="en-US"/>
        </w:rPr>
        <w:t>These teams</w:t>
      </w:r>
      <w:r w:rsidR="0043631A" w:rsidRPr="00BB2D63">
        <w:rPr>
          <w:rFonts w:ascii="David" w:eastAsia="Times New Roman" w:hAnsi="David" w:cs="David"/>
          <w:sz w:val="24"/>
          <w:szCs w:val="24"/>
          <w:lang w:val="en-US"/>
        </w:rPr>
        <w:t xml:space="preserve"> successfully established </w:t>
      </w:r>
      <w:r w:rsidR="0045301A" w:rsidRPr="00BB2D63">
        <w:rPr>
          <w:rFonts w:ascii="David" w:eastAsia="Times New Roman" w:hAnsi="David" w:cs="David"/>
          <w:sz w:val="24"/>
          <w:szCs w:val="24"/>
          <w:lang w:val="en-US"/>
        </w:rPr>
        <w:t>Proof</w:t>
      </w:r>
      <w:r w:rsidR="0043631A" w:rsidRPr="00BB2D63">
        <w:rPr>
          <w:rFonts w:ascii="David" w:eastAsia="Times New Roman" w:hAnsi="David" w:cs="David"/>
          <w:sz w:val="24"/>
          <w:szCs w:val="24"/>
          <w:lang w:val="en-US"/>
        </w:rPr>
        <w:t xml:space="preserve"> of Concept (PoC) for a one-to-one ultrasonic communication channel between two Android devices. Their key achievements included:</w:t>
      </w:r>
    </w:p>
    <w:p w14:paraId="23C38134" w14:textId="1B8878BE" w:rsidR="0043631A" w:rsidRPr="00BB2D63" w:rsidRDefault="0043631A" w:rsidP="00BB2D63">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Physical Layer Implementation: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researched and selected </w:t>
      </w:r>
      <w:r w:rsidRPr="00BB2D63">
        <w:rPr>
          <w:rFonts w:ascii="David" w:eastAsia="Times New Roman" w:hAnsi="David" w:cs="David"/>
          <w:b/>
          <w:bCs/>
          <w:sz w:val="24"/>
          <w:szCs w:val="24"/>
          <w:lang w:val="en-US"/>
        </w:rPr>
        <w:t>Frequency-Shift Keying (FSK)</w:t>
      </w:r>
      <w:r w:rsidRPr="00BB2D63">
        <w:rPr>
          <w:rFonts w:ascii="David" w:eastAsia="Times New Roman" w:hAnsi="David" w:cs="David"/>
          <w:sz w:val="24"/>
          <w:szCs w:val="24"/>
          <w:lang w:val="en-US"/>
        </w:rPr>
        <w:t xml:space="preserve"> as the optimal modulation technique for acoustic data </w:t>
      </w:r>
      <w:r w:rsidR="007B6B70" w:rsidRPr="00BB2D63">
        <w:rPr>
          <w:rFonts w:ascii="David" w:eastAsia="Times New Roman" w:hAnsi="David" w:cs="David"/>
          <w:sz w:val="24"/>
          <w:szCs w:val="24"/>
          <w:lang w:val="en-US"/>
        </w:rPr>
        <w:t>transfer [</w:t>
      </w:r>
      <w:r w:rsidR="00222431" w:rsidRPr="00BB2D63">
        <w:rPr>
          <w:rFonts w:ascii="David" w:eastAsia="Times New Roman" w:hAnsi="David" w:cs="David"/>
          <w:sz w:val="24"/>
          <w:szCs w:val="24"/>
          <w:lang w:val="en-US"/>
        </w:rPr>
        <w:t>7][1]</w:t>
      </w:r>
      <w:r w:rsidRPr="00BB2D63">
        <w:rPr>
          <w:rFonts w:ascii="David" w:eastAsia="Times New Roman" w:hAnsi="David" w:cs="David"/>
          <w:sz w:val="24"/>
          <w:szCs w:val="24"/>
          <w:lang w:val="en-US"/>
        </w:rPr>
        <w:t>.</w:t>
      </w:r>
    </w:p>
    <w:p w14:paraId="1E40743F" w14:textId="09A69A0D"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Frequency Selection:</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determined that the frequency range of </w:t>
      </w:r>
      <w:r w:rsidRPr="00BB2D63">
        <w:rPr>
          <w:rFonts w:ascii="David" w:eastAsia="Times New Roman" w:hAnsi="David" w:cs="David"/>
          <w:b/>
          <w:bCs/>
          <w:sz w:val="24"/>
          <w:szCs w:val="24"/>
          <w:lang w:val="en-US"/>
        </w:rPr>
        <w:t>18 kHz to 19 kHz</w:t>
      </w:r>
      <w:r w:rsidRPr="00BB2D63">
        <w:rPr>
          <w:rFonts w:ascii="David" w:eastAsia="Times New Roman" w:hAnsi="David" w:cs="David"/>
          <w:sz w:val="24"/>
          <w:szCs w:val="24"/>
          <w:lang w:val="en-US"/>
        </w:rPr>
        <w:t xml:space="preserve"> was most effective for mobile speakers and microphones, remaining inaudible to humans while detectable by standard </w:t>
      </w:r>
      <w:r w:rsidR="0067066D" w:rsidRPr="00BB2D63">
        <w:rPr>
          <w:rFonts w:ascii="David" w:eastAsia="Times New Roman" w:hAnsi="David" w:cs="David"/>
          <w:sz w:val="24"/>
          <w:szCs w:val="24"/>
          <w:lang w:val="en-US"/>
        </w:rPr>
        <w:t>hardware [</w:t>
      </w:r>
      <w:r w:rsidR="00222431" w:rsidRPr="00BB2D63">
        <w:rPr>
          <w:rFonts w:ascii="David" w:eastAsia="Times New Roman" w:hAnsi="David" w:cs="David"/>
          <w:sz w:val="24"/>
          <w:szCs w:val="24"/>
          <w:lang w:val="en-US"/>
        </w:rPr>
        <w:t>7][2]</w:t>
      </w:r>
      <w:r w:rsidRPr="00BB2D63">
        <w:rPr>
          <w:rFonts w:ascii="David" w:eastAsia="Times New Roman" w:hAnsi="David" w:cs="David"/>
          <w:sz w:val="24"/>
          <w:szCs w:val="24"/>
          <w:lang w:val="en-US"/>
        </w:rPr>
        <w:t>.</w:t>
      </w:r>
    </w:p>
    <w:p w14:paraId="29B84BE3" w14:textId="743494E0" w:rsidR="0043631A" w:rsidRPr="00BB2D63" w:rsidRDefault="0043631A" w:rsidP="008658E0">
      <w:pPr>
        <w:numPr>
          <w:ilvl w:val="0"/>
          <w:numId w:val="10"/>
        </w:numPr>
        <w:shd w:val="clear" w:color="auto" w:fill="FFFFFF"/>
        <w:tabs>
          <w:tab w:val="num" w:pos="720"/>
        </w:tabs>
        <w:spacing w:before="240" w:after="120" w:line="264" w:lineRule="auto"/>
        <w:ind w:left="1440"/>
        <w:jc w:val="left"/>
        <w:rPr>
          <w:rFonts w:ascii="David" w:eastAsia="Times New Roman" w:hAnsi="David" w:cs="David"/>
          <w:sz w:val="24"/>
          <w:szCs w:val="24"/>
          <w:lang w:val="en-US"/>
        </w:rPr>
      </w:pPr>
      <w:r w:rsidRPr="00BB2D63">
        <w:rPr>
          <w:rFonts w:ascii="David" w:eastAsia="Times New Roman" w:hAnsi="David" w:cs="David"/>
          <w:b/>
          <w:bCs/>
          <w:sz w:val="24"/>
          <w:szCs w:val="24"/>
          <w:lang w:val="en-US"/>
        </w:rPr>
        <w:t>Data Processing:</w:t>
      </w:r>
      <w:r w:rsidRPr="00BB2D63">
        <w:rPr>
          <w:rFonts w:ascii="David" w:eastAsia="Times New Roman" w:hAnsi="David" w:cs="David"/>
          <w:sz w:val="24"/>
          <w:szCs w:val="24"/>
          <w:lang w:val="en-US"/>
        </w:rPr>
        <w:t xml:space="preserve"> </w:t>
      </w:r>
      <w:r w:rsidR="0045301A" w:rsidRPr="00BB2D63">
        <w:rPr>
          <w:rFonts w:ascii="David" w:eastAsia="Times New Roman" w:hAnsi="David" w:cs="David"/>
          <w:sz w:val="24"/>
          <w:szCs w:val="24"/>
          <w:lang w:val="en-US"/>
        </w:rPr>
        <w:t>These teams</w:t>
      </w:r>
      <w:r w:rsidRPr="00BB2D63">
        <w:rPr>
          <w:rFonts w:ascii="David" w:eastAsia="Times New Roman" w:hAnsi="David" w:cs="David"/>
          <w:sz w:val="24"/>
          <w:szCs w:val="24"/>
          <w:lang w:val="en-US"/>
        </w:rPr>
        <w:t xml:space="preserve"> implemented a flow using Fast Fourier Transform (FFT) to convert recorded audio from the time domain to the frequency domain to decode binary </w:t>
      </w:r>
      <w:r w:rsidR="0067066D" w:rsidRPr="00BB2D63">
        <w:rPr>
          <w:rFonts w:ascii="David" w:eastAsia="Times New Roman" w:hAnsi="David" w:cs="David"/>
          <w:sz w:val="24"/>
          <w:szCs w:val="24"/>
          <w:lang w:val="en-US"/>
        </w:rPr>
        <w:t>data [</w:t>
      </w:r>
      <w:r w:rsidR="00222431" w:rsidRPr="00BB2D63">
        <w:rPr>
          <w:rFonts w:ascii="David" w:eastAsia="Times New Roman" w:hAnsi="David" w:cs="David"/>
          <w:sz w:val="24"/>
          <w:szCs w:val="24"/>
          <w:lang w:val="en-US"/>
        </w:rPr>
        <w:t>7][3]</w:t>
      </w:r>
      <w:r w:rsidRPr="00BB2D63">
        <w:rPr>
          <w:rFonts w:ascii="David" w:eastAsia="Times New Roman" w:hAnsi="David" w:cs="David"/>
          <w:sz w:val="24"/>
          <w:szCs w:val="24"/>
          <w:lang w:val="en-US"/>
        </w:rPr>
        <w:t>.</w:t>
      </w:r>
    </w:p>
    <w:p w14:paraId="1826DF1A" w14:textId="48B17DCB" w:rsidR="0043631A" w:rsidRPr="00BB2D63" w:rsidRDefault="00C7700C" w:rsidP="008658E0">
      <w:pPr>
        <w:spacing w:before="240" w:after="240"/>
        <w:jc w:val="left"/>
        <w:rPr>
          <w:rFonts w:ascii="David" w:hAnsi="David" w:cs="David"/>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1</w:t>
      </w:r>
      <w:r w:rsidRPr="00BB2D63">
        <w:rPr>
          <w:rFonts w:ascii="David" w:hAnsi="David" w:cs="David"/>
          <w:b/>
          <w:bCs/>
          <w:sz w:val="24"/>
          <w:szCs w:val="24"/>
          <w:lang w:val="en-US"/>
        </w:rPr>
        <w:t>.</w:t>
      </w:r>
      <w:r w:rsidR="00DA341C" w:rsidRPr="00BB2D63">
        <w:rPr>
          <w:rFonts w:ascii="David" w:hAnsi="David" w:cs="David"/>
          <w:b/>
          <w:bCs/>
          <w:sz w:val="24"/>
          <w:szCs w:val="24"/>
          <w:lang w:val="en-US"/>
        </w:rPr>
        <w:t xml:space="preserve"> </w:t>
      </w:r>
      <w:r w:rsidRPr="00BB2D63">
        <w:rPr>
          <w:rFonts w:ascii="David" w:hAnsi="David" w:cs="David"/>
          <w:b/>
          <w:bCs/>
          <w:sz w:val="24"/>
          <w:szCs w:val="24"/>
          <w:lang w:val="en-US"/>
        </w:rPr>
        <w:t xml:space="preserve">What </w:t>
      </w:r>
      <w:r w:rsidR="00E24B12" w:rsidRPr="00BB2D63">
        <w:rPr>
          <w:rFonts w:ascii="David" w:hAnsi="David" w:cs="David"/>
          <w:b/>
          <w:bCs/>
          <w:sz w:val="24"/>
          <w:szCs w:val="24"/>
          <w:lang w:val="en-US"/>
        </w:rPr>
        <w:t>Is Wrong With What Has Been Done Until Now</w:t>
      </w:r>
      <w:r w:rsidRPr="00BB2D63">
        <w:rPr>
          <w:rFonts w:ascii="David" w:hAnsi="David" w:cs="David"/>
          <w:b/>
          <w:bCs/>
          <w:sz w:val="24"/>
          <w:szCs w:val="24"/>
          <w:lang w:val="en-US"/>
        </w:rPr>
        <w:t>?</w:t>
      </w:r>
    </w:p>
    <w:p w14:paraId="4BC82893" w14:textId="5C48446C" w:rsidR="0043631A" w:rsidRPr="00BB2D63" w:rsidRDefault="0043631A" w:rsidP="00BB2D63">
      <w:pPr>
        <w:spacing w:before="240" w:after="240"/>
        <w:jc w:val="left"/>
        <w:rPr>
          <w:rFonts w:ascii="David" w:hAnsi="David" w:cs="David"/>
          <w:sz w:val="24"/>
          <w:szCs w:val="24"/>
          <w:lang w:val="en-US"/>
        </w:rPr>
      </w:pPr>
      <w:r w:rsidRPr="00BB2D63">
        <w:rPr>
          <w:rFonts w:ascii="David" w:hAnsi="David" w:cs="David"/>
          <w:sz w:val="24"/>
          <w:szCs w:val="24"/>
          <w:lang w:val="en-US"/>
        </w:rPr>
        <w:t xml:space="preserve">While the previous implementation succeeded in establishing a basic link, it lacked the necessary </w:t>
      </w:r>
      <w:r w:rsidRPr="00BB2D63">
        <w:rPr>
          <w:rFonts w:ascii="David" w:hAnsi="David" w:cs="David"/>
          <w:b/>
          <w:bCs/>
          <w:sz w:val="24"/>
          <w:szCs w:val="24"/>
          <w:lang w:val="en-US"/>
        </w:rPr>
        <w:t>Network Layer</w:t>
      </w:r>
      <w:r w:rsidRPr="00BB2D63">
        <w:rPr>
          <w:rFonts w:ascii="David" w:hAnsi="David" w:cs="David"/>
          <w:sz w:val="24"/>
          <w:szCs w:val="24"/>
          <w:lang w:val="en-US"/>
        </w:rPr>
        <w:t xml:space="preserve"> and </w:t>
      </w:r>
      <w:r w:rsidRPr="00BB2D63">
        <w:rPr>
          <w:rFonts w:ascii="David" w:hAnsi="David" w:cs="David"/>
          <w:b/>
          <w:bCs/>
          <w:sz w:val="24"/>
          <w:szCs w:val="24"/>
          <w:lang w:val="en-US"/>
        </w:rPr>
        <w:t>Cross-Platform</w:t>
      </w:r>
      <w:r w:rsidRPr="00BB2D63">
        <w:rPr>
          <w:rFonts w:ascii="David" w:hAnsi="David" w:cs="David"/>
          <w:sz w:val="24"/>
          <w:szCs w:val="24"/>
          <w:lang w:val="en-US"/>
        </w:rPr>
        <w:t xml:space="preserve"> capabilities required for real-world utility.</w:t>
      </w:r>
    </w:p>
    <w:p w14:paraId="68B4337A" w14:textId="77777777" w:rsidR="00BB2D63" w:rsidRDefault="0043631A">
      <w:pPr>
        <w:numPr>
          <w:ilvl w:val="0"/>
          <w:numId w:val="11"/>
        </w:numPr>
        <w:tabs>
          <w:tab w:val="num" w:pos="720"/>
        </w:tabs>
        <w:spacing w:before="240" w:after="240"/>
        <w:ind w:left="1800"/>
        <w:jc w:val="left"/>
        <w:rPr>
          <w:rFonts w:ascii="David" w:hAnsi="David" w:cs="David"/>
          <w:sz w:val="24"/>
          <w:szCs w:val="24"/>
          <w:lang w:val="en-US"/>
        </w:rPr>
      </w:pPr>
      <w:r w:rsidRPr="00BB2D63">
        <w:rPr>
          <w:rFonts w:ascii="David" w:hAnsi="David" w:cs="David"/>
          <w:b/>
          <w:bCs/>
          <w:sz w:val="24"/>
          <w:szCs w:val="24"/>
          <w:lang w:val="en-US"/>
        </w:rPr>
        <w:t>Lack of Network Protocol (Scalability):</w:t>
      </w:r>
      <w:r w:rsidRPr="00BB2D63">
        <w:rPr>
          <w:rFonts w:ascii="David" w:hAnsi="David" w:cs="David"/>
          <w:sz w:val="24"/>
          <w:szCs w:val="24"/>
          <w:lang w:val="en-US"/>
        </w:rPr>
        <w:t xml:space="preserve"> The previous system was strictly limited to a </w:t>
      </w:r>
      <w:r w:rsidRPr="00BB2D63">
        <w:rPr>
          <w:rFonts w:ascii="David" w:hAnsi="David" w:cs="David"/>
          <w:b/>
          <w:bCs/>
          <w:sz w:val="24"/>
          <w:szCs w:val="24"/>
          <w:lang w:val="en-US"/>
        </w:rPr>
        <w:t>one-to-one</w:t>
      </w:r>
      <w:r w:rsidRPr="00BB2D63">
        <w:rPr>
          <w:rFonts w:ascii="David" w:hAnsi="David" w:cs="David"/>
          <w:sz w:val="24"/>
          <w:szCs w:val="24"/>
          <w:lang w:val="en-US"/>
        </w:rPr>
        <w:t xml:space="preserve"> connection. It did not have a mechanism to handle multiple devices simultaneously. Without a channel arbitration protocol (like CSMA/CA), if three or more devices attempted to communicate, their signals would collide, rendering the data unreadable. It could not support a "many-to-many" topology.</w:t>
      </w:r>
    </w:p>
    <w:p w14:paraId="49A7AD3F" w14:textId="3CF13018" w:rsidR="00420908" w:rsidRPr="00BB2D63" w:rsidRDefault="005C3AC6" w:rsidP="00A078B1">
      <w:pPr>
        <w:numPr>
          <w:ilvl w:val="0"/>
          <w:numId w:val="11"/>
        </w:numPr>
        <w:tabs>
          <w:tab w:val="num" w:pos="720"/>
        </w:tabs>
        <w:spacing w:before="240" w:after="240"/>
        <w:ind w:left="1800"/>
        <w:jc w:val="left"/>
        <w:rPr>
          <w:rFonts w:ascii="David" w:hAnsi="David" w:cs="David"/>
          <w:sz w:val="24"/>
          <w:szCs w:val="24"/>
          <w:lang w:val="en-US"/>
        </w:rPr>
      </w:pPr>
      <w:r w:rsidRPr="00494454">
        <w:rPr>
          <w:rFonts w:ascii="David" w:hAnsi="David" w:cs="David"/>
          <w:b/>
          <w:bCs/>
          <w:sz w:val="24"/>
          <w:szCs w:val="24"/>
          <w:lang w:val="en-US"/>
        </w:rPr>
        <w:t>Single Platform</w:t>
      </w:r>
      <w:r w:rsidR="00BB2D63">
        <w:rPr>
          <w:rFonts w:ascii="David" w:hAnsi="David" w:cs="David"/>
          <w:b/>
          <w:bCs/>
          <w:sz w:val="24"/>
          <w:szCs w:val="24"/>
          <w:lang w:val="en-US"/>
        </w:rPr>
        <w:t xml:space="preserve"> </w:t>
      </w:r>
      <w:r w:rsidRPr="00494454">
        <w:rPr>
          <w:rFonts w:ascii="David" w:hAnsi="David" w:cs="David"/>
          <w:b/>
          <w:bCs/>
          <w:sz w:val="24"/>
          <w:szCs w:val="24"/>
          <w:lang w:val="en-US"/>
        </w:rPr>
        <w:t>Restriction:</w:t>
      </w:r>
      <w:r w:rsidRPr="00494454">
        <w:rPr>
          <w:rFonts w:ascii="David" w:hAnsi="David" w:cs="David"/>
          <w:sz w:val="24"/>
          <w:szCs w:val="24"/>
          <w:lang w:val="en-US"/>
        </w:rPr>
        <w:t xml:space="preserve"> The</w:t>
      </w:r>
      <w:r w:rsidR="0043631A" w:rsidRPr="00BB2D63">
        <w:rPr>
          <w:rFonts w:ascii="David" w:hAnsi="David" w:cs="David"/>
          <w:sz w:val="24"/>
          <w:szCs w:val="24"/>
          <w:lang w:val="en-US"/>
        </w:rPr>
        <w:t xml:space="preserve"> previous project was developed exclusively for the </w:t>
      </w:r>
      <w:r w:rsidR="0043631A" w:rsidRPr="00BB2D63">
        <w:rPr>
          <w:rFonts w:ascii="David" w:hAnsi="David" w:cs="David"/>
          <w:b/>
          <w:bCs/>
          <w:sz w:val="24"/>
          <w:szCs w:val="24"/>
          <w:lang w:val="en-US"/>
        </w:rPr>
        <w:t>Android</w:t>
      </w:r>
      <w:r w:rsidR="0043631A" w:rsidRPr="00BB2D63">
        <w:rPr>
          <w:rFonts w:ascii="David" w:hAnsi="David" w:cs="David"/>
          <w:sz w:val="24"/>
          <w:szCs w:val="24"/>
          <w:lang w:val="en-US"/>
        </w:rPr>
        <w:t xml:space="preserve"> operating system. In a real-world scenario (such as contact tracing or medical environments), users carry heterogeneous devices. A system that cannot communicate between an Android phone and an iPhone (iOS) has limited practical application</w:t>
      </w:r>
      <w:r w:rsidR="00013B63" w:rsidRPr="00BB2D63">
        <w:rPr>
          <w:rFonts w:ascii="David" w:hAnsi="David" w:cs="David"/>
          <w:sz w:val="24"/>
          <w:szCs w:val="24"/>
          <w:lang w:val="en-US"/>
        </w:rPr>
        <w:t>.</w:t>
      </w:r>
      <w:r w:rsidR="00420908" w:rsidRPr="00BB2D63">
        <w:rPr>
          <w:rFonts w:ascii="David" w:hAnsi="David" w:cs="David"/>
          <w:sz w:val="24"/>
          <w:szCs w:val="24"/>
          <w:lang w:val="en-US"/>
        </w:rPr>
        <w:br/>
      </w:r>
    </w:p>
    <w:p w14:paraId="28DF55D4" w14:textId="42321671" w:rsidR="00BD16DC" w:rsidRPr="00A078B1" w:rsidRDefault="00C7700C" w:rsidP="00A066BB">
      <w:pPr>
        <w:spacing w:before="240" w:after="240"/>
        <w:ind w:left="640" w:hanging="640"/>
        <w:jc w:val="left"/>
        <w:rPr>
          <w:rFonts w:ascii="David" w:hAnsi="David" w:cs="David"/>
          <w:b/>
          <w:bCs/>
          <w:sz w:val="24"/>
          <w:szCs w:val="24"/>
          <w:lang w:val="en-US"/>
        </w:rPr>
      </w:pPr>
      <w:r w:rsidRPr="00BB2D63">
        <w:rPr>
          <w:rFonts w:ascii="David" w:hAnsi="David" w:cs="David"/>
          <w:b/>
          <w:bCs/>
          <w:sz w:val="24"/>
          <w:szCs w:val="24"/>
          <w:lang w:val="en-US"/>
        </w:rPr>
        <w:t>1.4.</w:t>
      </w:r>
      <w:r w:rsidR="004D6A06" w:rsidRPr="00BB2D63">
        <w:rPr>
          <w:rFonts w:ascii="David" w:hAnsi="David" w:cs="David"/>
          <w:b/>
          <w:bCs/>
          <w:sz w:val="24"/>
          <w:szCs w:val="24"/>
          <w:rtl/>
          <w:lang w:val="en-US"/>
        </w:rPr>
        <w:t>2</w:t>
      </w:r>
      <w:r w:rsidRPr="00A078B1">
        <w:rPr>
          <w:rFonts w:ascii="David" w:hAnsi="David" w:cs="David"/>
          <w:b/>
          <w:bCs/>
          <w:sz w:val="24"/>
          <w:szCs w:val="24"/>
          <w:lang w:val="en-US"/>
        </w:rPr>
        <w:t>.</w:t>
      </w:r>
      <w:r w:rsidR="00DA341C" w:rsidRPr="00A078B1">
        <w:rPr>
          <w:rFonts w:ascii="David" w:hAnsi="David" w:cs="David"/>
          <w:sz w:val="24"/>
          <w:szCs w:val="24"/>
          <w:lang w:val="en-US"/>
        </w:rPr>
        <w:t xml:space="preserve"> </w:t>
      </w:r>
      <w:r w:rsidR="00D07342" w:rsidRPr="00A078B1">
        <w:rPr>
          <w:rFonts w:ascii="David" w:hAnsi="David" w:cs="David"/>
          <w:b/>
          <w:bCs/>
          <w:sz w:val="24"/>
          <w:szCs w:val="24"/>
          <w:lang w:val="en-US"/>
        </w:rPr>
        <w:t>Proposed Solution and Implementation</w:t>
      </w:r>
    </w:p>
    <w:p w14:paraId="5EEEDAEC" w14:textId="7E6B5EE3" w:rsidR="00C47FD0" w:rsidRPr="00A078B1" w:rsidRDefault="00D07342" w:rsidP="007D0704">
      <w:pPr>
        <w:shd w:val="clear" w:color="auto" w:fill="FFFFFF"/>
        <w:spacing w:before="240" w:after="120" w:line="264" w:lineRule="auto"/>
        <w:ind w:left="1080"/>
        <w:jc w:val="left"/>
        <w:rPr>
          <w:rFonts w:ascii="David" w:hAnsi="David" w:cs="David"/>
          <w:sz w:val="24"/>
          <w:szCs w:val="24"/>
          <w:lang w:val="en-US"/>
        </w:rPr>
      </w:pPr>
      <w:r w:rsidRPr="00A078B1">
        <w:rPr>
          <w:rFonts w:ascii="David" w:hAnsi="David" w:cs="David"/>
          <w:sz w:val="24"/>
          <w:szCs w:val="24"/>
          <w:lang w:val="en-US"/>
        </w:rPr>
        <w:t xml:space="preserve">The project </w:t>
      </w:r>
      <w:r w:rsidR="00B5201E" w:rsidRPr="00A078B1">
        <w:rPr>
          <w:rFonts w:ascii="David" w:hAnsi="David" w:cs="David"/>
          <w:sz w:val="24"/>
          <w:szCs w:val="24"/>
          <w:lang w:val="en-US"/>
        </w:rPr>
        <w:t>expands</w:t>
      </w:r>
      <w:r w:rsidR="00A066BB" w:rsidRPr="00A078B1">
        <w:rPr>
          <w:rFonts w:ascii="David" w:hAnsi="David" w:cs="David"/>
          <w:sz w:val="24"/>
          <w:szCs w:val="24"/>
          <w:lang w:val="en-US"/>
        </w:rPr>
        <w:t xml:space="preserve"> </w:t>
      </w:r>
      <w:r w:rsidR="007B5591" w:rsidRPr="00A078B1">
        <w:rPr>
          <w:rFonts w:ascii="David" w:hAnsi="David" w:cs="David"/>
          <w:sz w:val="24"/>
          <w:szCs w:val="24"/>
          <w:lang w:val="en-US"/>
        </w:rPr>
        <w:t xml:space="preserve">the communication channel from one- to -one, to many- to- </w:t>
      </w:r>
      <w:r w:rsidR="00A87B6C" w:rsidRPr="00A078B1">
        <w:rPr>
          <w:rFonts w:ascii="David" w:hAnsi="David" w:cs="David"/>
          <w:sz w:val="24"/>
          <w:szCs w:val="24"/>
          <w:lang w:val="en-US"/>
        </w:rPr>
        <w:t>many.</w:t>
      </w:r>
      <w:r w:rsidR="00A87B6C" w:rsidRPr="00A078B1">
        <w:rPr>
          <w:rFonts w:ascii="David" w:hAnsi="David" w:cs="David"/>
          <w:lang w:val="en-US"/>
        </w:rPr>
        <w:t xml:space="preserve"> </w:t>
      </w:r>
      <w:r w:rsidR="00A066BB" w:rsidRPr="00A078B1">
        <w:rPr>
          <w:rFonts w:ascii="David" w:hAnsi="David" w:cs="David"/>
          <w:sz w:val="24"/>
          <w:szCs w:val="24"/>
          <w:lang w:val="en-US"/>
        </w:rPr>
        <w:t>W</w:t>
      </w:r>
      <w:r w:rsidRPr="00A078B1">
        <w:rPr>
          <w:rFonts w:ascii="David" w:hAnsi="David" w:cs="David"/>
          <w:sz w:val="24"/>
          <w:szCs w:val="24"/>
          <w:lang w:val="en-US"/>
        </w:rPr>
        <w:t xml:space="preserve">e implemented </w:t>
      </w:r>
      <w:r w:rsidR="007B5591" w:rsidRPr="00A078B1">
        <w:rPr>
          <w:rFonts w:ascii="David" w:hAnsi="David" w:cs="David"/>
          <w:sz w:val="24"/>
          <w:szCs w:val="24"/>
          <w:lang w:val="en-US"/>
        </w:rPr>
        <w:t xml:space="preserve">a sophisticated channel arbitration method, specifically the Carrier Sense Multiple Access </w:t>
      </w:r>
      <w:r w:rsidR="003A6B0D" w:rsidRPr="00A078B1">
        <w:rPr>
          <w:rFonts w:ascii="David" w:hAnsi="David" w:cs="David"/>
          <w:sz w:val="24"/>
          <w:szCs w:val="24"/>
          <w:lang w:val="en-US"/>
        </w:rPr>
        <w:t>(</w:t>
      </w:r>
      <w:r w:rsidR="007B5591" w:rsidRPr="00A078B1">
        <w:rPr>
          <w:rFonts w:ascii="David" w:hAnsi="David" w:cs="David"/>
          <w:sz w:val="24"/>
          <w:szCs w:val="24"/>
          <w:lang w:val="en-US"/>
        </w:rPr>
        <w:t>CSMA/</w:t>
      </w:r>
      <w:r w:rsidR="00D508EF" w:rsidRPr="00A078B1">
        <w:rPr>
          <w:rFonts w:ascii="David" w:hAnsi="David" w:cs="David"/>
          <w:sz w:val="24"/>
          <w:szCs w:val="24"/>
          <w:lang w:val="en-US"/>
        </w:rPr>
        <w:t>C) protocol</w:t>
      </w:r>
      <w:r w:rsidR="007B5591" w:rsidRPr="00A078B1">
        <w:rPr>
          <w:rFonts w:ascii="David" w:hAnsi="David" w:cs="David"/>
          <w:sz w:val="24"/>
          <w:szCs w:val="24"/>
          <w:lang w:val="en-US"/>
        </w:rPr>
        <w:t>, to manage network traffic.</w:t>
      </w:r>
      <w:r w:rsidR="007B5591" w:rsidRPr="00A078B1">
        <w:rPr>
          <w:rFonts w:ascii="David" w:hAnsi="David" w:cs="David"/>
          <w:sz w:val="24"/>
          <w:szCs w:val="24"/>
          <w:lang w:val="en-US"/>
        </w:rPr>
        <w:br/>
      </w:r>
      <w:r w:rsidRPr="00A078B1">
        <w:rPr>
          <w:rFonts w:ascii="David" w:hAnsi="David" w:cs="David"/>
          <w:sz w:val="24"/>
          <w:szCs w:val="24"/>
          <w:lang w:val="en-US"/>
        </w:rPr>
        <w:t xml:space="preserve">The project successfully bridged the gap between a laboratory </w:t>
      </w:r>
      <w:r w:rsidR="007B5591" w:rsidRPr="00A078B1">
        <w:rPr>
          <w:rFonts w:ascii="David" w:hAnsi="David" w:cs="David"/>
          <w:sz w:val="24"/>
          <w:szCs w:val="24"/>
          <w:lang w:val="en-US"/>
        </w:rPr>
        <w:t>demonstration and a robust network by ensuring seamless cross-platform compatibility between Android and iOS</w:t>
      </w:r>
      <w:r w:rsidR="007409DA" w:rsidRPr="00A078B1">
        <w:rPr>
          <w:rFonts w:ascii="David" w:hAnsi="David" w:cs="David"/>
          <w:sz w:val="24"/>
          <w:szCs w:val="24"/>
          <w:lang w:val="en-US"/>
        </w:rPr>
        <w:t>.</w:t>
      </w:r>
    </w:p>
    <w:p w14:paraId="776CC484" w14:textId="3783BBE2" w:rsidR="00C677A9" w:rsidRPr="007D0704" w:rsidRDefault="00C7700C" w:rsidP="002E7548">
      <w:pPr>
        <w:spacing w:before="240" w:after="240"/>
        <w:ind w:left="640" w:hanging="640"/>
        <w:jc w:val="left"/>
        <w:rPr>
          <w:rFonts w:ascii="David" w:hAnsi="David" w:cs="David"/>
          <w:b/>
          <w:bCs/>
          <w:sz w:val="24"/>
          <w:szCs w:val="24"/>
          <w:lang w:val="en-US"/>
        </w:rPr>
      </w:pPr>
      <w:r w:rsidRPr="007D0704">
        <w:rPr>
          <w:rFonts w:ascii="David" w:hAnsi="David" w:cs="David"/>
          <w:b/>
          <w:bCs/>
          <w:sz w:val="24"/>
          <w:szCs w:val="24"/>
          <w:lang w:val="en-US"/>
        </w:rPr>
        <w:t>1.4.</w:t>
      </w:r>
      <w:r w:rsidR="00A32707" w:rsidRPr="007D0704">
        <w:rPr>
          <w:rFonts w:ascii="David" w:hAnsi="David" w:cs="David"/>
          <w:b/>
          <w:bCs/>
          <w:sz w:val="24"/>
          <w:szCs w:val="24"/>
          <w:lang w:val="en-US"/>
        </w:rPr>
        <w:t>3</w:t>
      </w:r>
      <w:r w:rsidRPr="007D0704">
        <w:rPr>
          <w:rFonts w:ascii="David" w:hAnsi="David" w:cs="David"/>
          <w:b/>
          <w:bCs/>
          <w:sz w:val="24"/>
          <w:szCs w:val="24"/>
          <w:lang w:val="en-US"/>
        </w:rPr>
        <w:t>.</w:t>
      </w:r>
      <w:r w:rsidR="00DA341C" w:rsidRPr="007D0704">
        <w:rPr>
          <w:rFonts w:ascii="David" w:hAnsi="David" w:cs="David"/>
          <w:b/>
          <w:bCs/>
          <w:sz w:val="24"/>
          <w:szCs w:val="24"/>
          <w:lang w:val="en-US"/>
        </w:rPr>
        <w:t xml:space="preserve"> </w:t>
      </w:r>
      <w:r w:rsidR="00F16CCA" w:rsidRPr="007D0704">
        <w:rPr>
          <w:rFonts w:ascii="David" w:hAnsi="David" w:cs="David"/>
          <w:b/>
          <w:bCs/>
          <w:sz w:val="24"/>
          <w:szCs w:val="24"/>
          <w:lang w:val="en-US"/>
        </w:rPr>
        <w:t>System Implementation and Functional Improvements</w:t>
      </w:r>
      <w:r w:rsidR="00F16CCA" w:rsidRPr="007D0704" w:rsidDel="00420908">
        <w:rPr>
          <w:rFonts w:ascii="David" w:hAnsi="David" w:cs="David"/>
          <w:b/>
          <w:bCs/>
          <w:sz w:val="24"/>
          <w:szCs w:val="24"/>
          <w:lang w:val="en-US"/>
        </w:rPr>
        <w:t xml:space="preserve"> </w:t>
      </w:r>
    </w:p>
    <w:p w14:paraId="17F51B4C" w14:textId="563DBAF7" w:rsidR="00F16CCA" w:rsidRPr="00A078B1" w:rsidRDefault="00F16CCA" w:rsidP="00EA5B55">
      <w:pPr>
        <w:spacing w:after="0" w:line="240" w:lineRule="auto"/>
        <w:ind w:left="1134"/>
        <w:jc w:val="left"/>
        <w:rPr>
          <w:rFonts w:ascii="David" w:hAnsi="David" w:cs="David"/>
          <w:sz w:val="24"/>
          <w:szCs w:val="24"/>
          <w:lang w:val="en-US"/>
        </w:rPr>
      </w:pPr>
      <w:r w:rsidRPr="00A078B1">
        <w:rPr>
          <w:rFonts w:ascii="David" w:hAnsi="David" w:cs="David"/>
          <w:sz w:val="24"/>
          <w:szCs w:val="24"/>
          <w:lang w:val="en-US"/>
        </w:rPr>
        <w:t>To achieve a robust many-to-many network, several technical improvements were integrated into the system. The physical layer was upgraded from a binary link to 16-MFSK (Multiple Frequency Shift Keying) modulation. By utilizing 16 distinct carrier frequencies and a "bin-averaging" FFT (Fast Fourier Transform) approach, the project quadrupled data throughput while remaining resilient to frequency drift and "time smearing."</w:t>
      </w:r>
    </w:p>
    <w:p w14:paraId="6E7958B9" w14:textId="58996ACE" w:rsidR="00F16CCA" w:rsidRPr="00A078B1" w:rsidRDefault="00F16CCA" w:rsidP="007D0704">
      <w:pPr>
        <w:spacing w:before="240" w:after="240"/>
        <w:ind w:left="1083"/>
        <w:jc w:val="left"/>
        <w:rPr>
          <w:rFonts w:ascii="David" w:hAnsi="David" w:cs="David"/>
          <w:sz w:val="24"/>
          <w:szCs w:val="24"/>
          <w:lang w:val="en-US"/>
        </w:rPr>
      </w:pPr>
      <w:r w:rsidRPr="00A078B1">
        <w:rPr>
          <w:rFonts w:ascii="David" w:hAnsi="David" w:cs="David"/>
          <w:sz w:val="24"/>
          <w:szCs w:val="24"/>
          <w:lang w:val="en-US"/>
        </w:rPr>
        <w:lastRenderedPageBreak/>
        <w:t>To ensure data integrity, we implemented a CRC-8 (Cyclic Redundancy Check) algorithm. This guarantees that any transmission errors caused by environmental noise are detected and discarded. Furthermore, to maintain system compatibility across different hardware architectures, the logic was refactored to use standardized Uint8List structures, ensuring consistent checksum results on both Android and iOS.</w:t>
      </w:r>
    </w:p>
    <w:p w14:paraId="60119EB0" w14:textId="5D97A35A" w:rsidR="005C3AC6" w:rsidRPr="00494454" w:rsidRDefault="00F16CCA" w:rsidP="009A42B0">
      <w:pPr>
        <w:spacing w:before="240" w:after="240"/>
        <w:ind w:left="1083"/>
        <w:jc w:val="left"/>
        <w:rPr>
          <w:rFonts w:ascii="David" w:hAnsi="David" w:cs="David"/>
          <w:b/>
          <w:bCs/>
          <w:sz w:val="24"/>
          <w:szCs w:val="24"/>
          <w:lang w:val="en-US"/>
        </w:rPr>
      </w:pPr>
      <w:r w:rsidRPr="00A078B1">
        <w:rPr>
          <w:rFonts w:ascii="David" w:hAnsi="David" w:cs="David"/>
          <w:sz w:val="24"/>
          <w:szCs w:val="24"/>
          <w:lang w:val="en-US"/>
        </w:rPr>
        <w:t>Finally, many-to-many coordination was achieved through the implementation of a CSMA/CA (Carrier Sense Multiple Access with Collision Avoidance) protocol. This protocol manages channel arbitration by sensing the acoustic medium before transmission, effectively preventing data collisions and enabling a seamless multi-user environment</w:t>
      </w:r>
      <w:r w:rsidR="005C3AC6" w:rsidRPr="00494454">
        <w:rPr>
          <w:rFonts w:ascii="David" w:hAnsi="David" w:cs="David"/>
          <w:sz w:val="24"/>
          <w:szCs w:val="24"/>
          <w:lang w:val="en-US"/>
        </w:rPr>
        <w:t>.</w:t>
      </w:r>
    </w:p>
    <w:p w14:paraId="44154FCE" w14:textId="18967BA1" w:rsidR="00BD16DC" w:rsidRPr="00EA5B55" w:rsidRDefault="00C7700C" w:rsidP="00E24B12">
      <w:pPr>
        <w:spacing w:before="240" w:after="240"/>
        <w:ind w:left="440" w:hanging="440"/>
        <w:jc w:val="left"/>
        <w:rPr>
          <w:rFonts w:ascii="David" w:hAnsi="David" w:cs="David"/>
          <w:b/>
          <w:bCs/>
          <w:sz w:val="24"/>
          <w:szCs w:val="24"/>
          <w:lang w:val="en-US"/>
        </w:rPr>
      </w:pPr>
      <w:r w:rsidRPr="00EA5B55">
        <w:rPr>
          <w:rFonts w:ascii="David" w:hAnsi="David" w:cs="David"/>
          <w:b/>
          <w:bCs/>
          <w:sz w:val="24"/>
          <w:szCs w:val="24"/>
          <w:lang w:val="en-US"/>
        </w:rPr>
        <w:t>1.5</w:t>
      </w:r>
      <w:r w:rsidR="00DA341C" w:rsidRPr="00EA5B55">
        <w:rPr>
          <w:rFonts w:ascii="David" w:hAnsi="David" w:cs="David"/>
          <w:b/>
          <w:bCs/>
          <w:sz w:val="24"/>
          <w:szCs w:val="24"/>
          <w:lang w:val="en-US"/>
        </w:rPr>
        <w:t>.</w:t>
      </w:r>
      <w:r w:rsidR="00DA341C" w:rsidRPr="00EA5B55">
        <w:rPr>
          <w:rFonts w:ascii="David" w:hAnsi="David" w:cs="David"/>
          <w:sz w:val="24"/>
          <w:szCs w:val="24"/>
          <w:lang w:val="en-US"/>
        </w:rPr>
        <w:t xml:space="preserve"> </w:t>
      </w:r>
      <w:r w:rsidRPr="00EA5B55">
        <w:rPr>
          <w:rFonts w:ascii="David" w:hAnsi="David" w:cs="David"/>
          <w:b/>
          <w:bCs/>
          <w:sz w:val="24"/>
          <w:szCs w:val="24"/>
          <w:lang w:val="en-US"/>
        </w:rPr>
        <w:t xml:space="preserve">Difficulties </w:t>
      </w:r>
      <w:r w:rsidR="00E24B12" w:rsidRPr="00EA5B55">
        <w:rPr>
          <w:rFonts w:ascii="David" w:hAnsi="David" w:cs="David"/>
          <w:b/>
          <w:bCs/>
          <w:sz w:val="24"/>
          <w:szCs w:val="24"/>
          <w:lang w:val="en-US"/>
        </w:rPr>
        <w:t xml:space="preserve">In </w:t>
      </w:r>
      <w:r w:rsidRPr="00EA5B55">
        <w:rPr>
          <w:rFonts w:ascii="David" w:hAnsi="David" w:cs="David"/>
          <w:b/>
          <w:bCs/>
          <w:sz w:val="24"/>
          <w:szCs w:val="24"/>
          <w:lang w:val="en-US"/>
        </w:rPr>
        <w:t xml:space="preserve">Setting </w:t>
      </w:r>
      <w:r w:rsidR="00E24B12" w:rsidRPr="00EA5B55">
        <w:rPr>
          <w:rFonts w:ascii="David" w:hAnsi="David" w:cs="David"/>
          <w:b/>
          <w:bCs/>
          <w:sz w:val="24"/>
          <w:szCs w:val="24"/>
          <w:lang w:val="en-US"/>
        </w:rPr>
        <w:t xml:space="preserve">This </w:t>
      </w:r>
      <w:r w:rsidRPr="00EA5B55">
        <w:rPr>
          <w:rFonts w:ascii="David" w:hAnsi="David" w:cs="David"/>
          <w:b/>
          <w:bCs/>
          <w:sz w:val="24"/>
          <w:szCs w:val="24"/>
          <w:lang w:val="en-US"/>
        </w:rPr>
        <w:t>Project</w:t>
      </w:r>
    </w:p>
    <w:p w14:paraId="5CB1D824" w14:textId="6D4CDF12" w:rsidR="00B70562" w:rsidRPr="00EA5B55" w:rsidRDefault="00C7700C" w:rsidP="00C35875">
      <w:pPr>
        <w:spacing w:before="240" w:after="240"/>
        <w:jc w:val="left"/>
        <w:rPr>
          <w:rFonts w:ascii="David" w:hAnsi="David" w:cs="David"/>
          <w:sz w:val="24"/>
          <w:szCs w:val="24"/>
          <w:lang w:val="en-US"/>
        </w:rPr>
      </w:pPr>
      <w:r w:rsidRPr="00EA5B55">
        <w:rPr>
          <w:rFonts w:ascii="David" w:hAnsi="David" w:cs="David"/>
          <w:b/>
          <w:bCs/>
          <w:sz w:val="24"/>
          <w:szCs w:val="24"/>
          <w:lang w:val="en-US"/>
        </w:rPr>
        <w:t>1.5.1.</w:t>
      </w:r>
      <w:r w:rsidRPr="00EA5B55">
        <w:rPr>
          <w:rFonts w:ascii="David" w:hAnsi="David" w:cs="David"/>
          <w:sz w:val="24"/>
          <w:szCs w:val="24"/>
          <w:lang w:val="en-US"/>
        </w:rPr>
        <w:t xml:space="preserve"> </w:t>
      </w:r>
      <w:r w:rsidRPr="00EA5B55">
        <w:rPr>
          <w:rFonts w:ascii="David" w:hAnsi="David" w:cs="David"/>
          <w:b/>
          <w:bCs/>
          <w:sz w:val="24"/>
          <w:szCs w:val="24"/>
          <w:lang w:val="en-US"/>
        </w:rPr>
        <w:t xml:space="preserve">Algorithmic </w:t>
      </w:r>
      <w:r w:rsidR="00E24B12" w:rsidRPr="00EA5B55">
        <w:rPr>
          <w:rFonts w:ascii="David" w:hAnsi="David" w:cs="David"/>
          <w:b/>
          <w:bCs/>
          <w:sz w:val="24"/>
          <w:szCs w:val="24"/>
          <w:lang w:val="en-US"/>
        </w:rPr>
        <w:t>Challenges</w:t>
      </w:r>
    </w:p>
    <w:p w14:paraId="37B0FC34" w14:textId="60AB15E3" w:rsidR="007C76F6" w:rsidRPr="00EA5B55" w:rsidRDefault="007C76F6" w:rsidP="00C35875">
      <w:pPr>
        <w:spacing w:before="240" w:after="240"/>
        <w:ind w:left="1080"/>
        <w:jc w:val="left"/>
        <w:rPr>
          <w:rFonts w:ascii="David" w:hAnsi="David" w:cs="David"/>
          <w:sz w:val="24"/>
          <w:szCs w:val="24"/>
          <w:lang w:val="en-US"/>
        </w:rPr>
      </w:pPr>
      <w:r w:rsidRPr="00EA5B55">
        <w:rPr>
          <w:rFonts w:ascii="David" w:hAnsi="David" w:cs="David"/>
          <w:sz w:val="24"/>
          <w:szCs w:val="24"/>
          <w:lang w:val="en-US"/>
        </w:rPr>
        <w:t>Collision Detection Constraints Implementing Standard Collision Detection (CSMA/CD)</w:t>
      </w:r>
      <w:r w:rsidR="006462BF" w:rsidRPr="00EA5B55">
        <w:rPr>
          <w:rFonts w:ascii="David" w:hAnsi="David" w:cs="David"/>
          <w:sz w:val="24"/>
          <w:szCs w:val="24"/>
          <w:lang w:val="en-US"/>
        </w:rPr>
        <w:t>, used in previous projects, was shown to be</w:t>
      </w:r>
      <w:r w:rsidRPr="00EA5B55">
        <w:rPr>
          <w:rFonts w:ascii="David" w:hAnsi="David" w:cs="David"/>
          <w:sz w:val="24"/>
          <w:szCs w:val="24"/>
          <w:lang w:val="en-US"/>
        </w:rPr>
        <w:t xml:space="preserve"> practically unfeasible in wireless acoustic networks due to hardware limitations.</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6ECD3281" w14:textId="2A072B2C"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Self-Interference:</w:t>
      </w:r>
      <w:r w:rsidRPr="00EA5B55">
        <w:rPr>
          <w:rFonts w:ascii="David" w:hAnsi="David" w:cs="David"/>
          <w:sz w:val="24"/>
          <w:szCs w:val="24"/>
          <w:lang w:val="en-US"/>
        </w:rPr>
        <w:t xml:space="preserve"> Mobile transducers operate in Half-Duplex mode. During transmission, the device’s own high-amplitude output saturates its receiver, making it impossible to detect incoming signals or interference simultaneously.</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B647885" w14:textId="368EB00D" w:rsidR="007C76F6" w:rsidRPr="00EA5B55" w:rsidRDefault="007C76F6" w:rsidP="00C35875">
      <w:pPr>
        <w:pStyle w:val="ListParagraph"/>
        <w:numPr>
          <w:ilvl w:val="0"/>
          <w:numId w:val="4"/>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Hidden Node Problem:</w:t>
      </w:r>
      <w:r w:rsidRPr="00EA5B55">
        <w:rPr>
          <w:rFonts w:ascii="David" w:hAnsi="David" w:cs="David"/>
          <w:sz w:val="24"/>
          <w:szCs w:val="24"/>
          <w:lang w:val="en-US"/>
        </w:rPr>
        <w:t xml:space="preserve"> Two transmitters out of range of each other may transmit simultaneously to a central receiver, causing undetectable collisions at the destination. Conclusion: </w:t>
      </w:r>
      <w:r w:rsidR="00AD05DE" w:rsidRPr="00EA5B55">
        <w:rPr>
          <w:rFonts w:ascii="David" w:hAnsi="David" w:cs="David"/>
          <w:sz w:val="24"/>
          <w:szCs w:val="24"/>
          <w:lang w:val="en-US"/>
        </w:rPr>
        <w:t xml:space="preserve">The system could not </w:t>
      </w:r>
      <w:r w:rsidR="00223681" w:rsidRPr="00EA5B55">
        <w:rPr>
          <w:rFonts w:ascii="David" w:hAnsi="David" w:cs="David"/>
          <w:sz w:val="24"/>
          <w:szCs w:val="24"/>
          <w:lang w:val="en-US"/>
        </w:rPr>
        <w:t>rely on</w:t>
      </w:r>
      <w:r w:rsidRPr="00EA5B55">
        <w:rPr>
          <w:rFonts w:ascii="David" w:hAnsi="David" w:cs="David"/>
          <w:sz w:val="24"/>
          <w:szCs w:val="24"/>
          <w:lang w:val="en-US"/>
        </w:rPr>
        <w:t xml:space="preserve"> real-time detection and </w:t>
      </w:r>
      <w:r w:rsidR="00F16CCA" w:rsidRPr="00EA5B55">
        <w:rPr>
          <w:rFonts w:ascii="David" w:hAnsi="David" w:cs="David"/>
          <w:sz w:val="24"/>
          <w:szCs w:val="24"/>
          <w:lang w:val="en-US"/>
        </w:rPr>
        <w:t xml:space="preserve">therefore </w:t>
      </w:r>
      <w:r w:rsidR="00223681" w:rsidRPr="00EA5B55">
        <w:rPr>
          <w:rFonts w:ascii="David" w:hAnsi="David" w:cs="David"/>
          <w:sz w:val="24"/>
          <w:szCs w:val="24"/>
          <w:lang w:val="en-US"/>
        </w:rPr>
        <w:t>implemented Collision</w:t>
      </w:r>
      <w:r w:rsidRPr="00EA5B55">
        <w:rPr>
          <w:rFonts w:ascii="David" w:hAnsi="David" w:cs="David"/>
          <w:sz w:val="24"/>
          <w:szCs w:val="24"/>
          <w:lang w:val="en-US"/>
        </w:rPr>
        <w:t xml:space="preserve"> Avoidance (CSMA/CA) protocols like </w:t>
      </w:r>
      <w:r w:rsidR="00C82C62" w:rsidRPr="00EA5B55">
        <w:rPr>
          <w:rFonts w:ascii="David" w:hAnsi="David" w:cs="David"/>
          <w:sz w:val="24"/>
          <w:szCs w:val="24"/>
          <w:lang w:val="en-US"/>
        </w:rPr>
        <w:t>Request to send (</w:t>
      </w:r>
      <w:r w:rsidR="005B7E88" w:rsidRPr="00EA5B55">
        <w:rPr>
          <w:rFonts w:ascii="David" w:hAnsi="David" w:cs="David"/>
          <w:sz w:val="24"/>
          <w:szCs w:val="24"/>
          <w:lang w:val="en-US"/>
        </w:rPr>
        <w:t>RTS</w:t>
      </w:r>
      <w:r w:rsidR="00C82C62" w:rsidRPr="00EA5B55">
        <w:rPr>
          <w:rFonts w:ascii="David" w:hAnsi="David" w:cs="David"/>
          <w:sz w:val="24"/>
          <w:szCs w:val="24"/>
          <w:lang w:val="en-US"/>
        </w:rPr>
        <w:t>)</w:t>
      </w:r>
      <w:r w:rsidR="005B7E88" w:rsidRPr="00EA5B55">
        <w:rPr>
          <w:rFonts w:ascii="David" w:hAnsi="David" w:cs="David"/>
          <w:sz w:val="24"/>
          <w:szCs w:val="24"/>
          <w:lang w:val="en-US"/>
        </w:rPr>
        <w:t>/</w:t>
      </w:r>
      <w:r w:rsidR="00C82C62" w:rsidRPr="00EA5B55">
        <w:rPr>
          <w:rFonts w:ascii="David" w:hAnsi="David" w:cs="David"/>
          <w:sz w:val="24"/>
          <w:szCs w:val="24"/>
          <w:lang w:val="en-US"/>
        </w:rPr>
        <w:t>C</w:t>
      </w:r>
      <w:r w:rsidR="005B7E88" w:rsidRPr="00EA5B55">
        <w:rPr>
          <w:rFonts w:ascii="David" w:hAnsi="David" w:cs="David"/>
          <w:sz w:val="24"/>
          <w:szCs w:val="24"/>
          <w:lang w:val="en-US"/>
        </w:rPr>
        <w:t>lear</w:t>
      </w:r>
      <w:r w:rsidR="00C82C62" w:rsidRPr="00EA5B55">
        <w:rPr>
          <w:rFonts w:ascii="David" w:hAnsi="David" w:cs="David"/>
          <w:sz w:val="24"/>
          <w:szCs w:val="24"/>
          <w:lang w:val="en-US"/>
        </w:rPr>
        <w:t xml:space="preserve"> To Send</w:t>
      </w:r>
      <w:r w:rsidR="005B7E88" w:rsidRPr="00EA5B55">
        <w:rPr>
          <w:rFonts w:ascii="David" w:hAnsi="David" w:cs="David"/>
          <w:sz w:val="24"/>
          <w:szCs w:val="24"/>
          <w:lang w:val="en-US"/>
        </w:rPr>
        <w:t xml:space="preserve"> </w:t>
      </w:r>
      <w:r w:rsidRPr="00EA5B55">
        <w:rPr>
          <w:rFonts w:ascii="David" w:hAnsi="David" w:cs="David"/>
          <w:sz w:val="24"/>
          <w:szCs w:val="24"/>
          <w:lang w:val="en-US"/>
        </w:rPr>
        <w:t>/</w:t>
      </w:r>
      <w:r w:rsidR="00C82C62" w:rsidRPr="00EA5B55">
        <w:rPr>
          <w:rFonts w:ascii="David" w:hAnsi="David" w:cs="David"/>
          <w:sz w:val="24"/>
          <w:szCs w:val="24"/>
          <w:lang w:val="en-US"/>
        </w:rPr>
        <w:t>(</w:t>
      </w:r>
      <w:r w:rsidRPr="00EA5B55">
        <w:rPr>
          <w:rFonts w:ascii="David" w:hAnsi="David" w:cs="David"/>
          <w:sz w:val="24"/>
          <w:szCs w:val="24"/>
          <w:lang w:val="en-US"/>
        </w:rPr>
        <w:t>CTS</w:t>
      </w:r>
      <w:r w:rsidR="00C82C62" w:rsidRPr="00EA5B55">
        <w:rPr>
          <w:rFonts w:ascii="David" w:hAnsi="David" w:cs="David"/>
          <w:sz w:val="24"/>
          <w:szCs w:val="24"/>
          <w:lang w:val="en-US" w:bidi="he"/>
        </w:rPr>
        <w:t>)</w:t>
      </w:r>
      <w:r w:rsidRPr="00EA5B55">
        <w:rPr>
          <w:rFonts w:ascii="David" w:hAnsi="David" w:cs="David"/>
          <w:sz w:val="24"/>
          <w:szCs w:val="24"/>
          <w:lang w:val="en-US"/>
        </w:rPr>
        <w:t>.</w:t>
      </w:r>
      <w:r w:rsidR="009814E7" w:rsidRPr="00EA5B55">
        <w:rPr>
          <w:rFonts w:ascii="David" w:hAnsi="David" w:cs="David"/>
          <w:sz w:val="24"/>
          <w:szCs w:val="24"/>
          <w:lang w:val="en-US"/>
        </w:rPr>
        <w:t xml:space="preserve"> [3][6]</w:t>
      </w:r>
    </w:p>
    <w:p w14:paraId="725DA9D3" w14:textId="2CD90A9C"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Physical Layer Challenge:</w:t>
      </w:r>
      <w:r w:rsidRPr="00EA5B55">
        <w:rPr>
          <w:rFonts w:ascii="David" w:hAnsi="David" w:cs="David"/>
          <w:sz w:val="24"/>
          <w:szCs w:val="24"/>
          <w:lang w:val="en-US"/>
        </w:rPr>
        <w:t xml:space="preserve"> Multipath Propagation &amp;</w:t>
      </w:r>
      <w:r w:rsidR="00C82C62" w:rsidRPr="00EA5B55">
        <w:rPr>
          <w:rFonts w:ascii="David" w:hAnsi="David" w:cs="David"/>
          <w:sz w:val="24"/>
          <w:szCs w:val="24"/>
          <w:lang w:val="en-US"/>
        </w:rPr>
        <w:t xml:space="preserve"> Inter-Symbol Interference</w:t>
      </w:r>
      <w:r w:rsidRPr="00EA5B55">
        <w:rPr>
          <w:rFonts w:ascii="David" w:hAnsi="David" w:cs="David"/>
          <w:sz w:val="24"/>
          <w:szCs w:val="24"/>
          <w:lang w:val="en-US"/>
        </w:rPr>
        <w:t xml:space="preserve"> </w:t>
      </w:r>
      <w:r w:rsidR="00C82C62" w:rsidRPr="00EA5B55">
        <w:rPr>
          <w:rFonts w:ascii="David" w:hAnsi="David" w:cs="David"/>
          <w:sz w:val="24"/>
          <w:szCs w:val="24"/>
          <w:lang w:val="en-US"/>
        </w:rPr>
        <w:t>(</w:t>
      </w:r>
      <w:r w:rsidRPr="00EA5B55">
        <w:rPr>
          <w:rFonts w:ascii="David" w:hAnsi="David" w:cs="David"/>
          <w:sz w:val="24"/>
          <w:szCs w:val="24"/>
          <w:lang w:val="en-US"/>
        </w:rPr>
        <w:t>ISI</w:t>
      </w:r>
      <w:r w:rsidR="00C82C62" w:rsidRPr="00EA5B55">
        <w:rPr>
          <w:rFonts w:ascii="David" w:hAnsi="David" w:cs="David"/>
          <w:sz w:val="24"/>
          <w:szCs w:val="24"/>
          <w:lang w:val="en-US"/>
        </w:rPr>
        <w:t>)</w:t>
      </w:r>
    </w:p>
    <w:p w14:paraId="0E48EE0E" w14:textId="77777777"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sz w:val="24"/>
          <w:szCs w:val="24"/>
          <w:lang w:val="en-US"/>
        </w:rPr>
        <w:t>Indoor acoustic communication suffers from severe Multipath Propagation, where sound waves reflect off surfaces and reach the receiver at different times.</w:t>
      </w:r>
    </w:p>
    <w:p w14:paraId="5A5F3BDF" w14:textId="255165BA" w:rsidR="007C76F6" w:rsidRPr="00EA5B55" w:rsidRDefault="007C76F6" w:rsidP="00C35875">
      <w:pPr>
        <w:pStyle w:val="ListParagraph"/>
        <w:numPr>
          <w:ilvl w:val="0"/>
          <w:numId w:val="5"/>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 xml:space="preserve">The Issue: </w:t>
      </w:r>
      <w:r w:rsidRPr="00EA5B55">
        <w:rPr>
          <w:rFonts w:ascii="David" w:hAnsi="David" w:cs="David"/>
          <w:sz w:val="24"/>
          <w:szCs w:val="24"/>
          <w:lang w:val="en-US"/>
        </w:rPr>
        <w:t>These delayed echoes overlap with subsequent data bits, causing Inter-Symbol Interference (ISI). This distorts the signal and can flip bits (0 vs 1).</w:t>
      </w:r>
      <w:r w:rsidR="009814E7" w:rsidRPr="00EA5B55">
        <w:rPr>
          <w:rFonts w:ascii="David" w:hAnsi="David" w:cs="David"/>
          <w:sz w:val="24"/>
          <w:szCs w:val="24"/>
          <w:lang w:val="en-US"/>
        </w:rPr>
        <w:t>[4]</w:t>
      </w:r>
      <w:r w:rsidR="001B0D63" w:rsidRPr="00EA5B55">
        <w:rPr>
          <w:rFonts w:ascii="David" w:hAnsi="David" w:cs="David"/>
          <w:sz w:val="24"/>
          <w:szCs w:val="24"/>
          <w:lang w:val="en-US"/>
        </w:rPr>
        <w:t>[5]</w:t>
      </w:r>
    </w:p>
    <w:p w14:paraId="0046EBB1" w14:textId="728EB4FE" w:rsidR="007C76F6" w:rsidRPr="00EA5B55" w:rsidRDefault="007C76F6" w:rsidP="00C35875">
      <w:pPr>
        <w:spacing w:before="240" w:after="240"/>
        <w:ind w:left="1580" w:hanging="500"/>
        <w:jc w:val="left"/>
        <w:rPr>
          <w:rFonts w:ascii="David" w:hAnsi="David" w:cs="David"/>
          <w:sz w:val="24"/>
          <w:szCs w:val="24"/>
          <w:lang w:val="en-US"/>
        </w:rPr>
      </w:pPr>
      <w:r w:rsidRPr="00EA5B55">
        <w:rPr>
          <w:rFonts w:ascii="David" w:hAnsi="David" w:cs="David"/>
          <w:b/>
          <w:bCs/>
          <w:sz w:val="24"/>
          <w:szCs w:val="24"/>
          <w:lang w:val="en-US"/>
        </w:rPr>
        <w:t>Implementation Challenge</w:t>
      </w:r>
      <w:r w:rsidR="00241805" w:rsidRPr="00EA5B55">
        <w:rPr>
          <w:rFonts w:ascii="David" w:hAnsi="David" w:cs="David"/>
          <w:b/>
          <w:bCs/>
          <w:sz w:val="24"/>
          <w:szCs w:val="24"/>
          <w:lang w:val="en-US"/>
        </w:rPr>
        <w:t>:</w:t>
      </w:r>
      <w:r w:rsidR="00241805" w:rsidRPr="00EA5B55">
        <w:rPr>
          <w:rFonts w:ascii="David" w:hAnsi="David" w:cs="David"/>
          <w:sz w:val="24"/>
          <w:szCs w:val="24"/>
          <w:lang w:val="en-US"/>
        </w:rPr>
        <w:t xml:space="preserve"> </w:t>
      </w:r>
      <w:r w:rsidRPr="00EA5B55">
        <w:rPr>
          <w:rFonts w:ascii="David" w:hAnsi="David" w:cs="David"/>
          <w:sz w:val="24"/>
          <w:szCs w:val="24"/>
          <w:lang w:val="en-US"/>
        </w:rPr>
        <w:t xml:space="preserve">Non-Deterministic OS Latency Developing for general-purpose mobile operating systems (Android &amp; iOS) </w:t>
      </w:r>
      <w:r w:rsidR="00F16CCA" w:rsidRPr="00EA5B55">
        <w:rPr>
          <w:rFonts w:ascii="David" w:hAnsi="David" w:cs="David"/>
          <w:sz w:val="24"/>
          <w:szCs w:val="24"/>
          <w:lang w:val="en-US"/>
        </w:rPr>
        <w:t xml:space="preserve">presented </w:t>
      </w:r>
      <w:r w:rsidRPr="00EA5B55">
        <w:rPr>
          <w:rFonts w:ascii="David" w:hAnsi="David" w:cs="David"/>
          <w:sz w:val="24"/>
          <w:szCs w:val="24"/>
          <w:lang w:val="en-US"/>
        </w:rPr>
        <w:t>a Real-Time constraint.</w:t>
      </w:r>
    </w:p>
    <w:p w14:paraId="2FC0C1FD" w14:textId="6BC72F57" w:rsidR="007C76F6" w:rsidRPr="00EA5B55" w:rsidRDefault="007C76F6" w:rsidP="00C35875">
      <w:pPr>
        <w:pStyle w:val="ListParagraph"/>
        <w:numPr>
          <w:ilvl w:val="0"/>
          <w:numId w:val="6"/>
        </w:numPr>
        <w:spacing w:before="240" w:after="240"/>
        <w:ind w:left="1800"/>
        <w:jc w:val="left"/>
        <w:rPr>
          <w:rFonts w:ascii="David" w:hAnsi="David" w:cs="David"/>
          <w:sz w:val="24"/>
          <w:szCs w:val="24"/>
          <w:lang w:val="en-US"/>
        </w:rPr>
      </w:pPr>
      <w:r w:rsidRPr="00EA5B55">
        <w:rPr>
          <w:rFonts w:ascii="David" w:hAnsi="David" w:cs="David"/>
          <w:b/>
          <w:bCs/>
          <w:sz w:val="24"/>
          <w:szCs w:val="24"/>
          <w:lang w:val="en-US"/>
        </w:rPr>
        <w:t>The Issue:</w:t>
      </w:r>
      <w:r w:rsidRPr="00EA5B55">
        <w:rPr>
          <w:rFonts w:ascii="David" w:hAnsi="David" w:cs="David"/>
          <w:sz w:val="24"/>
          <w:szCs w:val="24"/>
          <w:lang w:val="en-US"/>
        </w:rPr>
        <w:t xml:space="preserve"> Neither Android nor iOS are hard Real-Time Operating Systems (RTOS). System scheduling, background processes, and memory management can delay audio buffer delivery to the application layer.</w:t>
      </w:r>
      <w:r w:rsidR="00017FCD" w:rsidRPr="00EA5B55">
        <w:rPr>
          <w:rFonts w:ascii="David" w:hAnsi="David" w:cs="David"/>
          <w:sz w:val="24"/>
          <w:szCs w:val="24"/>
          <w:lang w:val="en-US"/>
        </w:rPr>
        <w:t xml:space="preserve"> </w:t>
      </w:r>
      <w:r w:rsidR="00017FCD" w:rsidRPr="00EA5B55">
        <w:rPr>
          <w:rFonts w:ascii="David" w:hAnsi="David" w:cs="David"/>
          <w:sz w:val="24"/>
          <w:szCs w:val="24"/>
        </w:rPr>
        <w:t>[9]</w:t>
      </w:r>
    </w:p>
    <w:p w14:paraId="0D0576EB" w14:textId="2DEB0874" w:rsidR="00EB57AA" w:rsidRPr="00257741" w:rsidRDefault="007C76F6" w:rsidP="00C35875">
      <w:pPr>
        <w:spacing w:before="240" w:after="240"/>
        <w:ind w:left="1720" w:hanging="640"/>
        <w:jc w:val="left"/>
        <w:rPr>
          <w:rFonts w:ascii="David" w:hAnsi="David" w:cs="David"/>
          <w:sz w:val="24"/>
          <w:szCs w:val="24"/>
          <w:lang w:val="en-US"/>
        </w:rPr>
      </w:pPr>
      <w:r w:rsidRPr="00EA5B55">
        <w:rPr>
          <w:rFonts w:ascii="David" w:hAnsi="David" w:cs="David"/>
          <w:b/>
          <w:bCs/>
          <w:sz w:val="24"/>
          <w:szCs w:val="24"/>
          <w:lang w:val="en-US"/>
        </w:rPr>
        <w:t>The Risk:</w:t>
      </w:r>
      <w:r w:rsidRPr="00EA5B55">
        <w:rPr>
          <w:rFonts w:ascii="David" w:hAnsi="David" w:cs="David"/>
          <w:sz w:val="24"/>
          <w:szCs w:val="24"/>
          <w:lang w:val="en-US"/>
        </w:rPr>
        <w:t xml:space="preserve"> These unpredictable delays cause Buffer Underflows, resulting in permanent loss of incoming signal segments</w:t>
      </w:r>
      <w:r w:rsidR="005C3AC6" w:rsidRPr="00494454">
        <w:rPr>
          <w:rFonts w:ascii="David" w:hAnsi="David" w:cs="David"/>
          <w:sz w:val="24"/>
          <w:szCs w:val="24"/>
          <w:lang w:val="en-US"/>
        </w:rPr>
        <w:t>.</w:t>
      </w:r>
    </w:p>
    <w:p w14:paraId="6B3E9BE9" w14:textId="037CA77E" w:rsidR="001B7A10" w:rsidRPr="00257741" w:rsidRDefault="00C972D2" w:rsidP="00FB2816">
      <w:pPr>
        <w:shd w:val="clear" w:color="auto" w:fill="FFFFFF"/>
        <w:spacing w:after="240"/>
        <w:ind w:right="580"/>
        <w:jc w:val="left"/>
        <w:rPr>
          <w:rFonts w:ascii="David" w:eastAsia="Times New Roman" w:hAnsi="David" w:cs="David"/>
          <w:sz w:val="24"/>
          <w:szCs w:val="24"/>
          <w:lang w:val="en-US"/>
        </w:rPr>
      </w:pPr>
      <w:r w:rsidRPr="00257741">
        <w:rPr>
          <w:rFonts w:ascii="David" w:hAnsi="David" w:cs="David"/>
          <w:b/>
          <w:bCs/>
          <w:sz w:val="32"/>
          <w:szCs w:val="32"/>
          <w:lang w:val="en-US"/>
        </w:rPr>
        <w:t>Chapter</w:t>
      </w:r>
      <w:r w:rsidRPr="00257741">
        <w:rPr>
          <w:rFonts w:ascii="David" w:hAnsi="David" w:cs="David"/>
          <w:b/>
          <w:bCs/>
          <w:sz w:val="24"/>
          <w:szCs w:val="24"/>
          <w:lang w:val="en-US"/>
        </w:rPr>
        <w:t xml:space="preserve"> </w:t>
      </w:r>
      <w:r w:rsidRPr="00257741">
        <w:rPr>
          <w:rFonts w:ascii="David" w:hAnsi="David" w:cs="David"/>
          <w:b/>
          <w:bCs/>
          <w:sz w:val="32"/>
          <w:szCs w:val="32"/>
          <w:lang w:val="en-US"/>
        </w:rPr>
        <w:t>2</w:t>
      </w:r>
      <w:r w:rsidR="00C7700C" w:rsidRPr="00257741">
        <w:rPr>
          <w:rFonts w:ascii="David" w:hAnsi="David" w:cs="David"/>
          <w:b/>
          <w:bCs/>
          <w:sz w:val="32"/>
          <w:szCs w:val="32"/>
          <w:lang w:val="en-US"/>
        </w:rPr>
        <w:t>.</w:t>
      </w:r>
      <w:r w:rsidR="00C7700C" w:rsidRPr="00257741">
        <w:rPr>
          <w:rFonts w:ascii="David" w:hAnsi="David" w:cs="David"/>
          <w:sz w:val="32"/>
          <w:szCs w:val="32"/>
          <w:lang w:val="en-US"/>
        </w:rPr>
        <w:t xml:space="preserve"> </w:t>
      </w:r>
      <w:r w:rsidR="00C7700C" w:rsidRPr="00257741">
        <w:rPr>
          <w:rFonts w:ascii="David" w:hAnsi="David" w:cs="David"/>
          <w:b/>
          <w:bCs/>
          <w:sz w:val="32"/>
          <w:szCs w:val="32"/>
          <w:lang w:val="en-US"/>
        </w:rPr>
        <w:t>BACKGROUND AND RELATED WORK:</w:t>
      </w:r>
    </w:p>
    <w:p w14:paraId="2CB294C8" w14:textId="1536E5BF" w:rsidR="00BD16DC" w:rsidRPr="00257741" w:rsidRDefault="00E532EF" w:rsidP="00FB2816">
      <w:pPr>
        <w:shd w:val="clear" w:color="auto" w:fill="FFFFFF"/>
        <w:spacing w:after="240"/>
        <w:ind w:right="580"/>
        <w:jc w:val="left"/>
        <w:rPr>
          <w:rFonts w:ascii="David" w:eastAsia="Times New Roman" w:hAnsi="David" w:cs="David"/>
          <w:b/>
          <w:bCs/>
          <w:sz w:val="24"/>
          <w:szCs w:val="24"/>
          <w:lang w:val="en-US"/>
        </w:rPr>
      </w:pPr>
      <w:r w:rsidRPr="00257741">
        <w:rPr>
          <w:rFonts w:ascii="David" w:eastAsia="Times New Roman" w:hAnsi="David" w:cs="David"/>
          <w:b/>
          <w:bCs/>
          <w:sz w:val="24"/>
          <w:szCs w:val="24"/>
          <w:lang w:val="en-US"/>
        </w:rPr>
        <w:lastRenderedPageBreak/>
        <w:t xml:space="preserve">2.1 </w:t>
      </w:r>
      <w:r w:rsidR="00403E20" w:rsidRPr="00257741">
        <w:rPr>
          <w:rFonts w:ascii="David" w:eastAsia="Times New Roman" w:hAnsi="David" w:cs="David"/>
          <w:b/>
          <w:bCs/>
          <w:sz w:val="24"/>
          <w:szCs w:val="24"/>
          <w:lang w:val="en-US"/>
        </w:rPr>
        <w:t xml:space="preserve">Reasons </w:t>
      </w:r>
      <w:r w:rsidR="00E24B12" w:rsidRPr="00257741">
        <w:rPr>
          <w:rFonts w:ascii="David" w:eastAsia="Times New Roman" w:hAnsi="David" w:cs="David"/>
          <w:b/>
          <w:bCs/>
          <w:sz w:val="24"/>
          <w:szCs w:val="24"/>
          <w:lang w:val="en-US"/>
        </w:rPr>
        <w:t>To Use Ultrasound</w:t>
      </w:r>
    </w:p>
    <w:p w14:paraId="30690994" w14:textId="180E7EFC" w:rsid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t xml:space="preserve">There are many technologies that can help with short-range data transfer and communication such as </w:t>
      </w:r>
      <w:r w:rsidR="0093491F" w:rsidRPr="00257741">
        <w:rPr>
          <w:rFonts w:ascii="David" w:eastAsia="Times New Roman" w:hAnsi="David" w:cs="David"/>
          <w:sz w:val="24"/>
          <w:szCs w:val="24"/>
          <w:lang w:val="en-US"/>
        </w:rPr>
        <w:t xml:space="preserve">Wi-Fi and Bluetooth </w:t>
      </w:r>
      <w:r w:rsidRPr="00257741">
        <w:rPr>
          <w:rFonts w:ascii="David" w:eastAsia="Times New Roman" w:hAnsi="David" w:cs="David"/>
          <w:sz w:val="24"/>
          <w:szCs w:val="24"/>
          <w:lang w:val="en-US"/>
        </w:rPr>
        <w:t xml:space="preserve">and even Apple's AirDrop is based on these </w:t>
      </w:r>
      <w:r w:rsidR="00901B46" w:rsidRPr="00257741">
        <w:rPr>
          <w:rFonts w:ascii="David" w:eastAsia="Times New Roman" w:hAnsi="David" w:cs="David"/>
          <w:sz w:val="24"/>
          <w:szCs w:val="24"/>
          <w:lang w:val="en-US"/>
        </w:rPr>
        <w:t xml:space="preserve">technologies. </w:t>
      </w:r>
      <w:r w:rsidR="005E6F03" w:rsidRPr="00257741">
        <w:rPr>
          <w:rFonts w:ascii="David" w:eastAsia="Times New Roman" w:hAnsi="David" w:cs="David"/>
          <w:sz w:val="24"/>
          <w:szCs w:val="24"/>
          <w:lang w:val="en-US"/>
        </w:rPr>
        <w:t>These technologies</w:t>
      </w:r>
      <w:r w:rsidRPr="00257741">
        <w:rPr>
          <w:rFonts w:ascii="David" w:eastAsia="Times New Roman" w:hAnsi="David" w:cs="David"/>
          <w:sz w:val="24"/>
          <w:szCs w:val="24"/>
          <w:lang w:val="en-US"/>
        </w:rPr>
        <w:t xml:space="preserve"> rely on </w:t>
      </w:r>
      <w:r w:rsidR="00257741" w:rsidRPr="00257741">
        <w:rPr>
          <w:rFonts w:ascii="David" w:eastAsia="Times New Roman" w:hAnsi="David" w:cs="David"/>
          <w:sz w:val="24"/>
          <w:szCs w:val="24"/>
          <w:lang w:val="en-US"/>
        </w:rPr>
        <w:t>RF which</w:t>
      </w:r>
      <w:r w:rsidRPr="00257741">
        <w:rPr>
          <w:rFonts w:ascii="David" w:eastAsia="Times New Roman" w:hAnsi="David" w:cs="David"/>
          <w:sz w:val="24"/>
          <w:szCs w:val="24"/>
          <w:lang w:val="en-US"/>
        </w:rPr>
        <w:t xml:space="preserve"> in some environments - may cause interferences - may not be efficient, suitable or applicable.</w:t>
      </w:r>
    </w:p>
    <w:p w14:paraId="662A774D" w14:textId="51092F97" w:rsidR="00BD16DC" w:rsidRPr="00257741" w:rsidRDefault="00C7700C" w:rsidP="00CA00CE">
      <w:pPr>
        <w:shd w:val="clear" w:color="auto" w:fill="FFFFFF"/>
        <w:spacing w:after="100"/>
        <w:ind w:left="1080" w:right="580"/>
        <w:jc w:val="left"/>
        <w:rPr>
          <w:rFonts w:ascii="David" w:eastAsia="Times New Roman" w:hAnsi="David" w:cs="David"/>
          <w:sz w:val="24"/>
          <w:szCs w:val="24"/>
          <w:lang w:val="en-US"/>
        </w:rPr>
      </w:pPr>
      <w:r w:rsidRPr="00257741">
        <w:rPr>
          <w:rFonts w:ascii="David" w:eastAsia="Times New Roman" w:hAnsi="David" w:cs="David"/>
          <w:sz w:val="24"/>
          <w:szCs w:val="24"/>
          <w:lang w:val="en-US"/>
        </w:rPr>
        <w:br/>
        <w:t xml:space="preserve"> </w:t>
      </w:r>
      <w:r w:rsidR="00CD5AB8" w:rsidRPr="00257741">
        <w:rPr>
          <w:rFonts w:ascii="David" w:eastAsia="Times New Roman" w:hAnsi="David" w:cs="David"/>
          <w:sz w:val="24"/>
          <w:szCs w:val="24"/>
          <w:lang w:val="en-US"/>
        </w:rPr>
        <w:t xml:space="preserve">Ultrasound transfer overcomes </w:t>
      </w:r>
      <w:r w:rsidRPr="00257741">
        <w:rPr>
          <w:rFonts w:ascii="David" w:eastAsia="Times New Roman" w:hAnsi="David" w:cs="David"/>
          <w:sz w:val="24"/>
          <w:szCs w:val="24"/>
          <w:lang w:val="en-US"/>
        </w:rPr>
        <w:t xml:space="preserve">some of these limitations as high frequency soundwaves beyond the audible range of humans can be used to transfer small amounts of data over short </w:t>
      </w:r>
      <w:r w:rsidR="00257741" w:rsidRPr="00257741">
        <w:rPr>
          <w:rFonts w:ascii="David" w:eastAsia="Times New Roman" w:hAnsi="David" w:cs="David"/>
          <w:sz w:val="24"/>
          <w:szCs w:val="24"/>
          <w:lang w:val="en-US"/>
        </w:rPr>
        <w:t>distances while</w:t>
      </w:r>
      <w:r w:rsidRPr="00257741">
        <w:rPr>
          <w:rFonts w:ascii="David" w:eastAsia="Times New Roman" w:hAnsi="David" w:cs="David"/>
          <w:sz w:val="24"/>
          <w:szCs w:val="24"/>
          <w:lang w:val="en-US"/>
        </w:rPr>
        <w:t xml:space="preserve"> overcoming some of the limitations of </w:t>
      </w:r>
      <w:r w:rsidR="00C62297" w:rsidRPr="00257741">
        <w:rPr>
          <w:rFonts w:ascii="David" w:eastAsia="Times New Roman" w:hAnsi="David" w:cs="David"/>
          <w:sz w:val="24"/>
          <w:szCs w:val="24"/>
          <w:lang w:val="en-US"/>
        </w:rPr>
        <w:t>RF</w:t>
      </w:r>
      <w:r w:rsidRPr="00257741">
        <w:rPr>
          <w:rFonts w:ascii="David" w:eastAsia="Times New Roman" w:hAnsi="David" w:cs="David"/>
          <w:sz w:val="24"/>
          <w:szCs w:val="24"/>
          <w:lang w:val="en-US"/>
        </w:rPr>
        <w:t xml:space="preserve"> transmissions without using </w:t>
      </w:r>
      <w:r w:rsidR="0093491F" w:rsidRPr="00257741">
        <w:rPr>
          <w:rFonts w:ascii="David" w:eastAsia="Times New Roman" w:hAnsi="David" w:cs="David"/>
          <w:sz w:val="24"/>
          <w:szCs w:val="24"/>
          <w:lang w:val="en-US"/>
        </w:rPr>
        <w:t>specialized</w:t>
      </w:r>
      <w:r w:rsidRPr="00257741">
        <w:rPr>
          <w:rFonts w:ascii="David" w:eastAsia="Times New Roman" w:hAnsi="David" w:cs="David"/>
          <w:sz w:val="24"/>
          <w:szCs w:val="24"/>
          <w:lang w:val="en-US"/>
        </w:rPr>
        <w:t xml:space="preserve"> equipment such as radio </w:t>
      </w:r>
      <w:r w:rsidR="00CA00CE" w:rsidRPr="00257741">
        <w:rPr>
          <w:rFonts w:ascii="David" w:eastAsia="Times New Roman" w:hAnsi="David" w:cs="David"/>
          <w:sz w:val="24"/>
          <w:szCs w:val="24"/>
          <w:lang w:val="en-US"/>
        </w:rPr>
        <w:t>transmitters. For</w:t>
      </w:r>
      <w:r w:rsidRPr="00257741">
        <w:rPr>
          <w:rFonts w:ascii="David" w:eastAsia="Times New Roman" w:hAnsi="David" w:cs="David"/>
          <w:sz w:val="24"/>
          <w:szCs w:val="24"/>
          <w:lang w:val="en-US"/>
        </w:rPr>
        <w:t xml:space="preserve"> these reasons ultrasound transfer may </w:t>
      </w:r>
      <w:r w:rsidR="0093491F" w:rsidRPr="00257741">
        <w:rPr>
          <w:rFonts w:ascii="David" w:eastAsia="Times New Roman" w:hAnsi="David" w:cs="David"/>
          <w:sz w:val="24"/>
          <w:szCs w:val="24"/>
          <w:lang w:val="en-US"/>
        </w:rPr>
        <w:t>offer an</w:t>
      </w:r>
      <w:r w:rsidRPr="00257741">
        <w:rPr>
          <w:rFonts w:ascii="David" w:eastAsia="Times New Roman" w:hAnsi="David" w:cs="David"/>
          <w:sz w:val="24"/>
          <w:szCs w:val="24"/>
          <w:lang w:val="en-US"/>
        </w:rPr>
        <w:t xml:space="preserve"> alternative to the </w:t>
      </w:r>
      <w:r w:rsidR="0093491F" w:rsidRPr="00257741">
        <w:rPr>
          <w:rFonts w:ascii="David" w:eastAsia="Times New Roman" w:hAnsi="David" w:cs="David"/>
          <w:sz w:val="24"/>
          <w:szCs w:val="24"/>
          <w:lang w:val="en-US"/>
        </w:rPr>
        <w:t>current relevant</w:t>
      </w:r>
      <w:r w:rsidRPr="00257741">
        <w:rPr>
          <w:rFonts w:ascii="David" w:eastAsia="Times New Roman" w:hAnsi="David" w:cs="David"/>
          <w:sz w:val="24"/>
          <w:szCs w:val="24"/>
          <w:lang w:val="en-US"/>
        </w:rPr>
        <w:t xml:space="preserve"> technologies.</w:t>
      </w:r>
    </w:p>
    <w:p w14:paraId="231E1537" w14:textId="77777777" w:rsidR="00CA00CE" w:rsidRPr="000C3F8E" w:rsidRDefault="00B70562" w:rsidP="00CA00CE">
      <w:pPr>
        <w:shd w:val="clear" w:color="auto" w:fill="FFFFFF"/>
        <w:spacing w:after="100"/>
        <w:ind w:left="1080" w:right="580"/>
        <w:jc w:val="left"/>
        <w:rPr>
          <w:rFonts w:ascii="David" w:eastAsia="Times New Roman" w:hAnsi="David" w:cs="David"/>
          <w:sz w:val="24"/>
          <w:szCs w:val="24"/>
          <w:rtl/>
          <w:lang w:val="en-US"/>
        </w:rPr>
      </w:pPr>
      <w:r w:rsidRPr="00257741">
        <w:rPr>
          <w:rFonts w:ascii="David" w:eastAsia="Times New Roman" w:hAnsi="David" w:cs="David"/>
          <w:sz w:val="24"/>
          <w:szCs w:val="24"/>
          <w:lang w:val="en-US"/>
        </w:rPr>
        <w:t xml:space="preserve">The </w:t>
      </w:r>
      <w:r w:rsidR="00BF4FE6" w:rsidRPr="00257741">
        <w:rPr>
          <w:rFonts w:ascii="David" w:eastAsia="Times New Roman" w:hAnsi="David" w:cs="David"/>
          <w:sz w:val="24"/>
          <w:szCs w:val="24"/>
          <w:lang w:val="en-US"/>
        </w:rPr>
        <w:t>limitations</w:t>
      </w:r>
      <w:r w:rsidRPr="00257741">
        <w:rPr>
          <w:rFonts w:ascii="David" w:eastAsia="Times New Roman" w:hAnsi="David" w:cs="David"/>
          <w:sz w:val="24"/>
          <w:szCs w:val="24"/>
          <w:lang w:val="en-US"/>
        </w:rPr>
        <w:t xml:space="preserve"> of RF data transfer that Ultrasound Data Transfer can overcome are Signal Interference and Spectrum Congestion limitations.</w:t>
      </w:r>
    </w:p>
    <w:p w14:paraId="42285AF4" w14:textId="20B6E28E" w:rsidR="00F7698F" w:rsidRPr="000C3F8E" w:rsidRDefault="00B70562" w:rsidP="00CA00CE">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br/>
        <w:t xml:space="preserve">Technologies like Wi-Fi and Bluetooth operate in specific, crowded frequency bands (e.g., 2.4 GHz, 5 GHz). </w:t>
      </w:r>
      <w:r w:rsidR="001B0D63" w:rsidRPr="000C3F8E">
        <w:rPr>
          <w:rFonts w:ascii="David" w:eastAsia="Times New Roman" w:hAnsi="David" w:cs="David"/>
          <w:sz w:val="24"/>
          <w:szCs w:val="24"/>
          <w:lang w:val="en-US"/>
        </w:rPr>
        <w:t>[</w:t>
      </w:r>
      <w:r w:rsidR="00017FCD" w:rsidRPr="000C3F8E">
        <w:rPr>
          <w:rFonts w:ascii="David" w:eastAsia="Times New Roman" w:hAnsi="David" w:cs="David"/>
          <w:sz w:val="24"/>
          <w:szCs w:val="24"/>
          <w:lang w:val="en-US"/>
        </w:rPr>
        <w:t>5</w:t>
      </w:r>
      <w:r w:rsidR="001B0D63" w:rsidRPr="000C3F8E">
        <w:rPr>
          <w:rFonts w:ascii="David" w:eastAsia="Times New Roman" w:hAnsi="David" w:cs="David"/>
          <w:sz w:val="24"/>
          <w:szCs w:val="24"/>
          <w:lang w:val="en-US"/>
        </w:rPr>
        <w:t>]</w:t>
      </w:r>
      <w:r w:rsidRPr="000C3F8E">
        <w:rPr>
          <w:rFonts w:ascii="David" w:eastAsia="Times New Roman" w:hAnsi="David" w:cs="David"/>
          <w:sz w:val="24"/>
          <w:szCs w:val="24"/>
          <w:lang w:val="en-US"/>
        </w:rPr>
        <w:br/>
      </w:r>
    </w:p>
    <w:p w14:paraId="3779C287" w14:textId="77777777" w:rsidR="003D32E7" w:rsidRPr="000C3F8E" w:rsidRDefault="00B70562" w:rsidP="00C57DDB">
      <w:pPr>
        <w:shd w:val="clear" w:color="auto" w:fill="FFFFFF"/>
        <w:spacing w:after="100"/>
        <w:ind w:left="1080"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This creates two major problems</w:t>
      </w:r>
      <w:r w:rsidR="0033340A" w:rsidRPr="000C3F8E">
        <w:rPr>
          <w:rFonts w:ascii="David" w:eastAsia="Times New Roman" w:hAnsi="David" w:cs="David"/>
          <w:sz w:val="24"/>
          <w:szCs w:val="24"/>
          <w:lang w:val="en-US"/>
        </w:rPr>
        <w:t>:</w:t>
      </w:r>
      <w:bookmarkStart w:id="168" w:name="_h1kucinrt7h6" w:colFirst="0" w:colLast="0"/>
      <w:bookmarkEnd w:id="168"/>
    </w:p>
    <w:p w14:paraId="175AD3AD" w14:textId="6239148C" w:rsidR="00BD16DC" w:rsidRPr="000C3F8E" w:rsidRDefault="00E532EF" w:rsidP="00C57DDB">
      <w:pPr>
        <w:pStyle w:val="ListParagraph"/>
        <w:numPr>
          <w:ilvl w:val="0"/>
          <w:numId w:val="3"/>
        </w:numPr>
        <w:shd w:val="clear" w:color="auto" w:fill="FFFFFF"/>
        <w:spacing w:after="100"/>
        <w:ind w:left="1800"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Signal Interference:</w:t>
      </w:r>
    </w:p>
    <w:p w14:paraId="12773EF0" w14:textId="00F922E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Interference: Devices interfere with each other. A signal from several devices may collide with each other leading to dropped connections, slower speeds, and poor reliability.</w:t>
      </w:r>
      <w:r w:rsidRPr="000C3F8E">
        <w:rPr>
          <w:rFonts w:ascii="David" w:eastAsia="Times New Roman" w:hAnsi="David" w:cs="David"/>
          <w:sz w:val="24"/>
          <w:szCs w:val="24"/>
          <w:lang w:val="en-US"/>
        </w:rPr>
        <w:br/>
        <w:t xml:space="preserve"> </w:t>
      </w:r>
      <w:r w:rsidR="00400D66" w:rsidRPr="000C3F8E">
        <w:rPr>
          <w:rFonts w:ascii="David" w:eastAsia="Times New Roman" w:hAnsi="David" w:cs="David"/>
          <w:sz w:val="24"/>
          <w:szCs w:val="24"/>
          <w:lang w:val="en-US"/>
        </w:rPr>
        <w:t>Furthermore,</w:t>
      </w:r>
      <w:r w:rsidRPr="000C3F8E">
        <w:rPr>
          <w:rFonts w:ascii="David" w:eastAsia="Times New Roman" w:hAnsi="David" w:cs="David"/>
          <w:sz w:val="24"/>
          <w:szCs w:val="24"/>
          <w:lang w:val="en-US"/>
        </w:rPr>
        <w:t xml:space="preserve"> RF signals are also susceptible to electromagnetic interference from common household and industrial electronics, which can disrupt communication.</w:t>
      </w:r>
    </w:p>
    <w:p w14:paraId="03B626D0" w14:textId="71551B29" w:rsidR="00BD16DC" w:rsidRPr="000C3F8E" w:rsidRDefault="00C7700C" w:rsidP="00C57DDB">
      <w:pPr>
        <w:pStyle w:val="Heading3"/>
        <w:keepNext w:val="0"/>
        <w:keepLines w:val="0"/>
        <w:shd w:val="clear" w:color="auto" w:fill="FFFFFF"/>
        <w:spacing w:before="280"/>
        <w:ind w:left="1584" w:right="580"/>
        <w:jc w:val="left"/>
        <w:rPr>
          <w:rFonts w:ascii="David" w:eastAsia="Times New Roman" w:hAnsi="David" w:cs="David"/>
          <w:color w:val="000000"/>
          <w:lang w:val="en-US"/>
        </w:rPr>
      </w:pPr>
      <w:bookmarkStart w:id="169" w:name="_3xbmdmq3b1sz" w:colFirst="0" w:colLast="0"/>
      <w:bookmarkEnd w:id="169"/>
      <w:r w:rsidRPr="000C3F8E">
        <w:rPr>
          <w:rFonts w:ascii="David" w:eastAsia="Times New Roman" w:hAnsi="David" w:cs="David"/>
          <w:color w:val="000000"/>
          <w:lang w:val="en-US"/>
        </w:rPr>
        <w:t xml:space="preserve"> Ultrasound Overcomes this problem via not using RF waves at all as it simply uses sound waves instead, thereby unaffected by EM (</w:t>
      </w:r>
      <w:r w:rsidR="007C56B1" w:rsidRPr="000C3F8E">
        <w:rPr>
          <w:rFonts w:ascii="David" w:eastAsia="Times New Roman" w:hAnsi="David" w:cs="David"/>
          <w:color w:val="000000"/>
          <w:lang w:val="en-US"/>
        </w:rPr>
        <w:t>Electromagnetic</w:t>
      </w:r>
      <w:r w:rsidR="00D52C4C" w:rsidRPr="000C3F8E">
        <w:rPr>
          <w:rFonts w:ascii="David" w:eastAsia="Times New Roman" w:hAnsi="David" w:cs="David"/>
          <w:color w:val="000000"/>
          <w:lang w:val="en-US"/>
        </w:rPr>
        <w:t xml:space="preserve"> r</w:t>
      </w:r>
      <w:r w:rsidR="00446085" w:rsidRPr="000C3F8E">
        <w:rPr>
          <w:rFonts w:ascii="David" w:eastAsia="Times New Roman" w:hAnsi="David" w:cs="David"/>
          <w:color w:val="000000"/>
          <w:lang w:val="en-US"/>
        </w:rPr>
        <w:t>adiation</w:t>
      </w:r>
      <w:r w:rsidRPr="000C3F8E">
        <w:rPr>
          <w:rFonts w:ascii="David" w:eastAsia="Times New Roman" w:hAnsi="David" w:cs="David"/>
          <w:color w:val="000000"/>
          <w:lang w:val="en-US"/>
        </w:rPr>
        <w:t xml:space="preserve">), furthermore it avoids the crowded radio spectrum </w:t>
      </w:r>
      <w:r w:rsidR="00D52C4C" w:rsidRPr="000C3F8E">
        <w:rPr>
          <w:rFonts w:ascii="David" w:eastAsia="Times New Roman" w:hAnsi="David" w:cs="David"/>
          <w:color w:val="000000"/>
          <w:lang w:val="en-US"/>
        </w:rPr>
        <w:t>thereby</w:t>
      </w:r>
      <w:r w:rsidRPr="000C3F8E">
        <w:rPr>
          <w:rFonts w:ascii="David" w:eastAsia="Times New Roman" w:hAnsi="David" w:cs="David"/>
          <w:color w:val="000000"/>
          <w:lang w:val="en-US"/>
        </w:rPr>
        <w:t xml:space="preserve"> </w:t>
      </w:r>
      <w:r w:rsidR="00D52C4C" w:rsidRPr="000C3F8E">
        <w:rPr>
          <w:rFonts w:ascii="David" w:eastAsia="Times New Roman" w:hAnsi="David" w:cs="David"/>
          <w:color w:val="000000"/>
          <w:lang w:val="en-US"/>
        </w:rPr>
        <w:t>doesn’t</w:t>
      </w:r>
      <w:r w:rsidRPr="000C3F8E">
        <w:rPr>
          <w:rFonts w:ascii="David" w:eastAsia="Times New Roman" w:hAnsi="David" w:cs="David"/>
          <w:color w:val="000000"/>
          <w:lang w:val="en-US"/>
        </w:rPr>
        <w:t xml:space="preserve"> have to compete with a</w:t>
      </w:r>
      <w:r w:rsidR="00446085" w:rsidRPr="000C3F8E">
        <w:rPr>
          <w:rFonts w:ascii="David" w:eastAsia="Times New Roman" w:hAnsi="David" w:cs="David"/>
          <w:color w:val="000000"/>
          <w:lang w:val="en-US"/>
        </w:rPr>
        <w:t xml:space="preserve"> </w:t>
      </w:r>
      <w:r w:rsidRPr="000C3F8E">
        <w:rPr>
          <w:rFonts w:ascii="David" w:eastAsia="Times New Roman" w:hAnsi="David" w:cs="David"/>
          <w:color w:val="000000"/>
          <w:lang w:val="en-US"/>
        </w:rPr>
        <w:t>lot of other devices.</w:t>
      </w:r>
    </w:p>
    <w:p w14:paraId="1EB24EAA" w14:textId="77777777" w:rsidR="001B7A10" w:rsidRPr="000C3F8E" w:rsidRDefault="001B7A10" w:rsidP="00C57DDB">
      <w:pPr>
        <w:jc w:val="left"/>
        <w:rPr>
          <w:rFonts w:ascii="David" w:hAnsi="David" w:cs="David"/>
          <w:lang w:val="en-US"/>
        </w:rPr>
      </w:pPr>
    </w:p>
    <w:p w14:paraId="612BCC4B" w14:textId="29521726" w:rsidR="00BD16DC" w:rsidRPr="000C3F8E" w:rsidRDefault="00C7700C" w:rsidP="00C57DDB">
      <w:pPr>
        <w:pStyle w:val="Heading2"/>
        <w:keepNext w:val="0"/>
        <w:keepLines w:val="0"/>
        <w:numPr>
          <w:ilvl w:val="0"/>
          <w:numId w:val="3"/>
        </w:numPr>
        <w:shd w:val="clear" w:color="auto" w:fill="FFFFFF"/>
        <w:spacing w:before="0"/>
        <w:ind w:left="1440" w:right="580"/>
        <w:jc w:val="left"/>
        <w:rPr>
          <w:rFonts w:ascii="David" w:eastAsia="Times New Roman" w:hAnsi="David" w:cs="David"/>
          <w:sz w:val="24"/>
          <w:szCs w:val="24"/>
          <w:lang w:val="en-US"/>
        </w:rPr>
      </w:pPr>
      <w:bookmarkStart w:id="170" w:name="_ca3m0vudhujb" w:colFirst="0" w:colLast="0"/>
      <w:bookmarkStart w:id="171" w:name="_28lsnp3dannf" w:colFirst="0" w:colLast="0"/>
      <w:bookmarkEnd w:id="170"/>
      <w:bookmarkEnd w:id="171"/>
      <w:r w:rsidRPr="000C3F8E">
        <w:rPr>
          <w:rFonts w:ascii="David" w:eastAsia="Times New Roman" w:hAnsi="David" w:cs="David"/>
          <w:sz w:val="24"/>
          <w:szCs w:val="24"/>
          <w:lang w:val="en-US"/>
        </w:rPr>
        <w:t>Security and Signal Containment</w:t>
      </w:r>
    </w:p>
    <w:p w14:paraId="5CEBB122" w14:textId="37134D51" w:rsidR="00BD16DC" w:rsidRPr="000C3F8E" w:rsidRDefault="00C7700C" w:rsidP="00C57DDB">
      <w:pPr>
        <w:spacing w:after="240"/>
        <w:ind w:left="1584"/>
        <w:jc w:val="left"/>
        <w:rPr>
          <w:rFonts w:ascii="David" w:hAnsi="David" w:cs="David"/>
          <w:sz w:val="24"/>
          <w:szCs w:val="24"/>
          <w:lang w:val="en-US"/>
        </w:rPr>
      </w:pPr>
      <w:bookmarkStart w:id="172" w:name="_duw1rbutnhct" w:colFirst="0" w:colLast="0"/>
      <w:bookmarkEnd w:id="172"/>
      <w:r w:rsidRPr="000C3F8E">
        <w:rPr>
          <w:rFonts w:ascii="David" w:hAnsi="David" w:cs="David"/>
          <w:b/>
          <w:bCs/>
          <w:sz w:val="24"/>
          <w:szCs w:val="24"/>
          <w:u w:val="single"/>
          <w:lang w:val="en-US"/>
        </w:rPr>
        <w:t>RF Security Risk:</w:t>
      </w:r>
      <w:r w:rsidRPr="000C3F8E">
        <w:rPr>
          <w:rFonts w:ascii="David" w:hAnsi="David" w:cs="David"/>
          <w:sz w:val="24"/>
          <w:szCs w:val="24"/>
          <w:lang w:val="en-US"/>
        </w:rPr>
        <w:t xml:space="preserve"> RF signals are difficult to contain; they easily pass through </w:t>
      </w:r>
      <w:r w:rsidR="00F85B65" w:rsidRPr="000C3F8E">
        <w:rPr>
          <w:rFonts w:ascii="David" w:hAnsi="David" w:cs="David"/>
          <w:sz w:val="24"/>
          <w:szCs w:val="24"/>
          <w:lang w:val="en-US"/>
        </w:rPr>
        <w:t xml:space="preserve">solid </w:t>
      </w:r>
      <w:r w:rsidRPr="000C3F8E">
        <w:rPr>
          <w:rFonts w:ascii="David" w:hAnsi="David" w:cs="David"/>
          <w:sz w:val="24"/>
          <w:szCs w:val="24"/>
          <w:lang w:val="en-US"/>
        </w:rPr>
        <w:t xml:space="preserve">objects such as </w:t>
      </w:r>
      <w:r w:rsidR="00F85B65" w:rsidRPr="000C3F8E">
        <w:rPr>
          <w:rFonts w:ascii="David" w:hAnsi="David" w:cs="David"/>
          <w:sz w:val="24"/>
          <w:szCs w:val="24"/>
          <w:lang w:val="en-US"/>
        </w:rPr>
        <w:t>walls</w:t>
      </w:r>
      <w:r w:rsidRPr="000C3F8E">
        <w:rPr>
          <w:rFonts w:ascii="David" w:hAnsi="David" w:cs="David"/>
          <w:sz w:val="24"/>
          <w:szCs w:val="24"/>
          <w:lang w:val="en-US"/>
        </w:rPr>
        <w:t xml:space="preserve">, doors or windows. </w:t>
      </w:r>
      <w:r w:rsidR="00F85B65" w:rsidRPr="000C3F8E">
        <w:rPr>
          <w:rFonts w:ascii="David" w:hAnsi="David" w:cs="David"/>
          <w:sz w:val="24"/>
          <w:szCs w:val="24"/>
          <w:lang w:val="en-US"/>
        </w:rPr>
        <w:t xml:space="preserve">This </w:t>
      </w:r>
      <w:r w:rsidRPr="000C3F8E">
        <w:rPr>
          <w:rFonts w:ascii="David" w:hAnsi="David" w:cs="David"/>
          <w:sz w:val="24"/>
          <w:szCs w:val="24"/>
          <w:lang w:val="en-US"/>
        </w:rPr>
        <w:t>is often beneficial for whole-home coverage, it also creates a significant security risk. A signal can be intercepted, or "snooped," by a third party outside the intended room or building, requiring complex encryption to secure the data.</w:t>
      </w:r>
    </w:p>
    <w:p w14:paraId="58F75CA3" w14:textId="5A64F4A1"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b/>
          <w:bCs/>
          <w:sz w:val="24"/>
          <w:szCs w:val="24"/>
          <w:u w:val="single"/>
          <w:lang w:val="en-US"/>
        </w:rPr>
        <w:t>How Ultrasound Overcomes This:</w:t>
      </w:r>
      <w:r w:rsidRPr="000C3F8E">
        <w:rPr>
          <w:rFonts w:ascii="David" w:hAnsi="David" w:cs="David"/>
          <w:sz w:val="24"/>
          <w:szCs w:val="24"/>
          <w:lang w:val="en-US"/>
        </w:rPr>
        <w:t xml:space="preserve"> Ultrasound waves are physical vibrations and are easily blocked by solid objects. This means the signal is physically confined to a single room. This property acts as a natural security feature, making it nearly impossible for someone in an adjacent room or outside the building to intercept </w:t>
      </w:r>
      <w:r w:rsidR="006C45B5" w:rsidRPr="000C3F8E">
        <w:rPr>
          <w:rFonts w:ascii="David" w:hAnsi="David" w:cs="David"/>
          <w:sz w:val="24"/>
          <w:szCs w:val="24"/>
          <w:lang w:val="en-US"/>
        </w:rPr>
        <w:t>communication</w:t>
      </w:r>
      <w:r w:rsidR="00017FCD" w:rsidRPr="000C3F8E">
        <w:rPr>
          <w:rFonts w:ascii="David" w:hAnsi="David" w:cs="David"/>
          <w:b/>
          <w:bCs/>
          <w:sz w:val="24"/>
          <w:szCs w:val="24"/>
          <w:lang w:val="en-US"/>
        </w:rPr>
        <w:t xml:space="preserve"> </w:t>
      </w:r>
      <w:r w:rsidR="00017FCD" w:rsidRPr="000C3F8E">
        <w:rPr>
          <w:rFonts w:ascii="David" w:hAnsi="David" w:cs="David"/>
          <w:sz w:val="24"/>
          <w:szCs w:val="24"/>
          <w:lang w:val="en-US"/>
        </w:rPr>
        <w:t>[7]</w:t>
      </w:r>
      <w:r w:rsidRPr="000C3F8E">
        <w:rPr>
          <w:rFonts w:ascii="David" w:hAnsi="David" w:cs="David"/>
          <w:sz w:val="24"/>
          <w:szCs w:val="24"/>
          <w:lang w:val="en-US"/>
        </w:rPr>
        <w:t>, thus providing inherent privacy.</w:t>
      </w:r>
    </w:p>
    <w:p w14:paraId="24A9B9A6" w14:textId="77777777" w:rsidR="00BD16DC" w:rsidRPr="000C3F8E" w:rsidRDefault="00C7700C" w:rsidP="00C57DDB">
      <w:pPr>
        <w:spacing w:before="240" w:after="240"/>
        <w:ind w:left="1584"/>
        <w:jc w:val="left"/>
        <w:rPr>
          <w:rFonts w:ascii="David" w:hAnsi="David" w:cs="David"/>
          <w:sz w:val="24"/>
          <w:szCs w:val="24"/>
          <w:lang w:val="en-US"/>
        </w:rPr>
      </w:pPr>
      <w:r w:rsidRPr="000C3F8E">
        <w:rPr>
          <w:rFonts w:ascii="David" w:hAnsi="David" w:cs="David"/>
          <w:sz w:val="24"/>
          <w:szCs w:val="24"/>
          <w:lang w:val="en-US"/>
        </w:rPr>
        <w:t xml:space="preserve">On that note, it's also important to mention that it's simple to determine the physical limits of this 'sound barrier.' The insecure area is strictly limited to </w:t>
      </w:r>
      <w:r w:rsidRPr="000C3F8E">
        <w:rPr>
          <w:rFonts w:ascii="David" w:hAnsi="David" w:cs="David"/>
          <w:sz w:val="24"/>
          <w:szCs w:val="24"/>
          <w:lang w:val="en-US"/>
        </w:rPr>
        <w:lastRenderedPageBreak/>
        <w:t>the physical space where the soundwave can be detected, unlike RF signals, where it's difficult to know the boundary.</w:t>
      </w:r>
    </w:p>
    <w:p w14:paraId="1E43E661" w14:textId="43DB7419" w:rsidR="00BD16DC" w:rsidRPr="000C3F8E" w:rsidRDefault="00B70562" w:rsidP="00C57DDB">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73" w:name="_ju5790un9c30" w:colFirst="0" w:colLast="0"/>
      <w:bookmarkEnd w:id="173"/>
      <w:r w:rsidRPr="000C3F8E">
        <w:rPr>
          <w:rFonts w:ascii="David" w:eastAsia="Times New Roman" w:hAnsi="David" w:cs="David"/>
          <w:sz w:val="24"/>
          <w:szCs w:val="24"/>
          <w:lang w:val="en-US"/>
        </w:rPr>
        <w:t>2</w:t>
      </w:r>
      <w:r w:rsidR="0033340A" w:rsidRPr="000C3F8E">
        <w:rPr>
          <w:rFonts w:ascii="David" w:eastAsia="Times New Roman" w:hAnsi="David" w:cs="David"/>
          <w:sz w:val="24"/>
          <w:szCs w:val="24"/>
          <w:lang w:val="en-US"/>
        </w:rPr>
        <w:t>.2</w:t>
      </w:r>
      <w:r w:rsidRPr="000C3F8E">
        <w:rPr>
          <w:rFonts w:ascii="David" w:eastAsia="Times New Roman" w:hAnsi="David" w:cs="David"/>
          <w:sz w:val="24"/>
          <w:szCs w:val="24"/>
          <w:lang w:val="en-US"/>
        </w:rPr>
        <w:t xml:space="preserve"> Specific Environmental Struggles:</w:t>
      </w:r>
    </w:p>
    <w:p w14:paraId="2DE9DF3F"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74" w:name="_qia6uip3qjht" w:colFirst="0" w:colLast="0"/>
      <w:bookmarkEnd w:id="174"/>
      <w:r w:rsidRPr="000C3F8E">
        <w:rPr>
          <w:rFonts w:ascii="David" w:eastAsia="Times New Roman" w:hAnsi="David" w:cs="David"/>
          <w:b/>
          <w:bCs/>
          <w:color w:val="000000"/>
          <w:lang w:val="en-US"/>
        </w:rPr>
        <w:t>RF Limitation</w:t>
      </w:r>
    </w:p>
    <w:p w14:paraId="00263CB9" w14:textId="41EFB3C2" w:rsidR="00BD16DC" w:rsidRPr="000C3F8E" w:rsidRDefault="00C7700C" w:rsidP="00C57DDB">
      <w:pPr>
        <w:shd w:val="clear" w:color="auto" w:fill="FFFFFF"/>
        <w:spacing w:before="240" w:after="240"/>
        <w:ind w:left="1584"/>
        <w:jc w:val="left"/>
        <w:rPr>
          <w:rFonts w:ascii="David" w:eastAsia="Times New Roman" w:hAnsi="David" w:cs="David"/>
          <w:sz w:val="24"/>
          <w:szCs w:val="24"/>
          <w:lang w:val="en-US"/>
        </w:rPr>
      </w:pPr>
      <w:r w:rsidRPr="000C3F8E">
        <w:rPr>
          <w:rFonts w:ascii="David" w:eastAsia="Times New Roman" w:hAnsi="David" w:cs="David"/>
          <w:sz w:val="24"/>
          <w:szCs w:val="24"/>
          <w:lang w:val="en-US"/>
        </w:rPr>
        <w:t>RF waves propagate very poorly through conductive media, especially water. Saltwater</w:t>
      </w:r>
      <w:r w:rsidR="005018ED" w:rsidRPr="000C3F8E">
        <w:rPr>
          <w:rFonts w:ascii="David" w:eastAsia="Times New Roman" w:hAnsi="David" w:cs="David"/>
          <w:sz w:val="24"/>
          <w:szCs w:val="24"/>
          <w:lang w:val="en-US"/>
        </w:rPr>
        <w:t xml:space="preserve"> heavily</w:t>
      </w:r>
      <w:r w:rsidRPr="000C3F8E">
        <w:rPr>
          <w:rFonts w:ascii="David" w:eastAsia="Times New Roman" w:hAnsi="David" w:cs="David"/>
          <w:sz w:val="24"/>
          <w:szCs w:val="24"/>
          <w:lang w:val="en-US"/>
        </w:rPr>
        <w:t xml:space="preserve"> attenuates radio signals, making Wi-Fi and Bluetooth completely unusable for underwater communication.</w:t>
      </w:r>
      <w:r w:rsidR="00D053A6" w:rsidRPr="000C3F8E">
        <w:rPr>
          <w:rFonts w:ascii="David" w:eastAsia="Times New Roman" w:hAnsi="David" w:cs="David"/>
          <w:sz w:val="24"/>
          <w:szCs w:val="24"/>
          <w:lang w:val="en-US"/>
        </w:rPr>
        <w:t>[11]</w:t>
      </w:r>
    </w:p>
    <w:p w14:paraId="55F42799" w14:textId="24FFA212" w:rsidR="00BD16DC" w:rsidRPr="000C3F8E" w:rsidRDefault="00C7700C" w:rsidP="00E24B12">
      <w:pPr>
        <w:shd w:val="clear" w:color="auto" w:fill="FFFFFF"/>
        <w:spacing w:before="240" w:after="240"/>
        <w:ind w:left="1584"/>
        <w:jc w:val="left"/>
        <w:rPr>
          <w:rFonts w:ascii="David" w:eastAsia="Times New Roman" w:hAnsi="David" w:cs="David"/>
          <w:sz w:val="24"/>
          <w:szCs w:val="24"/>
          <w:highlight w:val="yellow"/>
          <w:lang w:val="en-US"/>
        </w:rPr>
      </w:pPr>
      <w:r w:rsidRPr="000C3F8E">
        <w:rPr>
          <w:rFonts w:ascii="David" w:eastAsia="Times New Roman" w:hAnsi="David" w:cs="David"/>
          <w:sz w:val="24"/>
          <w:szCs w:val="24"/>
          <w:lang w:val="en-US"/>
        </w:rPr>
        <w:t>This same principle applies to the human body, which is composed of RF signals struggle to pass through tissue, requiring high power, which can be inefficient and potentially cause unsafe tissue heating.</w:t>
      </w:r>
      <w:r w:rsidRPr="000C3F8E">
        <w:rPr>
          <w:rFonts w:ascii="David" w:eastAsia="Times New Roman" w:hAnsi="David" w:cs="David"/>
          <w:sz w:val="24"/>
          <w:szCs w:val="24"/>
          <w:lang w:val="en-US"/>
        </w:rPr>
        <w:br/>
        <w:t xml:space="preserve"> </w:t>
      </w:r>
      <w:r w:rsidR="00051506" w:rsidRPr="000C3F8E">
        <w:rPr>
          <w:rFonts w:ascii="David" w:eastAsia="Times New Roman" w:hAnsi="David" w:cs="David"/>
          <w:sz w:val="24"/>
          <w:szCs w:val="24"/>
          <w:lang w:val="en-US"/>
        </w:rPr>
        <w:t xml:space="preserve">Such </w:t>
      </w:r>
      <w:r w:rsidRPr="000C3F8E">
        <w:rPr>
          <w:rFonts w:ascii="David" w:eastAsia="Times New Roman" w:hAnsi="David" w:cs="David"/>
          <w:sz w:val="24"/>
          <w:szCs w:val="24"/>
          <w:lang w:val="en-US"/>
        </w:rPr>
        <w:t xml:space="preserve">issues make RF unusable for certain </w:t>
      </w:r>
      <w:r w:rsidR="00EE40D6" w:rsidRPr="000C3F8E">
        <w:rPr>
          <w:rFonts w:ascii="David" w:eastAsia="Times New Roman" w:hAnsi="David" w:cs="David"/>
          <w:sz w:val="24"/>
          <w:szCs w:val="24"/>
          <w:lang w:val="en-US"/>
        </w:rPr>
        <w:t xml:space="preserve">cases </w:t>
      </w:r>
      <w:r w:rsidRPr="000C3F8E">
        <w:rPr>
          <w:rFonts w:ascii="David" w:eastAsia="Times New Roman" w:hAnsi="David" w:cs="David"/>
          <w:sz w:val="24"/>
          <w:szCs w:val="24"/>
          <w:lang w:val="en-US"/>
        </w:rPr>
        <w:t xml:space="preserve">such as </w:t>
      </w:r>
      <w:r w:rsidR="004C4949" w:rsidRPr="000C3F8E">
        <w:rPr>
          <w:rFonts w:ascii="David" w:eastAsia="Times New Roman" w:hAnsi="David" w:cs="David"/>
          <w:sz w:val="24"/>
          <w:szCs w:val="24"/>
          <w:lang w:val="en-US"/>
        </w:rPr>
        <w:t xml:space="preserve">medical </w:t>
      </w:r>
      <w:r w:rsidRPr="000C3F8E">
        <w:rPr>
          <w:rFonts w:ascii="David" w:eastAsia="Times New Roman" w:hAnsi="David" w:cs="David"/>
          <w:sz w:val="24"/>
          <w:szCs w:val="24"/>
          <w:lang w:val="en-US"/>
        </w:rPr>
        <w:t>ones.</w:t>
      </w:r>
      <w:r w:rsidR="00D053A6" w:rsidRPr="000C3F8E">
        <w:rPr>
          <w:rFonts w:ascii="David" w:eastAsia="Times New Roman" w:hAnsi="David" w:cs="David"/>
          <w:sz w:val="24"/>
          <w:szCs w:val="24"/>
          <w:lang w:val="en-US"/>
        </w:rPr>
        <w:t xml:space="preserve"> [11]</w:t>
      </w:r>
    </w:p>
    <w:p w14:paraId="12A000BD" w14:textId="77777777" w:rsidR="00BD16DC" w:rsidRPr="000C3F8E" w:rsidRDefault="00C7700C" w:rsidP="00C57DDB">
      <w:pPr>
        <w:pStyle w:val="Heading3"/>
        <w:keepNext w:val="0"/>
        <w:keepLines w:val="0"/>
        <w:shd w:val="clear" w:color="auto" w:fill="FFFFFF"/>
        <w:spacing w:before="280"/>
        <w:ind w:left="1080" w:right="580"/>
        <w:jc w:val="left"/>
        <w:rPr>
          <w:rFonts w:ascii="David" w:eastAsia="Times New Roman" w:hAnsi="David" w:cs="David"/>
          <w:b/>
          <w:bCs/>
          <w:color w:val="000000"/>
          <w:lang w:val="en-US"/>
        </w:rPr>
      </w:pPr>
      <w:bookmarkStart w:id="175" w:name="_s3qhae5f1rk0" w:colFirst="0" w:colLast="0"/>
      <w:bookmarkEnd w:id="175"/>
      <w:r w:rsidRPr="000C3F8E">
        <w:rPr>
          <w:rFonts w:ascii="David" w:eastAsia="Times New Roman" w:hAnsi="David" w:cs="David"/>
          <w:b/>
          <w:bCs/>
          <w:color w:val="000000"/>
          <w:lang w:val="en-US"/>
        </w:rPr>
        <w:t>How Ultrasound Overcomes It</w:t>
      </w:r>
    </w:p>
    <w:p w14:paraId="1F490098" w14:textId="7F09BB0C" w:rsidR="00BD16DC" w:rsidRPr="000C3F8E" w:rsidRDefault="00C7700C" w:rsidP="00C57DDB">
      <w:pPr>
        <w:shd w:val="clear" w:color="auto" w:fill="FFFFFF"/>
        <w:spacing w:before="240" w:after="240"/>
        <w:ind w:left="1440"/>
        <w:jc w:val="left"/>
        <w:rPr>
          <w:rFonts w:ascii="David" w:eastAsia="Times New Roman" w:hAnsi="David" w:cs="David"/>
          <w:sz w:val="24"/>
          <w:szCs w:val="24"/>
          <w:lang w:val="en-US"/>
        </w:rPr>
      </w:pPr>
      <w:r w:rsidRPr="000C3F8E">
        <w:rPr>
          <w:rFonts w:ascii="David" w:eastAsia="Times New Roman" w:hAnsi="David" w:cs="David"/>
          <w:sz w:val="24"/>
          <w:szCs w:val="24"/>
          <w:lang w:val="en-US"/>
        </w:rPr>
        <w:t xml:space="preserve">Ultrasound excels in the very </w:t>
      </w:r>
      <w:r w:rsidR="005C3AC6" w:rsidRPr="00494454">
        <w:rPr>
          <w:rFonts w:ascii="David" w:eastAsia="Times New Roman" w:hAnsi="David" w:cs="David"/>
          <w:sz w:val="24"/>
          <w:szCs w:val="24"/>
          <w:lang w:val="en-US"/>
        </w:rPr>
        <w:t>environment</w:t>
      </w:r>
      <w:r w:rsidRPr="000C3F8E">
        <w:rPr>
          <w:rFonts w:ascii="David" w:eastAsia="Times New Roman" w:hAnsi="David" w:cs="David"/>
          <w:sz w:val="24"/>
          <w:szCs w:val="24"/>
          <w:lang w:val="en-US"/>
        </w:rPr>
        <w:t xml:space="preserve"> where RF fails.</w:t>
      </w:r>
    </w:p>
    <w:p w14:paraId="4EA887F5" w14:textId="618F9437" w:rsidR="00BD16DC" w:rsidRPr="000C3F8E" w:rsidRDefault="00C7700C" w:rsidP="00C57DDB">
      <w:pPr>
        <w:shd w:val="clear" w:color="auto" w:fill="FFFFFF"/>
        <w:spacing w:before="240"/>
        <w:ind w:left="1944" w:hanging="36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w:t>
      </w:r>
      <w:r w:rsidRPr="000C3F8E">
        <w:rPr>
          <w:rFonts w:ascii="David" w:eastAsia="Times New Roman" w:hAnsi="David" w:cs="David"/>
          <w:sz w:val="24"/>
          <w:szCs w:val="24"/>
          <w:lang w:val="en-US"/>
        </w:rPr>
        <w:tab/>
        <w:t>Excellent Propagation in Liquids: As a mechanical wave, ultrasound travels exceptionally well through liquids. This is why it's the standard for SONAR (underwater) and medical imaging (in-</w:t>
      </w:r>
      <w:r w:rsidR="009A3272" w:rsidRPr="000C3F8E">
        <w:rPr>
          <w:rFonts w:ascii="David" w:eastAsia="Times New Roman" w:hAnsi="David" w:cs="David"/>
          <w:sz w:val="24"/>
          <w:szCs w:val="24"/>
          <w:lang w:val="en-US"/>
        </w:rPr>
        <w:t>body)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76492264" w14:textId="11DD15D9" w:rsidR="00452404" w:rsidRPr="000C3F8E" w:rsidRDefault="00C7700C" w:rsidP="00075B85">
      <w:pPr>
        <w:shd w:val="clear" w:color="auto" w:fill="FFFFFF"/>
        <w:spacing w:after="240"/>
        <w:ind w:left="1440"/>
        <w:jc w:val="left"/>
        <w:rPr>
          <w:rFonts w:ascii="David" w:eastAsia="Times New Roman" w:hAnsi="David" w:cs="David"/>
          <w:sz w:val="24"/>
          <w:szCs w:val="24"/>
          <w:lang w:val="en-US"/>
        </w:rPr>
      </w:pPr>
      <w:r w:rsidRPr="000C3F8E">
        <w:rPr>
          <w:rFonts w:ascii="Arial" w:eastAsia="Times New Roman" w:hAnsi="Arial" w:cs="Arial"/>
          <w:sz w:val="24"/>
          <w:szCs w:val="24"/>
          <w:lang w:val="en-US"/>
        </w:rPr>
        <w:t>●</w:t>
      </w:r>
      <w:r w:rsidRPr="000C3F8E">
        <w:rPr>
          <w:rFonts w:ascii="David" w:eastAsia="Times New Roman" w:hAnsi="David" w:cs="David"/>
          <w:sz w:val="24"/>
          <w:szCs w:val="24"/>
          <w:lang w:val="en-US"/>
        </w:rPr>
        <w:t xml:space="preserve">   Ideal for In-Body Communication: It can be used for low-power, safe communication between medical implants and external devices, overcoming the high signal loss and heating concerns associated with </w:t>
      </w:r>
      <w:r w:rsidR="009A3272" w:rsidRPr="000C3F8E">
        <w:rPr>
          <w:rFonts w:ascii="David" w:eastAsia="Times New Roman" w:hAnsi="David" w:cs="David"/>
          <w:sz w:val="24"/>
          <w:szCs w:val="24"/>
          <w:lang w:val="en-US"/>
        </w:rPr>
        <w:t>RF [</w:t>
      </w:r>
      <w:r w:rsidR="00D053A6" w:rsidRPr="000C3F8E">
        <w:rPr>
          <w:rFonts w:ascii="David" w:eastAsia="Times New Roman" w:hAnsi="David" w:cs="David"/>
          <w:sz w:val="24"/>
          <w:szCs w:val="24"/>
          <w:lang w:val="en-US"/>
        </w:rPr>
        <w:t>10]</w:t>
      </w:r>
      <w:r w:rsidRPr="000C3F8E">
        <w:rPr>
          <w:rFonts w:ascii="David" w:eastAsia="Times New Roman" w:hAnsi="David" w:cs="David"/>
          <w:sz w:val="24"/>
          <w:szCs w:val="24"/>
          <w:lang w:val="en-US"/>
        </w:rPr>
        <w:t>.</w:t>
      </w:r>
    </w:p>
    <w:p w14:paraId="4A579E22" w14:textId="5B86AEA2" w:rsidR="00D053A6" w:rsidRPr="000C3F8E" w:rsidRDefault="0033340A" w:rsidP="00075B85">
      <w:pPr>
        <w:shd w:val="clear" w:color="auto" w:fill="FFFFFF"/>
        <w:spacing w:after="100"/>
        <w:ind w:right="580"/>
        <w:jc w:val="left"/>
        <w:rPr>
          <w:rFonts w:ascii="David" w:eastAsia="Times New Roman" w:hAnsi="David" w:cs="David"/>
          <w:b/>
          <w:bCs/>
          <w:sz w:val="24"/>
          <w:szCs w:val="24"/>
          <w:lang w:val="en-US"/>
        </w:rPr>
      </w:pPr>
      <w:r w:rsidRPr="000C3F8E">
        <w:rPr>
          <w:rFonts w:ascii="David" w:eastAsia="Times New Roman" w:hAnsi="David" w:cs="David"/>
          <w:b/>
          <w:bCs/>
          <w:sz w:val="24"/>
          <w:szCs w:val="24"/>
          <w:lang w:val="en-US"/>
        </w:rPr>
        <w:t>2.3</w:t>
      </w:r>
      <w:r w:rsidR="000E576E" w:rsidRPr="000C3F8E">
        <w:rPr>
          <w:rFonts w:ascii="David" w:eastAsia="Times New Roman" w:hAnsi="David" w:cs="David"/>
          <w:b/>
          <w:bCs/>
          <w:sz w:val="24"/>
          <w:szCs w:val="24"/>
          <w:lang w:val="en-US"/>
        </w:rPr>
        <w:t xml:space="preserve"> </w:t>
      </w:r>
      <w:r w:rsidRPr="000C3F8E">
        <w:rPr>
          <w:rFonts w:ascii="David" w:eastAsia="Times New Roman" w:hAnsi="David" w:cs="David"/>
          <w:b/>
          <w:bCs/>
          <w:sz w:val="24"/>
          <w:szCs w:val="24"/>
          <w:lang w:val="en-US"/>
        </w:rPr>
        <w:t xml:space="preserve">What </w:t>
      </w:r>
      <w:r w:rsidR="00E24B12" w:rsidRPr="000C3F8E">
        <w:rPr>
          <w:rFonts w:ascii="David" w:eastAsia="Times New Roman" w:hAnsi="David" w:cs="David"/>
          <w:b/>
          <w:bCs/>
          <w:sz w:val="24"/>
          <w:szCs w:val="24"/>
          <w:lang w:val="en-US"/>
        </w:rPr>
        <w:t xml:space="preserve">Is Ultrasound Communication </w:t>
      </w:r>
      <w:r w:rsidRPr="000C3F8E">
        <w:rPr>
          <w:rFonts w:ascii="David" w:eastAsia="Times New Roman" w:hAnsi="David" w:cs="David"/>
          <w:b/>
          <w:bCs/>
          <w:sz w:val="24"/>
          <w:szCs w:val="24"/>
          <w:lang w:val="en-US"/>
        </w:rPr>
        <w:t>(</w:t>
      </w:r>
      <w:r w:rsidR="00E24B12" w:rsidRPr="000C3F8E">
        <w:rPr>
          <w:rFonts w:ascii="David" w:eastAsia="Times New Roman" w:hAnsi="David" w:cs="David"/>
          <w:b/>
          <w:bCs/>
          <w:sz w:val="24"/>
          <w:szCs w:val="24"/>
          <w:lang w:val="en-US"/>
        </w:rPr>
        <w:t>Data Transmission Using Sound W</w:t>
      </w:r>
      <w:r w:rsidRPr="000C3F8E">
        <w:rPr>
          <w:rFonts w:ascii="David" w:eastAsia="Times New Roman" w:hAnsi="David" w:cs="David"/>
          <w:b/>
          <w:bCs/>
          <w:sz w:val="24"/>
          <w:szCs w:val="24"/>
          <w:lang w:val="en-US"/>
        </w:rPr>
        <w:t xml:space="preserve">aves </w:t>
      </w:r>
      <w:r w:rsidR="00E24B12" w:rsidRPr="000C3F8E">
        <w:rPr>
          <w:rFonts w:ascii="David" w:eastAsia="Times New Roman" w:hAnsi="David" w:cs="David"/>
          <w:b/>
          <w:bCs/>
          <w:sz w:val="24"/>
          <w:szCs w:val="24"/>
          <w:lang w:val="en-US"/>
        </w:rPr>
        <w:t>Above The Human Hearing Range</w:t>
      </w:r>
      <w:r w:rsidRPr="000C3F8E">
        <w:rPr>
          <w:rFonts w:ascii="David" w:eastAsia="Times New Roman" w:hAnsi="David" w:cs="David"/>
          <w:b/>
          <w:bCs/>
          <w:sz w:val="24"/>
          <w:szCs w:val="24"/>
          <w:lang w:val="en-US"/>
        </w:rPr>
        <w:t>)?</w:t>
      </w:r>
    </w:p>
    <w:p w14:paraId="6DCA7EF7" w14:textId="559A885C" w:rsidR="00BD16DC" w:rsidRPr="000C3F8E" w:rsidRDefault="0033340A" w:rsidP="00075B85">
      <w:pPr>
        <w:shd w:val="clear" w:color="auto" w:fill="FFFFFF"/>
        <w:spacing w:after="100"/>
        <w:ind w:left="1083" w:right="580"/>
        <w:jc w:val="left"/>
        <w:rPr>
          <w:rFonts w:ascii="David" w:eastAsia="Times New Roman" w:hAnsi="David" w:cs="David"/>
          <w:sz w:val="24"/>
          <w:szCs w:val="24"/>
          <w:lang w:val="en-US"/>
        </w:rPr>
      </w:pPr>
      <w:commentRangeStart w:id="176"/>
      <w:r w:rsidRPr="000C3F8E">
        <w:rPr>
          <w:rFonts w:ascii="David" w:eastAsia="Times New Roman" w:hAnsi="David" w:cs="David"/>
          <w:sz w:val="24"/>
          <w:szCs w:val="24"/>
          <w:lang w:val="en-US"/>
        </w:rPr>
        <w:t xml:space="preserve">Ultrasound communication is a method of transmitting digital data using sound waves at frequencies higher than what humans can hear — typically above 20 kHz </w:t>
      </w:r>
      <w:r w:rsidR="008C455E" w:rsidRPr="000C3F8E">
        <w:rPr>
          <w:rFonts w:ascii="David" w:eastAsia="Times New Roman" w:hAnsi="David" w:cs="David"/>
          <w:sz w:val="24"/>
          <w:szCs w:val="24"/>
          <w:lang w:val="en-US"/>
        </w:rPr>
        <w:t>[</w:t>
      </w:r>
      <w:r w:rsidR="0065415E" w:rsidRPr="000C3F8E">
        <w:rPr>
          <w:rFonts w:ascii="David" w:eastAsia="Times New Roman" w:hAnsi="David" w:cs="David"/>
          <w:sz w:val="24"/>
          <w:szCs w:val="24"/>
          <w:lang w:val="en-US"/>
        </w:rPr>
        <w:t>11] (</w:t>
      </w:r>
      <w:r w:rsidRPr="000C3F8E">
        <w:rPr>
          <w:rFonts w:ascii="David" w:eastAsia="Times New Roman" w:hAnsi="David" w:cs="David"/>
          <w:sz w:val="24"/>
          <w:szCs w:val="24"/>
          <w:lang w:val="en-US"/>
        </w:rPr>
        <w:t>the upper limit of human hearing</w:t>
      </w:r>
      <w:r w:rsidR="004631B2" w:rsidRPr="000C3F8E">
        <w:rPr>
          <w:rFonts w:ascii="David" w:eastAsia="Times New Roman" w:hAnsi="David" w:cs="David"/>
          <w:sz w:val="24"/>
          <w:szCs w:val="24"/>
          <w:lang w:val="en-US"/>
        </w:rPr>
        <w:t>). Instead</w:t>
      </w:r>
      <w:r w:rsidRPr="000C3F8E">
        <w:rPr>
          <w:rFonts w:ascii="David" w:eastAsia="Times New Roman" w:hAnsi="David" w:cs="David"/>
          <w:sz w:val="24"/>
          <w:szCs w:val="24"/>
          <w:lang w:val="en-US"/>
        </w:rPr>
        <w:t xml:space="preserve"> of using radio waves, ultrasound communication encodes information into high-frequency audio signals that can be played by a speaker and detected by a microphone.</w:t>
      </w:r>
    </w:p>
    <w:p w14:paraId="01C4A3D6" w14:textId="26A1B504" w:rsidR="00837A26" w:rsidRPr="000C3F8E" w:rsidRDefault="00C7700C" w:rsidP="00075B85">
      <w:pPr>
        <w:shd w:val="clear" w:color="auto" w:fill="FFFFFF"/>
        <w:spacing w:after="100"/>
        <w:ind w:left="1083" w:right="580"/>
        <w:jc w:val="left"/>
        <w:rPr>
          <w:rFonts w:ascii="David" w:eastAsia="Times New Roman" w:hAnsi="David" w:cs="David"/>
          <w:sz w:val="24"/>
          <w:szCs w:val="24"/>
          <w:lang w:val="en-US"/>
        </w:rPr>
      </w:pPr>
      <w:r w:rsidRPr="000C3F8E">
        <w:rPr>
          <w:rFonts w:ascii="David" w:eastAsia="Times New Roman" w:hAnsi="David" w:cs="David"/>
          <w:sz w:val="24"/>
          <w:szCs w:val="24"/>
          <w:lang w:val="en-US"/>
        </w:rPr>
        <w:t>How it compares to traditional wireless methods (</w:t>
      </w:r>
      <w:r w:rsidR="00AA65F4" w:rsidRPr="000C3F8E">
        <w:rPr>
          <w:rFonts w:ascii="David" w:eastAsia="Times New Roman" w:hAnsi="David" w:cs="David"/>
          <w:sz w:val="24"/>
          <w:szCs w:val="24"/>
          <w:lang w:val="en-US"/>
        </w:rPr>
        <w:t xml:space="preserve">Ultrasound </w:t>
      </w:r>
      <w:r w:rsidR="00EB4C11" w:rsidRPr="000C3F8E">
        <w:rPr>
          <w:rFonts w:ascii="David" w:eastAsia="Times New Roman" w:hAnsi="David" w:cs="David"/>
          <w:sz w:val="24"/>
          <w:szCs w:val="24"/>
          <w:lang w:val="en-US"/>
        </w:rPr>
        <w:t>Communication, Wi</w:t>
      </w:r>
      <w:r w:rsidRPr="000C3F8E">
        <w:rPr>
          <w:rFonts w:ascii="David" w:eastAsia="Times New Roman" w:hAnsi="David" w:cs="David"/>
          <w:sz w:val="24"/>
          <w:szCs w:val="24"/>
          <w:lang w:val="en-US"/>
        </w:rPr>
        <w:t xml:space="preserve">-Fi, Bluetooth, </w:t>
      </w:r>
      <w:r w:rsidR="00EB4C11" w:rsidRPr="000C3F8E">
        <w:rPr>
          <w:rFonts w:ascii="David" w:eastAsia="Times New Roman" w:hAnsi="David" w:cs="David"/>
          <w:sz w:val="24"/>
          <w:szCs w:val="24"/>
          <w:lang w:val="en-US"/>
        </w:rPr>
        <w:t>NFC (</w:t>
      </w:r>
      <w:r w:rsidR="00AA65F4" w:rsidRPr="000C3F8E">
        <w:rPr>
          <w:rFonts w:ascii="David" w:eastAsia="Times New Roman" w:hAnsi="David" w:cs="David"/>
          <w:sz w:val="24"/>
          <w:szCs w:val="24"/>
          <w:lang w:val="en-US"/>
        </w:rPr>
        <w:t>Near-Field Communication)</w:t>
      </w:r>
      <w:r w:rsidRPr="000C3F8E">
        <w:rPr>
          <w:rFonts w:ascii="David" w:eastAsia="Times New Roman" w:hAnsi="David" w:cs="David"/>
          <w:sz w:val="24"/>
          <w:szCs w:val="24"/>
          <w:lang w:val="en-US"/>
        </w:rPr>
        <w:t>).</w:t>
      </w:r>
      <w:r w:rsidR="008C455E" w:rsidRPr="000C3F8E">
        <w:rPr>
          <w:rFonts w:ascii="David" w:eastAsia="Times New Roman" w:hAnsi="David" w:cs="David"/>
          <w:sz w:val="24"/>
          <w:szCs w:val="24"/>
          <w:lang w:val="en-US"/>
        </w:rPr>
        <w:t>[5]</w:t>
      </w:r>
      <w:commentRangeEnd w:id="176"/>
      <w:r w:rsidR="000C3F8E" w:rsidRPr="000C3F8E">
        <w:rPr>
          <w:rStyle w:val="CommentReference"/>
          <w:rFonts w:ascii="David" w:eastAsia="Times New Roman" w:hAnsi="David" w:cs="David"/>
          <w:sz w:val="24"/>
          <w:szCs w:val="24"/>
          <w:lang w:val="en-US"/>
        </w:rPr>
        <w:commentReference w:id="176"/>
      </w:r>
    </w:p>
    <w:p w14:paraId="0C75BB66" w14:textId="4A438E1C" w:rsidR="00BD16DC" w:rsidRPr="000C3F8E" w:rsidRDefault="00BD16DC" w:rsidP="00075B85">
      <w:pPr>
        <w:shd w:val="clear" w:color="auto" w:fill="FFFFFF"/>
        <w:spacing w:after="0"/>
        <w:ind w:right="580"/>
        <w:jc w:val="left"/>
        <w:rPr>
          <w:rFonts w:ascii="David" w:eastAsia="Times New Roman" w:hAnsi="David" w:cs="David"/>
          <w:sz w:val="24"/>
          <w:szCs w:val="24"/>
          <w:lang w:val="en-US"/>
        </w:rPr>
      </w:pPr>
    </w:p>
    <w:tbl>
      <w:tblPr>
        <w:tblStyle w:val="3"/>
        <w:tblW w:w="9900" w:type="dxa"/>
        <w:tblInd w:w="-460" w:type="dxa"/>
        <w:tblBorders>
          <w:top w:val="nil"/>
          <w:left w:val="nil"/>
          <w:bottom w:val="nil"/>
          <w:right w:val="nil"/>
          <w:insideH w:val="nil"/>
          <w:insideV w:val="nil"/>
        </w:tblBorders>
        <w:tblLayout w:type="fixed"/>
        <w:tblLook w:val="0600" w:firstRow="0" w:lastRow="0" w:firstColumn="0" w:lastColumn="0" w:noHBand="1" w:noVBand="1"/>
      </w:tblPr>
      <w:tblGrid>
        <w:gridCol w:w="1980"/>
        <w:gridCol w:w="1980"/>
        <w:gridCol w:w="1980"/>
        <w:gridCol w:w="1980"/>
        <w:gridCol w:w="1980"/>
      </w:tblGrid>
      <w:tr w:rsidR="00BD16DC" w:rsidRPr="00494454" w14:paraId="773D9586" w14:textId="77777777" w:rsidTr="00AC5735">
        <w:trPr>
          <w:trHeight w:val="495"/>
        </w:trPr>
        <w:tc>
          <w:tcPr>
            <w:tcW w:w="19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A300AA"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Technology</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575D2D9B"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Use Case</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2CAB87D3" w14:textId="2F4C2636"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 xml:space="preserve">Effective Range </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4B866E70" w14:textId="6CFCC417" w:rsidR="00BD16DC" w:rsidRPr="000C3F8E" w:rsidRDefault="000E576E"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lang w:val="en-US"/>
              </w:rPr>
              <w:t>Wave Type</w:t>
            </w:r>
            <w:r w:rsidRPr="000C3F8E">
              <w:rPr>
                <w:rFonts w:ascii="David" w:eastAsia="Times New Roman" w:hAnsi="David" w:cs="David"/>
                <w:sz w:val="24"/>
                <w:szCs w:val="24"/>
              </w:rPr>
              <w:t xml:space="preserve"> </w:t>
            </w:r>
          </w:p>
        </w:tc>
        <w:tc>
          <w:tcPr>
            <w:tcW w:w="1980" w:type="dxa"/>
            <w:tcBorders>
              <w:top w:val="single" w:sz="8" w:space="0" w:color="000000"/>
              <w:left w:val="nil"/>
              <w:bottom w:val="single" w:sz="8" w:space="0" w:color="000000"/>
              <w:right w:val="single" w:sz="8" w:space="0" w:color="000000"/>
            </w:tcBorders>
            <w:tcMar>
              <w:top w:w="100" w:type="dxa"/>
              <w:left w:w="100" w:type="dxa"/>
              <w:bottom w:w="100" w:type="dxa"/>
              <w:right w:w="100" w:type="dxa"/>
            </w:tcMar>
          </w:tcPr>
          <w:p w14:paraId="7F478EC8" w14:textId="77777777" w:rsidR="00BD16DC" w:rsidRPr="000C3F8E" w:rsidRDefault="00C7700C" w:rsidP="00075B85">
            <w:pPr>
              <w:spacing w:before="240" w:after="240"/>
              <w:ind w:left="500"/>
              <w:jc w:val="left"/>
              <w:rPr>
                <w:rFonts w:ascii="David" w:eastAsia="Times New Roman" w:hAnsi="David" w:cs="David"/>
                <w:sz w:val="24"/>
                <w:szCs w:val="24"/>
              </w:rPr>
            </w:pPr>
            <w:r w:rsidRPr="000C3F8E">
              <w:rPr>
                <w:rFonts w:ascii="David" w:eastAsia="Times New Roman" w:hAnsi="David" w:cs="David"/>
                <w:sz w:val="24"/>
                <w:szCs w:val="24"/>
              </w:rPr>
              <w:t>Notes</w:t>
            </w:r>
          </w:p>
        </w:tc>
      </w:tr>
      <w:tr w:rsidR="00BD16DC" w:rsidRPr="00165AB6" w14:paraId="2E0F40B8" w14:textId="77777777" w:rsidTr="00AC5735">
        <w:trPr>
          <w:trHeight w:val="183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09E3416" w14:textId="77777777" w:rsidR="00BD16DC" w:rsidRPr="00242084" w:rsidRDefault="00C7700C" w:rsidP="00075B85">
            <w:pPr>
              <w:spacing w:before="240" w:after="240"/>
              <w:jc w:val="left"/>
              <w:rPr>
                <w:rFonts w:ascii="David" w:eastAsia="Times New Roman" w:hAnsi="David" w:cs="David"/>
                <w:sz w:val="24"/>
                <w:szCs w:val="24"/>
              </w:rPr>
            </w:pPr>
            <w:r w:rsidRPr="00242084">
              <w:rPr>
                <w:rFonts w:ascii="David" w:eastAsia="Times New Roman" w:hAnsi="David" w:cs="David"/>
                <w:sz w:val="24"/>
                <w:szCs w:val="24"/>
              </w:rPr>
              <w:t>Ultrasound Communication</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040F3F4"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Data transfer using high-frequency sound waves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6DBA7D0" w14:textId="752E5BBB"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~2–5m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3C1BE09" w14:textId="3AE2D46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Acoustic (&gt;20 kHz)</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1AA459A1" w14:textId="41A792B1"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Works in liquids; blocked by walls (secure).</w:t>
            </w:r>
          </w:p>
        </w:tc>
      </w:tr>
      <w:tr w:rsidR="00BD16DC" w:rsidRPr="00165AB6" w14:paraId="019BB4CC" w14:textId="77777777" w:rsidTr="00AC5735">
        <w:trPr>
          <w:trHeight w:val="129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1A329469"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lastRenderedPageBreak/>
              <w:t>AirDrop</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1743126" w14:textId="6CC4277B"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File sharing (Apple devices)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18E50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4BBAD152"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58FD1F04" w14:textId="67287FEE" w:rsidR="00BD16DC" w:rsidRPr="00242084" w:rsidRDefault="00837A26"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Uses Bluetooth for discovery, Wi-Fi for transfer.</w:t>
            </w:r>
          </w:p>
        </w:tc>
      </w:tr>
      <w:tr w:rsidR="00BD16DC" w:rsidRPr="00494454" w14:paraId="2C18B181" w14:textId="77777777" w:rsidTr="00AC5735">
        <w:trPr>
          <w:trHeight w:val="2663"/>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D73AF81"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Handoff / Continuity</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A20C6F2"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Passing activity between Apple devices (Safari tabs, calls, clipboard)</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67D2A7A"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10m</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0AD347C4"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Bluetooth + Wi-Fi Direct</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674DB94" w14:textId="52AFC6C1"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rPr>
              <w:t xml:space="preserve">Uses </w:t>
            </w:r>
            <w:r w:rsidR="00C62297" w:rsidRPr="00242084">
              <w:rPr>
                <w:rFonts w:ascii="David" w:eastAsia="Times New Roman" w:hAnsi="David" w:cs="David"/>
                <w:sz w:val="24"/>
                <w:szCs w:val="24"/>
                <w:lang w:val="en-US"/>
              </w:rPr>
              <w:t>RF</w:t>
            </w:r>
          </w:p>
        </w:tc>
      </w:tr>
      <w:tr w:rsidR="00BD16DC" w:rsidRPr="00165AB6" w14:paraId="513DE4A6" w14:textId="77777777" w:rsidTr="00AC5735">
        <w:trPr>
          <w:trHeight w:val="2100"/>
        </w:trPr>
        <w:tc>
          <w:tcPr>
            <w:tcW w:w="1980" w:type="dxa"/>
            <w:tcBorders>
              <w:top w:val="nil"/>
              <w:left w:val="single" w:sz="8" w:space="0" w:color="000000"/>
              <w:bottom w:val="single" w:sz="8" w:space="0" w:color="000000"/>
              <w:right w:val="single" w:sz="8" w:space="0" w:color="000000"/>
            </w:tcBorders>
            <w:tcMar>
              <w:top w:w="100" w:type="dxa"/>
              <w:left w:w="100" w:type="dxa"/>
              <w:bottom w:w="100" w:type="dxa"/>
              <w:right w:w="100" w:type="dxa"/>
            </w:tcMar>
          </w:tcPr>
          <w:p w14:paraId="4A5E7B8D"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Apple Pay (NFC)</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25B6BA53" w14:textId="4C0BAAAD"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Secure contactless payments</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6E16BD6B" w14:textId="23327FC2" w:rsidR="00BD16DC" w:rsidRPr="00242084" w:rsidRDefault="00837A26"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13.56 MHz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96DA5B5" w14:textId="77777777" w:rsidR="00BD16DC" w:rsidRPr="00242084" w:rsidRDefault="00C7700C" w:rsidP="00075B85">
            <w:pPr>
              <w:spacing w:before="240" w:after="240"/>
              <w:ind w:left="500"/>
              <w:jc w:val="left"/>
              <w:rPr>
                <w:rFonts w:ascii="David" w:eastAsia="Times New Roman" w:hAnsi="David" w:cs="David"/>
                <w:sz w:val="24"/>
                <w:szCs w:val="24"/>
              </w:rPr>
            </w:pPr>
            <w:r w:rsidRPr="00242084">
              <w:rPr>
                <w:rFonts w:ascii="David" w:eastAsia="Times New Roman" w:hAnsi="David" w:cs="David"/>
                <w:sz w:val="24"/>
                <w:szCs w:val="24"/>
              </w:rPr>
              <w:t>Near-Field Communication (RF)</w:t>
            </w:r>
          </w:p>
        </w:tc>
        <w:tc>
          <w:tcPr>
            <w:tcW w:w="1980" w:type="dxa"/>
            <w:tcBorders>
              <w:top w:val="nil"/>
              <w:left w:val="nil"/>
              <w:bottom w:val="single" w:sz="8" w:space="0" w:color="000000"/>
              <w:right w:val="single" w:sz="8" w:space="0" w:color="000000"/>
            </w:tcBorders>
            <w:tcMar>
              <w:top w:w="100" w:type="dxa"/>
              <w:left w:w="100" w:type="dxa"/>
              <w:bottom w:w="100" w:type="dxa"/>
              <w:right w:w="100" w:type="dxa"/>
            </w:tcMar>
          </w:tcPr>
          <w:p w14:paraId="7E7B0A0F" w14:textId="77777777" w:rsidR="00BD16DC" w:rsidRPr="00242084" w:rsidRDefault="00C7700C" w:rsidP="00075B85">
            <w:pPr>
              <w:spacing w:before="240" w:after="240"/>
              <w:ind w:left="500"/>
              <w:jc w:val="left"/>
              <w:rPr>
                <w:rFonts w:ascii="David" w:eastAsia="Times New Roman" w:hAnsi="David" w:cs="David"/>
                <w:sz w:val="24"/>
                <w:szCs w:val="24"/>
                <w:lang w:val="en-US"/>
              </w:rPr>
            </w:pPr>
            <w:r w:rsidRPr="00242084">
              <w:rPr>
                <w:rFonts w:ascii="David" w:eastAsia="Times New Roman" w:hAnsi="David" w:cs="David"/>
                <w:sz w:val="24"/>
                <w:szCs w:val="24"/>
                <w:lang w:val="en-US"/>
              </w:rPr>
              <w:t>Extremely short-range radio. Designed for secure, authenticated exchanges.</w:t>
            </w:r>
          </w:p>
        </w:tc>
      </w:tr>
    </w:tbl>
    <w:p w14:paraId="2FE8481F" w14:textId="77777777" w:rsidR="00BD16DC" w:rsidRPr="00242084" w:rsidRDefault="00BD16DC" w:rsidP="00CF35E1">
      <w:pPr>
        <w:pStyle w:val="Heading2"/>
        <w:keepNext w:val="0"/>
        <w:keepLines w:val="0"/>
        <w:shd w:val="clear" w:color="auto" w:fill="FFFFFF"/>
        <w:spacing w:after="80"/>
        <w:ind w:right="580"/>
        <w:jc w:val="left"/>
        <w:rPr>
          <w:rFonts w:ascii="David" w:eastAsia="Times New Roman" w:hAnsi="David" w:cs="David"/>
          <w:b w:val="0"/>
          <w:bCs w:val="0"/>
          <w:sz w:val="24"/>
          <w:szCs w:val="24"/>
          <w:lang w:val="en-US"/>
        </w:rPr>
      </w:pPr>
      <w:bookmarkStart w:id="177" w:name="_kwt3q5wqfdd9" w:colFirst="0" w:colLast="0"/>
      <w:bookmarkStart w:id="178" w:name="_moh7h6mwm3b8" w:colFirst="0" w:colLast="0"/>
      <w:bookmarkEnd w:id="177"/>
      <w:bookmarkEnd w:id="178"/>
    </w:p>
    <w:p w14:paraId="2D3E62B4" w14:textId="3FA9DC00" w:rsidR="00904544" w:rsidRPr="00242084" w:rsidRDefault="005B7E88" w:rsidP="00075B85">
      <w:pPr>
        <w:ind w:left="1083"/>
        <w:jc w:val="left"/>
        <w:rPr>
          <w:rFonts w:ascii="David" w:hAnsi="David" w:cs="David"/>
          <w:b/>
          <w:bCs/>
          <w:sz w:val="24"/>
          <w:szCs w:val="24"/>
          <w:lang w:val="en-US"/>
        </w:rPr>
      </w:pPr>
      <w:r w:rsidRPr="00242084">
        <w:rPr>
          <w:rFonts w:ascii="David" w:eastAsia="Times New Roman" w:hAnsi="David" w:cs="David"/>
          <w:b/>
          <w:bCs/>
          <w:sz w:val="24"/>
          <w:szCs w:val="24"/>
          <w:lang w:val="en-US"/>
        </w:rPr>
        <w:t xml:space="preserve">Table 1: Comparison of Wireless Communication </w:t>
      </w:r>
      <w:r w:rsidR="00A40D7E" w:rsidRPr="00242084">
        <w:rPr>
          <w:rFonts w:ascii="David" w:eastAsia="Times New Roman" w:hAnsi="David" w:cs="David"/>
          <w:b/>
          <w:bCs/>
          <w:sz w:val="24"/>
          <w:szCs w:val="24"/>
          <w:lang w:val="en-US"/>
        </w:rPr>
        <w:t>Technologies [</w:t>
      </w:r>
      <w:r w:rsidR="00017FCD" w:rsidRPr="00242084">
        <w:rPr>
          <w:rFonts w:ascii="David" w:eastAsia="Times New Roman" w:hAnsi="David" w:cs="David"/>
          <w:b/>
          <w:bCs/>
          <w:sz w:val="24"/>
          <w:szCs w:val="24"/>
          <w:lang w:val="en-US"/>
        </w:rPr>
        <w:t>5]</w:t>
      </w:r>
      <w:r w:rsidR="00075B85" w:rsidRPr="00242084">
        <w:rPr>
          <w:rFonts w:ascii="David" w:eastAsia="Times New Roman" w:hAnsi="David" w:cs="David"/>
          <w:b/>
          <w:bCs/>
          <w:sz w:val="24"/>
          <w:szCs w:val="24"/>
          <w:lang w:val="en-US"/>
        </w:rPr>
        <w:t>.</w:t>
      </w:r>
    </w:p>
    <w:p w14:paraId="5BB76327" w14:textId="76313B9A" w:rsidR="00BD16DC" w:rsidRPr="00242084" w:rsidRDefault="0033340A" w:rsidP="00E24B12">
      <w:pPr>
        <w:pStyle w:val="Heading2"/>
        <w:keepNext w:val="0"/>
        <w:keepLines w:val="0"/>
        <w:shd w:val="clear" w:color="auto" w:fill="FFFFFF"/>
        <w:spacing w:after="80"/>
        <w:ind w:right="580"/>
        <w:jc w:val="left"/>
        <w:rPr>
          <w:rFonts w:ascii="David" w:eastAsia="Times New Roman" w:hAnsi="David" w:cs="David"/>
          <w:sz w:val="24"/>
          <w:szCs w:val="24"/>
          <w:lang w:val="en-US"/>
        </w:rPr>
      </w:pPr>
      <w:bookmarkStart w:id="179" w:name="_6j4lwtykl2ua" w:colFirst="0" w:colLast="0"/>
      <w:bookmarkStart w:id="180" w:name="_on5ztnycai0k" w:colFirst="0" w:colLast="0"/>
      <w:bookmarkEnd w:id="179"/>
      <w:bookmarkEnd w:id="180"/>
      <w:r w:rsidRPr="00242084">
        <w:rPr>
          <w:rFonts w:ascii="David" w:eastAsia="Times New Roman" w:hAnsi="David" w:cs="David"/>
          <w:sz w:val="24"/>
          <w:szCs w:val="24"/>
          <w:lang w:val="en-US"/>
        </w:rPr>
        <w:t xml:space="preserve">2.4. Benefits </w:t>
      </w:r>
      <w:r w:rsidR="00E24B12" w:rsidRPr="00242084">
        <w:rPr>
          <w:rFonts w:ascii="David" w:eastAsia="Times New Roman" w:hAnsi="David" w:cs="David"/>
          <w:sz w:val="24"/>
          <w:szCs w:val="24"/>
          <w:lang w:val="en-US"/>
        </w:rPr>
        <w:t xml:space="preserve">Of </w:t>
      </w:r>
      <w:r w:rsidRPr="00242084">
        <w:rPr>
          <w:rFonts w:ascii="David" w:eastAsia="Times New Roman" w:hAnsi="David" w:cs="David"/>
          <w:sz w:val="24"/>
          <w:szCs w:val="24"/>
          <w:lang w:val="en-US"/>
        </w:rPr>
        <w:t xml:space="preserve">Sending Data </w:t>
      </w:r>
      <w:r w:rsidR="00E24B12" w:rsidRPr="00242084">
        <w:rPr>
          <w:rFonts w:ascii="David" w:eastAsia="Times New Roman" w:hAnsi="David" w:cs="David"/>
          <w:sz w:val="24"/>
          <w:szCs w:val="24"/>
          <w:lang w:val="en-US"/>
        </w:rPr>
        <w:t xml:space="preserve">Over </w:t>
      </w:r>
      <w:r w:rsidRPr="00242084">
        <w:rPr>
          <w:rFonts w:ascii="David" w:eastAsia="Times New Roman" w:hAnsi="David" w:cs="David"/>
          <w:sz w:val="24"/>
          <w:szCs w:val="24"/>
          <w:lang w:val="en-US"/>
        </w:rPr>
        <w:t>Sound</w:t>
      </w:r>
      <w:r w:rsidR="00F5405A" w:rsidRPr="00242084">
        <w:rPr>
          <w:rFonts w:ascii="David" w:eastAsia="Times New Roman" w:hAnsi="David" w:cs="David"/>
          <w:sz w:val="24"/>
          <w:szCs w:val="24"/>
          <w:lang w:val="en-US"/>
        </w:rPr>
        <w:t xml:space="preserve">: </w:t>
      </w:r>
      <w:r w:rsidR="00E24B12" w:rsidRPr="00242084">
        <w:rPr>
          <w:rFonts w:ascii="David" w:eastAsia="Times New Roman" w:hAnsi="David" w:cs="David"/>
          <w:sz w:val="24"/>
          <w:szCs w:val="24"/>
          <w:lang w:val="en-US"/>
        </w:rPr>
        <w:t>Summary</w:t>
      </w:r>
    </w:p>
    <w:p w14:paraId="4810FC96" w14:textId="3ACB345F" w:rsidR="00165AB6" w:rsidRPr="00C55978" w:rsidDel="00165AB6" w:rsidRDefault="0033393A" w:rsidP="00C55978">
      <w:pPr>
        <w:pStyle w:val="ListParagraph"/>
        <w:numPr>
          <w:ilvl w:val="0"/>
          <w:numId w:val="62"/>
        </w:numPr>
        <w:shd w:val="clear" w:color="auto" w:fill="FFFFFF"/>
        <w:ind w:right="580"/>
        <w:jc w:val="left"/>
        <w:rPr>
          <w:del w:id="181" w:author="Yoni Grinberg" w:date="2026-06-22T12:23:00Z" w16du:dateUtc="2026-06-22T09:23:00Z"/>
          <w:rFonts w:ascii="David" w:eastAsia="Times New Roman" w:hAnsi="David" w:cs="David"/>
          <w:sz w:val="24"/>
          <w:szCs w:val="24"/>
          <w:lang w:val="en-US"/>
          <w:rPrChange w:id="182" w:author="Yoni Grinberg" w:date="2026-06-22T12:24:00Z" w16du:dateUtc="2026-06-22T09:24:00Z">
            <w:rPr>
              <w:del w:id="183" w:author="Yoni Grinberg" w:date="2026-06-22T12:23:00Z" w16du:dateUtc="2026-06-22T09:23:00Z"/>
              <w:rFonts w:eastAsia="Times New Roman"/>
              <w:lang w:val="en-US"/>
            </w:rPr>
          </w:rPrChange>
        </w:rPr>
        <w:pPrChange w:id="184" w:author="Yoni Grinberg" w:date="2026-06-22T12:24:00Z" w16du:dateUtc="2026-06-22T09:24:00Z">
          <w:pPr>
            <w:shd w:val="clear" w:color="auto" w:fill="FFFFFF"/>
            <w:ind w:left="1440" w:right="580" w:hanging="360"/>
            <w:jc w:val="left"/>
          </w:pPr>
        </w:pPrChange>
      </w:pPr>
      <w:del w:id="185" w:author="Yoni Grinberg" w:date="2026-06-22T12:22:00Z" w16du:dateUtc="2026-06-22T09:22:00Z">
        <w:r w:rsidRPr="00165AB6" w:rsidDel="00165AB6">
          <w:rPr>
            <w:rFonts w:ascii="David" w:eastAsia="Times New Roman" w:hAnsi="David" w:cs="David"/>
            <w:sz w:val="24"/>
            <w:szCs w:val="24"/>
            <w:lang w:val="en-US"/>
            <w:rPrChange w:id="186" w:author="Yoni Grinberg" w:date="2026-06-22T12:22:00Z" w16du:dateUtc="2026-06-22T09:22:00Z">
              <w:rPr>
                <w:rFonts w:eastAsia="Times New Roman"/>
                <w:lang w:val="en-US"/>
              </w:rPr>
            </w:rPrChange>
          </w:rPr>
          <w:delText>1.</w:delText>
        </w:r>
      </w:del>
      <w:r w:rsidRPr="00165AB6">
        <w:rPr>
          <w:rFonts w:ascii="David" w:eastAsia="Times New Roman" w:hAnsi="David" w:cs="David"/>
          <w:sz w:val="24"/>
          <w:szCs w:val="24"/>
          <w:lang w:val="en-US"/>
          <w:rPrChange w:id="187" w:author="Yoni Grinberg" w:date="2026-06-22T12:22:00Z" w16du:dateUtc="2026-06-22T09:22:00Z">
            <w:rPr>
              <w:rFonts w:eastAsia="Times New Roman"/>
              <w:lang w:val="en-US"/>
            </w:rPr>
          </w:rPrChange>
        </w:rPr>
        <w:t xml:space="preserve"> </w:t>
      </w:r>
      <w:commentRangeStart w:id="188"/>
      <w:r w:rsidR="005B1BB6" w:rsidRPr="00165AB6">
        <w:rPr>
          <w:rFonts w:ascii="David" w:eastAsia="Times New Roman" w:hAnsi="David" w:cs="David"/>
          <w:sz w:val="24"/>
          <w:szCs w:val="24"/>
          <w:lang w:val="en-US"/>
          <w:rPrChange w:id="189" w:author="Yoni Grinberg" w:date="2026-06-22T12:22:00Z" w16du:dateUtc="2026-06-22T09:22:00Z">
            <w:rPr>
              <w:rFonts w:eastAsia="Times New Roman"/>
              <w:lang w:val="en-US"/>
            </w:rPr>
          </w:rPrChange>
        </w:rPr>
        <w:t xml:space="preserve">Operational </w:t>
      </w:r>
      <w:r w:rsidR="00EB4C11" w:rsidRPr="00165AB6">
        <w:rPr>
          <w:rFonts w:ascii="David" w:eastAsia="Times New Roman" w:hAnsi="David" w:cs="David"/>
          <w:sz w:val="24"/>
          <w:szCs w:val="24"/>
          <w:lang w:val="en-US"/>
          <w:rPrChange w:id="190" w:author="Yoni Grinberg" w:date="2026-06-22T12:22:00Z" w16du:dateUtc="2026-06-22T09:22:00Z">
            <w:rPr>
              <w:rFonts w:eastAsia="Times New Roman"/>
              <w:lang w:val="en-US"/>
            </w:rPr>
          </w:rPrChange>
        </w:rPr>
        <w:t>Independence (</w:t>
      </w:r>
      <w:r w:rsidR="005B1BB6" w:rsidRPr="00165AB6">
        <w:rPr>
          <w:rFonts w:ascii="David" w:eastAsia="Times New Roman" w:hAnsi="David" w:cs="David"/>
          <w:sz w:val="24"/>
          <w:szCs w:val="24"/>
          <w:lang w:val="en-US"/>
          <w:rPrChange w:id="191" w:author="Yoni Grinberg" w:date="2026-06-22T12:22:00Z" w16du:dateUtc="2026-06-22T09:22:00Z">
            <w:rPr>
              <w:rFonts w:eastAsia="Times New Roman"/>
              <w:lang w:val="en-US"/>
            </w:rPr>
          </w:rPrChange>
        </w:rPr>
        <w:t>Off-Grid Capability</w:t>
      </w:r>
      <w:r w:rsidR="00AC1461" w:rsidRPr="00165AB6">
        <w:rPr>
          <w:rFonts w:ascii="David" w:eastAsia="Times New Roman" w:hAnsi="David" w:cs="David"/>
          <w:sz w:val="24"/>
          <w:szCs w:val="24"/>
          <w:lang w:val="en-US"/>
          <w:rPrChange w:id="192" w:author="Yoni Grinberg" w:date="2026-06-22T12:22:00Z" w16du:dateUtc="2026-06-22T09:22:00Z">
            <w:rPr>
              <w:rFonts w:eastAsia="Times New Roman"/>
              <w:lang w:val="en-US"/>
            </w:rPr>
          </w:rPrChange>
        </w:rPr>
        <w:t>):</w:t>
      </w:r>
      <w:r w:rsidR="00C7700C" w:rsidRPr="00165AB6">
        <w:rPr>
          <w:rFonts w:ascii="David" w:eastAsia="Times New Roman" w:hAnsi="David" w:cs="David"/>
          <w:sz w:val="24"/>
          <w:szCs w:val="24"/>
          <w:lang w:val="en-US"/>
          <w:rPrChange w:id="193" w:author="Yoni Grinberg" w:date="2026-06-22T12:22:00Z" w16du:dateUtc="2026-06-22T09:22:00Z">
            <w:rPr>
              <w:rFonts w:eastAsia="Times New Roman"/>
              <w:lang w:val="en-US"/>
            </w:rPr>
          </w:rPrChange>
        </w:rPr>
        <w:t xml:space="preserve"> as sound can operate on a </w:t>
      </w:r>
      <w:r w:rsidR="00F5405A" w:rsidRPr="00165AB6">
        <w:rPr>
          <w:rFonts w:ascii="David" w:eastAsia="Times New Roman" w:hAnsi="David" w:cs="David"/>
          <w:sz w:val="24"/>
          <w:szCs w:val="24"/>
          <w:lang w:val="en-US"/>
          <w:rPrChange w:id="194" w:author="Yoni Grinberg" w:date="2026-06-22T12:22:00Z" w16du:dateUtc="2026-06-22T09:22:00Z">
            <w:rPr>
              <w:rFonts w:eastAsia="Times New Roman"/>
              <w:lang w:val="en-US"/>
            </w:rPr>
          </w:rPrChange>
        </w:rPr>
        <w:t>peer-to-peer</w:t>
      </w:r>
      <w:r w:rsidR="00C7700C" w:rsidRPr="00165AB6">
        <w:rPr>
          <w:rFonts w:ascii="David" w:eastAsia="Times New Roman" w:hAnsi="David" w:cs="David"/>
          <w:sz w:val="24"/>
          <w:szCs w:val="24"/>
          <w:lang w:val="en-US"/>
          <w:rPrChange w:id="195" w:author="Yoni Grinberg" w:date="2026-06-22T12:22:00Z" w16du:dateUtc="2026-06-22T09:22:00Z">
            <w:rPr>
              <w:rFonts w:eastAsia="Times New Roman"/>
              <w:lang w:val="en-US"/>
            </w:rPr>
          </w:rPrChange>
        </w:rPr>
        <w:t xml:space="preserve"> basis it does not require Sim card, any infrastructure and can work in areas where RF coverage does not exist.</w:t>
      </w:r>
    </w:p>
    <w:p w14:paraId="7A7D0D39" w14:textId="37416EC2" w:rsidR="00BD16DC" w:rsidDel="00165AB6" w:rsidRDefault="0033393A" w:rsidP="00165AB6">
      <w:pPr>
        <w:pStyle w:val="ListParagraph"/>
        <w:numPr>
          <w:ilvl w:val="0"/>
          <w:numId w:val="62"/>
        </w:numPr>
        <w:shd w:val="clear" w:color="auto" w:fill="FFFFFF"/>
        <w:ind w:right="580"/>
        <w:jc w:val="left"/>
        <w:rPr>
          <w:del w:id="196" w:author="Yoni Grinberg" w:date="2026-06-22T12:23:00Z" w16du:dateUtc="2026-06-22T09:23:00Z"/>
          <w:rFonts w:ascii="David" w:eastAsia="Times New Roman" w:hAnsi="David" w:cs="David"/>
          <w:sz w:val="24"/>
          <w:szCs w:val="24"/>
          <w:lang w:val="en-US"/>
        </w:rPr>
      </w:pPr>
      <w:del w:id="197" w:author="Yoni Grinberg" w:date="2026-06-22T12:23:00Z" w16du:dateUtc="2026-06-22T09:23:00Z">
        <w:r w:rsidRPr="00165AB6" w:rsidDel="00165AB6">
          <w:rPr>
            <w:rFonts w:ascii="David" w:eastAsia="Times New Roman" w:hAnsi="David" w:cs="David"/>
            <w:sz w:val="24"/>
            <w:szCs w:val="24"/>
            <w:lang w:val="en-US"/>
            <w:rPrChange w:id="198" w:author="Yoni Grinberg" w:date="2026-06-22T12:23:00Z" w16du:dateUtc="2026-06-22T09:23:00Z">
              <w:rPr>
                <w:rFonts w:eastAsia="Times New Roman"/>
                <w:lang w:val="en-US"/>
              </w:rPr>
            </w:rPrChange>
          </w:rPr>
          <w:delText xml:space="preserve">2. </w:delText>
        </w:r>
        <w:r w:rsidR="00C7700C" w:rsidRPr="00165AB6" w:rsidDel="00165AB6">
          <w:rPr>
            <w:rFonts w:ascii="David" w:eastAsia="Times New Roman" w:hAnsi="David" w:cs="David"/>
            <w:sz w:val="24"/>
            <w:szCs w:val="24"/>
            <w:lang w:val="en-US"/>
            <w:rPrChange w:id="199" w:author="Yoni Grinberg" w:date="2026-06-22T12:23:00Z" w16du:dateUtc="2026-06-22T09:23:00Z">
              <w:rPr>
                <w:rFonts w:eastAsia="Times New Roman"/>
                <w:lang w:val="en-US"/>
              </w:rPr>
            </w:rPrChange>
          </w:rPr>
          <w:delText xml:space="preserve">Cost </w:delText>
        </w:r>
        <w:r w:rsidR="00AC1461" w:rsidRPr="00165AB6" w:rsidDel="00165AB6">
          <w:rPr>
            <w:rFonts w:ascii="David" w:eastAsia="Times New Roman" w:hAnsi="David" w:cs="David"/>
            <w:sz w:val="24"/>
            <w:szCs w:val="24"/>
            <w:lang w:val="en-US"/>
            <w:rPrChange w:id="200" w:author="Yoni Grinberg" w:date="2026-06-22T12:23:00Z" w16du:dateUtc="2026-06-22T09:23:00Z">
              <w:rPr>
                <w:rFonts w:eastAsia="Times New Roman"/>
                <w:lang w:val="en-US"/>
              </w:rPr>
            </w:rPrChange>
          </w:rPr>
          <w:delText>effectiveness:</w:delText>
        </w:r>
        <w:r w:rsidR="00C7700C" w:rsidRPr="00165AB6" w:rsidDel="00165AB6">
          <w:rPr>
            <w:rFonts w:ascii="David" w:eastAsia="Times New Roman" w:hAnsi="David" w:cs="David"/>
            <w:sz w:val="24"/>
            <w:szCs w:val="24"/>
            <w:lang w:val="en-US"/>
            <w:rPrChange w:id="201" w:author="Yoni Grinberg" w:date="2026-06-22T12:23:00Z" w16du:dateUtc="2026-06-22T09:23:00Z">
              <w:rPr>
                <w:rFonts w:eastAsia="Times New Roman"/>
                <w:lang w:val="en-US"/>
              </w:rPr>
            </w:rPrChange>
          </w:rPr>
          <w:delText xml:space="preserve"> since we use sound to transfer data all that is required is a </w:delText>
        </w:r>
        <w:r w:rsidR="00ED17CC" w:rsidRPr="00165AB6" w:rsidDel="00165AB6">
          <w:rPr>
            <w:rFonts w:ascii="David" w:eastAsia="Times New Roman" w:hAnsi="David" w:cs="David"/>
            <w:sz w:val="24"/>
            <w:szCs w:val="24"/>
            <w:lang w:val="en-US"/>
            <w:rPrChange w:id="202" w:author="Yoni Grinberg" w:date="2026-06-22T12:23:00Z" w16du:dateUtc="2026-06-22T09:23:00Z">
              <w:rPr>
                <w:rFonts w:eastAsia="Times New Roman"/>
                <w:lang w:val="en-US"/>
              </w:rPr>
            </w:rPrChange>
          </w:rPr>
          <w:delText>receiver,</w:delText>
        </w:r>
        <w:r w:rsidR="00C7700C" w:rsidRPr="00165AB6" w:rsidDel="00165AB6">
          <w:rPr>
            <w:rFonts w:ascii="David" w:eastAsia="Times New Roman" w:hAnsi="David" w:cs="David"/>
            <w:sz w:val="24"/>
            <w:szCs w:val="24"/>
            <w:lang w:val="en-US"/>
            <w:rPrChange w:id="203" w:author="Yoni Grinberg" w:date="2026-06-22T12:23:00Z" w16du:dateUtc="2026-06-22T09:23:00Z">
              <w:rPr>
                <w:rFonts w:eastAsia="Times New Roman"/>
                <w:lang w:val="en-US"/>
              </w:rPr>
            </w:rPrChange>
          </w:rPr>
          <w:delText xml:space="preserve"> output device and the capability to compute the application, which means it can run on devices that </w:delText>
        </w:r>
        <w:r w:rsidR="005018ED" w:rsidRPr="00165AB6" w:rsidDel="00165AB6">
          <w:rPr>
            <w:rFonts w:ascii="David" w:eastAsia="Times New Roman" w:hAnsi="David" w:cs="David"/>
            <w:sz w:val="24"/>
            <w:szCs w:val="24"/>
            <w:lang w:val="en-US"/>
            <w:rPrChange w:id="204" w:author="Yoni Grinberg" w:date="2026-06-22T12:23:00Z" w16du:dateUtc="2026-06-22T09:23:00Z">
              <w:rPr>
                <w:rFonts w:eastAsia="Times New Roman"/>
                <w:lang w:val="en-US"/>
              </w:rPr>
            </w:rPrChange>
          </w:rPr>
          <w:delText>do</w:delText>
        </w:r>
        <w:r w:rsidR="00C7700C" w:rsidRPr="00165AB6" w:rsidDel="00165AB6">
          <w:rPr>
            <w:rFonts w:ascii="David" w:eastAsia="Times New Roman" w:hAnsi="David" w:cs="David"/>
            <w:sz w:val="24"/>
            <w:szCs w:val="24"/>
            <w:lang w:val="en-US"/>
            <w:rPrChange w:id="205" w:author="Yoni Grinberg" w:date="2026-06-22T12:23:00Z" w16du:dateUtc="2026-06-22T09:23:00Z">
              <w:rPr>
                <w:rFonts w:eastAsia="Times New Roman"/>
                <w:lang w:val="en-US"/>
              </w:rPr>
            </w:rPrChange>
          </w:rPr>
          <w:delText xml:space="preserve"> not have RF access</w:delText>
        </w:r>
        <w:r w:rsidR="0093458D" w:rsidRPr="00165AB6" w:rsidDel="00165AB6">
          <w:rPr>
            <w:rFonts w:ascii="David" w:eastAsia="Times New Roman" w:hAnsi="David" w:cs="David"/>
            <w:sz w:val="24"/>
            <w:szCs w:val="24"/>
            <w:lang w:val="en-US"/>
            <w:rPrChange w:id="206" w:author="Yoni Grinberg" w:date="2026-06-22T12:23:00Z" w16du:dateUtc="2026-06-22T09:23:00Z">
              <w:rPr>
                <w:rFonts w:eastAsia="Times New Roman"/>
                <w:lang w:val="en-US"/>
              </w:rPr>
            </w:rPrChange>
          </w:rPr>
          <w:delText xml:space="preserve"> </w:delText>
        </w:r>
        <w:r w:rsidR="00C7700C" w:rsidRPr="00165AB6" w:rsidDel="00165AB6">
          <w:rPr>
            <w:rFonts w:ascii="David" w:eastAsia="Times New Roman" w:hAnsi="David" w:cs="David"/>
            <w:sz w:val="24"/>
            <w:szCs w:val="24"/>
            <w:lang w:val="en-US"/>
            <w:rPrChange w:id="207" w:author="Yoni Grinberg" w:date="2026-06-22T12:23:00Z" w16du:dateUtc="2026-06-22T09:23:00Z">
              <w:rPr>
                <w:rFonts w:eastAsia="Times New Roman"/>
                <w:lang w:val="en-US"/>
              </w:rPr>
            </w:rPrChange>
          </w:rPr>
          <w:delText>(antenna)</w:delText>
        </w:r>
        <w:r w:rsidR="0093458D" w:rsidRPr="00165AB6" w:rsidDel="00165AB6">
          <w:rPr>
            <w:rFonts w:ascii="David" w:eastAsia="Times New Roman" w:hAnsi="David" w:cs="David"/>
            <w:sz w:val="24"/>
            <w:szCs w:val="24"/>
            <w:lang w:val="en-US"/>
            <w:rPrChange w:id="208" w:author="Yoni Grinberg" w:date="2026-06-22T12:23:00Z" w16du:dateUtc="2026-06-22T09:23:00Z">
              <w:rPr>
                <w:rFonts w:eastAsia="Times New Roman"/>
                <w:lang w:val="en-US"/>
              </w:rPr>
            </w:rPrChange>
          </w:rPr>
          <w:delText>.</w:delText>
        </w:r>
      </w:del>
    </w:p>
    <w:p w14:paraId="597BACD1" w14:textId="77777777" w:rsidR="00165AB6" w:rsidRPr="00165AB6" w:rsidRDefault="00165AB6" w:rsidP="00165AB6">
      <w:pPr>
        <w:pStyle w:val="ListParagraph"/>
        <w:shd w:val="clear" w:color="auto" w:fill="FFFFFF"/>
        <w:ind w:left="1800" w:right="580"/>
        <w:jc w:val="left"/>
        <w:rPr>
          <w:ins w:id="209" w:author="Yoni Grinberg" w:date="2026-06-22T12:23:00Z" w16du:dateUtc="2026-06-22T09:23:00Z"/>
          <w:rFonts w:ascii="David" w:eastAsia="Times New Roman" w:hAnsi="David" w:cs="David"/>
          <w:sz w:val="24"/>
          <w:szCs w:val="24"/>
          <w:lang w:val="en-US"/>
          <w:rPrChange w:id="210" w:author="Yoni Grinberg" w:date="2026-06-22T12:23:00Z" w16du:dateUtc="2026-06-22T09:23:00Z">
            <w:rPr>
              <w:ins w:id="211" w:author="Yoni Grinberg" w:date="2026-06-22T12:23:00Z" w16du:dateUtc="2026-06-22T09:23:00Z"/>
              <w:rFonts w:eastAsia="Times New Roman"/>
              <w:lang w:val="en-US"/>
            </w:rPr>
          </w:rPrChange>
        </w:rPr>
        <w:pPrChange w:id="212" w:author="Yoni Grinberg" w:date="2026-06-22T12:23:00Z" w16du:dateUtc="2026-06-22T09:23:00Z">
          <w:pPr>
            <w:pStyle w:val="ListParagraph"/>
            <w:numPr>
              <w:numId w:val="62"/>
            </w:numPr>
            <w:shd w:val="clear" w:color="auto" w:fill="FFFFFF"/>
            <w:ind w:left="1800" w:right="580" w:hanging="360"/>
            <w:jc w:val="left"/>
          </w:pPr>
        </w:pPrChange>
      </w:pPr>
    </w:p>
    <w:p w14:paraId="6C141522" w14:textId="22222E9E" w:rsidR="00165AB6" w:rsidRPr="00165AB6" w:rsidRDefault="00165AB6" w:rsidP="00165AB6">
      <w:pPr>
        <w:pStyle w:val="ListParagraph"/>
        <w:numPr>
          <w:ilvl w:val="0"/>
          <w:numId w:val="62"/>
        </w:numPr>
        <w:shd w:val="clear" w:color="auto" w:fill="FFFFFF"/>
        <w:ind w:right="580"/>
        <w:jc w:val="left"/>
        <w:rPr>
          <w:ins w:id="213" w:author="Yoni Grinberg" w:date="2026-06-22T12:23:00Z" w16du:dateUtc="2026-06-22T09:23:00Z"/>
          <w:rFonts w:ascii="David" w:eastAsia="Times New Roman" w:hAnsi="David" w:cs="David"/>
          <w:sz w:val="24"/>
          <w:szCs w:val="24"/>
          <w:lang w:val="en-US"/>
          <w:rPrChange w:id="214" w:author="Yoni Grinberg" w:date="2026-06-22T12:23:00Z" w16du:dateUtc="2026-06-22T09:23:00Z">
            <w:rPr>
              <w:ins w:id="215" w:author="Yoni Grinberg" w:date="2026-06-22T12:23:00Z" w16du:dateUtc="2026-06-22T09:23:00Z"/>
              <w:rFonts w:eastAsia="Times New Roman"/>
              <w:lang w:val="en-US"/>
            </w:rPr>
          </w:rPrChange>
        </w:rPr>
        <w:pPrChange w:id="216" w:author="Yoni Grinberg" w:date="2026-06-22T12:23:00Z" w16du:dateUtc="2026-06-22T09:23:00Z">
          <w:pPr>
            <w:shd w:val="clear" w:color="auto" w:fill="FFFFFF"/>
            <w:ind w:left="1440" w:right="580" w:hanging="360"/>
            <w:jc w:val="left"/>
          </w:pPr>
        </w:pPrChange>
      </w:pPr>
      <w:ins w:id="217" w:author="Yoni Grinberg" w:date="2026-06-22T12:23:00Z" w16du:dateUtc="2026-06-22T09:23:00Z">
        <w:r w:rsidRPr="00FF5A08">
          <w:rPr>
            <w:rFonts w:ascii="David" w:eastAsia="Times New Roman" w:hAnsi="David" w:cs="David"/>
            <w:sz w:val="24"/>
            <w:szCs w:val="24"/>
            <w:lang w:val="en-US"/>
          </w:rPr>
          <w:t>Cost effectiveness: since we use sound to transfer data all that is required is a receiver, output device and the capability to compute the application, which means it can run on devices that do not have RF access (antenna).</w:t>
        </w:r>
      </w:ins>
    </w:p>
    <w:p w14:paraId="2A7149C1" w14:textId="3608C630" w:rsidR="00BD16DC" w:rsidRDefault="0033393A" w:rsidP="00165AB6">
      <w:pPr>
        <w:pStyle w:val="ListParagraph"/>
        <w:numPr>
          <w:ilvl w:val="0"/>
          <w:numId w:val="62"/>
        </w:numPr>
        <w:shd w:val="clear" w:color="auto" w:fill="FFFFFF"/>
        <w:ind w:right="580"/>
        <w:jc w:val="left"/>
        <w:rPr>
          <w:ins w:id="218" w:author="Yoni Grinberg" w:date="2026-06-22T12:23:00Z" w16du:dateUtc="2026-06-22T09:23:00Z"/>
          <w:rFonts w:ascii="David" w:eastAsia="Times New Roman" w:hAnsi="David" w:cs="David"/>
          <w:sz w:val="24"/>
          <w:szCs w:val="24"/>
          <w:lang w:val="en-US"/>
        </w:rPr>
      </w:pPr>
      <w:del w:id="219" w:author="Yoni Grinberg" w:date="2026-06-22T12:23:00Z" w16du:dateUtc="2026-06-22T09:23:00Z">
        <w:r w:rsidRPr="00165AB6" w:rsidDel="00165AB6">
          <w:rPr>
            <w:rFonts w:ascii="David" w:eastAsia="Times New Roman" w:hAnsi="David" w:cs="David"/>
            <w:sz w:val="24"/>
            <w:szCs w:val="24"/>
            <w:lang w:val="en-US"/>
            <w:rPrChange w:id="220" w:author="Yoni Grinberg" w:date="2026-06-22T12:23:00Z" w16du:dateUtc="2026-06-22T09:23:00Z">
              <w:rPr>
                <w:rFonts w:eastAsia="Times New Roman"/>
                <w:lang w:val="en-US"/>
              </w:rPr>
            </w:rPrChange>
          </w:rPr>
          <w:delText xml:space="preserve">3. </w:delText>
        </w:r>
      </w:del>
      <w:r w:rsidR="005B1BB6" w:rsidRPr="00165AB6">
        <w:rPr>
          <w:rFonts w:ascii="David" w:eastAsia="Times New Roman" w:hAnsi="David" w:cs="David"/>
          <w:sz w:val="24"/>
          <w:szCs w:val="24"/>
          <w:lang w:val="en-US"/>
          <w:rPrChange w:id="221" w:author="Yoni Grinberg" w:date="2026-06-22T12:23:00Z" w16du:dateUtc="2026-06-22T09:23:00Z">
            <w:rPr>
              <w:rFonts w:eastAsia="Times New Roman"/>
              <w:lang w:val="en-US"/>
            </w:rPr>
          </w:rPrChange>
        </w:rPr>
        <w:t xml:space="preserve">Enhanced </w:t>
      </w:r>
      <w:r w:rsidR="00ED17CC" w:rsidRPr="00165AB6">
        <w:rPr>
          <w:rFonts w:ascii="David" w:eastAsia="Times New Roman" w:hAnsi="David" w:cs="David"/>
          <w:sz w:val="24"/>
          <w:szCs w:val="24"/>
          <w:lang w:val="en-US"/>
          <w:rPrChange w:id="222" w:author="Yoni Grinberg" w:date="2026-06-22T12:23:00Z" w16du:dateUtc="2026-06-22T09:23:00Z">
            <w:rPr>
              <w:rFonts w:eastAsia="Times New Roman"/>
              <w:lang w:val="en-US"/>
            </w:rPr>
          </w:rPrChange>
        </w:rPr>
        <w:t>Security</w:t>
      </w:r>
      <w:r w:rsidR="00C7700C" w:rsidRPr="00165AB6">
        <w:rPr>
          <w:rFonts w:ascii="David" w:eastAsia="Times New Roman" w:hAnsi="David" w:cs="David"/>
          <w:sz w:val="24"/>
          <w:szCs w:val="24"/>
          <w:lang w:val="en-US"/>
          <w:rPrChange w:id="223" w:author="Yoni Grinberg" w:date="2026-06-22T12:23:00Z" w16du:dateUtc="2026-06-22T09:23:00Z">
            <w:rPr>
              <w:rFonts w:eastAsia="Times New Roman"/>
              <w:lang w:val="en-US"/>
            </w:rPr>
          </w:rPrChange>
        </w:rPr>
        <w:t xml:space="preserve"> as seen in </w:t>
      </w:r>
      <w:r w:rsidR="00ED17CC" w:rsidRPr="00165AB6">
        <w:rPr>
          <w:rFonts w:ascii="David" w:eastAsia="Times New Roman" w:hAnsi="David" w:cs="David"/>
          <w:sz w:val="24"/>
          <w:szCs w:val="24"/>
          <w:lang w:val="en-US"/>
          <w:rPrChange w:id="224" w:author="Yoni Grinberg" w:date="2026-06-22T12:23:00Z" w16du:dateUtc="2026-06-22T09:23:00Z">
            <w:rPr>
              <w:rFonts w:eastAsia="Times New Roman"/>
              <w:lang w:val="en-US"/>
            </w:rPr>
          </w:rPrChange>
        </w:rPr>
        <w:t>S</w:t>
      </w:r>
      <w:r w:rsidR="005B1BB6" w:rsidRPr="00165AB6">
        <w:rPr>
          <w:rFonts w:ascii="David" w:eastAsia="Times New Roman" w:hAnsi="David" w:cs="David"/>
          <w:sz w:val="24"/>
          <w:szCs w:val="24"/>
          <w:lang w:val="en-US"/>
          <w:rPrChange w:id="225" w:author="Yoni Grinberg" w:date="2026-06-22T12:23:00Z" w16du:dateUtc="2026-06-22T09:23:00Z">
            <w:rPr>
              <w:rFonts w:eastAsia="Times New Roman"/>
              <w:lang w:val="en-US"/>
            </w:rPr>
          </w:rPrChange>
        </w:rPr>
        <w:t>ection 2.1.2</w:t>
      </w:r>
      <w:r w:rsidR="00C7700C" w:rsidRPr="00165AB6">
        <w:rPr>
          <w:rFonts w:ascii="David" w:eastAsia="Times New Roman" w:hAnsi="David" w:cs="David"/>
          <w:sz w:val="24"/>
          <w:szCs w:val="24"/>
          <w:lang w:val="en-US"/>
          <w:rPrChange w:id="226" w:author="Yoni Grinberg" w:date="2026-06-22T12:23:00Z" w16du:dateUtc="2026-06-22T09:23:00Z">
            <w:rPr>
              <w:rFonts w:eastAsia="Times New Roman"/>
              <w:lang w:val="en-US"/>
            </w:rPr>
          </w:rPrChange>
        </w:rPr>
        <w:t xml:space="preserve"> since </w:t>
      </w:r>
      <w:r w:rsidR="009342DB" w:rsidRPr="00165AB6">
        <w:rPr>
          <w:rFonts w:ascii="David" w:eastAsia="Times New Roman" w:hAnsi="David" w:cs="David"/>
          <w:sz w:val="24"/>
          <w:szCs w:val="24"/>
          <w:lang w:val="en-US"/>
          <w:rPrChange w:id="227" w:author="Yoni Grinberg" w:date="2026-06-22T12:23:00Z" w16du:dateUtc="2026-06-22T09:23:00Z">
            <w:rPr>
              <w:rFonts w:eastAsia="Times New Roman"/>
              <w:lang w:val="en-US"/>
            </w:rPr>
          </w:rPrChange>
        </w:rPr>
        <w:t xml:space="preserve">ultrasound </w:t>
      </w:r>
      <w:r w:rsidR="00C7700C" w:rsidRPr="00165AB6">
        <w:rPr>
          <w:rFonts w:ascii="David" w:eastAsia="Times New Roman" w:hAnsi="David" w:cs="David"/>
          <w:sz w:val="24"/>
          <w:szCs w:val="24"/>
          <w:lang w:val="en-US"/>
          <w:rPrChange w:id="228" w:author="Yoni Grinberg" w:date="2026-06-22T12:23:00Z" w16du:dateUtc="2026-06-22T09:23:00Z">
            <w:rPr>
              <w:rFonts w:eastAsia="Times New Roman"/>
              <w:lang w:val="en-US"/>
            </w:rPr>
          </w:rPrChange>
        </w:rPr>
        <w:t xml:space="preserve">waves </w:t>
      </w:r>
      <w:r w:rsidR="005018ED" w:rsidRPr="00165AB6">
        <w:rPr>
          <w:rFonts w:ascii="David" w:eastAsia="Times New Roman" w:hAnsi="David" w:cs="David"/>
          <w:sz w:val="24"/>
          <w:szCs w:val="24"/>
          <w:lang w:val="en-US"/>
          <w:rPrChange w:id="229" w:author="Yoni Grinberg" w:date="2026-06-22T12:23:00Z" w16du:dateUtc="2026-06-22T09:23:00Z">
            <w:rPr>
              <w:rFonts w:eastAsia="Times New Roman"/>
              <w:lang w:val="en-US"/>
            </w:rPr>
          </w:rPrChange>
        </w:rPr>
        <w:t>have</w:t>
      </w:r>
      <w:r w:rsidR="00C7700C" w:rsidRPr="00165AB6">
        <w:rPr>
          <w:rFonts w:ascii="David" w:eastAsia="Times New Roman" w:hAnsi="David" w:cs="David"/>
          <w:sz w:val="24"/>
          <w:szCs w:val="24"/>
          <w:lang w:val="en-US"/>
          <w:rPrChange w:id="230" w:author="Yoni Grinberg" w:date="2026-06-22T12:23:00Z" w16du:dateUtc="2026-06-22T09:23:00Z">
            <w:rPr>
              <w:rFonts w:eastAsia="Times New Roman"/>
              <w:lang w:val="en-US"/>
            </w:rPr>
          </w:rPrChange>
        </w:rPr>
        <w:t xml:space="preserve"> a short distance life, they offer privacy that RF cannot.</w:t>
      </w:r>
    </w:p>
    <w:p w14:paraId="370B8787" w14:textId="77777777" w:rsidR="00165AB6" w:rsidRPr="00165AB6" w:rsidDel="00165AB6" w:rsidRDefault="00165AB6" w:rsidP="00165AB6">
      <w:pPr>
        <w:pStyle w:val="ListParagraph"/>
        <w:numPr>
          <w:ilvl w:val="0"/>
          <w:numId w:val="62"/>
        </w:numPr>
        <w:shd w:val="clear" w:color="auto" w:fill="FFFFFF"/>
        <w:ind w:right="580"/>
        <w:jc w:val="left"/>
        <w:rPr>
          <w:del w:id="231" w:author="Yoni Grinberg" w:date="2026-06-22T12:23:00Z" w16du:dateUtc="2026-06-22T09:23:00Z"/>
          <w:rFonts w:ascii="David" w:eastAsia="Times New Roman" w:hAnsi="David" w:cs="David"/>
          <w:sz w:val="24"/>
          <w:szCs w:val="24"/>
          <w:lang w:val="en-US"/>
          <w:rPrChange w:id="232" w:author="Yoni Grinberg" w:date="2026-06-22T12:23:00Z" w16du:dateUtc="2026-06-22T09:23:00Z">
            <w:rPr>
              <w:del w:id="233" w:author="Yoni Grinberg" w:date="2026-06-22T12:23:00Z" w16du:dateUtc="2026-06-22T09:23:00Z"/>
              <w:rFonts w:eastAsia="Times New Roman"/>
              <w:lang w:val="en-US"/>
            </w:rPr>
          </w:rPrChange>
        </w:rPr>
        <w:pPrChange w:id="234" w:author="Yoni Grinberg" w:date="2026-06-22T12:23:00Z" w16du:dateUtc="2026-06-22T09:23:00Z">
          <w:pPr>
            <w:shd w:val="clear" w:color="auto" w:fill="FFFFFF"/>
            <w:ind w:left="1440" w:right="580" w:hanging="360"/>
            <w:jc w:val="left"/>
          </w:pPr>
        </w:pPrChange>
      </w:pPr>
    </w:p>
    <w:p w14:paraId="574691EA" w14:textId="594B21BD" w:rsidR="00165AB6" w:rsidRPr="00165AB6" w:rsidRDefault="0033393A" w:rsidP="00165AB6">
      <w:pPr>
        <w:pStyle w:val="ListParagraph"/>
        <w:numPr>
          <w:ilvl w:val="0"/>
          <w:numId w:val="62"/>
        </w:numPr>
        <w:shd w:val="clear" w:color="auto" w:fill="FFFFFF"/>
        <w:ind w:right="580"/>
        <w:jc w:val="left"/>
        <w:rPr>
          <w:ins w:id="235" w:author="Yoni Grinberg" w:date="2026-06-22T12:23:00Z" w16du:dateUtc="2026-06-22T09:23:00Z"/>
          <w:rFonts w:ascii="David" w:eastAsia="Times New Roman" w:hAnsi="David" w:cs="David"/>
          <w:sz w:val="24"/>
          <w:szCs w:val="24"/>
          <w:lang w:val="en-US"/>
          <w:rPrChange w:id="236" w:author="Yoni Grinberg" w:date="2026-06-22T12:24:00Z" w16du:dateUtc="2026-06-22T09:24:00Z">
            <w:rPr>
              <w:ins w:id="237" w:author="Yoni Grinberg" w:date="2026-06-22T12:23:00Z" w16du:dateUtc="2026-06-22T09:23:00Z"/>
              <w:rFonts w:eastAsia="Times New Roman"/>
              <w:lang w:val="en-US"/>
            </w:rPr>
          </w:rPrChange>
        </w:rPr>
      </w:pPr>
      <w:del w:id="238" w:author="Yoni Grinberg" w:date="2026-06-22T12:23:00Z" w16du:dateUtc="2026-06-22T09:23:00Z">
        <w:r w:rsidRPr="00165AB6" w:rsidDel="00165AB6">
          <w:rPr>
            <w:rFonts w:ascii="David" w:eastAsia="Times New Roman" w:hAnsi="David" w:cs="David"/>
            <w:sz w:val="24"/>
            <w:szCs w:val="24"/>
            <w:lang w:val="en-US"/>
            <w:rPrChange w:id="239" w:author="Yoni Grinberg" w:date="2026-06-22T12:23:00Z" w16du:dateUtc="2026-06-22T09:23:00Z">
              <w:rPr>
                <w:rFonts w:eastAsia="Times New Roman"/>
                <w:lang w:val="en-US"/>
              </w:rPr>
            </w:rPrChange>
          </w:rPr>
          <w:delText xml:space="preserve">4. </w:delText>
        </w:r>
      </w:del>
      <w:r w:rsidR="00D5341B" w:rsidRPr="00165AB6">
        <w:rPr>
          <w:rFonts w:ascii="David" w:eastAsia="Times New Roman" w:hAnsi="David" w:cs="David"/>
          <w:sz w:val="24"/>
          <w:szCs w:val="24"/>
          <w:lang w:val="en-US"/>
          <w:rPrChange w:id="240" w:author="Yoni Grinberg" w:date="2026-06-22T12:23:00Z" w16du:dateUtc="2026-06-22T09:23:00Z">
            <w:rPr>
              <w:rFonts w:eastAsia="Times New Roman"/>
              <w:lang w:val="en-US"/>
            </w:rPr>
          </w:rPrChange>
        </w:rPr>
        <w:t>Environmental</w:t>
      </w:r>
      <w:r w:rsidR="005B1BB6" w:rsidRPr="00165AB6">
        <w:rPr>
          <w:rFonts w:ascii="David" w:eastAsia="Times New Roman" w:hAnsi="David" w:cs="David"/>
          <w:sz w:val="24"/>
          <w:szCs w:val="24"/>
          <w:lang w:val="en-US"/>
          <w:rPrChange w:id="241" w:author="Yoni Grinberg" w:date="2026-06-22T12:23:00Z" w16du:dateUtc="2026-06-22T09:23:00Z">
            <w:rPr>
              <w:rFonts w:eastAsia="Times New Roman"/>
              <w:lang w:val="en-US"/>
            </w:rPr>
          </w:rPrChange>
        </w:rPr>
        <w:t xml:space="preserve"> Resilience</w:t>
      </w:r>
      <w:r w:rsidR="00C7700C" w:rsidRPr="00165AB6">
        <w:rPr>
          <w:rFonts w:ascii="David" w:eastAsia="Times New Roman" w:hAnsi="David" w:cs="David"/>
          <w:sz w:val="24"/>
          <w:szCs w:val="24"/>
          <w:lang w:val="en-US"/>
          <w:rPrChange w:id="242" w:author="Yoni Grinberg" w:date="2026-06-22T12:23:00Z" w16du:dateUtc="2026-06-22T09:23:00Z">
            <w:rPr>
              <w:rFonts w:eastAsia="Times New Roman"/>
              <w:lang w:val="en-US"/>
            </w:rPr>
          </w:rPrChange>
        </w:rPr>
        <w:t xml:space="preserve">: as seen in </w:t>
      </w:r>
      <w:r w:rsidR="005B7E88" w:rsidRPr="00165AB6">
        <w:rPr>
          <w:rFonts w:ascii="David" w:eastAsia="Times New Roman" w:hAnsi="David" w:cs="David"/>
          <w:sz w:val="24"/>
          <w:szCs w:val="24"/>
          <w:lang w:val="en-US"/>
          <w:rPrChange w:id="243" w:author="Yoni Grinberg" w:date="2026-06-22T12:23:00Z" w16du:dateUtc="2026-06-22T09:23:00Z">
            <w:rPr>
              <w:rFonts w:eastAsia="Times New Roman"/>
              <w:lang w:val="en-US"/>
            </w:rPr>
          </w:rPrChange>
        </w:rPr>
        <w:t xml:space="preserve">Section </w:t>
      </w:r>
      <w:r w:rsidR="00C7700C" w:rsidRPr="00165AB6">
        <w:rPr>
          <w:rFonts w:ascii="David" w:eastAsia="Times New Roman" w:hAnsi="David" w:cs="David"/>
          <w:sz w:val="24"/>
          <w:szCs w:val="24"/>
          <w:lang w:val="en-US"/>
          <w:rPrChange w:id="244" w:author="Yoni Grinberg" w:date="2026-06-22T12:23:00Z" w16du:dateUtc="2026-06-22T09:23:00Z">
            <w:rPr>
              <w:rFonts w:eastAsia="Times New Roman"/>
              <w:lang w:val="en-US"/>
            </w:rPr>
          </w:rPrChange>
        </w:rPr>
        <w:t>1.1.3</w:t>
      </w:r>
      <w:r w:rsidR="00C7700C" w:rsidRPr="00165AB6">
        <w:rPr>
          <w:rFonts w:ascii="David" w:eastAsia="Times New Roman" w:hAnsi="David" w:cs="David"/>
          <w:sz w:val="24"/>
          <w:szCs w:val="24"/>
          <w:lang w:val="en-US"/>
          <w:rPrChange w:id="245" w:author="Yoni Grinberg" w:date="2026-06-22T12:23:00Z" w16du:dateUtc="2026-06-22T09:23:00Z">
            <w:rPr>
              <w:rFonts w:eastAsia="Times New Roman"/>
              <w:lang w:val="en-US"/>
            </w:rPr>
          </w:rPrChange>
        </w:rPr>
        <w:br/>
      </w:r>
      <w:r w:rsidR="00EA3A58" w:rsidRPr="00165AB6">
        <w:rPr>
          <w:rFonts w:ascii="David" w:eastAsia="Times New Roman" w:hAnsi="David" w:cs="David"/>
          <w:sz w:val="24"/>
          <w:szCs w:val="24"/>
          <w:lang w:val="en-US"/>
          <w:rPrChange w:id="246" w:author="Yoni Grinberg" w:date="2026-06-22T12:23:00Z" w16du:dateUtc="2026-06-22T09:23:00Z">
            <w:rPr>
              <w:rFonts w:eastAsia="Times New Roman"/>
              <w:lang w:val="en-US"/>
            </w:rPr>
          </w:rPrChange>
        </w:rPr>
        <w:t xml:space="preserve">ultrasound </w:t>
      </w:r>
      <w:r w:rsidR="00C7700C" w:rsidRPr="00165AB6">
        <w:rPr>
          <w:rFonts w:ascii="David" w:eastAsia="Times New Roman" w:hAnsi="David" w:cs="David"/>
          <w:sz w:val="24"/>
          <w:szCs w:val="24"/>
          <w:lang w:val="en-US"/>
          <w:rPrChange w:id="247" w:author="Yoni Grinberg" w:date="2026-06-22T12:23:00Z" w16du:dateUtc="2026-06-22T09:23:00Z">
            <w:rPr>
              <w:rFonts w:eastAsia="Times New Roman"/>
              <w:lang w:val="en-US"/>
            </w:rPr>
          </w:rPrChange>
        </w:rPr>
        <w:t xml:space="preserve">allows access through materials that </w:t>
      </w:r>
      <w:r w:rsidR="00EA3A58" w:rsidRPr="00165AB6">
        <w:rPr>
          <w:rFonts w:ascii="David" w:eastAsia="Times New Roman" w:hAnsi="David" w:cs="David"/>
          <w:sz w:val="24"/>
          <w:szCs w:val="24"/>
          <w:lang w:val="en-US"/>
          <w:rPrChange w:id="248" w:author="Yoni Grinberg" w:date="2026-06-22T12:23:00Z" w16du:dateUtc="2026-06-22T09:23:00Z">
            <w:rPr>
              <w:rFonts w:eastAsia="Times New Roman"/>
              <w:lang w:val="en-US"/>
            </w:rPr>
          </w:rPrChange>
        </w:rPr>
        <w:t>therefore</w:t>
      </w:r>
      <w:r w:rsidR="00D5341B" w:rsidRPr="00165AB6">
        <w:rPr>
          <w:rFonts w:ascii="David" w:eastAsia="Times New Roman" w:hAnsi="David" w:cs="David"/>
          <w:sz w:val="24"/>
          <w:szCs w:val="24"/>
          <w:lang w:val="en-US"/>
          <w:rPrChange w:id="249" w:author="Yoni Grinberg" w:date="2026-06-22T12:23:00Z" w16du:dateUtc="2026-06-22T09:23:00Z">
            <w:rPr>
              <w:rFonts w:eastAsia="Times New Roman"/>
              <w:lang w:val="en-US"/>
            </w:rPr>
          </w:rPrChange>
        </w:rPr>
        <w:t xml:space="preserve"> thereby</w:t>
      </w:r>
      <w:r w:rsidR="00C7700C" w:rsidRPr="00165AB6">
        <w:rPr>
          <w:rFonts w:ascii="David" w:eastAsia="Times New Roman" w:hAnsi="David" w:cs="David"/>
          <w:sz w:val="24"/>
          <w:szCs w:val="24"/>
          <w:lang w:val="en-US"/>
          <w:rPrChange w:id="250" w:author="Yoni Grinberg" w:date="2026-06-22T12:23:00Z" w16du:dateUtc="2026-06-22T09:23:00Z">
            <w:rPr>
              <w:rFonts w:eastAsia="Times New Roman"/>
              <w:lang w:val="en-US"/>
            </w:rPr>
          </w:rPrChange>
        </w:rPr>
        <w:t xml:space="preserve"> be applied to transfer information where RF is lacking.</w:t>
      </w:r>
    </w:p>
    <w:p w14:paraId="25520996" w14:textId="77777777" w:rsidR="00165AB6" w:rsidRPr="00165AB6" w:rsidDel="00165AB6" w:rsidRDefault="00165AB6" w:rsidP="00165AB6">
      <w:pPr>
        <w:pStyle w:val="ListParagraph"/>
        <w:numPr>
          <w:ilvl w:val="0"/>
          <w:numId w:val="62"/>
        </w:numPr>
        <w:shd w:val="clear" w:color="auto" w:fill="FFFFFF"/>
        <w:ind w:right="580"/>
        <w:jc w:val="left"/>
        <w:rPr>
          <w:del w:id="251" w:author="Yoni Grinberg" w:date="2026-06-22T12:24:00Z" w16du:dateUtc="2026-06-22T09:24:00Z"/>
          <w:rFonts w:ascii="David" w:eastAsia="Times New Roman" w:hAnsi="David" w:cs="David"/>
          <w:sz w:val="24"/>
          <w:szCs w:val="24"/>
          <w:lang w:val="en-US"/>
          <w:rPrChange w:id="252" w:author="Yoni Grinberg" w:date="2026-06-22T12:23:00Z" w16du:dateUtc="2026-06-22T09:23:00Z">
            <w:rPr>
              <w:del w:id="253" w:author="Yoni Grinberg" w:date="2026-06-22T12:24:00Z" w16du:dateUtc="2026-06-22T09:24:00Z"/>
              <w:rFonts w:eastAsia="Times New Roman"/>
              <w:lang w:val="en-US"/>
            </w:rPr>
          </w:rPrChange>
        </w:rPr>
        <w:pPrChange w:id="254" w:author="Yoni Grinberg" w:date="2026-06-22T12:23:00Z" w16du:dateUtc="2026-06-22T09:23:00Z">
          <w:pPr>
            <w:shd w:val="clear" w:color="auto" w:fill="FFFFFF"/>
            <w:ind w:left="1440" w:right="580" w:hanging="360"/>
            <w:jc w:val="left"/>
          </w:pPr>
        </w:pPrChange>
      </w:pPr>
    </w:p>
    <w:p w14:paraId="63CA494D" w14:textId="32268F1A" w:rsidR="00880B66" w:rsidRPr="00165AB6" w:rsidRDefault="0033393A" w:rsidP="00165AB6">
      <w:pPr>
        <w:pStyle w:val="ListParagraph"/>
        <w:numPr>
          <w:ilvl w:val="0"/>
          <w:numId w:val="62"/>
        </w:numPr>
        <w:shd w:val="clear" w:color="auto" w:fill="FFFFFF"/>
        <w:ind w:right="580"/>
        <w:jc w:val="left"/>
        <w:rPr>
          <w:rFonts w:ascii="David" w:eastAsia="Times New Roman" w:hAnsi="David" w:cs="David"/>
          <w:sz w:val="24"/>
          <w:szCs w:val="24"/>
          <w:lang w:val="en-US"/>
          <w:rPrChange w:id="255" w:author="Yoni Grinberg" w:date="2026-06-22T12:24:00Z" w16du:dateUtc="2026-06-22T09:24:00Z">
            <w:rPr>
              <w:rFonts w:eastAsia="Times New Roman"/>
              <w:lang w:val="en-US"/>
            </w:rPr>
          </w:rPrChange>
        </w:rPr>
        <w:pPrChange w:id="256" w:author="Yoni Grinberg" w:date="2026-06-22T12:24:00Z" w16du:dateUtc="2026-06-22T09:24:00Z">
          <w:pPr>
            <w:spacing w:after="0"/>
            <w:ind w:left="1080"/>
            <w:jc w:val="left"/>
          </w:pPr>
        </w:pPrChange>
      </w:pPr>
      <w:del w:id="257" w:author="Yoni Grinberg" w:date="2026-06-22T12:24:00Z" w16du:dateUtc="2026-06-22T09:24:00Z">
        <w:r w:rsidRPr="00165AB6" w:rsidDel="00165AB6">
          <w:rPr>
            <w:rFonts w:ascii="David" w:eastAsia="Times New Roman" w:hAnsi="David" w:cs="David"/>
            <w:sz w:val="24"/>
            <w:szCs w:val="24"/>
            <w:lang w:val="en-US"/>
            <w:rPrChange w:id="258" w:author="Yoni Grinberg" w:date="2026-06-22T12:24:00Z" w16du:dateUtc="2026-06-22T09:24:00Z">
              <w:rPr>
                <w:rFonts w:eastAsia="Times New Roman"/>
                <w:lang w:val="en-US"/>
              </w:rPr>
            </w:rPrChange>
          </w:rPr>
          <w:lastRenderedPageBreak/>
          <w:delText xml:space="preserve">5. </w:delText>
        </w:r>
      </w:del>
      <w:r w:rsidR="005B1BB6" w:rsidRPr="00165AB6">
        <w:rPr>
          <w:rFonts w:ascii="David" w:eastAsia="Times New Roman" w:hAnsi="David" w:cs="David"/>
          <w:sz w:val="24"/>
          <w:szCs w:val="24"/>
          <w:lang w:val="en-US"/>
          <w:rPrChange w:id="259" w:author="Yoni Grinberg" w:date="2026-06-22T12:24:00Z" w16du:dateUtc="2026-06-22T09:24:00Z">
            <w:rPr>
              <w:rFonts w:eastAsia="Times New Roman"/>
              <w:lang w:val="en-US"/>
            </w:rPr>
          </w:rPrChange>
        </w:rPr>
        <w:t>Ease of Integration</w:t>
      </w:r>
      <w:r w:rsidR="00C7700C" w:rsidRPr="00165AB6">
        <w:rPr>
          <w:rFonts w:ascii="David" w:eastAsia="Times New Roman" w:hAnsi="David" w:cs="David"/>
          <w:sz w:val="24"/>
          <w:szCs w:val="24"/>
          <w:lang w:val="en-US"/>
          <w:rPrChange w:id="260" w:author="Yoni Grinberg" w:date="2026-06-22T12:24:00Z" w16du:dateUtc="2026-06-22T09:24:00Z">
            <w:rPr>
              <w:rFonts w:eastAsia="Times New Roman"/>
              <w:lang w:val="en-US"/>
            </w:rPr>
          </w:rPrChange>
        </w:rPr>
        <w:t xml:space="preserve">: since the </w:t>
      </w:r>
      <w:r w:rsidR="00F41071" w:rsidRPr="00165AB6">
        <w:rPr>
          <w:rFonts w:ascii="David" w:eastAsia="Times New Roman" w:hAnsi="David" w:cs="David"/>
          <w:sz w:val="24"/>
          <w:szCs w:val="24"/>
          <w:lang w:val="en-US"/>
          <w:rPrChange w:id="261" w:author="Yoni Grinberg" w:date="2026-06-22T12:24:00Z" w16du:dateUtc="2026-06-22T09:24:00Z">
            <w:rPr>
              <w:rFonts w:eastAsia="Times New Roman"/>
              <w:lang w:val="en-US"/>
            </w:rPr>
          </w:rPrChange>
        </w:rPr>
        <w:t>requirements</w:t>
      </w:r>
      <w:r w:rsidR="00C7700C" w:rsidRPr="00165AB6">
        <w:rPr>
          <w:rFonts w:ascii="David" w:eastAsia="Times New Roman" w:hAnsi="David" w:cs="David"/>
          <w:sz w:val="24"/>
          <w:szCs w:val="24"/>
          <w:lang w:val="en-US"/>
          <w:rPrChange w:id="262" w:author="Yoni Grinberg" w:date="2026-06-22T12:24:00Z" w16du:dateUtc="2026-06-22T09:24:00Z">
            <w:rPr>
              <w:rFonts w:eastAsia="Times New Roman"/>
              <w:lang w:val="en-US"/>
            </w:rPr>
          </w:rPrChange>
        </w:rPr>
        <w:t xml:space="preserve"> for operations are so minimal </w:t>
      </w:r>
      <w:r w:rsidR="00880B66" w:rsidRPr="00165AB6">
        <w:rPr>
          <w:rFonts w:ascii="David" w:eastAsia="Times New Roman" w:hAnsi="David" w:cs="David"/>
          <w:sz w:val="24"/>
          <w:szCs w:val="24"/>
          <w:lang w:val="en-US"/>
          <w:rPrChange w:id="263" w:author="Yoni Grinberg" w:date="2026-06-22T12:24:00Z" w16du:dateUtc="2026-06-22T09:24:00Z">
            <w:rPr>
              <w:rFonts w:eastAsia="Times New Roman"/>
              <w:lang w:val="en-US"/>
            </w:rPr>
          </w:rPrChange>
        </w:rPr>
        <w:t>technology</w:t>
      </w:r>
      <w:r w:rsidR="00C7700C" w:rsidRPr="00165AB6">
        <w:rPr>
          <w:rFonts w:ascii="David" w:eastAsia="Times New Roman" w:hAnsi="David" w:cs="David"/>
          <w:sz w:val="24"/>
          <w:szCs w:val="24"/>
          <w:lang w:val="en-US"/>
          <w:rPrChange w:id="264" w:author="Yoni Grinberg" w:date="2026-06-22T12:24:00Z" w16du:dateUtc="2026-06-22T09:24:00Z">
            <w:rPr>
              <w:rFonts w:eastAsia="Times New Roman"/>
              <w:lang w:val="en-US"/>
            </w:rPr>
          </w:rPrChange>
        </w:rPr>
        <w:t xml:space="preserve"> can be implemented on different platforms much more easily than other technologies.</w:t>
      </w:r>
      <w:commentRangeEnd w:id="188"/>
      <w:r w:rsidR="00505246" w:rsidRPr="00165AB6">
        <w:rPr>
          <w:rStyle w:val="CommentReference"/>
          <w:rFonts w:ascii="David" w:eastAsia="Times New Roman" w:hAnsi="David" w:cs="David"/>
          <w:sz w:val="24"/>
          <w:szCs w:val="24"/>
          <w:lang w:val="en-US"/>
          <w:rPrChange w:id="265" w:author="Yoni Grinberg" w:date="2026-06-22T12:24:00Z" w16du:dateUtc="2026-06-22T09:24:00Z">
            <w:rPr>
              <w:rStyle w:val="CommentReference"/>
              <w:rFonts w:eastAsia="Times New Roman"/>
              <w:sz w:val="22"/>
              <w:szCs w:val="22"/>
              <w:lang w:val="en-US"/>
            </w:rPr>
          </w:rPrChange>
        </w:rPr>
        <w:commentReference w:id="188"/>
      </w:r>
    </w:p>
    <w:p w14:paraId="7720B1DF" w14:textId="6DFAC61E" w:rsidR="00C1643B" w:rsidRPr="00165AB6" w:rsidRDefault="00044F15" w:rsidP="00165AB6">
      <w:pPr>
        <w:spacing w:after="0"/>
        <w:jc w:val="left"/>
        <w:rPr>
          <w:rFonts w:ascii="David" w:hAnsi="David" w:cs="David"/>
          <w:b/>
          <w:bCs/>
          <w:sz w:val="32"/>
          <w:szCs w:val="32"/>
          <w:lang w:val="en-US"/>
        </w:rPr>
        <w:pPrChange w:id="266" w:author="Yoni Grinberg" w:date="2026-06-22T12:22:00Z" w16du:dateUtc="2026-06-22T09:22:00Z">
          <w:pPr>
            <w:spacing w:after="0"/>
            <w:ind w:left="1080"/>
            <w:jc w:val="left"/>
          </w:pPr>
        </w:pPrChange>
      </w:pPr>
      <w:r w:rsidRPr="00242084">
        <w:rPr>
          <w:rFonts w:ascii="David" w:eastAsia="Times New Roman" w:hAnsi="David" w:cs="David"/>
          <w:sz w:val="24"/>
          <w:szCs w:val="24"/>
          <w:lang w:val="en-US"/>
        </w:rPr>
        <w:br/>
      </w:r>
      <w:ins w:id="267" w:author="Yoni Grinberg" w:date="2026-06-22T12:22:00Z" w16du:dateUtc="2026-06-22T09:22:00Z">
        <w:r w:rsidR="00165AB6" w:rsidRPr="00165AB6">
          <w:rPr>
            <w:rFonts w:ascii="David" w:hAnsi="David" w:cs="David"/>
            <w:b/>
            <w:bCs/>
            <w:sz w:val="32"/>
            <w:szCs w:val="32"/>
            <w:lang w:val="en-US"/>
            <w:rPrChange w:id="268" w:author="Yoni Grinberg" w:date="2026-06-22T12:22:00Z" w16du:dateUtc="2026-06-22T09:22:00Z">
              <w:rPr>
                <w:rFonts w:ascii="David" w:hAnsi="David" w:cs="David"/>
                <w:b/>
                <w:bCs/>
                <w:sz w:val="24"/>
                <w:szCs w:val="24"/>
                <w:lang w:val="en-US"/>
              </w:rPr>
            </w:rPrChange>
          </w:rPr>
          <w:t xml:space="preserve">Chapter 3. </w:t>
        </w:r>
        <w:r w:rsidR="00165AB6" w:rsidRPr="00165AB6">
          <w:rPr>
            <w:rFonts w:ascii="David" w:hAnsi="David" w:cs="David"/>
            <w:b/>
            <w:bCs/>
            <w:sz w:val="32"/>
            <w:szCs w:val="32"/>
            <w:lang w:val="en-US"/>
            <w:rPrChange w:id="269" w:author="Yoni Grinberg" w:date="2026-06-22T12:22:00Z" w16du:dateUtc="2026-06-22T09:22:00Z">
              <w:rPr>
                <w:rFonts w:ascii="David" w:hAnsi="David" w:cs="David"/>
                <w:b/>
                <w:bCs/>
                <w:sz w:val="24"/>
                <w:szCs w:val="24"/>
                <w:lang w:val="en-US"/>
              </w:rPr>
            </w:rPrChange>
          </w:rPr>
          <w:t xml:space="preserve"> </w:t>
        </w:r>
      </w:ins>
      <w:r w:rsidR="00B84951" w:rsidRPr="00165AB6">
        <w:rPr>
          <w:rFonts w:ascii="David" w:hAnsi="David" w:cs="David"/>
          <w:b/>
          <w:bCs/>
          <w:sz w:val="32"/>
          <w:szCs w:val="32"/>
          <w:lang w:val="en-US"/>
        </w:rPr>
        <w:t>Challenges</w:t>
      </w:r>
      <w:r w:rsidR="008F2F5D" w:rsidRPr="00165AB6">
        <w:rPr>
          <w:rFonts w:ascii="David" w:hAnsi="David" w:cs="David"/>
          <w:b/>
          <w:bCs/>
          <w:sz w:val="32"/>
          <w:szCs w:val="32"/>
        </w:rPr>
        <w:t xml:space="preserve"> </w:t>
      </w:r>
      <w:r w:rsidRPr="00165AB6">
        <w:rPr>
          <w:rFonts w:ascii="David" w:hAnsi="David" w:cs="David"/>
          <w:b/>
          <w:bCs/>
          <w:sz w:val="32"/>
          <w:szCs w:val="32"/>
          <w:lang w:val="en-US"/>
        </w:rPr>
        <w:t>and Solutions</w:t>
      </w:r>
    </w:p>
    <w:p w14:paraId="70EE7AF1" w14:textId="77777777" w:rsidR="00C51896" w:rsidRPr="00B84951" w:rsidRDefault="00C51896" w:rsidP="00C51896">
      <w:pPr>
        <w:spacing w:after="0"/>
        <w:ind w:left="1080"/>
        <w:jc w:val="left"/>
        <w:rPr>
          <w:rFonts w:ascii="David" w:hAnsi="David" w:cs="David"/>
          <w:b/>
          <w:bCs/>
          <w:sz w:val="32"/>
          <w:szCs w:val="32"/>
          <w:lang w:val="en-US"/>
        </w:rPr>
      </w:pPr>
    </w:p>
    <w:p w14:paraId="05970F7A" w14:textId="77777777" w:rsidR="00044F15" w:rsidRPr="00242084"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242084">
        <w:rPr>
          <w:rFonts w:ascii="David" w:hAnsi="David" w:cs="David"/>
          <w:b/>
          <w:bCs/>
          <w:sz w:val="24"/>
          <w:szCs w:val="24"/>
          <w:lang w:val="en-US"/>
        </w:rPr>
        <w:t>Programming language in a work environment:</w:t>
      </w:r>
    </w:p>
    <w:p w14:paraId="0F397757" w14:textId="77777777" w:rsidR="00044F15" w:rsidRPr="00242084" w:rsidRDefault="00044F15" w:rsidP="00044F15">
      <w:pPr>
        <w:pStyle w:val="ListParagraph"/>
        <w:shd w:val="clear" w:color="auto" w:fill="FFFFFF"/>
        <w:spacing w:after="120"/>
        <w:ind w:left="1494" w:right="580"/>
        <w:jc w:val="left"/>
        <w:rPr>
          <w:rFonts w:ascii="David" w:hAnsi="David" w:cs="David"/>
          <w:sz w:val="24"/>
          <w:szCs w:val="24"/>
          <w:lang w:val="en-US"/>
        </w:rPr>
      </w:pPr>
      <w:r w:rsidRPr="00242084">
        <w:rPr>
          <w:rFonts w:ascii="David" w:hAnsi="David" w:cs="David"/>
          <w:sz w:val="24"/>
          <w:szCs w:val="24"/>
          <w:lang w:val="en-US"/>
        </w:rPr>
        <w:t>As part of the project requirements, we were required to learn and work with a new programming language called DART, a modern high-level language based on object-oriented development. The language was created as a programming tool for the FLUTTER development environment. This is a development environment designed to develop uniform code for various platforms such as mobile, web, desktop, etc. The main idea was to develop uniform code that could run on any platform.</w:t>
      </w:r>
    </w:p>
    <w:p w14:paraId="2AA40B0A"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242084">
        <w:rPr>
          <w:rFonts w:ascii="David" w:hAnsi="David" w:cs="David"/>
          <w:sz w:val="24"/>
          <w:szCs w:val="24"/>
          <w:lang w:val="en-US"/>
        </w:rPr>
        <w:t>Like any new language and new development environment, we had to adapt to it in a relatively short time to start the project, this was the first practical task.</w:t>
      </w:r>
    </w:p>
    <w:p w14:paraId="72484E94" w14:textId="77777777" w:rsidR="00044F15" w:rsidRPr="00B84951" w:rsidRDefault="00044F15" w:rsidP="00044F15">
      <w:pPr>
        <w:pStyle w:val="ListParagraph"/>
        <w:shd w:val="clear" w:color="auto" w:fill="FFFFFF"/>
        <w:spacing w:after="120"/>
        <w:ind w:left="1494" w:right="580"/>
        <w:jc w:val="left"/>
        <w:rPr>
          <w:rFonts w:ascii="David" w:hAnsi="David" w:cs="David"/>
          <w:b/>
          <w:bCs/>
          <w:sz w:val="24"/>
          <w:szCs w:val="24"/>
          <w:lang w:val="en-US"/>
        </w:rPr>
      </w:pPr>
    </w:p>
    <w:p w14:paraId="5AFB7CB3"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Audio library selection process:</w:t>
      </w:r>
    </w:p>
    <w:p w14:paraId="7CEBBF75"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rtl/>
          <w:lang w:val="en-US"/>
        </w:rPr>
      </w:pPr>
      <w:r w:rsidRPr="00B84951">
        <w:rPr>
          <w:rFonts w:ascii="David" w:hAnsi="David" w:cs="David"/>
          <w:sz w:val="24"/>
          <w:szCs w:val="24"/>
          <w:lang w:val="en-US"/>
        </w:rPr>
        <w:t>The flutter development environment comes with several built-in audio libraries that you can work with, In Flutter, audio libraries are generally divided into three categories based on how much control they give you over the hardware.</w:t>
      </w:r>
    </w:p>
    <w:p w14:paraId="7B1CE2F0" w14:textId="254483D7"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a</w:t>
      </w:r>
      <w:r w:rsidR="00044F15" w:rsidRPr="00B84951">
        <w:rPr>
          <w:rFonts w:ascii="David" w:hAnsi="David" w:cs="David"/>
          <w:b/>
          <w:bCs/>
          <w:sz w:val="24"/>
          <w:szCs w:val="24"/>
          <w:lang w:val="en-US"/>
        </w:rPr>
        <w:t>. High-Level Libraries</w:t>
      </w:r>
    </w:p>
    <w:p w14:paraId="1E3AFFB6"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These are designed for standard apps that need to play music or sound effects. They handle file decoding (MP3, WAV) and streaming automatically, like </w:t>
      </w:r>
      <w:r w:rsidRPr="00B84951">
        <w:rPr>
          <w:rFonts w:ascii="David" w:hAnsi="David" w:cs="David"/>
          <w:b/>
          <w:bCs/>
          <w:sz w:val="24"/>
          <w:szCs w:val="24"/>
          <w:lang w:val="en-US"/>
        </w:rPr>
        <w:t>"</w:t>
      </w:r>
      <w:r w:rsidRPr="00B84951">
        <w:rPr>
          <w:rFonts w:ascii="David" w:hAnsi="David" w:cs="David"/>
          <w:sz w:val="24"/>
          <w:szCs w:val="24"/>
          <w:lang w:val="en-US"/>
        </w:rPr>
        <w:t xml:space="preserve">audioplayers" and </w:t>
      </w:r>
      <w:r w:rsidRPr="00B84951">
        <w:rPr>
          <w:rFonts w:ascii="David" w:hAnsi="David" w:cs="David"/>
          <w:b/>
          <w:bCs/>
          <w:sz w:val="24"/>
          <w:szCs w:val="24"/>
          <w:lang w:val="en-US"/>
        </w:rPr>
        <w:t>"</w:t>
      </w:r>
      <w:r w:rsidRPr="00B84951">
        <w:rPr>
          <w:rFonts w:ascii="David" w:hAnsi="David" w:cs="David"/>
          <w:sz w:val="24"/>
          <w:szCs w:val="24"/>
          <w:lang w:val="en-US"/>
        </w:rPr>
        <w:t>just_audio</w:t>
      </w:r>
      <w:r w:rsidRPr="00B84951">
        <w:rPr>
          <w:rFonts w:ascii="David" w:hAnsi="David" w:cs="David"/>
          <w:b/>
          <w:bCs/>
          <w:sz w:val="24"/>
          <w:szCs w:val="24"/>
          <w:lang w:val="en-US"/>
        </w:rPr>
        <w:t>"</w:t>
      </w:r>
      <w:r w:rsidRPr="00B84951">
        <w:rPr>
          <w:rFonts w:ascii="David" w:hAnsi="David" w:cs="David"/>
          <w:sz w:val="24"/>
          <w:szCs w:val="24"/>
          <w:lang w:val="en-US"/>
        </w:rPr>
        <w:t>.</w:t>
      </w:r>
    </w:p>
    <w:p w14:paraId="58709998"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u w:val="single"/>
          <w:lang w:val="en-US"/>
        </w:rPr>
        <w:t>Why aren't they ideal for the project?</w:t>
      </w:r>
      <w:r w:rsidRPr="00B84951">
        <w:rPr>
          <w:rFonts w:ascii="David" w:hAnsi="David" w:cs="David"/>
          <w:sz w:val="24"/>
          <w:szCs w:val="24"/>
          <w:lang w:val="en-US"/>
        </w:rPr>
        <w:t xml:space="preserve"> These libraries often introduce extra buffering and compression, which can distort the ultrasonic sine waves.</w:t>
      </w:r>
    </w:p>
    <w:p w14:paraId="72C14A1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7C432C96" w14:textId="469D9DEE"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b</w:t>
      </w:r>
      <w:r w:rsidR="00044F15" w:rsidRPr="00B84951">
        <w:rPr>
          <w:rFonts w:ascii="David" w:hAnsi="David" w:cs="David"/>
          <w:b/>
          <w:bCs/>
          <w:sz w:val="24"/>
          <w:szCs w:val="24"/>
          <w:lang w:val="en-US"/>
        </w:rPr>
        <w:t>. Low-Level Libraries (Raw PCM Streaming)</w:t>
      </w:r>
    </w:p>
    <w:p w14:paraId="38128289"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This is the category that the project falls into. Instead of playing a file, we are generating a raw stream of numbers (PCM data) representing your bitstream and injecting it directly into the audio buffer, like "raw_sound" and "flutter_sound".</w:t>
      </w:r>
    </w:p>
    <w:p w14:paraId="392687FA"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163B633B" w14:textId="77777777" w:rsidR="00044F15" w:rsidRPr="00B84951" w:rsidRDefault="00044F15" w:rsidP="00044F15">
      <w:pPr>
        <w:pStyle w:val="ListParagraph"/>
        <w:shd w:val="clear" w:color="auto" w:fill="FFFFFF"/>
        <w:spacing w:after="120"/>
        <w:ind w:left="1494" w:right="580"/>
        <w:rPr>
          <w:rFonts w:ascii="David" w:hAnsi="David" w:cs="David"/>
          <w:sz w:val="24"/>
          <w:szCs w:val="24"/>
          <w:rtl/>
          <w:lang w:val="en-US"/>
        </w:rPr>
      </w:pPr>
      <w:r w:rsidRPr="00B84951">
        <w:rPr>
          <w:rFonts w:ascii="David" w:hAnsi="David" w:cs="David"/>
          <w:sz w:val="24"/>
          <w:szCs w:val="24"/>
          <w:lang w:val="en-US"/>
        </w:rPr>
        <w:t>We compared these two libraries, tried both to see which one would meet the needs of the project and be simpler and easier to use. We encountered problems with the "flutter_sound" library, it did not produce the required sound consistently and correctly, and sometimes even faked sounds. Therefore, we chose to use the "raw_sound" library, it worked most consistently and reliably.</w:t>
      </w:r>
    </w:p>
    <w:p w14:paraId="7F5A8700"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p>
    <w:p w14:paraId="4EFA1086" w14:textId="3E899E1C" w:rsidR="00044F15" w:rsidRPr="00B84951" w:rsidRDefault="000B02B7" w:rsidP="00044F15">
      <w:pPr>
        <w:pStyle w:val="ListParagraph"/>
        <w:shd w:val="clear" w:color="auto" w:fill="FFFFFF"/>
        <w:spacing w:after="120"/>
        <w:ind w:left="1494" w:right="580"/>
        <w:rPr>
          <w:rFonts w:ascii="David" w:hAnsi="David" w:cs="David"/>
          <w:b/>
          <w:bCs/>
          <w:sz w:val="24"/>
          <w:szCs w:val="24"/>
          <w:lang w:val="en-US"/>
        </w:rPr>
      </w:pPr>
      <w:r>
        <w:rPr>
          <w:rFonts w:ascii="David" w:hAnsi="David" w:cs="David"/>
          <w:b/>
          <w:bCs/>
          <w:sz w:val="24"/>
          <w:szCs w:val="24"/>
          <w:lang w:val="en-US"/>
        </w:rPr>
        <w:t>c</w:t>
      </w:r>
      <w:r w:rsidR="00044F15" w:rsidRPr="00B84951">
        <w:rPr>
          <w:rFonts w:ascii="David" w:hAnsi="David" w:cs="David"/>
          <w:b/>
          <w:bCs/>
          <w:sz w:val="24"/>
          <w:szCs w:val="24"/>
          <w:lang w:val="en-US"/>
        </w:rPr>
        <w:t>. The Engineering Approach: Dart FFI &amp; Native Plugins</w:t>
      </w:r>
    </w:p>
    <w:p w14:paraId="6A58B287"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sz w:val="24"/>
          <w:szCs w:val="24"/>
          <w:lang w:val="en-US"/>
        </w:rPr>
        <w:t xml:space="preserve">When the Flutter/Dart bridge is too slow for real-time DSP, engineers move the logic to the </w:t>
      </w:r>
      <w:r w:rsidRPr="00B84951">
        <w:rPr>
          <w:rFonts w:ascii="David" w:hAnsi="David" w:cs="David"/>
          <w:b/>
          <w:bCs/>
          <w:sz w:val="24"/>
          <w:szCs w:val="24"/>
          <w:lang w:val="en-US"/>
        </w:rPr>
        <w:t>Native layer</w:t>
      </w:r>
      <w:r w:rsidRPr="00B84951">
        <w:rPr>
          <w:rFonts w:ascii="David" w:hAnsi="David" w:cs="David"/>
          <w:sz w:val="24"/>
          <w:szCs w:val="24"/>
          <w:lang w:val="en-US"/>
        </w:rPr>
        <w:t>.</w:t>
      </w:r>
    </w:p>
    <w:p w14:paraId="67C5DAAE"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Oboe (Android):</w:t>
      </w:r>
      <w:r w:rsidRPr="00B84951">
        <w:rPr>
          <w:rFonts w:ascii="David" w:hAnsi="David" w:cs="David"/>
          <w:sz w:val="24"/>
          <w:szCs w:val="24"/>
          <w:lang w:val="en-US"/>
        </w:rPr>
        <w:t xml:space="preserve"> A C++ library by Google designed for lowest-latency audio.</w:t>
      </w:r>
    </w:p>
    <w:p w14:paraId="2C6325CC" w14:textId="77777777" w:rsidR="00044F15" w:rsidRPr="00B84951" w:rsidRDefault="00044F15" w:rsidP="00044F15">
      <w:pPr>
        <w:pStyle w:val="ListParagraph"/>
        <w:shd w:val="clear" w:color="auto" w:fill="FFFFFF"/>
        <w:spacing w:after="120"/>
        <w:ind w:left="1494" w:right="580"/>
        <w:rPr>
          <w:rFonts w:ascii="David" w:hAnsi="David" w:cs="David"/>
          <w:sz w:val="24"/>
          <w:szCs w:val="24"/>
          <w:lang w:val="en-US"/>
        </w:rPr>
      </w:pPr>
      <w:r w:rsidRPr="00B84951">
        <w:rPr>
          <w:rFonts w:ascii="David" w:hAnsi="David" w:cs="David"/>
          <w:b/>
          <w:bCs/>
          <w:sz w:val="24"/>
          <w:szCs w:val="24"/>
          <w:lang w:val="en-US"/>
        </w:rPr>
        <w:t>Dart FFI (Foreign Function Interface):</w:t>
      </w:r>
      <w:r w:rsidRPr="00B84951">
        <w:rPr>
          <w:rFonts w:ascii="David" w:hAnsi="David" w:cs="David"/>
          <w:sz w:val="24"/>
          <w:szCs w:val="24"/>
          <w:lang w:val="en-US"/>
        </w:rPr>
        <w:t xml:space="preserve"> This allows us to write code and call functions that were written in </w:t>
      </w:r>
      <w:r w:rsidRPr="00B84951">
        <w:rPr>
          <w:rFonts w:ascii="David" w:hAnsi="David" w:cs="David"/>
          <w:b/>
          <w:bCs/>
          <w:sz w:val="24"/>
          <w:szCs w:val="24"/>
          <w:lang w:val="en-US"/>
        </w:rPr>
        <w:t>C</w:t>
      </w:r>
      <w:r w:rsidRPr="00B84951">
        <w:rPr>
          <w:rFonts w:ascii="David" w:hAnsi="David" w:cs="David"/>
          <w:sz w:val="24"/>
          <w:szCs w:val="24"/>
          <w:lang w:val="en-US"/>
        </w:rPr>
        <w:t xml:space="preserve"> and call it directly from Flutter.</w:t>
      </w:r>
    </w:p>
    <w:p w14:paraId="72ADBBC1" w14:textId="77777777" w:rsidR="00044F15" w:rsidRPr="00B84951" w:rsidRDefault="00044F15" w:rsidP="00044F15">
      <w:pPr>
        <w:pStyle w:val="ListParagraph"/>
        <w:shd w:val="clear" w:color="auto" w:fill="FFFFFF"/>
        <w:spacing w:after="120"/>
        <w:ind w:left="1494" w:right="580"/>
        <w:jc w:val="left"/>
        <w:rPr>
          <w:rFonts w:ascii="David" w:hAnsi="David" w:cs="David"/>
          <w:sz w:val="24"/>
          <w:szCs w:val="24"/>
          <w:lang w:val="en-US"/>
        </w:rPr>
      </w:pPr>
      <w:r w:rsidRPr="00B84951">
        <w:rPr>
          <w:rFonts w:ascii="David" w:hAnsi="David" w:cs="David"/>
          <w:sz w:val="24"/>
          <w:szCs w:val="24"/>
          <w:lang w:val="en-US"/>
        </w:rPr>
        <w:t>Those are low level libraries, this is not our first choice, because this is the most complex path to pick.</w:t>
      </w:r>
    </w:p>
    <w:p w14:paraId="0E08C13E" w14:textId="77777777" w:rsidR="00044F15" w:rsidRPr="00B84951" w:rsidRDefault="00044F15" w:rsidP="00044F15">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lastRenderedPageBreak/>
        <w:t>Data Integrity and System Compatibility</w:t>
      </w:r>
      <w:r w:rsidRPr="00B84951">
        <w:rPr>
          <w:rFonts w:ascii="David" w:hAnsi="David" w:cs="David"/>
          <w:b/>
          <w:bCs/>
          <w:sz w:val="24"/>
          <w:szCs w:val="24"/>
          <w:lang w:val="en-US"/>
        </w:rPr>
        <w:br/>
        <w:t>The Challenge:</w:t>
      </w:r>
      <w:r w:rsidRPr="00B84951">
        <w:rPr>
          <w:rFonts w:ascii="David" w:hAnsi="David" w:cs="David"/>
          <w:sz w:val="24"/>
          <w:szCs w:val="24"/>
          <w:lang w:val="en-US"/>
        </w:rPr>
        <w:t xml:space="preserve"> Initially, the CRC calculations were implemented using bitwise operations on generic int types. We discovered that in Dart (specifically when interfacing with the Android audio layer), integer handling can vary across different architectures (64-bit vs. 32-bit). This led to inconsistent checksum results between devices.</w:t>
      </w:r>
      <w:r w:rsidRPr="00B84951">
        <w:rPr>
          <w:rFonts w:ascii="David" w:hAnsi="David" w:cs="David"/>
          <w:sz w:val="24"/>
          <w:szCs w:val="24"/>
          <w:lang w:val="en-US"/>
        </w:rPr>
        <w:br/>
      </w:r>
      <w:r w:rsidRPr="00B84951">
        <w:rPr>
          <w:rFonts w:ascii="David" w:hAnsi="David" w:cs="David"/>
          <w:b/>
          <w:bCs/>
          <w:sz w:val="24"/>
          <w:szCs w:val="24"/>
          <w:lang w:val="en-US"/>
        </w:rPr>
        <w:t>The Solution:</w:t>
      </w:r>
      <w:r w:rsidRPr="00B84951">
        <w:rPr>
          <w:rFonts w:ascii="David" w:hAnsi="David" w:cs="David"/>
          <w:sz w:val="24"/>
          <w:szCs w:val="24"/>
          <w:lang w:val="en-US"/>
        </w:rPr>
        <w:t xml:space="preserve"> The messenger logic was refactored to use Uint8List and Byte Data exclusively. This ensures strict memory alignment to 8-bit bytes and prevents overflow errors, guaranteeing that the CRC remains consistent regardless of the underlying hardware architecture.</w:t>
      </w:r>
    </w:p>
    <w:p w14:paraId="7474C06F" w14:textId="197C0B0A" w:rsidR="008258B4" w:rsidRPr="00B84951" w:rsidRDefault="00044F15"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DSP Challenges – Frequency vs. Time Resolution (The FFT Trade-off)</w:t>
      </w:r>
      <w:r w:rsidR="0024736B" w:rsidRPr="00B84951">
        <w:rPr>
          <w:rFonts w:ascii="David" w:hAnsi="David" w:cs="David"/>
          <w:b/>
          <w:bCs/>
          <w:sz w:val="24"/>
          <w:szCs w:val="24"/>
          <w:rtl/>
          <w:lang w:val="en-US"/>
        </w:rPr>
        <w:br/>
      </w:r>
      <w:r w:rsidR="0024736B" w:rsidRPr="00B84951">
        <w:rPr>
          <w:rFonts w:ascii="David" w:hAnsi="David" w:cs="David"/>
          <w:sz w:val="24"/>
          <w:szCs w:val="24"/>
          <w:lang w:val="en-US"/>
        </w:rPr>
        <w:t>The Initial Stage: To establish a basic data link, the project initially utilized Binary FSK with two frequencies: 18kHz (bit '0') and 20kHz (bit '1'). Distinguishing between these frequencies required high frequency resolution. Using a sampling rate of 44,100Hz and an FFT window (N) of 512 samples, the frequency resolution was calculated as:</w:t>
      </w:r>
      <w:r w:rsidR="0024736B" w:rsidRPr="00B84951">
        <w:rPr>
          <w:rFonts w:ascii="David" w:hAnsi="David" w:cs="David"/>
          <w:b/>
          <w:bCs/>
          <w:sz w:val="24"/>
          <w:szCs w:val="24"/>
          <w:rtl/>
          <w:lang w:val="en-US"/>
        </w:rPr>
        <w:br/>
      </w:r>
      <w:r w:rsidRPr="00B84951">
        <w:rPr>
          <w:rFonts w:ascii="David" w:hAnsi="David" w:cs="David"/>
          <w:sz w:val="24"/>
          <w:szCs w:val="24"/>
          <w:lang w:val="en-US"/>
        </w:rPr>
        <w:br/>
      </w:r>
      <m:oMath>
        <m:r>
          <w:rPr>
            <w:rFonts w:ascii="Cambria Math" w:hAnsi="Cambria Math" w:cs="Cambria Math"/>
            <w:sz w:val="24"/>
            <w:szCs w:val="24"/>
            <w:rtl/>
            <w:lang w:val="en-US"/>
          </w:rPr>
          <m:t>∆</m:t>
        </m:r>
        <m:r>
          <w:rPr>
            <w:rFonts w:ascii="Cambria Math" w:hAnsi="Cambria Math" w:cs="David"/>
            <w:sz w:val="24"/>
            <w:szCs w:val="24"/>
            <w:lang w:val="en-US"/>
          </w:rPr>
          <m:t xml:space="preserve">f= </m:t>
        </m:r>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num>
          <m:den>
            <m:r>
              <w:rPr>
                <w:rFonts w:ascii="Cambria Math" w:hAnsi="Cambria Math" w:cs="David"/>
                <w:sz w:val="24"/>
                <w:szCs w:val="24"/>
                <w:lang w:val="en-US"/>
              </w:rPr>
              <m:t>N</m:t>
            </m:r>
          </m:den>
        </m:f>
        <m:r>
          <w:rPr>
            <w:rFonts w:ascii="Cambria Math" w:hAnsi="Cambria Math" w:cs="David"/>
            <w:sz w:val="24"/>
            <w:szCs w:val="24"/>
            <w:lang w:val="en-US"/>
          </w:rPr>
          <m:t xml:space="preserve">= </m:t>
        </m:r>
        <m:f>
          <m:fPr>
            <m:ctrlPr>
              <w:rPr>
                <w:rFonts w:ascii="Cambria Math" w:hAnsi="Cambria Math" w:cs="David"/>
                <w:i/>
                <w:sz w:val="24"/>
                <w:szCs w:val="24"/>
                <w:lang w:val="en-US"/>
              </w:rPr>
            </m:ctrlPr>
          </m:fPr>
          <m:num>
            <m:r>
              <w:rPr>
                <w:rFonts w:ascii="Cambria Math" w:hAnsi="Cambria Math" w:cs="David"/>
                <w:sz w:val="24"/>
                <w:szCs w:val="24"/>
                <w:lang w:val="en-US"/>
              </w:rPr>
              <m:t>44100</m:t>
            </m:r>
          </m:num>
          <m:den>
            <m:r>
              <w:rPr>
                <w:rFonts w:ascii="Cambria Math" w:hAnsi="Cambria Math" w:cs="David"/>
                <w:sz w:val="24"/>
                <w:szCs w:val="24"/>
                <w:lang w:val="en-US"/>
              </w:rPr>
              <m:t>512</m:t>
            </m:r>
          </m:den>
        </m:f>
        <m:r>
          <w:rPr>
            <w:rFonts w:ascii="Cambria Math" w:hAnsi="Cambria Math" w:cs="Cambria Math" w:hint="cs"/>
            <w:sz w:val="24"/>
            <w:szCs w:val="24"/>
            <w:rtl/>
            <w:lang w:val="en-US"/>
          </w:rPr>
          <m:t>≅</m:t>
        </m:r>
        <m:r>
          <w:rPr>
            <w:rFonts w:ascii="Cambria Math" w:hAnsi="Cambria Math" w:cs="David"/>
            <w:sz w:val="24"/>
            <w:szCs w:val="24"/>
            <w:lang w:val="en-US"/>
          </w:rPr>
          <m:t>86Hz</m:t>
        </m:r>
      </m:oMath>
      <w:r w:rsidRPr="00B84951">
        <w:rPr>
          <w:rFonts w:ascii="David" w:hAnsi="David" w:cs="David"/>
          <w:sz w:val="24"/>
          <w:szCs w:val="24"/>
          <w:lang w:val="en-US"/>
        </w:rPr>
        <w:t xml:space="preserve"> </w:t>
      </w:r>
      <w:r w:rsidRPr="00B84951">
        <w:rPr>
          <w:rFonts w:ascii="David" w:hAnsi="David" w:cs="David"/>
          <w:b/>
          <w:bCs/>
          <w:sz w:val="24"/>
          <w:szCs w:val="24"/>
          <w:lang w:val="en-US"/>
        </w:rPr>
        <w:br/>
      </w:r>
    </w:p>
    <w:p w14:paraId="10444C00" w14:textId="13D52EE5" w:rsidR="008F2F5D" w:rsidRPr="00B84951" w:rsidRDefault="008F2F5D" w:rsidP="008F2F5D">
      <w:pPr>
        <w:pStyle w:val="ListParagraph"/>
        <w:numPr>
          <w:ilvl w:val="3"/>
          <w:numId w:val="27"/>
        </w:numPr>
        <w:shd w:val="clear" w:color="auto" w:fill="FFFFFF"/>
        <w:spacing w:after="120"/>
        <w:ind w:right="580"/>
        <w:jc w:val="left"/>
        <w:rPr>
          <w:rFonts w:ascii="David" w:hAnsi="David" w:cs="David"/>
          <w:b/>
          <w:bCs/>
          <w:sz w:val="24"/>
          <w:szCs w:val="24"/>
          <w:lang w:val="en-US"/>
        </w:rPr>
      </w:pPr>
      <w:r w:rsidRPr="00B84951">
        <w:rPr>
          <w:rFonts w:ascii="David" w:hAnsi="David" w:cs="David"/>
          <w:b/>
          <w:bCs/>
          <w:sz w:val="24"/>
          <w:szCs w:val="24"/>
          <w:lang w:val="en-US"/>
        </w:rPr>
        <w:t xml:space="preserve">The Challenge (Time Smearing): </w:t>
      </w:r>
      <w:r w:rsidRPr="00B84951">
        <w:rPr>
          <w:rFonts w:ascii="David" w:hAnsi="David" w:cs="David"/>
          <w:sz w:val="24"/>
          <w:szCs w:val="24"/>
          <w:lang w:val="en-US"/>
        </w:rPr>
        <w:t>While increasing the window size (N) improves frequency precision, it introduces "Time Smearing." A large window makes it difficult to detect the exact transition points between bits (the Baud Rate timing), as the window may overlap across two different bit periods, corrupting the data.</w:t>
      </w:r>
    </w:p>
    <w:p w14:paraId="39338BD9" w14:textId="77777777" w:rsidR="008F2F5D" w:rsidRPr="00B84951" w:rsidRDefault="00044F15" w:rsidP="00BB302D">
      <w:pPr>
        <w:shd w:val="clear" w:color="auto" w:fill="FFFFFF"/>
        <w:spacing w:after="120"/>
        <w:ind w:left="1352" w:right="580"/>
        <w:jc w:val="left"/>
        <w:rPr>
          <w:rFonts w:ascii="David" w:hAnsi="David" w:cs="David"/>
          <w:sz w:val="24"/>
          <w:szCs w:val="24"/>
          <w:rtl/>
          <w:lang w:val="en-US"/>
        </w:rPr>
      </w:pPr>
      <w:r w:rsidRPr="00B84951">
        <w:rPr>
          <w:rFonts w:ascii="David" w:hAnsi="David" w:cs="David"/>
          <w:b/>
          <w:bCs/>
          <w:sz w:val="24"/>
          <w:szCs w:val="24"/>
          <w:lang w:val="en-US"/>
        </w:rPr>
        <w:t>The Solution:</w:t>
      </w:r>
      <w:r w:rsidRPr="00B84951">
        <w:rPr>
          <w:rFonts w:ascii="David" w:hAnsi="David" w:cs="David"/>
          <w:sz w:val="24"/>
          <w:szCs w:val="24"/>
          <w:lang w:val="en-US"/>
        </w:rPr>
        <w:t xml:space="preserve"> </w:t>
      </w:r>
      <w:r w:rsidR="008F2F5D" w:rsidRPr="00B84951">
        <w:rPr>
          <w:rFonts w:ascii="David" w:hAnsi="David" w:cs="David"/>
          <w:sz w:val="24"/>
          <w:szCs w:val="24"/>
          <w:lang w:val="en-US"/>
        </w:rPr>
        <w:t xml:space="preserve">To maintain a small, responsive window while ensuring reliability, we implemented a </w:t>
      </w:r>
      <w:r w:rsidR="008F2F5D" w:rsidRPr="00B84951">
        <w:rPr>
          <w:rFonts w:ascii="David" w:hAnsi="David" w:cs="David"/>
          <w:b/>
          <w:bCs/>
          <w:sz w:val="24"/>
          <w:szCs w:val="24"/>
          <w:lang w:val="en-US"/>
        </w:rPr>
        <w:t>Frequency Bins (Buckets)</w:t>
      </w:r>
      <w:r w:rsidR="008F2F5D" w:rsidRPr="00B84951">
        <w:rPr>
          <w:rFonts w:ascii="David" w:hAnsi="David" w:cs="David"/>
          <w:sz w:val="24"/>
          <w:szCs w:val="24"/>
          <w:lang w:val="en-US"/>
        </w:rPr>
        <w:t xml:space="preserve"> approach. Instead of searching for a single peak, we defined an energy "bucket" around the target bin. Averaging the energy within these buckets made the initial 18kHz/20kHz system robust against environmental noise and hardware variance.</w:t>
      </w:r>
    </w:p>
    <w:p w14:paraId="00EA312F" w14:textId="702AE8D8" w:rsidR="00044F15" w:rsidRPr="00B84951" w:rsidRDefault="00044F15" w:rsidP="00BB302D">
      <w:pPr>
        <w:pStyle w:val="ListParagraph"/>
        <w:shd w:val="clear" w:color="auto" w:fill="FFFFFF"/>
        <w:spacing w:after="120"/>
        <w:ind w:left="1352" w:right="580"/>
        <w:jc w:val="left"/>
        <w:rPr>
          <w:rFonts w:ascii="David" w:hAnsi="David" w:cs="David"/>
          <w:sz w:val="24"/>
          <w:szCs w:val="24"/>
          <w:lang w:val="en-US"/>
        </w:rPr>
      </w:pPr>
      <m:oMathPara>
        <m:oMathParaPr>
          <m:jc m:val="left"/>
        </m:oMathParaPr>
        <m:oMath>
          <m:r>
            <w:rPr>
              <w:rFonts w:ascii="Cambria Math" w:hAnsi="Cambria Math" w:cs="David"/>
              <w:sz w:val="24"/>
              <w:szCs w:val="24"/>
              <w:lang w:val="en-US"/>
            </w:rPr>
            <m:t>Target Bin=round</m:t>
          </m:r>
          <m:d>
            <m:dPr>
              <m:ctrlPr>
                <w:rPr>
                  <w:rFonts w:ascii="Cambria Math" w:hAnsi="Cambria Math" w:cs="David"/>
                  <w:i/>
                  <w:sz w:val="24"/>
                  <w:szCs w:val="24"/>
                  <w:lang w:val="en-US"/>
                </w:rPr>
              </m:ctrlPr>
            </m:dPr>
            <m:e>
              <m:f>
                <m:fPr>
                  <m:ctrlPr>
                    <w:rPr>
                      <w:rFonts w:ascii="Cambria Math" w:hAnsi="Cambria Math" w:cs="David"/>
                      <w:i/>
                      <w:sz w:val="24"/>
                      <w:szCs w:val="24"/>
                      <w:lang w:val="en-US"/>
                    </w:rPr>
                  </m:ctrlPr>
                </m:fPr>
                <m:num>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target</m:t>
                      </m:r>
                    </m:sub>
                  </m:sSub>
                  <m:r>
                    <w:rPr>
                      <w:rFonts w:ascii="Cambria Math" w:hAnsi="Cambria Math" w:cs="David"/>
                      <w:sz w:val="24"/>
                      <w:szCs w:val="24"/>
                      <w:lang w:val="en-US"/>
                    </w:rPr>
                    <m:t>*N</m:t>
                  </m:r>
                </m:num>
                <m:den>
                  <m:sSub>
                    <m:sSubPr>
                      <m:ctrlPr>
                        <w:rPr>
                          <w:rFonts w:ascii="Cambria Math" w:hAnsi="Cambria Math" w:cs="David"/>
                          <w:i/>
                          <w:sz w:val="24"/>
                          <w:szCs w:val="24"/>
                          <w:lang w:val="en-US"/>
                        </w:rPr>
                      </m:ctrlPr>
                    </m:sSubPr>
                    <m:e>
                      <m:r>
                        <w:rPr>
                          <w:rFonts w:ascii="Cambria Math" w:hAnsi="Cambria Math" w:cs="David"/>
                          <w:sz w:val="24"/>
                          <w:szCs w:val="24"/>
                          <w:lang w:val="en-US"/>
                        </w:rPr>
                        <m:t>f</m:t>
                      </m:r>
                    </m:e>
                    <m:sub>
                      <m:r>
                        <w:rPr>
                          <w:rFonts w:ascii="Cambria Math" w:hAnsi="Cambria Math" w:cs="David"/>
                          <w:sz w:val="24"/>
                          <w:szCs w:val="24"/>
                          <w:lang w:val="en-US"/>
                        </w:rPr>
                        <m:t>s</m:t>
                      </m:r>
                    </m:sub>
                  </m:sSub>
                </m:den>
              </m:f>
            </m:e>
          </m:d>
          <m:r>
            <m:rPr>
              <m:sty m:val="p"/>
            </m:rPr>
            <w:rPr>
              <w:rFonts w:ascii="Cambria Math" w:hAnsi="Cambria Math" w:cs="David"/>
              <w:sz w:val="24"/>
              <w:szCs w:val="24"/>
              <w:lang w:val="en-US"/>
            </w:rPr>
            <w:br/>
          </m:r>
        </m:oMath>
      </m:oMathPara>
      <w:r w:rsidRPr="00B84951">
        <w:rPr>
          <w:rFonts w:ascii="David" w:hAnsi="David" w:cs="David"/>
          <w:sz w:val="24"/>
          <w:szCs w:val="24"/>
          <w:lang w:val="en-US"/>
        </w:rPr>
        <w:t>Averaging the energy within these buckets makes the system robust against slight frequency drifts caused by environmental noise or hardware variance.</w:t>
      </w:r>
    </w:p>
    <w:p w14:paraId="09A01C6B" w14:textId="04CD29E2" w:rsidR="0063023D" w:rsidRPr="00B84951" w:rsidRDefault="00044F15" w:rsidP="0063023D">
      <w:pPr>
        <w:pStyle w:val="ListParagraph"/>
        <w:numPr>
          <w:ilvl w:val="3"/>
          <w:numId w:val="27"/>
        </w:numPr>
        <w:shd w:val="clear" w:color="auto" w:fill="FFFFFF"/>
        <w:spacing w:after="120"/>
        <w:ind w:right="580"/>
        <w:jc w:val="left"/>
        <w:rPr>
          <w:rFonts w:ascii="David" w:hAnsi="David" w:cs="David"/>
          <w:sz w:val="24"/>
          <w:szCs w:val="24"/>
          <w:lang w:val="en-US"/>
        </w:rPr>
      </w:pPr>
      <w:r w:rsidRPr="00B84951">
        <w:rPr>
          <w:rFonts w:ascii="David" w:hAnsi="David" w:cs="David"/>
          <w:b/>
          <w:bCs/>
          <w:sz w:val="24"/>
          <w:szCs w:val="24"/>
          <w:lang w:val="en-US"/>
        </w:rPr>
        <w:t>Timing Synchronization and Clock Drift</w:t>
      </w:r>
      <w:r w:rsidRPr="00B84951">
        <w:rPr>
          <w:rFonts w:ascii="David" w:hAnsi="David" w:cs="David"/>
          <w:b/>
          <w:bCs/>
          <w:sz w:val="24"/>
          <w:szCs w:val="24"/>
          <w:lang w:val="en-US"/>
        </w:rPr>
        <w:br/>
        <w:t>The Challenge:</w:t>
      </w:r>
      <w:r w:rsidRPr="00B84951">
        <w:rPr>
          <w:rFonts w:ascii="David" w:hAnsi="David" w:cs="David"/>
          <w:sz w:val="24"/>
          <w:szCs w:val="24"/>
          <w:lang w:val="en-US"/>
        </w:rPr>
        <w:t xml:space="preserve"> We observed that even between identical devices (e.g., two Galaxy A36 units), there are minor variations in the hardware's internal sampling rate. This Clock Drift causes the receiver's frame timing to gradually desync from the transmitter, eventually leading to packet corruption and CRC failure.</w:t>
      </w:r>
      <w:r w:rsidRPr="00B84951">
        <w:rPr>
          <w:rFonts w:ascii="David" w:hAnsi="David" w:cs="David"/>
          <w:b/>
          <w:bCs/>
          <w:sz w:val="24"/>
          <w:szCs w:val="24"/>
          <w:lang w:val="en-US"/>
        </w:rPr>
        <w:br/>
      </w:r>
      <w:r w:rsidR="0063023D" w:rsidRPr="00B84951">
        <w:rPr>
          <w:rFonts w:ascii="David" w:hAnsi="David" w:cs="David"/>
          <w:b/>
          <w:bCs/>
          <w:sz w:val="24"/>
          <w:szCs w:val="24"/>
          <w:lang w:val="en-US"/>
        </w:rPr>
        <w:t xml:space="preserve">The Solution: </w:t>
      </w:r>
      <w:r w:rsidR="0063023D" w:rsidRPr="00B84951">
        <w:rPr>
          <w:rFonts w:ascii="David" w:hAnsi="David" w:cs="David"/>
          <w:sz w:val="24"/>
          <w:szCs w:val="24"/>
          <w:lang w:val="en-US"/>
        </w:rPr>
        <w:t>We developed a "Symbol-Based Forgiving Synchronization" mechanism. Instead of relying on a single FFT frame, the system accumulates detection counts for a specific frequency. A Symbol is pushed to the decoder only after it has been consistently detected for 80% of its expected duration (based on the 10 Baud rate). This prevents "false triggers" from transient noise and handles minor clock drift between devices</w:t>
      </w:r>
      <w:r w:rsidR="008F2F5D" w:rsidRPr="00B84951">
        <w:rPr>
          <w:rFonts w:ascii="David" w:hAnsi="David" w:cs="David"/>
          <w:sz w:val="24"/>
          <w:szCs w:val="24"/>
          <w:rtl/>
          <w:lang w:val="en-US"/>
        </w:rPr>
        <w:t xml:space="preserve"> </w:t>
      </w:r>
    </w:p>
    <w:p w14:paraId="6D3CBC57" w14:textId="0156C9FF" w:rsidR="00806025" w:rsidRPr="0013549C" w:rsidRDefault="00505246" w:rsidP="0024736B">
      <w:pPr>
        <w:pStyle w:val="ListParagraph"/>
        <w:numPr>
          <w:ilvl w:val="3"/>
          <w:numId w:val="27"/>
        </w:numPr>
        <w:shd w:val="clear" w:color="auto" w:fill="FFFFFF"/>
        <w:spacing w:after="0"/>
        <w:ind w:left="1354" w:right="580"/>
        <w:jc w:val="left"/>
        <w:rPr>
          <w:rFonts w:ascii="David" w:eastAsia="Times New Roman" w:hAnsi="David" w:cs="David"/>
          <w:sz w:val="24"/>
          <w:szCs w:val="24"/>
          <w:rtl/>
          <w:lang w:val="en-US"/>
        </w:rPr>
      </w:pPr>
      <w:r w:rsidRPr="00505246">
        <w:rPr>
          <w:rFonts w:ascii="David" w:hAnsi="David" w:cs="David"/>
          <w:b/>
          <w:bCs/>
          <w:sz w:val="24"/>
          <w:szCs w:val="24"/>
          <w:lang w:val="en-US"/>
        </w:rPr>
        <w:t>Bandwidth</w:t>
      </w:r>
      <w:r w:rsidRPr="00B84951">
        <w:rPr>
          <w:rFonts w:ascii="David" w:hAnsi="David" w:cs="David"/>
          <w:sz w:val="24"/>
          <w:szCs w:val="24"/>
          <w:lang w:val="en-US"/>
        </w:rPr>
        <w:t xml:space="preserve"> </w:t>
      </w:r>
      <w:r>
        <w:rPr>
          <w:rFonts w:ascii="David" w:hAnsi="David" w:cs="David"/>
          <w:b/>
          <w:bCs/>
          <w:sz w:val="24"/>
          <w:szCs w:val="24"/>
          <w:lang w:val="en-US"/>
        </w:rPr>
        <w:t>Optimization</w:t>
      </w:r>
      <w:r w:rsidR="00044F15" w:rsidRPr="00B84951">
        <w:rPr>
          <w:rFonts w:ascii="David" w:hAnsi="David" w:cs="David"/>
          <w:b/>
          <w:bCs/>
          <w:sz w:val="24"/>
          <w:szCs w:val="24"/>
          <w:lang w:val="en-US"/>
        </w:rPr>
        <w:t xml:space="preserve"> and Signal-to-Noise Ratio (SNR)</w:t>
      </w:r>
      <w:r w:rsidR="00044F15" w:rsidRPr="00B84951">
        <w:rPr>
          <w:rFonts w:ascii="David" w:hAnsi="David" w:cs="David"/>
          <w:sz w:val="24"/>
          <w:szCs w:val="24"/>
          <w:lang w:val="en-US"/>
        </w:rPr>
        <w:br/>
      </w:r>
      <w:r w:rsidR="00044F15" w:rsidRPr="00B84951">
        <w:rPr>
          <w:rFonts w:ascii="David" w:hAnsi="David" w:cs="David"/>
          <w:b/>
          <w:bCs/>
          <w:sz w:val="24"/>
          <w:szCs w:val="24"/>
          <w:lang w:val="en-US"/>
        </w:rPr>
        <w:t xml:space="preserve">The Challenge: </w:t>
      </w:r>
      <w:r w:rsidR="00044F15" w:rsidRPr="00B84951">
        <w:rPr>
          <w:rFonts w:ascii="David" w:hAnsi="David" w:cs="David"/>
          <w:sz w:val="24"/>
          <w:szCs w:val="24"/>
          <w:lang w:val="en-US"/>
        </w:rPr>
        <w:t xml:space="preserve">At frequencies of </w:t>
      </w:r>
      <m:oMath>
        <m:r>
          <w:rPr>
            <w:rFonts w:ascii="Cambria Math" w:hAnsi="Cambria Math" w:cs="David"/>
            <w:sz w:val="24"/>
            <w:szCs w:val="24"/>
            <w:lang w:val="en-US"/>
          </w:rPr>
          <m:t xml:space="preserve">20kHz </m:t>
        </m:r>
      </m:oMath>
      <w:r w:rsidR="00044F15" w:rsidRPr="00B84951">
        <w:rPr>
          <w:rFonts w:ascii="David" w:hAnsi="David" w:cs="David"/>
          <w:sz w:val="24"/>
          <w:szCs w:val="24"/>
          <w:lang w:val="en-US"/>
        </w:rPr>
        <w:t>and above, the frequency response of the A36 devices drops sharply, causing the signal to be overwhelmed by ambient white noise.</w:t>
      </w:r>
      <w:r w:rsidR="00044F15" w:rsidRPr="00B84951">
        <w:rPr>
          <w:rFonts w:ascii="David" w:hAnsi="David" w:cs="David"/>
          <w:b/>
          <w:bCs/>
          <w:sz w:val="24"/>
          <w:szCs w:val="24"/>
          <w:lang w:val="en-US"/>
        </w:rPr>
        <w:br/>
      </w:r>
      <w:r w:rsidR="00044F15" w:rsidRPr="00B84951">
        <w:rPr>
          <w:rFonts w:ascii="David" w:hAnsi="David" w:cs="David"/>
          <w:b/>
          <w:bCs/>
          <w:sz w:val="24"/>
          <w:szCs w:val="24"/>
          <w:lang w:val="en-US"/>
        </w:rPr>
        <w:lastRenderedPageBreak/>
        <w:t xml:space="preserve">The </w:t>
      </w:r>
      <w:r w:rsidR="00B84951" w:rsidRPr="00B84951">
        <w:rPr>
          <w:rFonts w:ascii="David" w:hAnsi="David" w:cs="David"/>
          <w:b/>
          <w:bCs/>
          <w:sz w:val="24"/>
          <w:szCs w:val="24"/>
          <w:lang w:val="en-US"/>
        </w:rPr>
        <w:t>Solution</w:t>
      </w:r>
      <w:r w:rsidR="00B84951" w:rsidRPr="00B84951">
        <w:rPr>
          <w:rFonts w:ascii="David" w:hAnsi="David" w:cs="David" w:hint="cs"/>
          <w:b/>
          <w:bCs/>
          <w:sz w:val="24"/>
          <w:szCs w:val="24"/>
          <w:rtl/>
          <w:lang w:val="en-US"/>
        </w:rPr>
        <w:t xml:space="preserve">: </w:t>
      </w:r>
      <w:r w:rsidR="00B84951" w:rsidRPr="003F1C8E">
        <w:rPr>
          <w:rFonts w:ascii="David" w:hAnsi="David" w:cs="David"/>
          <w:sz w:val="24"/>
          <w:szCs w:val="24"/>
          <w:lang w:val="en-US"/>
        </w:rPr>
        <w:t>We</w:t>
      </w:r>
      <w:r w:rsidR="00806025" w:rsidRPr="0013549C">
        <w:rPr>
          <w:rFonts w:ascii="David" w:hAnsi="David" w:cs="David"/>
          <w:sz w:val="24"/>
          <w:szCs w:val="24"/>
          <w:lang w:val="en-US"/>
        </w:rPr>
        <w:t xml:space="preserve"> optimized the operational bandwidth to the 17,000Hz – 19,700Hz range. While hardware response drops at higher frequencies, this wider 2.7kHz bandwidth is necessary to provide enough separation between the 16 channels, ensuring that each "symbol bucket" does not overlap with its neighbor (Inter-Channel Interference)</w:t>
      </w:r>
    </w:p>
    <w:p w14:paraId="4B4EBF6B" w14:textId="77777777" w:rsidR="008F2F5D" w:rsidRPr="0013549C" w:rsidRDefault="008F2F5D" w:rsidP="008F2F5D">
      <w:pPr>
        <w:pStyle w:val="ListParagraph"/>
        <w:numPr>
          <w:ilvl w:val="3"/>
          <w:numId w:val="27"/>
        </w:numPr>
        <w:shd w:val="clear" w:color="auto" w:fill="FFFFFF"/>
        <w:spacing w:after="0"/>
        <w:ind w:left="1354" w:right="580"/>
        <w:jc w:val="left"/>
        <w:rPr>
          <w:rFonts w:ascii="David" w:eastAsia="Times New Roman" w:hAnsi="David" w:cs="David"/>
          <w:sz w:val="24"/>
          <w:szCs w:val="24"/>
          <w:lang w:val="en-US"/>
        </w:rPr>
      </w:pPr>
      <w:r w:rsidRPr="0013549C">
        <w:rPr>
          <w:rFonts w:ascii="David" w:eastAsia="Times New Roman" w:hAnsi="David" w:cs="David"/>
          <w:b/>
          <w:bCs/>
          <w:sz w:val="24"/>
          <w:szCs w:val="24"/>
          <w:lang w:val="en-US"/>
        </w:rPr>
        <w:t>Hardware Constraints:</w:t>
      </w:r>
      <w:r w:rsidRPr="0013549C">
        <w:rPr>
          <w:rFonts w:ascii="David" w:eastAsia="Times New Roman" w:hAnsi="David" w:cs="David"/>
          <w:sz w:val="24"/>
          <w:szCs w:val="24"/>
          <w:rtl/>
        </w:rPr>
        <w:t xml:space="preserve"> </w:t>
      </w:r>
      <w:r w:rsidRPr="0013549C">
        <w:rPr>
          <w:rFonts w:ascii="David" w:eastAsia="Times New Roman" w:hAnsi="David" w:cs="David"/>
          <w:sz w:val="24"/>
          <w:szCs w:val="24"/>
          <w:lang w:val="en-US"/>
        </w:rPr>
        <w:t>Despite the success of the "Buckets" approach, testing revealed that many mobile devices have a sharp drop in microphone sensitivity at 20kHz, leading to inconsistent results. Furthermore, the binary (0/1) approach offered limited throughput.</w:t>
      </w:r>
    </w:p>
    <w:p w14:paraId="27123C6C" w14:textId="08158B3A" w:rsidR="008F2F5D" w:rsidRPr="00114C71" w:rsidRDefault="003566EB" w:rsidP="00BC1556">
      <w:pPr>
        <w:pStyle w:val="ListParagraph"/>
        <w:shd w:val="clear" w:color="auto" w:fill="FFFFFF"/>
        <w:spacing w:after="0"/>
        <w:ind w:left="1354" w:right="580"/>
        <w:rPr>
          <w:rFonts w:ascii="David" w:eastAsia="Times New Roman" w:hAnsi="David" w:cs="David"/>
          <w:sz w:val="24"/>
          <w:szCs w:val="24"/>
          <w:lang w:val="en-US"/>
        </w:rPr>
      </w:pPr>
      <w:r w:rsidRPr="0013549C">
        <w:rPr>
          <w:rFonts w:ascii="David" w:hAnsi="David" w:cs="David"/>
          <w:b/>
          <w:bCs/>
          <w:sz w:val="24"/>
          <w:szCs w:val="24"/>
          <w:lang w:val="en-US"/>
        </w:rPr>
        <w:t xml:space="preserve">The </w:t>
      </w:r>
      <w:r w:rsidR="00BC1556" w:rsidRPr="0013549C">
        <w:rPr>
          <w:rFonts w:ascii="David" w:hAnsi="David" w:cs="David"/>
          <w:b/>
          <w:bCs/>
          <w:sz w:val="24"/>
          <w:szCs w:val="24"/>
          <w:lang w:val="en-US"/>
        </w:rPr>
        <w:t>Solution</w:t>
      </w:r>
      <w:r w:rsidR="00BC1556" w:rsidRPr="0013549C">
        <w:rPr>
          <w:rFonts w:ascii="David" w:hAnsi="David" w:cs="David"/>
          <w:b/>
          <w:bCs/>
          <w:sz w:val="24"/>
          <w:szCs w:val="24"/>
          <w:rtl/>
          <w:lang w:val="en-US"/>
        </w:rPr>
        <w:t xml:space="preserve">: </w:t>
      </w:r>
      <w:r w:rsidR="00BC1556" w:rsidRPr="00114C71">
        <w:rPr>
          <w:rFonts w:ascii="David" w:hAnsi="David" w:cs="David"/>
          <w:sz w:val="24"/>
          <w:szCs w:val="24"/>
          <w:lang w:val="en-US"/>
        </w:rPr>
        <w:t>To</w:t>
      </w:r>
      <w:r w:rsidR="008F2F5D" w:rsidRPr="0013549C">
        <w:rPr>
          <w:rFonts w:ascii="David" w:eastAsia="Times New Roman" w:hAnsi="David" w:cs="David"/>
          <w:sz w:val="24"/>
          <w:szCs w:val="24"/>
          <w:lang w:val="en-US"/>
        </w:rPr>
        <w:t xml:space="preserve"> overcome this, we evolved the system to </w:t>
      </w:r>
      <w:r w:rsidR="008F2F5D" w:rsidRPr="00114C71">
        <w:rPr>
          <w:rFonts w:ascii="David" w:eastAsia="Times New Roman" w:hAnsi="David" w:cs="David"/>
          <w:sz w:val="24"/>
          <w:szCs w:val="24"/>
          <w:lang w:val="en-US"/>
        </w:rPr>
        <w:t>16-MFSK. By utilizing 16 distinct frequencies within a more stable acoustic range (17kHz – 19.7kHz), we quadrupled the data rate (4 bits per symbol) and avoided the hardware limitations of the 20kHz ceiling. This transition leveraged our "Buckets" logic to manage 16 simultaneous channels with high precision and zero cross-channel interference.</w:t>
      </w:r>
    </w:p>
    <w:p w14:paraId="0C7EA449" w14:textId="094BB745" w:rsidR="009B3FCB" w:rsidRPr="00114C71" w:rsidRDefault="009B3FCB" w:rsidP="00114C71">
      <w:pPr>
        <w:pStyle w:val="ListParagraph"/>
        <w:numPr>
          <w:ilvl w:val="3"/>
          <w:numId w:val="27"/>
        </w:numPr>
        <w:shd w:val="clear" w:color="auto" w:fill="FFFFFF"/>
        <w:spacing w:after="0"/>
        <w:ind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Network Layer – Symbol Alignment Lag in the FIFO Buffer</w:t>
      </w:r>
      <w:r w:rsidRPr="00114C71">
        <w:rPr>
          <w:rFonts w:ascii="David" w:eastAsia="Times New Roman" w:hAnsi="David" w:cs="David"/>
          <w:sz w:val="24"/>
          <w:szCs w:val="24"/>
          <w:lang w:val="en-US"/>
        </w:rPr>
        <w:t>:</w:t>
      </w:r>
      <w:r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The receiver experienced a consistent "one-packet lag," processing and responding to an incoming frame (such as a Handshake or ACK) only after the transmitter had already initiated the subsequent transmission</w:t>
      </w:r>
      <w:r w:rsidR="009C670B">
        <w:rPr>
          <w:rFonts w:ascii="David" w:eastAsia="Times New Roman" w:hAnsi="David" w:cs="David"/>
          <w:sz w:val="24"/>
          <w:szCs w:val="24"/>
          <w:lang w:val="en-US"/>
        </w:rPr>
        <w:t>.</w:t>
      </w:r>
      <w:r w:rsidR="00F67015" w:rsidRPr="00114C71">
        <w:rPr>
          <w:rFonts w:ascii="David" w:eastAsia="Times New Roman" w:hAnsi="David" w:cs="David"/>
          <w:sz w:val="24"/>
          <w:szCs w:val="24"/>
          <w:lang w:val="en-US"/>
        </w:rPr>
        <w:br/>
      </w:r>
      <w:r w:rsidRPr="002F1F34">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The dispatcher’s frame-detection logic was refactored to scan the sliding window dynamically based on the expected physical boundaries of each packet type</w:t>
      </w:r>
    </w:p>
    <w:p w14:paraId="32757CA0" w14:textId="77777777" w:rsidR="009B3FCB" w:rsidRPr="002F1F34" w:rsidRDefault="009B3FCB" w:rsidP="00114C71">
      <w:pPr>
        <w:pStyle w:val="ListParagraph"/>
        <w:numPr>
          <w:ilvl w:val="3"/>
          <w:numId w:val="27"/>
        </w:numPr>
        <w:shd w:val="clear" w:color="auto" w:fill="FFFFFF"/>
        <w:spacing w:after="0"/>
        <w:ind w:right="580"/>
        <w:jc w:val="left"/>
        <w:rPr>
          <w:rFonts w:ascii="David" w:eastAsia="Times New Roman" w:hAnsi="David" w:cs="David"/>
          <w:b/>
          <w:bCs/>
          <w:sz w:val="24"/>
          <w:szCs w:val="24"/>
          <w:lang w:val="en-US"/>
        </w:rPr>
      </w:pPr>
      <w:r w:rsidRPr="002F1F34">
        <w:rPr>
          <w:rFonts w:ascii="David" w:eastAsia="Times New Roman" w:hAnsi="David" w:cs="David"/>
          <w:b/>
          <w:bCs/>
          <w:sz w:val="24"/>
          <w:szCs w:val="24"/>
          <w:lang w:val="en-US"/>
        </w:rPr>
        <w:t>Link Layer – Stop-and-Wait Timeout and Listening Window Optimization</w:t>
      </w:r>
    </w:p>
    <w:p w14:paraId="603AD82B"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When attempting to stream sequential datasets (e.g., a multi-packet file transfer of up to 254 packets), the protocol suffered from massive dead-time or collapsed into infinite retransmission loops. Because the architecture implements an asynchronous Stop-and-Wait mechanism—where the transmitter initiates background audio playback and concurrently fires a thread-sleep timer—the legacy 2-second worker delay created a severe timing bottleneck at 10 Baud.</w:t>
      </w:r>
    </w:p>
    <w:p w14:paraId="4C83E5D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7B15BC2D"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A standard Data packet requires exactly 1.6 seconds of physical airtime. A 2-second timeout left a microscopic 0.4-second window for the remote device to capture the packet, process it, and reply. Since a fast ACK frame (10 symbols) requires 1.0 second to play, it was consistently truncated by the transmitter's premature timeout, causing corrupted checksums and triggering redundant, cascading retries.</w:t>
      </w:r>
    </w:p>
    <w:p w14:paraId="0BE0FE5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18A09F9" w14:textId="5F0D0DFF"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r w:rsidRPr="00E047E0">
        <w:rPr>
          <w:rFonts w:ascii="David" w:eastAsia="Times New Roman" w:hAnsi="David" w:cs="David"/>
          <w:b/>
          <w:bCs/>
          <w:sz w:val="24"/>
          <w:szCs w:val="24"/>
          <w:lang w:val="en-US"/>
        </w:rPr>
        <w:t>The Solution</w:t>
      </w:r>
      <w:r w:rsidRPr="00114C71">
        <w:rPr>
          <w:rFonts w:ascii="David" w:eastAsia="Times New Roman" w:hAnsi="David" w:cs="David"/>
          <w:sz w:val="24"/>
          <w:szCs w:val="24"/>
          <w:lang w:val="en-US"/>
        </w:rPr>
        <w:t>: We optimized the thread’s sleep intervals to perfectly align with the physical acoustics of the 10 Baud environment. The data packet transmission delay was tuned to exactly 2700ms. This precise allocation breaks down into:</w:t>
      </w:r>
    </w:p>
    <w:p w14:paraId="37AD8267"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1670874E"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1.6 seconds for local background audio execution.</w:t>
      </w:r>
    </w:p>
    <w:p w14:paraId="760385A9"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2BABCB" w14:textId="2A23ABB6" w:rsidR="009B3FCB" w:rsidRPr="00114C71" w:rsidRDefault="00E047E0"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Pr>
          <w:rFonts w:ascii="David" w:eastAsia="Times New Roman" w:hAnsi="David" w:cs="David"/>
          <w:sz w:val="24"/>
          <w:szCs w:val="24"/>
          <w:lang w:val="en-US"/>
        </w:rPr>
        <w:t xml:space="preserve">1.0 </w:t>
      </w:r>
      <w:r w:rsidR="009B3FCB" w:rsidRPr="00114C71">
        <w:rPr>
          <w:rFonts w:ascii="David" w:eastAsia="Times New Roman" w:hAnsi="David" w:cs="David"/>
          <w:sz w:val="24"/>
          <w:szCs w:val="24"/>
          <w:lang w:val="en-US"/>
        </w:rPr>
        <w:t>second of a dedicated, uninterrupted listening window to completely capture the incoming remote ACK.</w:t>
      </w:r>
    </w:p>
    <w:p w14:paraId="266A46EA"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562F5361" w14:textId="77777777" w:rsidR="009B3FCB" w:rsidRPr="00114C71" w:rsidRDefault="009B3FCB" w:rsidP="00DF140B">
      <w:pPr>
        <w:pStyle w:val="ListParagraph"/>
        <w:numPr>
          <w:ilvl w:val="0"/>
          <w:numId w:val="50"/>
        </w:numPr>
        <w:shd w:val="clear" w:color="auto" w:fill="FFFFFF"/>
        <w:spacing w:after="0"/>
        <w:ind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100ms Guard Interval to allow local multipath reflections (room echoes) to fully decay before shifting protocol states.</w:t>
      </w:r>
    </w:p>
    <w:p w14:paraId="709E8654" w14:textId="77777777" w:rsidR="009B3FCB" w:rsidRPr="00114C71" w:rsidRDefault="009B3FCB" w:rsidP="00114C71">
      <w:pPr>
        <w:pStyle w:val="ListParagraph"/>
        <w:shd w:val="clear" w:color="auto" w:fill="FFFFFF"/>
        <w:spacing w:after="0"/>
        <w:ind w:left="1352" w:right="580"/>
        <w:jc w:val="left"/>
        <w:rPr>
          <w:rFonts w:ascii="David" w:eastAsia="Times New Roman" w:hAnsi="David" w:cs="David"/>
          <w:sz w:val="24"/>
          <w:szCs w:val="24"/>
          <w:lang w:val="en-US"/>
        </w:rPr>
      </w:pPr>
    </w:p>
    <w:p w14:paraId="0071E534" w14:textId="77777777" w:rsidR="009B3FCB" w:rsidRPr="00114C71" w:rsidRDefault="009B3FCB" w:rsidP="009B3FCB">
      <w:pPr>
        <w:pStyle w:val="ListParagraph"/>
        <w:shd w:val="clear" w:color="auto" w:fill="FFFFFF"/>
        <w:spacing w:after="0"/>
        <w:ind w:left="1352" w:right="580"/>
        <w:jc w:val="left"/>
        <w:rPr>
          <w:rFonts w:ascii="David" w:eastAsia="Times New Roman" w:hAnsi="David" w:cs="David"/>
          <w:sz w:val="24"/>
          <w:szCs w:val="24"/>
          <w:lang w:val="en-US"/>
        </w:rPr>
      </w:pPr>
      <w:r w:rsidRPr="00114C71">
        <w:rPr>
          <w:rFonts w:ascii="David" w:eastAsia="Times New Roman" w:hAnsi="David" w:cs="David"/>
          <w:sz w:val="24"/>
          <w:szCs w:val="24"/>
          <w:lang w:val="en-US"/>
        </w:rPr>
        <w:t>This optimization minimizes idle dead-time while providing robust channel availability for control signaling.</w:t>
      </w:r>
    </w:p>
    <w:p w14:paraId="71C00317" w14:textId="77777777" w:rsidR="009B3FCB" w:rsidRPr="00DF140B" w:rsidRDefault="009B3FCB" w:rsidP="00F152E3">
      <w:pPr>
        <w:pStyle w:val="ListParagraph"/>
        <w:numPr>
          <w:ilvl w:val="3"/>
          <w:numId w:val="27"/>
        </w:numPr>
        <w:shd w:val="clear" w:color="auto" w:fill="FFFFFF"/>
        <w:spacing w:after="0"/>
        <w:ind w:left="994" w:right="580"/>
        <w:jc w:val="left"/>
        <w:rPr>
          <w:rFonts w:ascii="David" w:eastAsia="Times New Roman" w:hAnsi="David" w:cs="David"/>
          <w:b/>
          <w:bCs/>
          <w:sz w:val="24"/>
          <w:szCs w:val="24"/>
          <w:lang w:val="en-US"/>
        </w:rPr>
        <w:pPrChange w:id="270" w:author="Yoni Grinberg" w:date="2026-06-22T12:25:00Z" w16du:dateUtc="2026-06-22T09:25:00Z">
          <w:pPr>
            <w:pStyle w:val="ListParagraph"/>
            <w:numPr>
              <w:ilvl w:val="3"/>
              <w:numId w:val="27"/>
            </w:numPr>
            <w:shd w:val="clear" w:color="auto" w:fill="FFFFFF"/>
            <w:spacing w:after="0"/>
            <w:ind w:left="1352" w:right="580" w:hanging="360"/>
            <w:jc w:val="left"/>
          </w:pPr>
        </w:pPrChange>
      </w:pPr>
      <w:r w:rsidRPr="00DF140B">
        <w:rPr>
          <w:rFonts w:ascii="David" w:eastAsia="Times New Roman" w:hAnsi="David" w:cs="David"/>
          <w:b/>
          <w:bCs/>
          <w:sz w:val="24"/>
          <w:szCs w:val="24"/>
          <w:lang w:val="en-US"/>
        </w:rPr>
        <w:lastRenderedPageBreak/>
        <w:t>Physical/Application Layer Crossover – Asynchronous Audio Overlap on Packet Drop</w:t>
      </w:r>
    </w:p>
    <w:p w14:paraId="6E43898E" w14:textId="77777777" w:rsidR="009B3FCB" w:rsidRPr="00114C71" w:rsidRDefault="009B3FCB" w:rsidP="00F152E3">
      <w:pPr>
        <w:pStyle w:val="ListParagraph"/>
        <w:shd w:val="clear" w:color="auto" w:fill="FFFFFF"/>
        <w:spacing w:after="0"/>
        <w:ind w:left="994" w:right="580"/>
        <w:jc w:val="left"/>
        <w:rPr>
          <w:rFonts w:ascii="David" w:eastAsia="Times New Roman" w:hAnsi="David" w:cs="David"/>
          <w:sz w:val="24"/>
          <w:szCs w:val="24"/>
          <w:lang w:val="en-US"/>
        </w:rPr>
        <w:pPrChange w:id="271" w:author="Yoni Grinberg" w:date="2026-06-22T12:25:00Z" w16du:dateUtc="2026-06-22T09:25:00Z">
          <w:pPr>
            <w:pStyle w:val="ListParagraph"/>
            <w:shd w:val="clear" w:color="auto" w:fill="FFFFFF"/>
            <w:spacing w:after="0"/>
            <w:ind w:left="1352" w:right="580"/>
            <w:jc w:val="left"/>
          </w:pPr>
        </w:pPrChange>
      </w:pPr>
      <w:r w:rsidRPr="002F1F34">
        <w:rPr>
          <w:rFonts w:ascii="David" w:eastAsia="Times New Roman" w:hAnsi="David" w:cs="David"/>
          <w:b/>
          <w:bCs/>
          <w:sz w:val="24"/>
          <w:szCs w:val="24"/>
          <w:lang w:val="en-US"/>
        </w:rPr>
        <w:t>The Challenge</w:t>
      </w:r>
      <w:r w:rsidRPr="00114C71">
        <w:rPr>
          <w:rFonts w:ascii="David" w:eastAsia="Times New Roman" w:hAnsi="David" w:cs="David"/>
          <w:sz w:val="24"/>
          <w:szCs w:val="24"/>
          <w:lang w:val="en-US"/>
        </w:rPr>
        <w:t>: In high-noise environments where a specific data packet exhausted its maximum retry threshold (5 attempts) without receiving an ACK, the dispatcher is designed to drop the frame and immediately fetch the next packet from the queue. However, stress testing revealed that the packet immediately following a dropped frame would always arrive corrupted at the receiver.</w:t>
      </w:r>
    </w:p>
    <w:p w14:paraId="300104B3" w14:textId="77777777" w:rsidR="009B3FCB" w:rsidRPr="00114C71" w:rsidRDefault="009B3FCB" w:rsidP="00F152E3">
      <w:pPr>
        <w:pStyle w:val="ListParagraph"/>
        <w:shd w:val="clear" w:color="auto" w:fill="FFFFFF"/>
        <w:spacing w:after="0"/>
        <w:ind w:left="994" w:right="580"/>
        <w:jc w:val="left"/>
        <w:rPr>
          <w:rFonts w:ascii="David" w:eastAsia="Times New Roman" w:hAnsi="David" w:cs="David"/>
          <w:sz w:val="24"/>
          <w:szCs w:val="24"/>
          <w:lang w:val="en-US"/>
        </w:rPr>
        <w:pPrChange w:id="272" w:author="Yoni Grinberg" w:date="2026-06-22T12:25:00Z" w16du:dateUtc="2026-06-22T09:25:00Z">
          <w:pPr>
            <w:pStyle w:val="ListParagraph"/>
            <w:shd w:val="clear" w:color="auto" w:fill="FFFFFF"/>
            <w:spacing w:after="0"/>
            <w:ind w:left="1352" w:right="580"/>
            <w:jc w:val="left"/>
          </w:pPr>
        </w:pPrChange>
      </w:pPr>
    </w:p>
    <w:p w14:paraId="22D96E16" w14:textId="07608F3C" w:rsidR="00445DAF" w:rsidRDefault="009B3FCB" w:rsidP="00F152E3">
      <w:pPr>
        <w:shd w:val="clear" w:color="auto" w:fill="FFFFFF"/>
        <w:spacing w:after="0"/>
        <w:ind w:left="994" w:right="580"/>
        <w:jc w:val="left"/>
        <w:rPr>
          <w:rFonts w:ascii="David" w:eastAsia="Times New Roman" w:hAnsi="David" w:cs="David"/>
          <w:sz w:val="24"/>
          <w:szCs w:val="24"/>
          <w:lang w:val="en-US"/>
        </w:rPr>
        <w:pPrChange w:id="273" w:author="Yoni Grinberg" w:date="2026-06-22T12:25:00Z" w16du:dateUtc="2026-06-22T09:25:00Z">
          <w:pPr>
            <w:shd w:val="clear" w:color="auto" w:fill="FFFFFF"/>
            <w:spacing w:after="0"/>
            <w:ind w:left="1352" w:right="580"/>
            <w:jc w:val="left"/>
          </w:pPr>
        </w:pPrChange>
      </w:pPr>
      <w:r w:rsidRPr="00DF140B">
        <w:rPr>
          <w:rFonts w:ascii="David" w:eastAsia="Times New Roman" w:hAnsi="David" w:cs="David"/>
          <w:b/>
          <w:bCs/>
          <w:sz w:val="24"/>
          <w:szCs w:val="24"/>
          <w:lang w:val="en-US"/>
        </w:rPr>
        <w:t>The Solution</w:t>
      </w:r>
      <w:r w:rsidRPr="00132065">
        <w:rPr>
          <w:rFonts w:ascii="David" w:eastAsia="Times New Roman" w:hAnsi="David" w:cs="David"/>
          <w:sz w:val="24"/>
          <w:szCs w:val="24"/>
          <w:lang w:val="en-US"/>
        </w:rPr>
        <w:t>: The packet-dropping routing inside the thread was updated with an isolated 1700ms cleanup delay. This structural pause forces the worker loop to remain suspended until the background audio track of the failed 5th attempt finishes its 1.6-second physical playback cycle entirely. By injecting an intentional 100ms buffer of silence to clear the acoustic medium of lingering waves, the system guarantees a pristine, unpolluted acoustic channel before the next sequential data frame is launched into the air.</w:t>
      </w:r>
    </w:p>
    <w:p w14:paraId="23A8763A" w14:textId="77777777" w:rsidR="00132065" w:rsidRPr="00132065" w:rsidRDefault="00132065" w:rsidP="009B3FCB">
      <w:pPr>
        <w:shd w:val="clear" w:color="auto" w:fill="FFFFFF"/>
        <w:spacing w:after="0"/>
        <w:ind w:left="992" w:right="580"/>
        <w:jc w:val="left"/>
        <w:rPr>
          <w:rFonts w:ascii="David" w:eastAsia="Times New Roman" w:hAnsi="David" w:cs="David"/>
          <w:sz w:val="24"/>
          <w:szCs w:val="24"/>
          <w:lang w:val="en-US"/>
        </w:rPr>
      </w:pPr>
    </w:p>
    <w:p w14:paraId="4B67A55D" w14:textId="77777777" w:rsidR="00445DAF" w:rsidRPr="00132065" w:rsidRDefault="00445DAF" w:rsidP="00F152E3">
      <w:pPr>
        <w:pStyle w:val="ListParagraph"/>
        <w:numPr>
          <w:ilvl w:val="3"/>
          <w:numId w:val="27"/>
        </w:numPr>
        <w:shd w:val="clear" w:color="auto" w:fill="FFFFFF"/>
        <w:spacing w:after="0"/>
        <w:ind w:left="994" w:right="580"/>
        <w:jc w:val="left"/>
        <w:rPr>
          <w:rFonts w:ascii="David" w:eastAsia="Times New Roman" w:hAnsi="David" w:cs="David"/>
          <w:b/>
          <w:bCs/>
          <w:sz w:val="24"/>
          <w:szCs w:val="24"/>
          <w:lang w:val="en-US"/>
        </w:rPr>
        <w:pPrChange w:id="274" w:author="Yoni Grinberg" w:date="2026-06-22T12:25:00Z" w16du:dateUtc="2026-06-22T09:25:00Z">
          <w:pPr>
            <w:pStyle w:val="ListParagraph"/>
            <w:numPr>
              <w:ilvl w:val="3"/>
              <w:numId w:val="27"/>
            </w:numPr>
            <w:shd w:val="clear" w:color="auto" w:fill="FFFFFF"/>
            <w:spacing w:after="0"/>
            <w:ind w:left="1352" w:right="580" w:hanging="360"/>
            <w:jc w:val="left"/>
          </w:pPr>
        </w:pPrChange>
      </w:pPr>
      <w:r w:rsidRPr="00132065">
        <w:rPr>
          <w:rFonts w:ascii="David" w:eastAsia="Times New Roman" w:hAnsi="David" w:cs="David"/>
          <w:sz w:val="24"/>
          <w:szCs w:val="24"/>
          <w:lang w:val="en-US"/>
        </w:rPr>
        <w:t xml:space="preserve"> </w:t>
      </w:r>
      <w:r w:rsidRPr="00132065">
        <w:rPr>
          <w:rFonts w:ascii="David" w:eastAsia="Times New Roman" w:hAnsi="David" w:cs="David"/>
          <w:b/>
          <w:bCs/>
          <w:sz w:val="24"/>
          <w:szCs w:val="24"/>
          <w:lang w:val="en-US"/>
        </w:rPr>
        <w:t>Acoustic Self-Reception (Echo) Filtering</w:t>
      </w:r>
    </w:p>
    <w:p w14:paraId="4DB48EC4" w14:textId="75C82E25" w:rsidR="00300DEF" w:rsidRDefault="00445DAF" w:rsidP="004471D9">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b/>
          <w:bCs/>
          <w:sz w:val="24"/>
          <w:szCs w:val="24"/>
          <w:lang w:val="en-US"/>
        </w:rPr>
        <w:t xml:space="preserve">The </w:t>
      </w:r>
      <w:r w:rsidR="00537CF3" w:rsidRPr="002F1F34">
        <w:rPr>
          <w:rFonts w:ascii="David" w:eastAsia="Times New Roman" w:hAnsi="David" w:cs="David"/>
          <w:b/>
          <w:bCs/>
          <w:sz w:val="24"/>
          <w:szCs w:val="24"/>
          <w:lang w:val="en-US"/>
        </w:rPr>
        <w:t>Challeng</w:t>
      </w:r>
      <w:r w:rsidR="00537CF3" w:rsidRPr="00132065">
        <w:rPr>
          <w:rFonts w:ascii="David" w:eastAsia="Times New Roman" w:hAnsi="David" w:cs="David"/>
          <w:sz w:val="24"/>
          <w:szCs w:val="24"/>
          <w:lang w:val="en-US"/>
        </w:rPr>
        <w:t>e</w:t>
      </w:r>
      <w:r w:rsidR="00537CF3" w:rsidRPr="006E5F88">
        <w:rPr>
          <w:rFonts w:ascii="David" w:eastAsia="Times New Roman" w:hAnsi="David" w:cs="David"/>
          <w:sz w:val="24"/>
          <w:szCs w:val="24"/>
          <w:lang w:val="en-US"/>
        </w:rPr>
        <w:t>: Acoustic</w:t>
      </w:r>
      <w:r w:rsidRPr="006E5F88">
        <w:rPr>
          <w:rFonts w:ascii="David" w:eastAsia="Times New Roman" w:hAnsi="David" w:cs="David"/>
          <w:sz w:val="24"/>
          <w:szCs w:val="24"/>
          <w:lang w:val="en-US"/>
        </w:rPr>
        <w:t xml:space="preserve"> Loopback Because the speaker and microphone share the same physical medium and frequencies, the device constantly hears its own transmitted signals (Handshake, Data, ACK).</w:t>
      </w:r>
      <w:r w:rsidR="009B3FCB" w:rsidRPr="006E5F88">
        <w:rPr>
          <w:rFonts w:ascii="David" w:eastAsia="Times New Roman" w:hAnsi="David" w:cs="David"/>
          <w:sz w:val="24"/>
          <w:szCs w:val="24"/>
          <w:lang w:val="en-US"/>
        </w:rPr>
        <w:br/>
      </w:r>
      <w:r w:rsidRPr="006E5F88">
        <w:rPr>
          <w:rFonts w:ascii="David" w:eastAsia="Times New Roman" w:hAnsi="David" w:cs="David"/>
          <w:b/>
          <w:bCs/>
          <w:sz w:val="24"/>
          <w:szCs w:val="24"/>
          <w:lang w:val="en-US"/>
        </w:rPr>
        <w:t>The Solution</w:t>
      </w:r>
      <w:r w:rsidRPr="006E5F88">
        <w:rPr>
          <w:rFonts w:ascii="David" w:eastAsia="Times New Roman" w:hAnsi="David" w:cs="David"/>
          <w:sz w:val="24"/>
          <w:szCs w:val="24"/>
          <w:lang w:val="en-US"/>
        </w:rPr>
        <w:t xml:space="preserve">: Introduced a dedicated </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ignorePackets (Map&lt;String, DateTime&gt;) map.</w:t>
      </w:r>
      <w:r w:rsidR="006E56CA" w:rsidRPr="006E5F88">
        <w:rPr>
          <w:rFonts w:ascii="David" w:eastAsia="Times New Roman" w:hAnsi="David" w:cs="David"/>
          <w:sz w:val="24"/>
          <w:szCs w:val="24"/>
          <w:lang w:val="en-US"/>
        </w:rPr>
        <w:br/>
      </w:r>
      <w:r w:rsidRPr="006E5F88">
        <w:rPr>
          <w:rFonts w:ascii="David" w:eastAsia="Times New Roman" w:hAnsi="David" w:cs="David"/>
          <w:sz w:val="24"/>
          <w:szCs w:val="24"/>
          <w:lang w:val="en-US"/>
        </w:rPr>
        <w:t>Outgoing packets are converted into string keys using .join(',') to ensure content-based matching.</w:t>
      </w:r>
      <w:r w:rsidR="006E56CA" w:rsidRPr="006E5F88">
        <w:rPr>
          <w:rFonts w:ascii="David" w:eastAsia="Times New Roman" w:hAnsi="David" w:cs="David"/>
          <w:sz w:val="24"/>
          <w:szCs w:val="24"/>
          <w:lang w:val="en-US"/>
        </w:rPr>
        <w:t xml:space="preserve"> If the received packet is inside the </w:t>
      </w:r>
      <w:r w:rsidR="008A45AC" w:rsidRPr="006E5F88">
        <w:rPr>
          <w:rFonts w:ascii="David" w:eastAsia="Times New Roman" w:hAnsi="David" w:cs="David"/>
          <w:sz w:val="24"/>
          <w:szCs w:val="24"/>
          <w:lang w:val="en-US"/>
        </w:rPr>
        <w:t>map,</w:t>
      </w:r>
      <w:r w:rsidR="006E56CA" w:rsidRPr="006E5F88">
        <w:rPr>
          <w:rFonts w:ascii="David" w:eastAsia="Times New Roman" w:hAnsi="David" w:cs="David"/>
          <w:sz w:val="24"/>
          <w:szCs w:val="24"/>
          <w:lang w:val="en-US"/>
        </w:rPr>
        <w:t xml:space="preserve"> </w:t>
      </w:r>
      <w:r w:rsidR="002201EE">
        <w:rPr>
          <w:rFonts w:ascii="David" w:eastAsia="Times New Roman" w:hAnsi="David" w:cs="David"/>
          <w:sz w:val="24"/>
          <w:szCs w:val="24"/>
          <w:lang w:val="en-US"/>
        </w:rPr>
        <w:t xml:space="preserve">then </w:t>
      </w:r>
      <w:r w:rsidR="006E56CA" w:rsidRPr="006E5F88">
        <w:rPr>
          <w:rFonts w:ascii="David" w:eastAsia="Times New Roman" w:hAnsi="David" w:cs="David"/>
          <w:sz w:val="24"/>
          <w:szCs w:val="24"/>
          <w:lang w:val="en-US"/>
        </w:rPr>
        <w:t>we ignore it.</w:t>
      </w:r>
    </w:p>
    <w:p w14:paraId="1812D0BB" w14:textId="77777777" w:rsidR="00300DEF" w:rsidRPr="00300DEF" w:rsidRDefault="00300DEF" w:rsidP="00F152E3">
      <w:pPr>
        <w:pStyle w:val="ListParagraph"/>
        <w:numPr>
          <w:ilvl w:val="3"/>
          <w:numId w:val="27"/>
        </w:numPr>
        <w:shd w:val="clear" w:color="auto" w:fill="FFFFFF"/>
        <w:spacing w:after="0"/>
        <w:ind w:left="994" w:right="580"/>
        <w:jc w:val="left"/>
        <w:rPr>
          <w:rFonts w:ascii="David" w:eastAsia="Times New Roman" w:hAnsi="David" w:cs="David"/>
          <w:sz w:val="24"/>
          <w:szCs w:val="24"/>
          <w:lang w:val="en-US"/>
        </w:rPr>
        <w:pPrChange w:id="275" w:author="Yoni Grinberg" w:date="2026-06-22T12:25:00Z" w16du:dateUtc="2026-06-22T09:25:00Z">
          <w:pPr>
            <w:pStyle w:val="ListParagraph"/>
            <w:numPr>
              <w:ilvl w:val="3"/>
              <w:numId w:val="27"/>
            </w:numPr>
            <w:shd w:val="clear" w:color="auto" w:fill="FFFFFF"/>
            <w:spacing w:after="0"/>
            <w:ind w:left="1352" w:right="580" w:hanging="360"/>
            <w:jc w:val="left"/>
          </w:pPr>
        </w:pPrChange>
      </w:pPr>
      <w:r w:rsidRPr="00300DEF">
        <w:rPr>
          <w:rFonts w:ascii="David" w:eastAsia="Times New Roman" w:hAnsi="David" w:cs="David"/>
          <w:sz w:val="24"/>
          <w:szCs w:val="24"/>
          <w:lang w:val="en-US"/>
        </w:rPr>
        <w:t>Architectural Extension Without Code Regression – Wrapper Pattern for Asynchronous Control Tones</w:t>
      </w:r>
    </w:p>
    <w:p w14:paraId="24DE5999" w14:textId="77777777" w:rsidR="00300DEF" w:rsidRPr="002F1F34" w:rsidRDefault="00300DEF" w:rsidP="00537CF3">
      <w:pPr>
        <w:shd w:val="clear" w:color="auto" w:fill="FFFFFF"/>
        <w:spacing w:after="0"/>
        <w:ind w:right="580"/>
        <w:jc w:val="left"/>
        <w:rPr>
          <w:rFonts w:ascii="David" w:eastAsia="Times New Roman" w:hAnsi="David" w:cs="David"/>
          <w:sz w:val="24"/>
          <w:szCs w:val="24"/>
          <w:lang w:val="en-US"/>
        </w:rPr>
      </w:pPr>
    </w:p>
    <w:p w14:paraId="011FF6E3"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6DCD5E72" w14:textId="3F71D488" w:rsidR="00300DEF" w:rsidRPr="002F1F34" w:rsidRDefault="00300DEF" w:rsidP="00435AAE">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 xml:space="preserve">Integrating the new dual-frequency Binary-FSK control channel (Discovery and Busy tones) required a fundamental expansion of the system's </w:t>
      </w:r>
      <w:r w:rsidR="00F62FCE">
        <w:rPr>
          <w:rFonts w:ascii="David" w:eastAsia="Times New Roman" w:hAnsi="David" w:cs="David"/>
          <w:sz w:val="24"/>
          <w:szCs w:val="24"/>
          <w:lang w:val="en-US"/>
        </w:rPr>
        <w:t>D</w:t>
      </w:r>
      <w:r w:rsidR="00F62FCE" w:rsidRPr="002F1F34">
        <w:rPr>
          <w:rFonts w:ascii="David" w:eastAsia="Times New Roman" w:hAnsi="David" w:cs="David"/>
          <w:sz w:val="24"/>
          <w:szCs w:val="24"/>
          <w:lang w:val="en-US"/>
        </w:rPr>
        <w:t xml:space="preserve">igital </w:t>
      </w:r>
      <w:r w:rsidR="00F62FCE">
        <w:rPr>
          <w:rFonts w:ascii="David" w:eastAsia="Times New Roman" w:hAnsi="David" w:cs="David"/>
          <w:sz w:val="24"/>
          <w:szCs w:val="24"/>
          <w:lang w:val="en-US"/>
        </w:rPr>
        <w:t>S</w:t>
      </w:r>
      <w:r w:rsidR="00F62FCE" w:rsidRPr="002F1F34">
        <w:rPr>
          <w:rFonts w:ascii="David" w:eastAsia="Times New Roman" w:hAnsi="David" w:cs="David"/>
          <w:sz w:val="24"/>
          <w:szCs w:val="24"/>
          <w:lang w:val="en-US"/>
        </w:rPr>
        <w:t xml:space="preserve">ignal </w:t>
      </w:r>
      <w:r w:rsidR="00F62FCE">
        <w:rPr>
          <w:rFonts w:ascii="David" w:eastAsia="Times New Roman" w:hAnsi="David" w:cs="David"/>
          <w:sz w:val="24"/>
          <w:szCs w:val="24"/>
          <w:lang w:val="en-US"/>
        </w:rPr>
        <w:t>P</w:t>
      </w:r>
      <w:r w:rsidR="00F62FCE" w:rsidRPr="002F1F34">
        <w:rPr>
          <w:rFonts w:ascii="David" w:eastAsia="Times New Roman" w:hAnsi="David" w:cs="David"/>
          <w:sz w:val="24"/>
          <w:szCs w:val="24"/>
          <w:lang w:val="en-US"/>
        </w:rPr>
        <w:t xml:space="preserve">rocessing </w:t>
      </w:r>
      <w:r w:rsidRPr="002F1F34">
        <w:rPr>
          <w:rFonts w:ascii="David" w:eastAsia="Times New Roman" w:hAnsi="David" w:cs="David"/>
          <w:sz w:val="24"/>
          <w:szCs w:val="24"/>
          <w:lang w:val="en-US"/>
        </w:rPr>
        <w:t>(DSP) capabilities. However, the existing FskModulationLogic class was already fully optimized, tested, and validated for structural 16-FSK frame packet data. Modifying this core logic directly posed a severe architectural risk, as tampering with the verified mathematical loop inside generateNextBuffer could introduce regression bugs, destabilize time-critical guard interval calculations, and break features that had already passed quality assurance.</w:t>
      </w:r>
    </w:p>
    <w:p w14:paraId="7AAD3F96" w14:textId="77777777" w:rsidR="00300DEF" w:rsidRPr="003F1C8E" w:rsidRDefault="00300DEF" w:rsidP="002F1F3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61FD4121" w14:textId="2B1AD4D9" w:rsidR="005F1E7C" w:rsidRDefault="00300DEF" w:rsidP="00300DEF">
      <w:pPr>
        <w:shd w:val="clear" w:color="auto" w:fill="FFFFFF"/>
        <w:spacing w:after="0"/>
        <w:ind w:left="992" w:right="580"/>
        <w:jc w:val="left"/>
        <w:rPr>
          <w:rFonts w:ascii="David" w:eastAsia="Times New Roman" w:hAnsi="David" w:cs="David"/>
          <w:sz w:val="24"/>
          <w:szCs w:val="24"/>
          <w:lang w:val="en-US"/>
        </w:rPr>
      </w:pPr>
      <w:r w:rsidRPr="002F1F34">
        <w:rPr>
          <w:rFonts w:ascii="David" w:eastAsia="Times New Roman" w:hAnsi="David" w:cs="David"/>
          <w:sz w:val="24"/>
          <w:szCs w:val="24"/>
          <w:lang w:val="en-US"/>
        </w:rPr>
        <w:t>To expand functionality with zero code degradation</w:t>
      </w:r>
      <w:r w:rsidR="006C08C3">
        <w:rPr>
          <w:rFonts w:ascii="David" w:eastAsia="Times New Roman" w:hAnsi="David" w:cs="David"/>
          <w:sz w:val="24"/>
          <w:szCs w:val="24"/>
          <w:lang w:val="en-US"/>
        </w:rPr>
        <w:t>.</w:t>
      </w:r>
      <w:r w:rsidR="006C08C3" w:rsidRPr="002F1F34">
        <w:rPr>
          <w:rFonts w:ascii="David" w:eastAsia="Times New Roman" w:hAnsi="David" w:cs="David"/>
          <w:sz w:val="24"/>
          <w:szCs w:val="24"/>
          <w:lang w:val="en-US"/>
        </w:rPr>
        <w:t xml:space="preserve"> </w:t>
      </w:r>
      <w:r w:rsidR="006C08C3">
        <w:rPr>
          <w:rFonts w:ascii="David" w:eastAsia="Times New Roman" w:hAnsi="David" w:cs="David"/>
          <w:sz w:val="24"/>
          <w:szCs w:val="24"/>
          <w:lang w:val="en-US"/>
        </w:rPr>
        <w:t xml:space="preserve">In fact, </w:t>
      </w:r>
      <w:r w:rsidRPr="002F1F34">
        <w:rPr>
          <w:rFonts w:ascii="David" w:eastAsia="Times New Roman" w:hAnsi="David" w:cs="David"/>
          <w:sz w:val="24"/>
          <w:szCs w:val="24"/>
          <w:lang w:val="en-US"/>
        </w:rPr>
        <w:t xml:space="preserve">the architecture was extended using the Wrapper Pattern </w:t>
      </w:r>
      <w:r w:rsidR="00D72763">
        <w:rPr>
          <w:rFonts w:ascii="David" w:eastAsia="Times New Roman" w:hAnsi="David" w:cs="David"/>
          <w:sz w:val="24"/>
          <w:szCs w:val="24"/>
          <w:lang w:val="en-US"/>
        </w:rPr>
        <w:t>(</w:t>
      </w:r>
      <w:r w:rsidRPr="002F1F34">
        <w:rPr>
          <w:rFonts w:ascii="David" w:eastAsia="Times New Roman" w:hAnsi="David" w:cs="David"/>
          <w:sz w:val="24"/>
          <w:szCs w:val="24"/>
          <w:lang w:val="en-US"/>
        </w:rPr>
        <w:t>FskWrapper</w:t>
      </w:r>
      <w:r w:rsidR="00D72763">
        <w:rPr>
          <w:rFonts w:ascii="David" w:eastAsia="Times New Roman" w:hAnsi="David" w:cs="David"/>
          <w:sz w:val="24"/>
          <w:szCs w:val="24"/>
          <w:lang w:val="en-US"/>
        </w:rPr>
        <w:t>Logic</w:t>
      </w:r>
      <w:r w:rsidRPr="002F1F34">
        <w:rPr>
          <w:rFonts w:ascii="David" w:eastAsia="Times New Roman" w:hAnsi="David" w:cs="David"/>
          <w:sz w:val="24"/>
          <w:szCs w:val="24"/>
          <w:lang w:val="en-US"/>
        </w:rPr>
        <w:t>). Instead of refactoring the legacy code, the original FSK class was encapsulated using composition. For standard data transmissions, the wrapper acts as a transparent pass-through layer. When a control channel signal is required, the wrapper intercepts the process and handles continuous sine wave generation directly at the raw audio sample level (calculating exact samples for a 300ms cycle), completely bypassing the complex frame-parsing mechanism. This structural isolation guarantees that the stable, verified codebase remains completely untouched while seamlessly injecting the new real-time synchronization tones.</w:t>
      </w:r>
    </w:p>
    <w:p w14:paraId="0EB60B7B" w14:textId="77777777" w:rsidR="00663417" w:rsidRDefault="00663417" w:rsidP="00300DEF">
      <w:pPr>
        <w:shd w:val="clear" w:color="auto" w:fill="FFFFFF"/>
        <w:spacing w:after="0"/>
        <w:ind w:left="992" w:right="580"/>
        <w:jc w:val="left"/>
        <w:rPr>
          <w:rFonts w:ascii="David" w:eastAsia="Times New Roman" w:hAnsi="David" w:cs="David"/>
          <w:sz w:val="24"/>
          <w:szCs w:val="24"/>
          <w:lang w:val="en-US"/>
        </w:rPr>
      </w:pPr>
    </w:p>
    <w:p w14:paraId="4A9D9509" w14:textId="0E16734C" w:rsidR="005F1E7C" w:rsidRPr="003F1C8E" w:rsidRDefault="005F1E7C" w:rsidP="00F152E3">
      <w:pPr>
        <w:shd w:val="clear" w:color="auto" w:fill="FFFFFF"/>
        <w:spacing w:after="0"/>
        <w:ind w:left="634" w:right="580"/>
        <w:jc w:val="left"/>
        <w:rPr>
          <w:rFonts w:ascii="David" w:eastAsia="Times New Roman" w:hAnsi="David" w:cs="David"/>
          <w:b/>
          <w:bCs/>
          <w:sz w:val="24"/>
          <w:szCs w:val="24"/>
          <w:lang w:val="en-US"/>
        </w:rPr>
        <w:pPrChange w:id="276" w:author="Yoni Grinberg" w:date="2026-06-22T12:25:00Z" w16du:dateUtc="2026-06-22T09:25:00Z">
          <w:pPr>
            <w:shd w:val="clear" w:color="auto" w:fill="FFFFFF"/>
            <w:spacing w:after="0"/>
            <w:ind w:left="992" w:right="580"/>
            <w:jc w:val="left"/>
          </w:pPr>
        </w:pPrChange>
      </w:pPr>
      <w:r w:rsidRPr="003F1C8E">
        <w:rPr>
          <w:rFonts w:ascii="David" w:eastAsia="Times New Roman" w:hAnsi="David" w:cs="David"/>
          <w:b/>
          <w:bCs/>
          <w:sz w:val="24"/>
          <w:szCs w:val="24"/>
          <w:lang w:val="en-US"/>
        </w:rPr>
        <w:t xml:space="preserve">14. Network Latency Optimization via Opportunistic Overhearing and </w:t>
      </w:r>
      <w:ins w:id="277" w:author="Yoni Grinberg" w:date="2026-06-22T12:25:00Z" w16du:dateUtc="2026-06-22T09:25:00Z">
        <w:r w:rsidR="00F152E3">
          <w:rPr>
            <w:rFonts w:ascii="David" w:eastAsia="Times New Roman" w:hAnsi="David" w:cs="David"/>
            <w:b/>
            <w:bCs/>
            <w:sz w:val="24"/>
            <w:szCs w:val="24"/>
            <w:lang w:val="en-US"/>
          </w:rPr>
          <w:t xml:space="preserve">   </w:t>
        </w:r>
      </w:ins>
      <w:r w:rsidRPr="003F1C8E">
        <w:rPr>
          <w:rFonts w:ascii="David" w:eastAsia="Times New Roman" w:hAnsi="David" w:cs="David"/>
          <w:b/>
          <w:bCs/>
          <w:sz w:val="24"/>
          <w:szCs w:val="24"/>
          <w:lang w:val="en-US"/>
        </w:rPr>
        <w:t>Root-Proximity Priority</w:t>
      </w:r>
    </w:p>
    <w:p w14:paraId="1A6B4FEA" w14:textId="77777777" w:rsidR="005F1E7C" w:rsidRPr="003F1C8E" w:rsidRDefault="005F1E7C" w:rsidP="005F1E7C">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Challenge:</w:t>
      </w:r>
    </w:p>
    <w:p w14:paraId="21E58F17"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lastRenderedPageBreak/>
        <w:t>Time Budget Constraints in Acoustic Multi-Hop Chains. In an acoustic mesh network, transmitting an 8-byte FSK data frame over multiple sequential hops (e.g., from a Grandchild node to a Parent node, and then from the Parent to a Grandparent node) incurs a severe latency penalty—approximately 1.6 seconds per acoustic hop. In a multi-device network deployment, this linear hop-by-hop traversal accumulates massive delays, rapidly exhausting the protocol’s time budget and dragging down the overall network synchronization efficiency.</w:t>
      </w:r>
    </w:p>
    <w:p w14:paraId="1E5E34CB" w14:textId="77777777" w:rsidR="005F1E7C" w:rsidRPr="003F1C8E" w:rsidRDefault="005F1E7C" w:rsidP="00127074">
      <w:pPr>
        <w:shd w:val="clear" w:color="auto" w:fill="FFFFFF"/>
        <w:spacing w:after="0"/>
        <w:ind w:left="992" w:right="580"/>
        <w:jc w:val="left"/>
        <w:rPr>
          <w:rFonts w:ascii="David" w:eastAsia="Times New Roman" w:hAnsi="David" w:cs="David"/>
          <w:b/>
          <w:bCs/>
          <w:sz w:val="24"/>
          <w:szCs w:val="24"/>
          <w:lang w:val="en-US"/>
        </w:rPr>
      </w:pPr>
      <w:r w:rsidRPr="003F1C8E">
        <w:rPr>
          <w:rFonts w:ascii="David" w:eastAsia="Times New Roman" w:hAnsi="David" w:cs="David"/>
          <w:b/>
          <w:bCs/>
          <w:sz w:val="24"/>
          <w:szCs w:val="24"/>
          <w:lang w:val="en-US"/>
        </w:rPr>
        <w:t>The Solution:</w:t>
      </w:r>
    </w:p>
    <w:p w14:paraId="1F1C20E5"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Introduced an Opportunistic Routing (Wireless Overhearing) mechanism combined with a Root-Proximity Priority scheduling algorithm. Since acoustic waves propagate spherically throughout the shared physical medium, a Grandparent node naturally overhears the raw data frame transmitted by a Grandchild to its direct Parent. To safely exploit this, nodes closer to the topology root are assigned higher channel priority (meaning shorter deterministic backoff timers).</w:t>
      </w:r>
    </w:p>
    <w:p w14:paraId="1526C02B" w14:textId="77777777" w:rsidR="005F1E7C" w:rsidRPr="005F1E7C" w:rsidRDefault="005F1E7C" w:rsidP="005F1E7C">
      <w:pPr>
        <w:shd w:val="clear" w:color="auto" w:fill="FFFFFF"/>
        <w:spacing w:after="0"/>
        <w:ind w:left="992" w:right="580"/>
        <w:jc w:val="left"/>
        <w:rPr>
          <w:rFonts w:ascii="David" w:eastAsia="Times New Roman" w:hAnsi="David" w:cs="David"/>
          <w:sz w:val="24"/>
          <w:szCs w:val="24"/>
          <w:lang w:val="en-US"/>
        </w:rPr>
      </w:pPr>
    </w:p>
    <w:p w14:paraId="5A585CBC" w14:textId="0AA6F655" w:rsidR="009B3FCB" w:rsidRPr="00CB5C28" w:rsidRDefault="005F1E7C" w:rsidP="005F1E7C">
      <w:pPr>
        <w:shd w:val="clear" w:color="auto" w:fill="FFFFFF"/>
        <w:spacing w:after="0"/>
        <w:ind w:left="992" w:right="580"/>
        <w:jc w:val="left"/>
        <w:rPr>
          <w:rFonts w:ascii="David" w:eastAsia="Times New Roman" w:hAnsi="David" w:cs="David"/>
          <w:sz w:val="24"/>
          <w:szCs w:val="24"/>
          <w:lang w:val="en-US"/>
        </w:rPr>
      </w:pPr>
      <w:r w:rsidRPr="005F1E7C">
        <w:rPr>
          <w:rFonts w:ascii="David" w:eastAsia="Times New Roman" w:hAnsi="David" w:cs="David"/>
          <w:sz w:val="24"/>
          <w:szCs w:val="24"/>
          <w:lang w:val="en-US"/>
        </w:rPr>
        <w:t>Upon overhearing the Grandchild's packet, the Grandparent immediately calculates its high-priority window and broadcasts a targeted upstream ACK addressed specifically to the Parent. When the Parent hears this targeted ACK, it recognizes that the Grandparent has already successfully captured the data straight from the source. The Parent then immediately cancels its own pending upstream data transmission and goes to sleep. This opportunistic bypass mechanism completely eliminates redundant packet transmissions, saving a clean 1.6 seconds per bypassed link while safely preventing acoustic collisions.</w:t>
      </w:r>
      <w:r w:rsidR="009B3FCB" w:rsidRPr="00CB5C28">
        <w:rPr>
          <w:rFonts w:ascii="David" w:eastAsia="Times New Roman" w:hAnsi="David" w:cs="David"/>
          <w:sz w:val="24"/>
          <w:szCs w:val="24"/>
          <w:lang w:val="en-US"/>
        </w:rPr>
        <w:br/>
      </w:r>
      <w:r w:rsidR="009B3FCB" w:rsidRPr="00CB5C28">
        <w:rPr>
          <w:rFonts w:ascii="David" w:eastAsia="Times New Roman" w:hAnsi="David" w:cs="David"/>
          <w:sz w:val="24"/>
          <w:szCs w:val="24"/>
          <w:lang w:val="en-US"/>
        </w:rPr>
        <w:br/>
      </w:r>
    </w:p>
    <w:p w14:paraId="15C69DA2" w14:textId="77777777" w:rsidR="00F41071" w:rsidRPr="008A45AC" w:rsidRDefault="00F41071" w:rsidP="00B30885">
      <w:pPr>
        <w:spacing w:after="0"/>
        <w:jc w:val="left"/>
        <w:rPr>
          <w:rFonts w:ascii="David" w:hAnsi="David" w:cs="David"/>
          <w:b/>
          <w:bCs/>
          <w:sz w:val="24"/>
          <w:szCs w:val="24"/>
          <w:lang w:val="en-US"/>
        </w:rPr>
      </w:pPr>
    </w:p>
    <w:p w14:paraId="3D3E29EF" w14:textId="78F2B7D7" w:rsidR="00BD16DC" w:rsidRPr="008A45AC" w:rsidRDefault="00050ED6" w:rsidP="00B30885">
      <w:pPr>
        <w:spacing w:after="240"/>
        <w:jc w:val="left"/>
        <w:rPr>
          <w:rFonts w:ascii="David" w:hAnsi="David" w:cs="David"/>
          <w:b/>
          <w:bCs/>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del w:id="278" w:author="Yoni Grinberg" w:date="2026-06-22T12:26:00Z" w16du:dateUtc="2026-06-22T09:26:00Z">
        <w:r w:rsidRPr="008A45AC" w:rsidDel="00EA71C1">
          <w:rPr>
            <w:rFonts w:ascii="David" w:hAnsi="David" w:cs="David"/>
            <w:b/>
            <w:bCs/>
            <w:sz w:val="32"/>
            <w:szCs w:val="32"/>
            <w:lang w:val="en-US"/>
          </w:rPr>
          <w:delText>3</w:delText>
        </w:r>
      </w:del>
      <w:ins w:id="279" w:author="Yoni Grinberg" w:date="2026-06-22T12:26:00Z" w16du:dateUtc="2026-06-22T09:26:00Z">
        <w:r w:rsidR="00EA71C1">
          <w:rPr>
            <w:rFonts w:ascii="David" w:hAnsi="David" w:cs="David"/>
            <w:b/>
            <w:bCs/>
            <w:sz w:val="32"/>
            <w:szCs w:val="32"/>
            <w:lang w:val="en-US"/>
          </w:rPr>
          <w:t>4</w:t>
        </w:r>
      </w:ins>
      <w:r w:rsidR="00DA341C" w:rsidRPr="008A45AC">
        <w:rPr>
          <w:rFonts w:ascii="David" w:hAnsi="David" w:cs="David"/>
          <w:b/>
          <w:bCs/>
          <w:sz w:val="32"/>
          <w:szCs w:val="32"/>
          <w:lang w:val="en-US"/>
        </w:rPr>
        <w:t xml:space="preserve">. </w:t>
      </w:r>
      <w:r w:rsidR="00C7700C" w:rsidRPr="008A45AC">
        <w:rPr>
          <w:rFonts w:ascii="David" w:hAnsi="David" w:cs="David"/>
          <w:b/>
          <w:bCs/>
          <w:sz w:val="32"/>
          <w:szCs w:val="32"/>
          <w:lang w:val="en-US"/>
        </w:rPr>
        <w:t>GENERAL STEPS OF IMPLEMENTATION</w:t>
      </w:r>
      <w:r w:rsidR="006D2D33" w:rsidRPr="008A45AC">
        <w:rPr>
          <w:rFonts w:ascii="David" w:hAnsi="David" w:cs="David"/>
          <w:b/>
          <w:bCs/>
          <w:sz w:val="32"/>
          <w:szCs w:val="32"/>
          <w:lang w:val="en-US"/>
        </w:rPr>
        <w:t xml:space="preserve">, </w:t>
      </w:r>
    </w:p>
    <w:p w14:paraId="539E89EF"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implementation leverages the principle of Data-over-Sound, utilizing existing device hardware (microphone and speaker) to exchange data.</w:t>
      </w:r>
    </w:p>
    <w:p w14:paraId="041E8146"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2152200A" w14:textId="2D167E08"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del w:id="280" w:author="Yoni Grinberg" w:date="2026-06-22T12:26:00Z" w16du:dateUtc="2026-06-22T09:26:00Z">
        <w:r w:rsidRPr="008A45AC" w:rsidDel="00EA71C1">
          <w:rPr>
            <w:rFonts w:ascii="David" w:eastAsia="Times New Roman" w:hAnsi="David" w:cs="David"/>
            <w:b/>
            <w:bCs/>
            <w:sz w:val="24"/>
            <w:szCs w:val="24"/>
            <w:lang w:val="en-US"/>
          </w:rPr>
          <w:delText>3</w:delText>
        </w:r>
      </w:del>
      <w:ins w:id="281"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.1. Data Encoding (FSK):</w:t>
      </w:r>
      <w:r w:rsidR="001B0D63" w:rsidRPr="008A45AC">
        <w:rPr>
          <w:rFonts w:ascii="David" w:eastAsia="Times New Roman" w:hAnsi="David" w:cs="David"/>
          <w:b/>
          <w:bCs/>
          <w:sz w:val="24"/>
          <w:szCs w:val="24"/>
          <w:lang w:val="en-US"/>
        </w:rPr>
        <w:t>[1][2]</w:t>
      </w:r>
    </w:p>
    <w:p w14:paraId="66A3EFA7"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application uses Frequency-Shift Keying (FSK) to encode binary data onto ultrasonic sound waves.</w:t>
      </w:r>
    </w:p>
    <w:p w14:paraId="3A2DD992"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Frequency Shift Keying (FSK) is a digital modulation technique extensively utilized in modern telecommunications and data transmission systems. It involves changing the frequency of a carrier signal to carry information.</w:t>
      </w:r>
    </w:p>
    <w:p w14:paraId="0C009234"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simplest FSK is binary FSK (BFSK, which is also commonly referred to as 2FSK or 2-FSK), in which the carrier is shifted between two discrete frequencies to transmit binary (0s and 1s) information.</w:t>
      </w:r>
    </w:p>
    <w:p w14:paraId="0B488949" w14:textId="77777777" w:rsidR="000562F9" w:rsidRPr="008A45AC" w:rsidRDefault="000562F9" w:rsidP="00261D48">
      <w:pPr>
        <w:shd w:val="clear" w:color="auto" w:fill="FFFFFF"/>
        <w:spacing w:after="120"/>
        <w:ind w:left="1083" w:right="580"/>
        <w:jc w:val="left"/>
        <w:rPr>
          <w:rFonts w:ascii="David" w:eastAsia="Times New Roman" w:hAnsi="David" w:cs="David"/>
          <w:sz w:val="24"/>
          <w:szCs w:val="24"/>
        </w:rPr>
      </w:pPr>
      <w:r w:rsidRPr="008A45AC">
        <w:rPr>
          <w:rFonts w:ascii="David" w:eastAsia="Times New Roman" w:hAnsi="David" w:cs="David"/>
          <w:noProof/>
          <w:sz w:val="24"/>
          <w:szCs w:val="24"/>
        </w:rPr>
        <w:lastRenderedPageBreak/>
        <w:drawing>
          <wp:inline distT="114300" distB="114300" distL="114300" distR="114300" wp14:anchorId="31516A8B" wp14:editId="1B711E5B">
            <wp:extent cx="4862513" cy="2962275"/>
            <wp:effectExtent l="0" t="0" r="0" b="0"/>
            <wp:docPr id="1746058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5"/>
                    <a:srcRect/>
                    <a:stretch>
                      <a:fillRect/>
                    </a:stretch>
                  </pic:blipFill>
                  <pic:spPr>
                    <a:xfrm>
                      <a:off x="0" y="0"/>
                      <a:ext cx="4862513" cy="2962275"/>
                    </a:xfrm>
                    <a:prstGeom prst="rect">
                      <a:avLst/>
                    </a:prstGeom>
                    <a:ln/>
                  </pic:spPr>
                </pic:pic>
              </a:graphicData>
            </a:graphic>
          </wp:inline>
        </w:drawing>
      </w:r>
    </w:p>
    <w:p w14:paraId="3C503B00" w14:textId="789D649A" w:rsidR="005B7E88"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1:</w:t>
      </w:r>
      <w:r w:rsidRPr="008A45AC">
        <w:rPr>
          <w:rFonts w:ascii="David" w:eastAsia="Times New Roman" w:hAnsi="David" w:cs="David"/>
          <w:sz w:val="24"/>
          <w:szCs w:val="24"/>
          <w:lang w:val="en-US"/>
        </w:rPr>
        <w:t xml:space="preserve"> Time-domain representation of Binary Frequency-Shift Keying (BFSK) modulation, illustrating the shift between carrier </w:t>
      </w:r>
      <w:r w:rsidR="003B5E68" w:rsidRPr="008A45AC">
        <w:rPr>
          <w:rFonts w:ascii="David" w:eastAsia="Times New Roman" w:hAnsi="David" w:cs="David"/>
          <w:sz w:val="24"/>
          <w:szCs w:val="24"/>
          <w:lang w:val="en-US"/>
        </w:rPr>
        <w:t>frequencies, (</w:t>
      </w:r>
      <w:r w:rsidR="00B41A02" w:rsidRPr="008A45AC">
        <w:rPr>
          <w:rFonts w:ascii="David" w:eastAsia="Times New Roman" w:hAnsi="David" w:cs="David"/>
          <w:sz w:val="24"/>
          <w:szCs w:val="24"/>
          <w:lang w:val="en-US"/>
        </w:rPr>
        <w:t>Figure Created by Google "nano banana pro" AI Model)</w:t>
      </w:r>
      <w:r w:rsidRPr="008A45AC">
        <w:rPr>
          <w:rFonts w:ascii="David" w:eastAsia="Times New Roman" w:hAnsi="David" w:cs="David"/>
          <w:sz w:val="24"/>
          <w:szCs w:val="24"/>
          <w:lang w:val="en-US"/>
        </w:rPr>
        <w:t>.</w:t>
      </w:r>
    </w:p>
    <w:p w14:paraId="2B791AFF" w14:textId="77777777" w:rsidR="004471D9" w:rsidRDefault="004471D9" w:rsidP="00261D48">
      <w:pPr>
        <w:shd w:val="clear" w:color="auto" w:fill="FFFFFF"/>
        <w:spacing w:after="120"/>
        <w:ind w:left="1083" w:right="580"/>
        <w:jc w:val="left"/>
        <w:rPr>
          <w:rFonts w:ascii="David" w:eastAsia="Times New Roman" w:hAnsi="David" w:cs="David"/>
          <w:sz w:val="24"/>
          <w:szCs w:val="24"/>
          <w:lang w:val="en-US"/>
        </w:rPr>
      </w:pPr>
    </w:p>
    <w:p w14:paraId="2F9C43F1" w14:textId="77777777" w:rsidR="004471D9" w:rsidRPr="008A45AC" w:rsidRDefault="004471D9" w:rsidP="00261D48">
      <w:pPr>
        <w:shd w:val="clear" w:color="auto" w:fill="FFFFFF"/>
        <w:spacing w:after="120"/>
        <w:ind w:left="1083" w:right="580"/>
        <w:jc w:val="left"/>
        <w:rPr>
          <w:rFonts w:ascii="David" w:eastAsia="Times New Roman" w:hAnsi="David" w:cs="David"/>
          <w:sz w:val="24"/>
          <w:szCs w:val="24"/>
          <w:lang w:val="en-US"/>
        </w:rPr>
      </w:pPr>
    </w:p>
    <w:p w14:paraId="54A30911" w14:textId="3D412E06" w:rsidR="00217392" w:rsidRPr="008A45AC" w:rsidRDefault="00EA459D" w:rsidP="00261D48">
      <w:pPr>
        <w:shd w:val="clear" w:color="auto" w:fill="FFFFFF"/>
        <w:spacing w:after="120"/>
        <w:ind w:right="580"/>
        <w:jc w:val="left"/>
        <w:rPr>
          <w:rFonts w:ascii="David" w:eastAsia="Times New Roman" w:hAnsi="David" w:cs="David"/>
          <w:sz w:val="24"/>
          <w:szCs w:val="24"/>
          <w:lang w:val="en-US"/>
        </w:rPr>
      </w:pPr>
      <w:del w:id="282" w:author="Yoni Grinberg" w:date="2026-06-22T12:26:00Z" w16du:dateUtc="2026-06-22T09:26:00Z">
        <w:r w:rsidRPr="008A45AC" w:rsidDel="00EA71C1">
          <w:rPr>
            <w:rFonts w:ascii="David" w:eastAsia="Times New Roman" w:hAnsi="David" w:cs="David"/>
            <w:b/>
            <w:bCs/>
            <w:sz w:val="24"/>
            <w:szCs w:val="24"/>
            <w:lang w:val="en-US"/>
          </w:rPr>
          <w:delText>3</w:delText>
        </w:r>
      </w:del>
      <w:ins w:id="283"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.1.1 Frequency</w:t>
      </w:r>
      <w:r w:rsidR="000562F9" w:rsidRPr="008A45AC">
        <w:rPr>
          <w:rFonts w:ascii="David" w:eastAsia="Times New Roman" w:hAnsi="David" w:cs="David"/>
          <w:b/>
          <w:bCs/>
          <w:sz w:val="24"/>
          <w:szCs w:val="24"/>
          <w:lang w:val="en-US"/>
        </w:rPr>
        <w:t xml:space="preserve"> Selection:</w:t>
      </w:r>
      <w:r w:rsidR="000562F9" w:rsidRPr="008A45AC">
        <w:rPr>
          <w:rFonts w:ascii="David" w:eastAsia="Times New Roman" w:hAnsi="David" w:cs="David"/>
          <w:sz w:val="24"/>
          <w:szCs w:val="24"/>
          <w:lang w:val="en-US"/>
        </w:rPr>
        <w:t xml:space="preserve"> </w:t>
      </w:r>
    </w:p>
    <w:p w14:paraId="78C760D3" w14:textId="103822FD" w:rsidR="000562F9" w:rsidRPr="008A45AC" w:rsidRDefault="000562F9" w:rsidP="00261D48">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communication channel is set between 18 </w:t>
      </w:r>
      <w:r w:rsidR="005018ED" w:rsidRPr="008A45AC">
        <w:rPr>
          <w:rFonts w:ascii="David" w:eastAsia="Times New Roman" w:hAnsi="David" w:cs="David"/>
          <w:sz w:val="24"/>
          <w:szCs w:val="24"/>
          <w:lang w:val="en-US"/>
        </w:rPr>
        <w:t xml:space="preserve">KHZ </w:t>
      </w:r>
      <w:r w:rsidRPr="008A45AC">
        <w:rPr>
          <w:rFonts w:ascii="David" w:eastAsia="Times New Roman" w:hAnsi="David" w:cs="David"/>
          <w:sz w:val="24"/>
          <w:szCs w:val="24"/>
          <w:lang w:val="en-US"/>
        </w:rPr>
        <w:t xml:space="preserve">and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which are generally inaudible to humans. A bit '0' is signified by transmitting on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and a bit '1' is signified by transmitting on 20 KHz.</w:t>
      </w:r>
    </w:p>
    <w:p w14:paraId="14A8CCC6" w14:textId="64156986"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del w:id="284" w:author="Yoni Grinberg" w:date="2026-06-22T12:26:00Z" w16du:dateUtc="2026-06-22T09:26:00Z">
        <w:r w:rsidRPr="008A45AC" w:rsidDel="00EA71C1">
          <w:rPr>
            <w:rFonts w:ascii="David" w:eastAsia="Times New Roman" w:hAnsi="David" w:cs="David"/>
            <w:b/>
            <w:bCs/>
            <w:sz w:val="24"/>
            <w:szCs w:val="24"/>
            <w:lang w:val="en-US"/>
          </w:rPr>
          <w:delText>3</w:delText>
        </w:r>
      </w:del>
      <w:ins w:id="285"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.1.2 Bit</w:t>
      </w:r>
      <w:r w:rsidR="000562F9" w:rsidRPr="008A45AC">
        <w:rPr>
          <w:rFonts w:ascii="David" w:eastAsia="Times New Roman" w:hAnsi="David" w:cs="David"/>
          <w:b/>
          <w:bCs/>
          <w:sz w:val="24"/>
          <w:szCs w:val="24"/>
          <w:lang w:val="en-US"/>
        </w:rPr>
        <w:t xml:space="preserve"> Duration:</w:t>
      </w:r>
    </w:p>
    <w:p w14:paraId="34332902" w14:textId="0EDF8CFD" w:rsidR="00224D10" w:rsidRPr="008A45AC" w:rsidRDefault="000562F9" w:rsidP="00336E65">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The optimal duration time for playing a tone representing one bit is 0.5 milliseconds. Piezoelectric components (used for ultrasonic transmission like speakers) behave like a spring, they take time to start vibrating at full amplitude and time to decay. At a typical frequency (~ 20kHz) with a single wave period is T = 50 microsec (T = 1/F). A standard speaker typically requires about 5 cycles to reach full amplitude (Rise Time). </w:t>
      </w:r>
      <w:r w:rsidR="00EA459D" w:rsidRPr="008A45AC">
        <w:rPr>
          <w:rFonts w:ascii="David" w:eastAsia="Times New Roman" w:hAnsi="David" w:cs="David"/>
          <w:sz w:val="24"/>
          <w:szCs w:val="24"/>
          <w:lang w:val="en-US"/>
        </w:rPr>
        <w:t>We</w:t>
      </w:r>
      <w:r w:rsidRPr="008A45AC">
        <w:rPr>
          <w:rFonts w:ascii="David" w:eastAsia="Times New Roman" w:hAnsi="David" w:cs="David"/>
          <w:sz w:val="24"/>
          <w:szCs w:val="24"/>
          <w:lang w:val="en-US"/>
        </w:rPr>
        <w:t xml:space="preserve"> can calculate the minimal Rise Time: 5 </w:t>
      </w:r>
      <w:r w:rsidR="00EA459D" w:rsidRPr="008A45AC">
        <w:rPr>
          <w:rFonts w:ascii="David" w:eastAsia="Times New Roman" w:hAnsi="David" w:cs="David"/>
          <w:sz w:val="24"/>
          <w:szCs w:val="24"/>
          <w:lang w:val="en-US"/>
        </w:rPr>
        <w:t>cycles *</w:t>
      </w:r>
      <w:r w:rsidRPr="008A45AC">
        <w:rPr>
          <w:rFonts w:ascii="David" w:eastAsia="Times New Roman" w:hAnsi="David" w:cs="David"/>
          <w:sz w:val="24"/>
          <w:szCs w:val="24"/>
          <w:lang w:val="en-US"/>
        </w:rPr>
        <w:t xml:space="preserve"> 50 microsec =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To ensure the signal reaches a stable steady state after the initial rise time, and to allow for sufficient sampling by the receiver, a safety factor of 2 was applied 0.25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 xml:space="preserve"> * 2 = 0.5 </w:t>
      </w:r>
      <w:r w:rsidR="005018ED" w:rsidRPr="008A45AC">
        <w:rPr>
          <w:rFonts w:ascii="David" w:eastAsia="Times New Roman" w:hAnsi="David" w:cs="David"/>
          <w:sz w:val="24"/>
          <w:szCs w:val="24"/>
          <w:lang w:val="en-US"/>
        </w:rPr>
        <w:t>milliseconds</w:t>
      </w:r>
      <w:r w:rsidRPr="008A45AC">
        <w:rPr>
          <w:rFonts w:ascii="David" w:eastAsia="Times New Roman" w:hAnsi="David" w:cs="David"/>
          <w:sz w:val="24"/>
          <w:szCs w:val="24"/>
          <w:lang w:val="en-US"/>
        </w:rPr>
        <w:t>.</w:t>
      </w:r>
    </w:p>
    <w:p w14:paraId="7BCA4B87" w14:textId="77777777" w:rsidR="00336E65" w:rsidRPr="008A45AC" w:rsidRDefault="00336E65" w:rsidP="00336E65">
      <w:pPr>
        <w:shd w:val="clear" w:color="auto" w:fill="FFFFFF"/>
        <w:spacing w:after="120"/>
        <w:ind w:left="1083" w:right="580"/>
        <w:jc w:val="left"/>
        <w:rPr>
          <w:rFonts w:ascii="David" w:eastAsia="Times New Roman" w:hAnsi="David" w:cs="David"/>
          <w:sz w:val="24"/>
          <w:szCs w:val="24"/>
          <w:lang w:val="en-US"/>
        </w:rPr>
      </w:pPr>
    </w:p>
    <w:p w14:paraId="5EAAE514" w14:textId="54385D96" w:rsidR="00217392" w:rsidRPr="008A45AC" w:rsidRDefault="000562F9" w:rsidP="00224D10">
      <w:pPr>
        <w:shd w:val="clear" w:color="auto" w:fill="FFFFFF"/>
        <w:spacing w:after="120"/>
        <w:ind w:right="580"/>
        <w:jc w:val="left"/>
        <w:rPr>
          <w:rFonts w:ascii="David" w:eastAsia="Times New Roman" w:hAnsi="David" w:cs="David"/>
          <w:sz w:val="24"/>
          <w:szCs w:val="24"/>
          <w:lang w:val="en-US"/>
        </w:rPr>
      </w:pPr>
      <w:del w:id="286" w:author="Yoni Grinberg" w:date="2026-06-22T12:26:00Z" w16du:dateUtc="2026-06-22T09:26:00Z">
        <w:r w:rsidRPr="008A45AC" w:rsidDel="00EA71C1">
          <w:rPr>
            <w:rFonts w:ascii="David" w:eastAsia="Times New Roman" w:hAnsi="David" w:cs="David"/>
            <w:b/>
            <w:bCs/>
            <w:sz w:val="24"/>
            <w:szCs w:val="24"/>
            <w:lang w:val="en-US"/>
          </w:rPr>
          <w:delText>3</w:delText>
        </w:r>
      </w:del>
      <w:ins w:id="287"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 xml:space="preserve">.2 </w:t>
      </w:r>
      <w:r w:rsidR="00E24B12" w:rsidRPr="008A45AC">
        <w:rPr>
          <w:rFonts w:ascii="David" w:eastAsia="Times New Roman" w:hAnsi="David" w:cs="David"/>
          <w:b/>
          <w:bCs/>
          <w:sz w:val="24"/>
          <w:szCs w:val="24"/>
          <w:lang w:val="en-US"/>
        </w:rPr>
        <w:t>Connection Establishment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p>
    <w:p w14:paraId="40302A15" w14:textId="6DA7EFE4"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CSMA/CA with RTS/CTS:</w:t>
      </w:r>
    </w:p>
    <w:p w14:paraId="12CB3A5A" w14:textId="7CF4BB22"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CSMA is a basic method that controls the communication of multiple participants on a shared and decentralized transmission medium. However, this is now available in three different variants, which depend on the transmission medium. While CSMA/CA is mainly used in wireless networks, CSMA/CD was developed for Ethernet, and CSMA/CR is used in controller area networks (CAN), which are mainly used in cars and machines. </w:t>
      </w:r>
      <w:r w:rsidR="001B0D63" w:rsidRPr="008A45AC">
        <w:rPr>
          <w:rFonts w:ascii="David" w:eastAsia="Times New Roman" w:hAnsi="David" w:cs="David"/>
          <w:sz w:val="24"/>
          <w:szCs w:val="24"/>
          <w:lang w:val="en-US"/>
        </w:rPr>
        <w:t>[3]</w:t>
      </w:r>
    </w:p>
    <w:p w14:paraId="198A568E" w14:textId="77777777" w:rsidR="000562F9" w:rsidRPr="00CB5C28" w:rsidRDefault="000562F9" w:rsidP="00261D48">
      <w:pPr>
        <w:shd w:val="clear" w:color="auto" w:fill="FFFFFF"/>
        <w:spacing w:after="120"/>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Request to send and clear to send (RTS/CTS):</w:t>
      </w:r>
    </w:p>
    <w:p w14:paraId="6B27407A" w14:textId="6E97B723"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The frames “Request to Send” (RTS) and “Clear to Send” (CTS) are part of the optional extension CSMA/CA RTS/CTS. This procedure is upstream of the actual data transmission. If a participant determines that the transmission medium is free, the device first sends an RTS frame to the </w:t>
      </w:r>
      <w:r w:rsidR="00EA459D" w:rsidRPr="008A45AC">
        <w:rPr>
          <w:rFonts w:ascii="David" w:eastAsia="Times New Roman" w:hAnsi="David" w:cs="David"/>
          <w:sz w:val="24"/>
          <w:szCs w:val="24"/>
          <w:lang w:val="en-US"/>
        </w:rPr>
        <w:t>participant</w:t>
      </w:r>
      <w:r w:rsidRPr="008A45AC">
        <w:rPr>
          <w:rFonts w:ascii="David" w:eastAsia="Times New Roman" w:hAnsi="David" w:cs="David"/>
          <w:sz w:val="24"/>
          <w:szCs w:val="24"/>
          <w:lang w:val="en-US"/>
        </w:rPr>
        <w:t xml:space="preserve"> to receive the data. With this, the output computer makes it clear that it wants to start a transmission and will occupy the transmission medium for a certain time.</w:t>
      </w:r>
    </w:p>
    <w:p w14:paraId="5BE17FAE"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receiver, in turn, sends a CTS frame to the original sender. As with the RTS frame, all other participants in the range are informed that the transmission is currently occupied and the transmitter is enabled for transmission. Only then does the original device start transmitting the data. Now it is not possible for the participants in a wireless network to detect collisions or other interference during transmission. For this reason, the receiving station needs to send an acknowledgement (ACK) when the data packet has arrived correctly.</w:t>
      </w:r>
    </w:p>
    <w:p w14:paraId="74EC1DAF" w14:textId="77777777" w:rsidR="000562F9" w:rsidRPr="008A45AC" w:rsidRDefault="000562F9" w:rsidP="00261D48">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If the ACK frame doesn’t appear, the sender of the data assumes that a complication has occurred and resends the data packet. The station has a preferential right to use the medium and doesn’t have to wait again for the channel to be free. The three frame types each consist of several fields.</w:t>
      </w:r>
    </w:p>
    <w:p w14:paraId="5546C58E" w14:textId="77777777" w:rsidR="00255773" w:rsidRPr="008A45AC" w:rsidRDefault="00255773" w:rsidP="00261D48">
      <w:pPr>
        <w:shd w:val="clear" w:color="auto" w:fill="FFFFFF"/>
        <w:ind w:left="1083" w:right="580"/>
        <w:jc w:val="left"/>
        <w:rPr>
          <w:rFonts w:ascii="David" w:eastAsia="Times New Roman" w:hAnsi="David" w:cs="David"/>
          <w:sz w:val="24"/>
          <w:szCs w:val="24"/>
          <w:lang w:val="en-US"/>
        </w:rPr>
      </w:pPr>
    </w:p>
    <w:p w14:paraId="3A67FDC5" w14:textId="0FCC8262" w:rsidR="00CF4142" w:rsidRPr="00CB5C28" w:rsidRDefault="00CF4142" w:rsidP="002A049E">
      <w:pPr>
        <w:shd w:val="clear" w:color="auto" w:fill="FFFFFF"/>
        <w:ind w:left="1083" w:right="580"/>
        <w:jc w:val="left"/>
        <w:rPr>
          <w:rFonts w:ascii="David" w:eastAsia="Times New Roman" w:hAnsi="David" w:cs="David"/>
          <w:sz w:val="24"/>
          <w:szCs w:val="24"/>
          <w:u w:val="single"/>
          <w:lang w:val="en-US"/>
        </w:rPr>
      </w:pPr>
      <w:r w:rsidRPr="00CB5C28">
        <w:rPr>
          <w:rFonts w:ascii="David" w:eastAsia="Times New Roman" w:hAnsi="David" w:cs="David"/>
          <w:sz w:val="24"/>
          <w:szCs w:val="24"/>
          <w:u w:val="single"/>
          <w:lang w:val="en-US"/>
        </w:rPr>
        <w:t xml:space="preserve">RTS/CTS </w:t>
      </w:r>
      <w:bookmarkStart w:id="288" w:name="_Hlk218353008"/>
      <w:r w:rsidRPr="00CB5C28">
        <w:rPr>
          <w:rFonts w:ascii="David" w:eastAsia="Times New Roman" w:hAnsi="David" w:cs="David"/>
          <w:sz w:val="24"/>
          <w:szCs w:val="24"/>
          <w:u w:val="single"/>
          <w:lang w:val="en-US"/>
        </w:rPr>
        <w:t>Sequence:</w:t>
      </w:r>
    </w:p>
    <w:p w14:paraId="5FCDFA4A" w14:textId="4D185D75" w:rsidR="00101872" w:rsidRPr="008A45AC" w:rsidRDefault="00CF414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RTS (Request to Send):</w:t>
      </w:r>
      <w:r w:rsidRPr="008A45AC">
        <w:rPr>
          <w:rFonts w:ascii="David" w:eastAsia="Times New Roman" w:hAnsi="David" w:cs="David"/>
          <w:sz w:val="24"/>
          <w:szCs w:val="24"/>
          <w:lang w:val="en-US"/>
        </w:rPr>
        <w:t xml:space="preserve"> The transmitter sends a short control frame indicating intent to transmit</w:t>
      </w:r>
    </w:p>
    <w:p w14:paraId="3F0F3B45" w14:textId="47705B08"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Wait (SIFS):</w:t>
      </w:r>
      <w:r w:rsidRPr="008A45AC">
        <w:rPr>
          <w:rFonts w:ascii="David" w:eastAsia="Times New Roman" w:hAnsi="David" w:cs="David"/>
          <w:sz w:val="24"/>
          <w:szCs w:val="24"/>
          <w:lang w:val="en-US"/>
        </w:rPr>
        <w:t xml:space="preserve"> The transmitter enters a listening state for a predefined window (Timeout).</w:t>
      </w:r>
    </w:p>
    <w:p w14:paraId="7A0E3EBA" w14:textId="5443CB14" w:rsidR="00101872" w:rsidRPr="008A45AC" w:rsidRDefault="00101872"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CTS (Clear to Send):</w:t>
      </w:r>
      <w:r w:rsidRPr="008A45AC">
        <w:rPr>
          <w:rFonts w:ascii="David" w:eastAsia="Times New Roman" w:hAnsi="David" w:cs="David"/>
          <w:sz w:val="24"/>
          <w:szCs w:val="24"/>
          <w:lang w:val="en-US"/>
        </w:rPr>
        <w:t xml:space="preserve"> If the receiver is idle, it responds with a CTS frame.</w:t>
      </w:r>
    </w:p>
    <w:p w14:paraId="53013369" w14:textId="5AF304C8" w:rsidR="00D2722A" w:rsidRPr="008A45AC" w:rsidRDefault="00D2722A" w:rsidP="00261D48">
      <w:pPr>
        <w:pStyle w:val="ListParagraph"/>
        <w:numPr>
          <w:ilvl w:val="6"/>
          <w:numId w:val="40"/>
        </w:numPr>
        <w:shd w:val="clear" w:color="auto" w:fill="FFFFFF"/>
        <w:ind w:left="144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Data Transmission:</w:t>
      </w:r>
      <w:r w:rsidRPr="008A45AC">
        <w:rPr>
          <w:rFonts w:ascii="David" w:eastAsia="Times New Roman" w:hAnsi="David" w:cs="David"/>
          <w:sz w:val="24"/>
          <w:szCs w:val="24"/>
          <w:lang w:val="en-US"/>
        </w:rPr>
        <w:t xml:space="preserve"> Upon receiving the CTS, the transmitter sends the full data packet.</w:t>
      </w:r>
    </w:p>
    <w:bookmarkEnd w:id="288"/>
    <w:p w14:paraId="724D89AB" w14:textId="5484FD39" w:rsidR="00B41A02" w:rsidRPr="008A45AC" w:rsidRDefault="00B41A02" w:rsidP="00000700">
      <w:pPr>
        <w:shd w:val="clear" w:color="auto" w:fill="FFFFFF"/>
        <w:spacing w:after="120"/>
        <w:ind w:left="1083"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drawing>
          <wp:inline distT="0" distB="0" distL="0" distR="0" wp14:anchorId="232C372D" wp14:editId="20130146">
            <wp:extent cx="3436620" cy="2988249"/>
            <wp:effectExtent l="0" t="0" r="0" b="3175"/>
            <wp:docPr id="314473670"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444854" cy="2995408"/>
                    </a:xfrm>
                    <a:prstGeom prst="rect">
                      <a:avLst/>
                    </a:prstGeom>
                    <a:noFill/>
                    <a:ln>
                      <a:noFill/>
                    </a:ln>
                  </pic:spPr>
                </pic:pic>
              </a:graphicData>
            </a:graphic>
          </wp:inline>
        </w:drawing>
      </w:r>
    </w:p>
    <w:p w14:paraId="423629B5" w14:textId="77777777" w:rsidR="00B41A02" w:rsidRPr="008A45AC" w:rsidRDefault="00B41A02" w:rsidP="00261D48">
      <w:pPr>
        <w:shd w:val="clear" w:color="auto" w:fill="FFFFFF"/>
        <w:spacing w:after="120"/>
        <w:ind w:left="1083" w:right="580"/>
        <w:jc w:val="left"/>
        <w:rPr>
          <w:rFonts w:ascii="David" w:eastAsia="Times New Roman" w:hAnsi="David" w:cs="David"/>
          <w:sz w:val="24"/>
          <w:szCs w:val="24"/>
          <w:lang w:val="en-US"/>
        </w:rPr>
      </w:pPr>
    </w:p>
    <w:p w14:paraId="50B14C52" w14:textId="62979C4F" w:rsidR="00B41A02" w:rsidRPr="008A45AC" w:rsidRDefault="007C56B1"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Figure 2:</w:t>
      </w:r>
      <w:r w:rsidRPr="008A45AC">
        <w:rPr>
          <w:rFonts w:ascii="David" w:eastAsia="Times New Roman" w:hAnsi="David" w:cs="David"/>
          <w:sz w:val="24"/>
          <w:szCs w:val="24"/>
          <w:lang w:val="en-US"/>
        </w:rPr>
        <w:t xml:space="preserve"> Sequence diagram of the CSMA/CA protocol utilizing the RTS/CTS handshake </w:t>
      </w:r>
      <w:r w:rsidR="00711ABF" w:rsidRPr="008A45AC">
        <w:rPr>
          <w:rFonts w:ascii="David" w:eastAsia="Times New Roman" w:hAnsi="David" w:cs="David"/>
          <w:sz w:val="24"/>
          <w:szCs w:val="24"/>
          <w:lang w:val="en-US"/>
        </w:rPr>
        <w:t>mechanism,</w:t>
      </w:r>
      <w:r w:rsidR="000C4176" w:rsidRPr="008A45AC">
        <w:rPr>
          <w:rFonts w:ascii="David" w:eastAsia="Times New Roman" w:hAnsi="David" w:cs="David"/>
          <w:b/>
          <w:bCs/>
          <w:sz w:val="24"/>
          <w:szCs w:val="24"/>
          <w:lang w:val="en-US"/>
        </w:rPr>
        <w:t xml:space="preserve"> </w:t>
      </w:r>
      <w:r w:rsidR="00B41A02" w:rsidRPr="008A45AC">
        <w:rPr>
          <w:rFonts w:ascii="David" w:eastAsia="Times New Roman" w:hAnsi="David" w:cs="David"/>
          <w:sz w:val="24"/>
          <w:szCs w:val="24"/>
          <w:lang w:val="en-US"/>
        </w:rPr>
        <w:t>(Figure Created by Google "nano banana pro" AI Model).</w:t>
      </w:r>
    </w:p>
    <w:p w14:paraId="62CDB151" w14:textId="77777777" w:rsidR="0017377D" w:rsidRPr="008A45AC" w:rsidRDefault="0017377D" w:rsidP="00261D48">
      <w:pPr>
        <w:shd w:val="clear" w:color="auto" w:fill="FFFFFF"/>
        <w:spacing w:after="120"/>
        <w:ind w:left="1083" w:right="580"/>
        <w:jc w:val="left"/>
        <w:rPr>
          <w:rFonts w:ascii="David" w:eastAsia="Times New Roman" w:hAnsi="David" w:cs="David"/>
          <w:sz w:val="24"/>
          <w:szCs w:val="24"/>
          <w:lang w:val="en-US"/>
        </w:rPr>
      </w:pPr>
    </w:p>
    <w:p w14:paraId="284B338D" w14:textId="28286632" w:rsidR="00217392" w:rsidRPr="008A45AC" w:rsidRDefault="00EA459D" w:rsidP="00261D48">
      <w:pPr>
        <w:shd w:val="clear" w:color="auto" w:fill="FFFFFF"/>
        <w:spacing w:after="120"/>
        <w:ind w:right="580"/>
        <w:jc w:val="left"/>
        <w:rPr>
          <w:rFonts w:ascii="David" w:eastAsia="Times New Roman" w:hAnsi="David" w:cs="David"/>
          <w:b/>
          <w:bCs/>
          <w:sz w:val="24"/>
          <w:szCs w:val="24"/>
          <w:lang w:val="en-US"/>
        </w:rPr>
      </w:pPr>
      <w:del w:id="289" w:author="Yoni Grinberg" w:date="2026-06-22T12:26:00Z" w16du:dateUtc="2026-06-22T09:26:00Z">
        <w:r w:rsidRPr="008A45AC" w:rsidDel="00EA71C1">
          <w:rPr>
            <w:rFonts w:ascii="David" w:eastAsia="Times New Roman" w:hAnsi="David" w:cs="David"/>
            <w:b/>
            <w:bCs/>
            <w:sz w:val="24"/>
            <w:szCs w:val="24"/>
            <w:lang w:val="en-US"/>
          </w:rPr>
          <w:delText>3</w:delText>
        </w:r>
      </w:del>
      <w:ins w:id="290"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 xml:space="preserve">.2.1 </w:t>
      </w:r>
      <w:r w:rsidR="00CF4142" w:rsidRPr="008A45AC">
        <w:rPr>
          <w:rFonts w:ascii="David" w:eastAsia="Times New Roman" w:hAnsi="David" w:cs="David"/>
          <w:b/>
          <w:bCs/>
          <w:sz w:val="24"/>
          <w:szCs w:val="24"/>
          <w:lang w:val="en-US"/>
        </w:rPr>
        <w:t xml:space="preserve">RTS/CTS </w:t>
      </w:r>
      <w:r w:rsidRPr="008A45AC">
        <w:rPr>
          <w:rFonts w:ascii="David" w:eastAsia="Times New Roman" w:hAnsi="David" w:cs="David"/>
          <w:b/>
          <w:bCs/>
          <w:sz w:val="24"/>
          <w:szCs w:val="24"/>
          <w:lang w:val="en-US"/>
        </w:rPr>
        <w:t>Frame</w:t>
      </w:r>
      <w:r w:rsidR="000562F9" w:rsidRPr="008A45AC">
        <w:rPr>
          <w:rFonts w:ascii="David" w:eastAsia="Times New Roman" w:hAnsi="David" w:cs="David"/>
          <w:b/>
          <w:bCs/>
          <w:sz w:val="24"/>
          <w:szCs w:val="24"/>
          <w:lang w:val="en-US"/>
        </w:rPr>
        <w:t xml:space="preserve"> Structure:</w:t>
      </w:r>
    </w:p>
    <w:p w14:paraId="05FBC179" w14:textId="4A89ECB8" w:rsidR="000562F9"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Each transmission is a fixed 56-bit frame. The transmission time for the full frame is approximately 28 milliseconds (56 * 0.5ms). The frame components are:</w:t>
      </w:r>
    </w:p>
    <w:p w14:paraId="2639EE04"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1.  </w:t>
      </w:r>
      <w:r w:rsidRPr="008A45AC">
        <w:rPr>
          <w:rFonts w:ascii="David" w:eastAsia="Times New Roman" w:hAnsi="David" w:cs="David"/>
          <w:sz w:val="24"/>
          <w:szCs w:val="24"/>
          <w:lang w:val="en-US"/>
        </w:rPr>
        <w:tab/>
        <w:t xml:space="preserve"> Starting character 'F' (4 bits).</w:t>
      </w:r>
    </w:p>
    <w:p w14:paraId="176CC5A1"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2.  </w:t>
      </w:r>
      <w:r w:rsidRPr="008A45AC">
        <w:rPr>
          <w:rFonts w:ascii="David" w:eastAsia="Times New Roman" w:hAnsi="David" w:cs="David"/>
          <w:sz w:val="24"/>
          <w:szCs w:val="24"/>
          <w:lang w:val="en-US"/>
        </w:rPr>
        <w:tab/>
        <w:t>User ID (40 bits).</w:t>
      </w:r>
    </w:p>
    <w:p w14:paraId="42E6717A" w14:textId="77777777" w:rsidR="000562F9" w:rsidRPr="008A45AC" w:rsidRDefault="000562F9" w:rsidP="00261D48">
      <w:pPr>
        <w:shd w:val="clear" w:color="auto" w:fill="FFFFFF"/>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3.  </w:t>
      </w:r>
      <w:r w:rsidRPr="008A45AC">
        <w:rPr>
          <w:rFonts w:ascii="David" w:eastAsia="Times New Roman" w:hAnsi="David" w:cs="David"/>
          <w:sz w:val="24"/>
          <w:szCs w:val="24"/>
          <w:lang w:val="en-US"/>
        </w:rPr>
        <w:tab/>
        <w:t>Separating character 'F' (4 bits).</w:t>
      </w:r>
    </w:p>
    <w:p w14:paraId="1D9C33CF" w14:textId="164E8CBB" w:rsidR="000562F9" w:rsidRPr="008A45AC" w:rsidRDefault="000562F9" w:rsidP="00055C08">
      <w:pPr>
        <w:shd w:val="clear" w:color="auto" w:fill="FFFFFF"/>
        <w:spacing w:after="120"/>
        <w:ind w:left="1800" w:right="580" w:hanging="36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4.    Checksum (8 bits), calculated by </w:t>
      </w:r>
      <w:r w:rsidR="00055C08" w:rsidRPr="008A45AC">
        <w:rPr>
          <w:rFonts w:ascii="David" w:eastAsia="Times New Roman" w:hAnsi="David" w:cs="David"/>
          <w:sz w:val="24"/>
          <w:szCs w:val="24"/>
          <w:lang w:val="en-US"/>
        </w:rPr>
        <w:t>Cyclic Redundancy Check (CRC)</w:t>
      </w:r>
      <w:r w:rsidRPr="008A45AC">
        <w:rPr>
          <w:rFonts w:ascii="David" w:eastAsia="Times New Roman" w:hAnsi="David" w:cs="David"/>
          <w:sz w:val="24"/>
          <w:szCs w:val="24"/>
          <w:lang w:val="en-US"/>
        </w:rPr>
        <w:t xml:space="preserve"> the characters/digits of the data section.</w:t>
      </w:r>
    </w:p>
    <w:p w14:paraId="5FD03D7B" w14:textId="77777777" w:rsidR="00CF4142" w:rsidRPr="008A45AC" w:rsidRDefault="00CF4142" w:rsidP="00261D48">
      <w:pPr>
        <w:shd w:val="clear" w:color="auto" w:fill="FFFFFF"/>
        <w:spacing w:after="120"/>
        <w:ind w:left="1083" w:right="580"/>
        <w:jc w:val="left"/>
        <w:rPr>
          <w:rFonts w:ascii="David" w:eastAsia="Times New Roman" w:hAnsi="David" w:cs="David"/>
          <w:sz w:val="24"/>
          <w:szCs w:val="24"/>
          <w:lang w:val="en-US"/>
        </w:rPr>
      </w:pPr>
    </w:p>
    <w:p w14:paraId="0C7C418D" w14:textId="5B5B4728" w:rsidR="000562F9" w:rsidRPr="008A45AC" w:rsidRDefault="00F05DE0" w:rsidP="00000700">
      <w:pPr>
        <w:shd w:val="clear" w:color="auto" w:fill="FFFFFF"/>
        <w:spacing w:after="120"/>
        <w:ind w:left="1083" w:right="580" w:hanging="360"/>
        <w:jc w:val="center"/>
        <w:rPr>
          <w:rFonts w:ascii="David" w:eastAsia="Times New Roman" w:hAnsi="David" w:cs="David"/>
          <w:sz w:val="24"/>
          <w:szCs w:val="24"/>
          <w:rtl/>
          <w:lang w:val="en-US"/>
        </w:rPr>
      </w:pPr>
      <w:r w:rsidRPr="008A45AC">
        <w:rPr>
          <w:rFonts w:ascii="David" w:hAnsi="David" w:cs="David"/>
          <w:noProof/>
        </w:rPr>
        <w:drawing>
          <wp:inline distT="0" distB="0" distL="0" distR="0" wp14:anchorId="73D4C5A8" wp14:editId="278C836F">
            <wp:extent cx="5733415" cy="2995295"/>
            <wp:effectExtent l="0" t="0" r="635" b="0"/>
            <wp:docPr id="968414699"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3415" cy="2995295"/>
                    </a:xfrm>
                    <a:prstGeom prst="rect">
                      <a:avLst/>
                    </a:prstGeom>
                    <a:noFill/>
                    <a:ln>
                      <a:noFill/>
                    </a:ln>
                  </pic:spPr>
                </pic:pic>
              </a:graphicData>
            </a:graphic>
          </wp:inline>
        </w:drawing>
      </w:r>
    </w:p>
    <w:p w14:paraId="3A7FD0CA" w14:textId="69FCAFF1" w:rsidR="00B41A02" w:rsidRPr="008A45AC" w:rsidRDefault="007C56B1" w:rsidP="00261D48">
      <w:pPr>
        <w:shd w:val="clear" w:color="auto" w:fill="FFFFFF"/>
        <w:spacing w:after="120"/>
        <w:ind w:left="1083" w:right="580" w:firstLine="36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3:</w:t>
      </w:r>
      <w:r w:rsidRPr="008A45AC">
        <w:rPr>
          <w:rFonts w:ascii="David" w:eastAsia="Times New Roman" w:hAnsi="David" w:cs="David"/>
          <w:sz w:val="24"/>
          <w:szCs w:val="24"/>
          <w:lang w:val="en-US"/>
        </w:rPr>
        <w:t xml:space="preserve"> Schematic breakdown of the 56-bit Ultrasonic </w:t>
      </w:r>
      <w:r w:rsidR="00CF4142" w:rsidRPr="008A45AC">
        <w:rPr>
          <w:rFonts w:ascii="David" w:eastAsia="Times New Roman" w:hAnsi="David" w:cs="David"/>
          <w:sz w:val="24"/>
          <w:szCs w:val="24"/>
          <w:lang w:val="en-US"/>
        </w:rPr>
        <w:t xml:space="preserve">RTS/CTS </w:t>
      </w:r>
      <w:r w:rsidR="00CF2B94" w:rsidRPr="008A45AC">
        <w:rPr>
          <w:rFonts w:ascii="David" w:eastAsia="Times New Roman" w:hAnsi="David" w:cs="David"/>
          <w:sz w:val="24"/>
          <w:szCs w:val="24"/>
          <w:lang w:val="en-US"/>
        </w:rPr>
        <w:t>Frame</w:t>
      </w:r>
      <w:r w:rsidR="00B03113" w:rsidRPr="008A45AC">
        <w:rPr>
          <w:rFonts w:ascii="David" w:eastAsia="Times New Roman" w:hAnsi="David" w:cs="David"/>
          <w:sz w:val="24"/>
          <w:szCs w:val="24"/>
          <w:lang w:val="en-US"/>
        </w:rPr>
        <w:t xml:space="preserve">, </w:t>
      </w:r>
      <w:r w:rsidR="00CF2B94" w:rsidRPr="008A45AC">
        <w:rPr>
          <w:rFonts w:ascii="David" w:eastAsia="Times New Roman" w:hAnsi="David" w:cs="David"/>
          <w:sz w:val="24"/>
          <w:szCs w:val="24"/>
          <w:lang w:val="en-US"/>
        </w:rPr>
        <w:t>(</w:t>
      </w:r>
      <w:r w:rsidR="00B41A02" w:rsidRPr="008A45AC">
        <w:rPr>
          <w:rFonts w:ascii="David" w:eastAsia="Times New Roman" w:hAnsi="David" w:cs="David"/>
          <w:sz w:val="24"/>
          <w:szCs w:val="24"/>
          <w:lang w:val="en-US"/>
        </w:rPr>
        <w:t>Figure Created by Google "nano banana pro" AI Model).</w:t>
      </w:r>
    </w:p>
    <w:p w14:paraId="15EB7E4A" w14:textId="77777777" w:rsidR="000562F9" w:rsidRPr="008A45AC" w:rsidRDefault="000562F9" w:rsidP="00261D48">
      <w:pPr>
        <w:shd w:val="clear" w:color="auto" w:fill="FFFFFF"/>
        <w:spacing w:after="120"/>
        <w:ind w:right="580"/>
        <w:jc w:val="left"/>
        <w:rPr>
          <w:rFonts w:ascii="David" w:eastAsia="Times New Roman" w:hAnsi="David" w:cs="David"/>
          <w:sz w:val="24"/>
          <w:szCs w:val="24"/>
          <w:lang w:val="en-US"/>
        </w:rPr>
      </w:pPr>
    </w:p>
    <w:p w14:paraId="06589BFA" w14:textId="350DCA81" w:rsidR="000562F9" w:rsidRPr="008A45AC" w:rsidRDefault="000562F9" w:rsidP="00261D48">
      <w:pPr>
        <w:shd w:val="clear" w:color="auto" w:fill="FFFFFF"/>
        <w:spacing w:after="120"/>
        <w:ind w:right="580"/>
        <w:jc w:val="left"/>
        <w:rPr>
          <w:rFonts w:ascii="David" w:eastAsia="Times New Roman" w:hAnsi="David" w:cs="David"/>
          <w:b/>
          <w:bCs/>
          <w:sz w:val="24"/>
          <w:szCs w:val="24"/>
          <w:lang w:val="en-US"/>
        </w:rPr>
      </w:pPr>
      <w:del w:id="291" w:author="Yoni Grinberg" w:date="2026-06-22T12:26:00Z" w16du:dateUtc="2026-06-22T09:26:00Z">
        <w:r w:rsidRPr="008A45AC" w:rsidDel="00EA71C1">
          <w:rPr>
            <w:rFonts w:ascii="David" w:eastAsia="Times New Roman" w:hAnsi="David" w:cs="David"/>
            <w:b/>
            <w:bCs/>
            <w:sz w:val="24"/>
            <w:szCs w:val="24"/>
            <w:lang w:val="en-US"/>
          </w:rPr>
          <w:delText>3</w:delText>
        </w:r>
      </w:del>
      <w:ins w:id="292"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.2.2 Transmitter Implementation</w:t>
      </w:r>
      <w:r w:rsidR="001B7A10" w:rsidRPr="008A45AC">
        <w:rPr>
          <w:rFonts w:ascii="David" w:eastAsia="Times New Roman" w:hAnsi="David" w:cs="David"/>
          <w:b/>
          <w:bCs/>
          <w:sz w:val="24"/>
          <w:szCs w:val="24"/>
          <w:lang w:val="en-US"/>
        </w:rPr>
        <w:t>:</w:t>
      </w:r>
    </w:p>
    <w:p w14:paraId="7F61ED5F" w14:textId="77777777" w:rsidR="00A12970" w:rsidRPr="008A45AC" w:rsidRDefault="000562F9" w:rsidP="00261D48">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transmission process uses the Android API's ‘AudioTrack’ or IOS API's ‘AVAudioEngine’.</w:t>
      </w:r>
    </w:p>
    <w:p w14:paraId="52F929BC" w14:textId="26EA2388" w:rsidR="00CF4142" w:rsidRPr="008A45AC" w:rsidRDefault="00CF4142" w:rsidP="00261D48">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Data Frame Structure: </w:t>
      </w:r>
    </w:p>
    <w:p w14:paraId="3BC30656"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To accommodate the physical constraints of the ultrasonic channel (limited bandwidth and a transmission rate of 0.5ms per bit), the protocol utilizes a lightweight, byte-oriented frame structure. The design prioritizes minimal overhead while ensuring robust synchronization and support for multi-packet fragmentation.</w:t>
      </w:r>
    </w:p>
    <w:p w14:paraId="43D6E071" w14:textId="77777777" w:rsidR="00CF4142" w:rsidRPr="008A45AC" w:rsidRDefault="00CF4142" w:rsidP="00261D48">
      <w:pPr>
        <w:spacing w:after="100" w:afterAutospacing="1" w:line="240" w:lineRule="auto"/>
        <w:ind w:left="144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The total fixed overhead per frame is </w:t>
      </w:r>
      <w:r w:rsidRPr="008A45AC">
        <w:rPr>
          <w:rFonts w:ascii="David" w:eastAsia="Times New Roman" w:hAnsi="David" w:cs="David"/>
          <w:b/>
          <w:bCs/>
          <w:sz w:val="24"/>
          <w:szCs w:val="24"/>
          <w:lang w:val="en-US"/>
        </w:rPr>
        <w:t>8 Bytes</w:t>
      </w:r>
      <w:r w:rsidRPr="008A45AC">
        <w:rPr>
          <w:rFonts w:ascii="David" w:eastAsia="Times New Roman" w:hAnsi="David" w:cs="David"/>
          <w:sz w:val="24"/>
          <w:szCs w:val="24"/>
          <w:lang w:val="en-US"/>
        </w:rPr>
        <w:t xml:space="preserve"> (approx. 32ms transmission time), ensuring high throughput for user data.</w:t>
      </w:r>
    </w:p>
    <w:tbl>
      <w:tblPr>
        <w:tblW w:w="10209" w:type="dxa"/>
        <w:tblCellSpacing w:w="15" w:type="dxa"/>
        <w:tblInd w:w="-481" w:type="dxa"/>
        <w:tblCellMar>
          <w:top w:w="15" w:type="dxa"/>
          <w:left w:w="15" w:type="dxa"/>
          <w:bottom w:w="15" w:type="dxa"/>
          <w:right w:w="15" w:type="dxa"/>
        </w:tblCellMar>
        <w:tblLook w:val="04A0" w:firstRow="1" w:lastRow="0" w:firstColumn="1" w:lastColumn="0" w:noHBand="0" w:noVBand="1"/>
      </w:tblPr>
      <w:tblGrid>
        <w:gridCol w:w="1215"/>
        <w:gridCol w:w="2085"/>
        <w:gridCol w:w="1421"/>
        <w:gridCol w:w="2814"/>
        <w:gridCol w:w="2674"/>
      </w:tblGrid>
      <w:tr w:rsidR="00C1643B" w:rsidRPr="00494454" w14:paraId="1DC4C8E5" w14:textId="77777777" w:rsidTr="00C1643B">
        <w:trPr>
          <w:trHeight w:val="362"/>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56D28AB" w14:textId="77777777" w:rsidR="00CF4142" w:rsidRPr="008A45AC" w:rsidRDefault="00CF4142" w:rsidP="00E24B12">
            <w:pPr>
              <w:spacing w:line="240" w:lineRule="auto"/>
              <w:jc w:val="left"/>
              <w:rPr>
                <w:rFonts w:ascii="David" w:eastAsia="Times New Roman" w:hAnsi="David" w:cs="David"/>
                <w:lang w:val="en-US"/>
              </w:rPr>
            </w:pPr>
            <w:r w:rsidRPr="008A45AC">
              <w:rPr>
                <w:rFonts w:ascii="David" w:eastAsia="Times New Roman" w:hAnsi="David" w:cs="David"/>
                <w:b/>
                <w:bCs/>
                <w:lang w:val="en-US"/>
              </w:rPr>
              <w:lastRenderedPageBreak/>
              <w:t>Order</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DE4E3"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Field Name</w:t>
            </w:r>
          </w:p>
        </w:tc>
        <w:tc>
          <w:tcPr>
            <w:tcW w:w="0" w:type="auto"/>
            <w:tcBorders>
              <w:top w:val="single" w:sz="6" w:space="0" w:color="auto"/>
              <w:left w:val="single" w:sz="6" w:space="0" w:color="auto"/>
              <w:bottom w:val="single" w:sz="6" w:space="0" w:color="auto"/>
              <w:right w:val="single" w:sz="6" w:space="0" w:color="auto"/>
            </w:tcBorders>
            <w:vAlign w:val="center"/>
            <w:hideMark/>
          </w:tcPr>
          <w:p w14:paraId="7B02BE3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Size</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83772"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Value / Type</w:t>
            </w:r>
          </w:p>
        </w:tc>
        <w:tc>
          <w:tcPr>
            <w:tcW w:w="2629" w:type="dxa"/>
            <w:tcBorders>
              <w:top w:val="single" w:sz="6" w:space="0" w:color="auto"/>
              <w:left w:val="single" w:sz="6" w:space="0" w:color="auto"/>
              <w:bottom w:val="single" w:sz="6" w:space="0" w:color="auto"/>
              <w:right w:val="single" w:sz="6" w:space="0" w:color="auto"/>
            </w:tcBorders>
            <w:vAlign w:val="center"/>
            <w:hideMark/>
          </w:tcPr>
          <w:p w14:paraId="7483E6C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Function</w:t>
            </w:r>
          </w:p>
        </w:tc>
      </w:tr>
      <w:tr w:rsidR="00C1643B" w:rsidRPr="00165AB6" w14:paraId="0D499654" w14:textId="77777777" w:rsidTr="00A9337B">
        <w:trPr>
          <w:trHeight w:val="128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316FF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02D8C"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Preamble</w:t>
            </w:r>
          </w:p>
        </w:tc>
        <w:tc>
          <w:tcPr>
            <w:tcW w:w="0" w:type="auto"/>
            <w:tcBorders>
              <w:top w:val="single" w:sz="6" w:space="0" w:color="auto"/>
              <w:left w:val="single" w:sz="6" w:space="0" w:color="auto"/>
              <w:bottom w:val="single" w:sz="6" w:space="0" w:color="auto"/>
              <w:right w:val="single" w:sz="6" w:space="0" w:color="auto"/>
            </w:tcBorders>
            <w:vAlign w:val="center"/>
            <w:hideMark/>
          </w:tcPr>
          <w:p w14:paraId="230018DF"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4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5C6E1A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0xAAAAAAAA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49CB97D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Synchronization:</w:t>
            </w:r>
            <w:r w:rsidRPr="008A45AC">
              <w:rPr>
                <w:rFonts w:ascii="David" w:eastAsia="Times New Roman" w:hAnsi="David" w:cs="David"/>
                <w:lang w:val="en-US"/>
              </w:rPr>
              <w:t xml:space="preserve"> A training sequence enabling the receiver to perform clock recovery and stabilize AGC (Automatic Gain Control).</w:t>
            </w:r>
          </w:p>
        </w:tc>
      </w:tr>
      <w:tr w:rsidR="00C1643B" w:rsidRPr="00165AB6" w14:paraId="7021A3A7" w14:textId="77777777" w:rsidTr="00A9337B">
        <w:trPr>
          <w:trHeight w:val="1053"/>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B12C24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30FBB"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Sync 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756F43C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8617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0xFF</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30FFE5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Start Delimiter:</w:t>
            </w:r>
            <w:r w:rsidRPr="008A45AC">
              <w:rPr>
                <w:rFonts w:ascii="David" w:eastAsia="Times New Roman" w:hAnsi="David" w:cs="David"/>
                <w:lang w:val="en-US"/>
              </w:rPr>
              <w:t xml:space="preserve"> A unique marker indicating the end of the training phase and the start of valid data.</w:t>
            </w:r>
          </w:p>
        </w:tc>
      </w:tr>
      <w:tr w:rsidR="00C1643B" w:rsidRPr="00165AB6" w14:paraId="0F9B6C86" w14:textId="77777777" w:rsidTr="00A9337B">
        <w:trPr>
          <w:trHeight w:val="826"/>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291E5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D596D"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Frag Info</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C8D6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A7ED7"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Bit-Packed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6550DBB0"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Management:</w:t>
            </w:r>
            <w:r w:rsidRPr="008A45AC">
              <w:rPr>
                <w:rFonts w:ascii="David" w:eastAsia="Times New Roman" w:hAnsi="David" w:cs="David"/>
                <w:lang w:val="en-US"/>
              </w:rPr>
              <w:t xml:space="preserve"> Contains both the packet index and the total packet count.</w:t>
            </w:r>
          </w:p>
        </w:tc>
      </w:tr>
      <w:tr w:rsidR="00C1643B" w:rsidRPr="00165AB6" w14:paraId="727A8E5B" w14:textId="77777777" w:rsidTr="00A9337B">
        <w:trPr>
          <w:trHeight w:val="815"/>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0A7269"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2D42D76"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Length</w:t>
            </w:r>
          </w:p>
        </w:tc>
        <w:tc>
          <w:tcPr>
            <w:tcW w:w="0" w:type="auto"/>
            <w:tcBorders>
              <w:top w:val="single" w:sz="6" w:space="0" w:color="auto"/>
              <w:left w:val="single" w:sz="6" w:space="0" w:color="auto"/>
              <w:bottom w:val="single" w:sz="6" w:space="0" w:color="auto"/>
              <w:right w:val="single" w:sz="6" w:space="0" w:color="auto"/>
            </w:tcBorders>
            <w:vAlign w:val="center"/>
            <w:hideMark/>
          </w:tcPr>
          <w:p w14:paraId="50E109D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6444692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0x00 - 0x40</w:t>
            </w:r>
          </w:p>
        </w:tc>
        <w:tc>
          <w:tcPr>
            <w:tcW w:w="2629" w:type="dxa"/>
            <w:tcBorders>
              <w:top w:val="single" w:sz="6" w:space="0" w:color="auto"/>
              <w:left w:val="single" w:sz="6" w:space="0" w:color="auto"/>
              <w:bottom w:val="single" w:sz="6" w:space="0" w:color="auto"/>
              <w:right w:val="single" w:sz="6" w:space="0" w:color="auto"/>
            </w:tcBorders>
            <w:vAlign w:val="center"/>
            <w:hideMark/>
          </w:tcPr>
          <w:p w14:paraId="2F83FA41" w14:textId="4624D9BD"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 Size:</w:t>
            </w:r>
            <w:r w:rsidRPr="008A45AC">
              <w:rPr>
                <w:rFonts w:ascii="David" w:eastAsia="Times New Roman" w:hAnsi="David" w:cs="David"/>
                <w:lang w:val="en-US"/>
              </w:rPr>
              <w:t xml:space="preserve"> Indicates the number of data bytes in the current frame (N).</w:t>
            </w:r>
          </w:p>
        </w:tc>
      </w:tr>
      <w:tr w:rsidR="00C1643B" w:rsidRPr="00165AB6" w14:paraId="1A9935BF" w14:textId="77777777" w:rsidTr="00A9337B">
        <w:trPr>
          <w:trHeight w:val="600"/>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EBA474"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10C2CA"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Payload</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DB89E"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N Bytes</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05B3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lang w:val="en-US"/>
              </w:rPr>
              <w:t>ASCII Data</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A673FD1" w14:textId="77777777" w:rsidR="00CF4142" w:rsidRPr="008A45AC" w:rsidRDefault="00CF4142" w:rsidP="00261D48">
            <w:pPr>
              <w:spacing w:line="240" w:lineRule="auto"/>
              <w:jc w:val="left"/>
              <w:rPr>
                <w:rFonts w:ascii="David" w:eastAsia="Times New Roman" w:hAnsi="David" w:cs="David"/>
                <w:lang w:val="en-US"/>
              </w:rPr>
            </w:pPr>
            <w:r w:rsidRPr="008A45AC">
              <w:rPr>
                <w:rFonts w:ascii="David" w:eastAsia="Times New Roman" w:hAnsi="David" w:cs="David"/>
                <w:b/>
                <w:bCs/>
                <w:lang w:val="en-US"/>
              </w:rPr>
              <w:t>User Data:</w:t>
            </w:r>
            <w:r w:rsidRPr="008A45AC">
              <w:rPr>
                <w:rFonts w:ascii="David" w:eastAsia="Times New Roman" w:hAnsi="David" w:cs="David"/>
                <w:lang w:val="en-US"/>
              </w:rPr>
              <w:t xml:space="preserve"> The actual text content being transmitted.</w:t>
            </w:r>
          </w:p>
        </w:tc>
      </w:tr>
      <w:tr w:rsidR="00C1643B" w:rsidRPr="00165AB6" w14:paraId="0C2046C4" w14:textId="77777777" w:rsidTr="00A9337B">
        <w:trPr>
          <w:trHeight w:val="588"/>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F4D4D8"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62C92"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Checksum</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CF87"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1 Byte</w:t>
            </w:r>
          </w:p>
        </w:tc>
        <w:tc>
          <w:tcPr>
            <w:tcW w:w="0" w:type="auto"/>
            <w:tcBorders>
              <w:top w:val="single" w:sz="6" w:space="0" w:color="auto"/>
              <w:left w:val="single" w:sz="6" w:space="0" w:color="auto"/>
              <w:bottom w:val="single" w:sz="6" w:space="0" w:color="auto"/>
              <w:right w:val="single" w:sz="6" w:space="0" w:color="auto"/>
            </w:tcBorders>
            <w:vAlign w:val="center"/>
            <w:hideMark/>
          </w:tcPr>
          <w:p w14:paraId="397E5CDD" w14:textId="77777777"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lang w:val="en-US"/>
              </w:rPr>
              <w:t>Calculated</w:t>
            </w:r>
          </w:p>
        </w:tc>
        <w:tc>
          <w:tcPr>
            <w:tcW w:w="2629" w:type="dxa"/>
            <w:tcBorders>
              <w:top w:val="single" w:sz="6" w:space="0" w:color="auto"/>
              <w:left w:val="single" w:sz="6" w:space="0" w:color="auto"/>
              <w:bottom w:val="single" w:sz="6" w:space="0" w:color="auto"/>
              <w:right w:val="single" w:sz="6" w:space="0" w:color="auto"/>
            </w:tcBorders>
            <w:vAlign w:val="center"/>
            <w:hideMark/>
          </w:tcPr>
          <w:p w14:paraId="3FBD5690" w14:textId="0324DA55" w:rsidR="00CF4142" w:rsidRPr="008A45AC" w:rsidRDefault="00CF4142" w:rsidP="000E783B">
            <w:pPr>
              <w:spacing w:line="240" w:lineRule="auto"/>
              <w:jc w:val="left"/>
              <w:rPr>
                <w:rFonts w:ascii="David" w:eastAsia="Times New Roman" w:hAnsi="David" w:cs="David"/>
                <w:lang w:val="en-US"/>
              </w:rPr>
            </w:pPr>
            <w:r w:rsidRPr="008A45AC">
              <w:rPr>
                <w:rFonts w:ascii="David" w:eastAsia="Times New Roman" w:hAnsi="David" w:cs="David"/>
                <w:b/>
                <w:bCs/>
                <w:lang w:val="en-US"/>
              </w:rPr>
              <w:t>Integrity:</w:t>
            </w:r>
            <w:r w:rsidRPr="008A45AC">
              <w:rPr>
                <w:rFonts w:ascii="David" w:eastAsia="Times New Roman" w:hAnsi="David" w:cs="David"/>
                <w:lang w:val="en-US"/>
              </w:rPr>
              <w:t xml:space="preserve"> An </w:t>
            </w:r>
            <w:r w:rsidR="00055C08" w:rsidRPr="008A45AC">
              <w:rPr>
                <w:rFonts w:ascii="David" w:eastAsia="Times New Roman" w:hAnsi="David" w:cs="David"/>
                <w:lang w:val="en-US"/>
              </w:rPr>
              <w:t>CRC</w:t>
            </w:r>
            <w:r w:rsidRPr="008A45AC">
              <w:rPr>
                <w:rFonts w:ascii="David" w:eastAsia="Times New Roman" w:hAnsi="David" w:cs="David"/>
                <w:lang w:val="en-US"/>
              </w:rPr>
              <w:t>-</w:t>
            </w:r>
            <w:r w:rsidR="006715B1" w:rsidRPr="008A45AC">
              <w:rPr>
                <w:rFonts w:ascii="David" w:eastAsia="Times New Roman" w:hAnsi="David" w:cs="David"/>
                <w:lang w:val="en-US"/>
              </w:rPr>
              <w:t xml:space="preserve">8 </w:t>
            </w:r>
            <w:r w:rsidRPr="008A45AC">
              <w:rPr>
                <w:rFonts w:ascii="David" w:eastAsia="Times New Roman" w:hAnsi="David" w:cs="David"/>
                <w:lang w:val="en-US"/>
              </w:rPr>
              <w:t>based checksum for error detection.</w:t>
            </w:r>
          </w:p>
        </w:tc>
      </w:tr>
    </w:tbl>
    <w:p w14:paraId="108AEBCB" w14:textId="77777777" w:rsidR="00CF4142" w:rsidRPr="008A45AC" w:rsidRDefault="00CF4142" w:rsidP="000E783B">
      <w:pPr>
        <w:ind w:left="1083"/>
        <w:jc w:val="left"/>
        <w:rPr>
          <w:rFonts w:ascii="David" w:hAnsi="David" w:cs="David"/>
          <w:b/>
          <w:bCs/>
          <w:sz w:val="24"/>
          <w:szCs w:val="24"/>
          <w:lang w:val="en-US"/>
        </w:rPr>
      </w:pPr>
      <w:r w:rsidRPr="008A45AC">
        <w:rPr>
          <w:rFonts w:ascii="David" w:eastAsia="Times New Roman" w:hAnsi="David" w:cs="David"/>
          <w:b/>
          <w:bCs/>
          <w:sz w:val="24"/>
          <w:szCs w:val="24"/>
          <w:lang w:val="en-US"/>
        </w:rPr>
        <w:t xml:space="preserve">Table 2: </w:t>
      </w:r>
      <w:r w:rsidRPr="008A45AC">
        <w:rPr>
          <w:rFonts w:ascii="David" w:eastAsia="Times New Roman" w:hAnsi="David" w:cs="David"/>
          <w:b/>
          <w:bCs/>
          <w:sz w:val="24"/>
          <w:szCs w:val="24"/>
        </w:rPr>
        <w:t>Frame Layout Table</w:t>
      </w:r>
      <w:r w:rsidRPr="008A45AC">
        <w:rPr>
          <w:rFonts w:ascii="David" w:eastAsia="Times New Roman" w:hAnsi="David" w:cs="David"/>
          <w:b/>
          <w:bCs/>
          <w:sz w:val="24"/>
          <w:szCs w:val="24"/>
          <w:lang w:val="en-US"/>
        </w:rPr>
        <w:t xml:space="preserve"> [6]</w:t>
      </w:r>
    </w:p>
    <w:p w14:paraId="3C847B8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4183A709" w14:textId="439D2B89" w:rsidR="00CF4142" w:rsidRPr="008A45AC" w:rsidRDefault="00F05DE0" w:rsidP="008A45AC">
      <w:pPr>
        <w:shd w:val="clear" w:color="auto" w:fill="FFFFFF"/>
        <w:spacing w:after="120"/>
        <w:ind w:right="580"/>
        <w:rPr>
          <w:rFonts w:ascii="David" w:eastAsia="Times New Roman" w:hAnsi="David" w:cs="David"/>
          <w:sz w:val="24"/>
          <w:szCs w:val="24"/>
          <w:lang w:val="en-US"/>
        </w:rPr>
      </w:pPr>
      <w:r w:rsidRPr="008A45AC">
        <w:rPr>
          <w:rFonts w:ascii="David" w:hAnsi="David" w:cs="David"/>
          <w:noProof/>
        </w:rPr>
        <w:drawing>
          <wp:inline distT="0" distB="0" distL="0" distR="0" wp14:anchorId="5DB6D42C" wp14:editId="31E3F80D">
            <wp:extent cx="5733415" cy="3275330"/>
            <wp:effectExtent l="0" t="0" r="635" b="1270"/>
            <wp:docPr id="1176269191"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3415" cy="3275330"/>
                    </a:xfrm>
                    <a:prstGeom prst="rect">
                      <a:avLst/>
                    </a:prstGeom>
                    <a:noFill/>
                    <a:ln>
                      <a:noFill/>
                    </a:ln>
                  </pic:spPr>
                </pic:pic>
              </a:graphicData>
            </a:graphic>
          </wp:inline>
        </w:drawing>
      </w:r>
    </w:p>
    <w:p w14:paraId="3A97CB29" w14:textId="77777777" w:rsidR="00A9337B"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Figure 4:</w:t>
      </w:r>
      <w:r w:rsidRPr="008A45AC">
        <w:rPr>
          <w:rFonts w:ascii="David" w:eastAsia="Times New Roman" w:hAnsi="David" w:cs="David"/>
          <w:sz w:val="24"/>
          <w:szCs w:val="24"/>
          <w:lang w:val="en-US"/>
        </w:rPr>
        <w:t xml:space="preserve"> Schematic breakdown of the Data Frame. (Figure Created by Google "nano banana pro" AI Model).</w:t>
      </w:r>
    </w:p>
    <w:p w14:paraId="155B99B8" w14:textId="77777777" w:rsidR="00A9337B" w:rsidRPr="008A45AC" w:rsidRDefault="00A9337B" w:rsidP="000E783B">
      <w:pPr>
        <w:shd w:val="clear" w:color="auto" w:fill="FFFFFF"/>
        <w:spacing w:after="120"/>
        <w:ind w:left="1083" w:right="580"/>
        <w:jc w:val="left"/>
        <w:rPr>
          <w:rFonts w:ascii="David" w:eastAsia="Times New Roman" w:hAnsi="David" w:cs="David"/>
          <w:sz w:val="24"/>
          <w:szCs w:val="24"/>
          <w:lang w:val="en-US"/>
        </w:rPr>
      </w:pPr>
    </w:p>
    <w:p w14:paraId="7937EE28" w14:textId="5532B52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1</w:t>
      </w:r>
      <w:r w:rsidR="00EA459D" w:rsidRPr="008A45AC">
        <w:rPr>
          <w:rFonts w:ascii="David" w:eastAsia="Times New Roman" w:hAnsi="David" w:cs="David"/>
          <w:sz w:val="24"/>
          <w:szCs w:val="24"/>
          <w:lang w:val="en-US"/>
        </w:rPr>
        <w:t>. Tone</w:t>
      </w:r>
      <w:r w:rsidRPr="008A45AC">
        <w:rPr>
          <w:rFonts w:ascii="David" w:eastAsia="Times New Roman" w:hAnsi="David" w:cs="David"/>
          <w:sz w:val="24"/>
          <w:szCs w:val="24"/>
          <w:lang w:val="en-US"/>
        </w:rPr>
        <w:t xml:space="preserve"> Generation: The application iterates over the binary sequence (the frame) and assigns the corresponding high (20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xml:space="preserve">) or low (18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frequency tone.</w:t>
      </w:r>
    </w:p>
    <w:p w14:paraId="71B87CD3" w14:textId="5B44F9A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2</w:t>
      </w:r>
      <w:r w:rsidR="00EA459D" w:rsidRPr="008A45AC">
        <w:rPr>
          <w:rFonts w:ascii="David" w:eastAsia="Times New Roman" w:hAnsi="David" w:cs="David"/>
          <w:sz w:val="24"/>
          <w:szCs w:val="24"/>
          <w:lang w:val="en-US"/>
        </w:rPr>
        <w:t>. Audio</w:t>
      </w:r>
      <w:r w:rsidRPr="008A45AC">
        <w:rPr>
          <w:rFonts w:ascii="David" w:eastAsia="Times New Roman" w:hAnsi="David" w:cs="David"/>
          <w:sz w:val="24"/>
          <w:szCs w:val="24"/>
          <w:lang w:val="en-US"/>
        </w:rPr>
        <w:t xml:space="preserve"> Output: The synthesized audio track is played with the highest amplitude to transmit the data.</w:t>
      </w:r>
    </w:p>
    <w:p w14:paraId="4D999413" w14:textId="6709F491"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3</w:t>
      </w:r>
      <w:r w:rsidR="00EA459D" w:rsidRPr="008A45AC">
        <w:rPr>
          <w:rFonts w:ascii="David" w:eastAsia="Times New Roman" w:hAnsi="David" w:cs="David"/>
          <w:sz w:val="24"/>
          <w:szCs w:val="24"/>
          <w:lang w:val="en-US"/>
        </w:rPr>
        <w:t>. Flow</w:t>
      </w:r>
      <w:r w:rsidRPr="008A45AC">
        <w:rPr>
          <w:rFonts w:ascii="David" w:eastAsia="Times New Roman" w:hAnsi="David" w:cs="David"/>
          <w:sz w:val="24"/>
          <w:szCs w:val="24"/>
          <w:lang w:val="en-US"/>
        </w:rPr>
        <w:t xml:space="preserve"> Control</w:t>
      </w:r>
      <w:r w:rsidR="00EA459D" w:rsidRPr="008A45AC">
        <w:rPr>
          <w:rFonts w:ascii="David" w:eastAsia="Times New Roman" w:hAnsi="David" w:cs="David"/>
          <w:sz w:val="24"/>
          <w:szCs w:val="24"/>
          <w:lang w:val="en-US"/>
        </w:rPr>
        <w:t>: Transmission</w:t>
      </w:r>
      <w:r w:rsidRPr="008A45AC">
        <w:rPr>
          <w:rFonts w:ascii="David" w:eastAsia="Times New Roman" w:hAnsi="David" w:cs="David"/>
          <w:sz w:val="24"/>
          <w:szCs w:val="24"/>
          <w:lang w:val="en-US"/>
        </w:rPr>
        <w:t xml:space="preserve"> is strictly controlled by the Collision Avoidance Protocol (Section 2) to ensure the channel is idle before sending.</w:t>
      </w:r>
    </w:p>
    <w:p w14:paraId="46D6801E" w14:textId="77777777" w:rsidR="00CF4142"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CF4142" w:rsidRPr="008A45AC">
        <w:rPr>
          <w:rFonts w:ascii="David" w:eastAsia="Times New Roman" w:hAnsi="David" w:cs="David"/>
          <w:sz w:val="24"/>
          <w:szCs w:val="24"/>
          <w:lang w:val="en-US"/>
        </w:rPr>
        <w:t xml:space="preserve">Transmitted </w:t>
      </w:r>
      <w:r w:rsidR="00CF4142" w:rsidRPr="008A45AC">
        <w:rPr>
          <w:rFonts w:ascii="David" w:eastAsia="Times New Roman" w:hAnsi="David" w:cs="David"/>
          <w:sz w:val="24"/>
          <w:szCs w:val="24"/>
          <w:u w:val="single"/>
          <w:lang w:val="en-GB"/>
        </w:rPr>
        <w:t>side</w:t>
      </w:r>
      <w:r w:rsidR="00CF4142" w:rsidRPr="008A45AC">
        <w:rPr>
          <w:rFonts w:ascii="David" w:eastAsia="Times New Roman" w:hAnsi="David" w:cs="David"/>
          <w:sz w:val="24"/>
          <w:szCs w:val="24"/>
          <w:lang w:val="en-US"/>
        </w:rPr>
        <w:t xml:space="preserve"> pseudo code and algorithms:</w:t>
      </w:r>
    </w:p>
    <w:p w14:paraId="2DFDDD16" w14:textId="3EA5E91A"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1.SYSTEM CONSTANTS &amp; CONFIGURATION</w:t>
      </w:r>
    </w:p>
    <w:p w14:paraId="7F1754D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SAMPLE_RATE     = 44100      // Hz</w:t>
      </w:r>
    </w:p>
    <w:p w14:paraId="3D1E3FE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BIT_DURATION    = 0.0005     // 0.5 ms</w:t>
      </w:r>
    </w:p>
    <w:p w14:paraId="4C874B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SAMPLES_PER_BIT = 22         //</w:t>
      </w:r>
    </w:p>
    <w:p w14:paraId="7D59F74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FREQ_LOGIC_0    = 18000      // Hz</w:t>
      </w:r>
    </w:p>
    <w:p w14:paraId="7F6FFA7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FREQ_LOGIC_1    = 20000      // Hz</w:t>
      </w:r>
    </w:p>
    <w:p w14:paraId="05E79BF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RAMP_PERCENT    = 0.10       // 10% of bit duration for smoothing</w:t>
      </w:r>
    </w:p>
    <w:p w14:paraId="21562CC4"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Protocol Constants</w:t>
      </w:r>
    </w:p>
    <w:p w14:paraId="0200283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PREAMBLE_SEQ    = 0xAAAAAAAA // 32-bit Training Sequence</w:t>
      </w:r>
    </w:p>
    <w:p w14:paraId="5B142EC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SYNC_BYTE       = 0xFF       // Start Delimiter</w:t>
      </w:r>
    </w:p>
    <w:p w14:paraId="3053963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p>
    <w:p w14:paraId="11B66126"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2. PACKET SERIALIZATION </w:t>
      </w:r>
    </w:p>
    <w:p w14:paraId="1CB9A5E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ConstructPacket(userMessageString, packetIndex, totalPackets):</w:t>
      </w:r>
    </w:p>
    <w:p w14:paraId="191D6FA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buffer</w:t>
      </w:r>
    </w:p>
    <w:p w14:paraId="194FFA2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List&lt;Byte&gt; frameBuffer = new List()</w:t>
      </w:r>
    </w:p>
    <w:p w14:paraId="2C3CB0B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Preamble (4 Bytes)</w:t>
      </w:r>
    </w:p>
    <w:p w14:paraId="2F55253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frameBuffer.addInt32(PREAMBLE_SEQ) </w:t>
      </w:r>
    </w:p>
    <w:p w14:paraId="70809D2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Sync Word (1 Byte)</w:t>
      </w:r>
    </w:p>
    <w:p w14:paraId="111A68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frameBuffer.addByte(SYNC_BYTE)</w:t>
      </w:r>
    </w:p>
    <w:p w14:paraId="3D2F21B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Fragmentation Info (1 Byte)</w:t>
      </w:r>
    </w:p>
    <w:p w14:paraId="542C89D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Bit Packing: Upper Nibble = Total, Lower Nibble = Index</w:t>
      </w:r>
    </w:p>
    <w:p w14:paraId="4BB2128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fragInfo = (totalPackets &lt;&lt; 4) | (packetIndex &amp; 0x0F)</w:t>
      </w:r>
    </w:p>
    <w:p w14:paraId="097E32D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frameBuffer.addByte(fragInfo)</w:t>
      </w:r>
    </w:p>
    <w:p w14:paraId="4972365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Length (1 Byte)</w:t>
      </w:r>
    </w:p>
    <w:p w14:paraId="3D9C1461"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length = userMessageString.length()</w:t>
      </w:r>
    </w:p>
    <w:p w14:paraId="27C6A67B"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frameBuffer.addByte(length)</w:t>
      </w:r>
    </w:p>
    <w:p w14:paraId="0AED7CFA"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Add Payload Data &amp; Calculate Checksum</w:t>
      </w:r>
    </w:p>
    <w:p w14:paraId="4EA239EE" w14:textId="77777777" w:rsidR="00E30A60" w:rsidRPr="008A45AC" w:rsidRDefault="00CF4142"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r w:rsidR="00E30A60" w:rsidRPr="008A45AC">
        <w:rPr>
          <w:rFonts w:ascii="David" w:eastAsia="Times New Roman" w:hAnsi="David" w:cs="David"/>
          <w:sz w:val="24"/>
          <w:szCs w:val="24"/>
          <w:lang w:val="en-US"/>
        </w:rPr>
        <w:t>// Initialize CRC-8 (Start value is typically 0x00 or 0xFF)</w:t>
      </w:r>
    </w:p>
    <w:p w14:paraId="3A2E14D7" w14:textId="02B47A1D"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Byte crc = 0x00 </w:t>
      </w:r>
    </w:p>
    <w:p w14:paraId="14E251D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FOR each char IN userMessageString:</w:t>
      </w:r>
    </w:p>
    <w:p w14:paraId="4969DDB3"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frameBuffer.addByte(char)</w:t>
      </w:r>
    </w:p>
    <w:p w14:paraId="7D6AF1E4"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CRC using a standard polynomial algorithm</w:t>
      </w:r>
    </w:p>
    <w:p w14:paraId="0ACEBE2E"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crc = ComputeCRC8(crc, char)</w:t>
      </w:r>
    </w:p>
    <w:p w14:paraId="3862920D"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FOR</w:t>
      </w:r>
    </w:p>
    <w:p w14:paraId="3889BE10"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p>
    <w:p w14:paraId="174D2E47" w14:textId="77777777" w:rsidR="00E30A60"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Add Checksum (Still 1 Byte for 8-bit CRC)</w:t>
      </w:r>
    </w:p>
    <w:p w14:paraId="4D95CF87" w14:textId="06F511B1" w:rsidR="00CF4142" w:rsidRPr="008A45AC" w:rsidRDefault="00E30A60" w:rsidP="00E30A60">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frameBuffer.addByte(crc)</w:t>
      </w:r>
      <w:r w:rsidR="00CF4142" w:rsidRPr="008A45AC">
        <w:rPr>
          <w:rFonts w:ascii="David" w:eastAsia="Times New Roman" w:hAnsi="David" w:cs="David"/>
          <w:sz w:val="24"/>
          <w:szCs w:val="24"/>
          <w:lang w:val="en-US"/>
        </w:rPr>
        <w:t xml:space="preserve">    // Serialization</w:t>
      </w:r>
    </w:p>
    <w:p w14:paraId="0747563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 the Byte List into a flat array of Bits</w:t>
      </w:r>
    </w:p>
    <w:p w14:paraId="56C2821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BitStream bits = ConvertBytesToBits(frameBuffer)</w:t>
      </w:r>
    </w:p>
    <w:p w14:paraId="7F04D86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bits</w:t>
      </w:r>
    </w:p>
    <w:p w14:paraId="77F009B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835073E" w14:textId="6381D817" w:rsidR="00563544" w:rsidRPr="008A45AC" w:rsidRDefault="00563544"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//Helper Function</w:t>
      </w:r>
    </w:p>
    <w:p w14:paraId="0CD47A50"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ComputeCRC8(currentCrc, newByte):</w:t>
      </w:r>
    </w:p>
    <w:p w14:paraId="4E64F86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Byte data = currentCrc XOR newByte</w:t>
      </w:r>
    </w:p>
    <w:p w14:paraId="129B2B44"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7:</w:t>
      </w:r>
    </w:p>
    <w:p w14:paraId="65D795F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((data AND 0x80) != 0) THEN</w:t>
      </w:r>
    </w:p>
    <w:p w14:paraId="1AA1CCED"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Polynomial 0x07 (Standard CRC-8)</w:t>
      </w:r>
    </w:p>
    <w:p w14:paraId="4C3F548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 XOR 0x07</w:t>
      </w:r>
    </w:p>
    <w:p w14:paraId="349B5E65"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78112DF"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data = (data &lt;&lt; 1)</w:t>
      </w:r>
    </w:p>
    <w:p w14:paraId="3DBDC81C"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B29E82"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4377ADE1" w14:textId="77777777" w:rsidR="00563544"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RETURN data</w:t>
      </w:r>
    </w:p>
    <w:p w14:paraId="4EB29BC2" w14:textId="6156639B" w:rsidR="00CF4142" w:rsidRPr="008A45AC" w:rsidRDefault="00563544" w:rsidP="00563544">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350E444F" w14:textId="77777777" w:rsidR="00CF4142" w:rsidRPr="008A45AC" w:rsidRDefault="00CF4142" w:rsidP="000E783B">
      <w:pPr>
        <w:shd w:val="clear" w:color="auto" w:fill="FFFFFF"/>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3. PHYSICAL MODULATION</w:t>
      </w:r>
    </w:p>
    <w:p w14:paraId="7F5F549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TransmitSignal(bitStream):</w:t>
      </w:r>
    </w:p>
    <w:p w14:paraId="073C8F5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Initialize Audio Hardware</w:t>
      </w:r>
    </w:p>
    <w:p w14:paraId="3954449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AudioTrack track = InitAudioTrack(SAMPLE_RATE, MODE_STREAM)</w:t>
      </w:r>
    </w:p>
    <w:p w14:paraId="70D826F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track.play()</w:t>
      </w:r>
    </w:p>
    <w:p w14:paraId="2F5C21A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Double phase = 0.0 // Tracks phase to ensure continuity (FSK)</w:t>
      </w:r>
    </w:p>
    <w:p w14:paraId="7C8405F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INT rampSamples = SAMPLES_PER_BIT * RAMP_PERCENT</w:t>
      </w:r>
    </w:p>
    <w:p w14:paraId="6FE5D00F"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Transmission Loop</w:t>
      </w:r>
    </w:p>
    <w:p w14:paraId="5E6BCF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each bit IN bitStream:</w:t>
      </w:r>
    </w:p>
    <w:p w14:paraId="68F30C7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Frequency Selection</w:t>
      </w:r>
    </w:p>
    <w:p w14:paraId="4F3172B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b/>
        <w:t xml:space="preserve">    IF (bit == 0) THEN</w:t>
      </w:r>
    </w:p>
    <w:p w14:paraId="370BAA2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FREQ_LOGIC_0  // 18 kHz</w:t>
      </w:r>
    </w:p>
    <w:p w14:paraId="558A9C4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419A96BA"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targetFreq = FREQ_LOGIC_1  // 20 kHz</w:t>
      </w:r>
    </w:p>
    <w:p w14:paraId="6295413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2F417E1"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Sample Generation</w:t>
      </w:r>
    </w:p>
    <w:p w14:paraId="3944C2F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buffer[SAMPLES_PER_BIT]</w:t>
      </w:r>
    </w:p>
    <w:p w14:paraId="1DF96337"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j = 0 TO SAMPLES_PER_BIT - 1:</w:t>
      </w:r>
    </w:p>
    <w:p w14:paraId="035FFFC3"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Calculate angle based on previous phase</w:t>
      </w:r>
    </w:p>
    <w:p w14:paraId="14E399F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angle = 2 * PI * targetFreq * (j / SAMPLE_RATE)</w:t>
      </w:r>
    </w:p>
    <w:p w14:paraId="7A9615B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sin(angle + phase)</w:t>
      </w:r>
    </w:p>
    <w:p w14:paraId="6ACC9CF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Amplitude Ramping</w:t>
      </w:r>
    </w:p>
    <w:p w14:paraId="46ADCD0D"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(j &lt; rampSamples):</w:t>
      </w:r>
    </w:p>
    <w:p w14:paraId="14A03D2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(j / rampSamples)</w:t>
      </w:r>
    </w:p>
    <w:p w14:paraId="6257857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 IF (j &gt; SAMPLES_PER_BIT - rampSamples):</w:t>
      </w:r>
    </w:p>
    <w:p w14:paraId="52A8272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reversedIndex = SAMPLES_PER_BIT - j</w:t>
      </w:r>
    </w:p>
    <w:p w14:paraId="17F400B5"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 = sample * (reversedIndex / rampSamples)</w:t>
      </w:r>
    </w:p>
    <w:p w14:paraId="06CBCFF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53F4D5CB"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buffer[j] = sample</w:t>
      </w:r>
    </w:p>
    <w:p w14:paraId="72BAC20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1B1AAD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Update Phase</w:t>
      </w:r>
    </w:p>
    <w:p w14:paraId="17F37AA2"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phase = phase + (2 * PI * targetFreq * BIT_DURATION)</w:t>
      </w:r>
    </w:p>
    <w:p w14:paraId="72B456BE"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Write to Hardware</w:t>
      </w:r>
    </w:p>
    <w:p w14:paraId="0B70A938"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track.write(buffer, SAMPLES_PER_BIT)  </w:t>
      </w:r>
    </w:p>
    <w:p w14:paraId="7C1875E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5170E1DC"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Cleanup</w:t>
      </w:r>
    </w:p>
    <w:p w14:paraId="729589F6"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track.stop()</w:t>
      </w:r>
    </w:p>
    <w:p w14:paraId="6DDAA8C9"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track.release()</w:t>
      </w:r>
    </w:p>
    <w:p w14:paraId="788A2220" w14:textId="77777777" w:rsidR="00CF4142" w:rsidRPr="008A45AC" w:rsidRDefault="00CF4142" w:rsidP="000E783B">
      <w:pPr>
        <w:shd w:val="clear" w:color="auto" w:fill="FFFFFF"/>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664C103F"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0F182D03" w14:textId="77777777"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 xml:space="preserve">4. MAIN EXECUTION </w:t>
      </w:r>
    </w:p>
    <w:p w14:paraId="2D8383B0"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FUNCTION MainTransmit(textInput):</w:t>
      </w:r>
    </w:p>
    <w:p w14:paraId="295FC83D"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Serialize Data</w:t>
      </w:r>
    </w:p>
    <w:p w14:paraId="5A9182B5"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BitStream readyBits = ConstructPacket(textInput, 0, 1)</w:t>
      </w:r>
    </w:p>
    <w:p w14:paraId="1B503C96"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Transmit Audio</w:t>
      </w:r>
    </w:p>
    <w:p w14:paraId="7031105E"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TransmitSignal(readyBits)</w:t>
      </w:r>
    </w:p>
    <w:p w14:paraId="254DEA19"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END FUNCTION</w:t>
      </w:r>
    </w:p>
    <w:p w14:paraId="17D28CA0" w14:textId="391A95FA"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p>
    <w:p w14:paraId="036982F0" w14:textId="314F3A64"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del w:id="293" w:author="Yoni Grinberg" w:date="2026-06-22T12:26:00Z" w16du:dateUtc="2026-06-22T09:26:00Z">
        <w:r w:rsidRPr="008A45AC" w:rsidDel="00EA71C1">
          <w:rPr>
            <w:rFonts w:ascii="David" w:eastAsia="Times New Roman" w:hAnsi="David" w:cs="David"/>
            <w:b/>
            <w:bCs/>
            <w:sz w:val="24"/>
            <w:szCs w:val="24"/>
            <w:lang w:val="en-US"/>
          </w:rPr>
          <w:delText>3</w:delText>
        </w:r>
      </w:del>
      <w:ins w:id="294"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.2.3. Receiver Implementation</w:t>
      </w:r>
      <w:r w:rsidR="001C719D" w:rsidRPr="008A45AC">
        <w:rPr>
          <w:rFonts w:ascii="David" w:eastAsia="Times New Roman" w:hAnsi="David" w:cs="David"/>
          <w:b/>
          <w:bCs/>
          <w:sz w:val="24"/>
          <w:szCs w:val="24"/>
          <w:lang w:val="en-US"/>
        </w:rPr>
        <w:t>:</w:t>
      </w:r>
    </w:p>
    <w:p w14:paraId="01D0D622"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reception process uses the Android API's ‘AudioRecord’ or IOS API's ‘AVAudioRecorder’.</w:t>
      </w:r>
    </w:p>
    <w:p w14:paraId="43B37885" w14:textId="176D4D58"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w:t>
      </w:r>
      <w:r w:rsidR="00EA459D" w:rsidRPr="008A45AC">
        <w:rPr>
          <w:rFonts w:ascii="David" w:eastAsia="Times New Roman" w:hAnsi="David" w:cs="David"/>
          <w:b/>
          <w:bCs/>
          <w:sz w:val="24"/>
          <w:szCs w:val="24"/>
          <w:lang w:val="en-US"/>
        </w:rPr>
        <w:t>. Recording</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device </w:t>
      </w:r>
      <w:r w:rsidR="00EA459D" w:rsidRPr="008A45AC">
        <w:rPr>
          <w:rFonts w:ascii="David" w:eastAsia="Times New Roman" w:hAnsi="David" w:cs="David"/>
          <w:sz w:val="24"/>
          <w:szCs w:val="24"/>
          <w:lang w:val="en-US"/>
        </w:rPr>
        <w:t>listens to</w:t>
      </w:r>
      <w:r w:rsidRPr="008A45AC">
        <w:rPr>
          <w:rFonts w:ascii="David" w:eastAsia="Times New Roman" w:hAnsi="David" w:cs="David"/>
          <w:sz w:val="24"/>
          <w:szCs w:val="24"/>
          <w:lang w:val="en-US"/>
        </w:rPr>
        <w:t xml:space="preserve"> and records audio from the input hardware.</w:t>
      </w:r>
    </w:p>
    <w:p w14:paraId="57235990" w14:textId="5CD06A5C"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w:t>
      </w:r>
      <w:r w:rsidR="00EA459D" w:rsidRPr="008A45AC">
        <w:rPr>
          <w:rFonts w:ascii="David" w:eastAsia="Times New Roman" w:hAnsi="David" w:cs="David"/>
          <w:b/>
          <w:bCs/>
          <w:sz w:val="24"/>
          <w:szCs w:val="24"/>
          <w:lang w:val="en-US"/>
        </w:rPr>
        <w:t>. Decoding</w:t>
      </w:r>
      <w:r w:rsidRPr="008A45AC">
        <w:rPr>
          <w:rFonts w:ascii="David" w:eastAsia="Times New Roman" w:hAnsi="David" w:cs="David"/>
          <w:b/>
          <w:bCs/>
          <w:sz w:val="24"/>
          <w:szCs w:val="24"/>
          <w:lang w:val="en-US"/>
        </w:rPr>
        <w:t xml:space="preserve"> and Conversion:</w:t>
      </w:r>
      <w:r w:rsidRPr="008A45AC">
        <w:rPr>
          <w:rFonts w:ascii="David" w:eastAsia="Times New Roman" w:hAnsi="David" w:cs="David"/>
          <w:sz w:val="24"/>
          <w:szCs w:val="24"/>
          <w:lang w:val="en-US"/>
        </w:rPr>
        <w:t xml:space="preserve"> The recorded audio data (in the time domain) is converted to the frequency domain using Fast Fourier Transform. This process identifies the dominant frequency in each time chunk, converting the analog signals back into binary digits ('0' or '1').</w:t>
      </w:r>
    </w:p>
    <w:p w14:paraId="022FD297"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3.  Error Check:</w:t>
      </w:r>
      <w:r w:rsidRPr="008A45AC">
        <w:rPr>
          <w:rFonts w:ascii="David" w:eastAsia="Times New Roman" w:hAnsi="David" w:cs="David"/>
          <w:sz w:val="24"/>
          <w:szCs w:val="24"/>
          <w:lang w:val="en-US"/>
        </w:rPr>
        <w:t xml:space="preserve"> Once the binary message is decoded, the receiver verifies the frame structure (start/separation flags) and the Checksum.</w:t>
      </w:r>
    </w:p>
    <w:p w14:paraId="7FAEA632" w14:textId="4891C93B"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Error</w:t>
      </w:r>
      <w:r w:rsidRPr="008A45AC">
        <w:rPr>
          <w:rFonts w:ascii="David" w:eastAsia="Times New Roman" w:hAnsi="David" w:cs="David"/>
          <w:b/>
          <w:bCs/>
          <w:sz w:val="24"/>
          <w:szCs w:val="24"/>
          <w:lang w:val="en-US"/>
        </w:rPr>
        <w:t xml:space="preserve"> Signal:</w:t>
      </w:r>
      <w:r w:rsidRPr="008A45AC">
        <w:rPr>
          <w:rFonts w:ascii="David" w:eastAsia="Times New Roman" w:hAnsi="David" w:cs="David"/>
          <w:sz w:val="24"/>
          <w:szCs w:val="24"/>
          <w:lang w:val="en-US"/>
        </w:rPr>
        <w:t xml:space="preserve"> If the calculated checksum does not match the received checksum, or if flags are missing, the receiving device immediately transmits an error signal back to the sender.</w:t>
      </w:r>
    </w:p>
    <w:p w14:paraId="6A2AC6F9" w14:textId="1CCFCF39"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Local</w:t>
      </w:r>
      <w:r w:rsidRPr="008A45AC">
        <w:rPr>
          <w:rFonts w:ascii="David" w:eastAsia="Times New Roman" w:hAnsi="David" w:cs="David"/>
          <w:b/>
          <w:bCs/>
          <w:sz w:val="24"/>
          <w:szCs w:val="24"/>
          <w:lang w:val="en-US"/>
        </w:rPr>
        <w:t xml:space="preserve"> Storage:</w:t>
      </w:r>
      <w:r w:rsidRPr="008A45AC">
        <w:rPr>
          <w:rFonts w:ascii="David" w:eastAsia="Times New Roman" w:hAnsi="David" w:cs="David"/>
          <w:sz w:val="24"/>
          <w:szCs w:val="24"/>
          <w:lang w:val="en-US"/>
        </w:rPr>
        <w:t xml:space="preserve"> If the checksum is verified, the data (other user's ID, time of encounter) is saved locally in the device's database. Encounters lasting 15 minutes or more are flagged for potential upload to the cloud.</w:t>
      </w:r>
    </w:p>
    <w:p w14:paraId="4EB6D3A4" w14:textId="2F415EFD" w:rsidR="00CF4142" w:rsidRPr="008A45AC" w:rsidRDefault="00CF4142" w:rsidP="000E783B">
      <w:pPr>
        <w:shd w:val="clear" w:color="auto" w:fill="FFFFFF"/>
        <w:spacing w:after="120"/>
        <w:ind w:right="580"/>
        <w:jc w:val="left"/>
        <w:rPr>
          <w:rFonts w:ascii="David" w:eastAsia="Times New Roman" w:hAnsi="David" w:cs="David"/>
          <w:b/>
          <w:bCs/>
          <w:sz w:val="24"/>
          <w:szCs w:val="24"/>
          <w:lang w:val="en-US"/>
        </w:rPr>
      </w:pPr>
      <w:del w:id="295" w:author="Yoni Grinberg" w:date="2026-06-22T12:26:00Z" w16du:dateUtc="2026-06-22T09:26:00Z">
        <w:r w:rsidRPr="008A45AC" w:rsidDel="00EA71C1">
          <w:rPr>
            <w:rFonts w:ascii="David" w:eastAsia="Times New Roman" w:hAnsi="David" w:cs="David"/>
            <w:b/>
            <w:bCs/>
            <w:sz w:val="24"/>
            <w:szCs w:val="24"/>
            <w:lang w:val="en-US"/>
          </w:rPr>
          <w:delText>3</w:delText>
        </w:r>
      </w:del>
      <w:ins w:id="296"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4</w:t>
      </w:r>
      <w:r w:rsidRPr="008A45AC">
        <w:rPr>
          <w:rFonts w:ascii="David" w:eastAsia="Times New Roman" w:hAnsi="David" w:cs="David"/>
          <w:b/>
          <w:bCs/>
          <w:sz w:val="24"/>
          <w:szCs w:val="24"/>
          <w:lang w:val="en-US"/>
        </w:rPr>
        <w:t xml:space="preserve"> Pseudo </w:t>
      </w:r>
      <w:r w:rsidR="00E24B12" w:rsidRPr="008A45AC">
        <w:rPr>
          <w:rFonts w:ascii="David" w:eastAsia="Times New Roman" w:hAnsi="David" w:cs="David"/>
          <w:b/>
          <w:bCs/>
          <w:sz w:val="24"/>
          <w:szCs w:val="24"/>
          <w:lang w:val="en-US"/>
        </w:rPr>
        <w:t>Code And Algorithms</w:t>
      </w:r>
      <w:r w:rsidRPr="008A45AC">
        <w:rPr>
          <w:rFonts w:ascii="David" w:eastAsia="Times New Roman" w:hAnsi="David" w:cs="David"/>
          <w:b/>
          <w:bCs/>
          <w:sz w:val="24"/>
          <w:szCs w:val="24"/>
          <w:lang w:val="en-US"/>
        </w:rPr>
        <w:t>:</w:t>
      </w:r>
    </w:p>
    <w:p w14:paraId="56E21C82" w14:textId="77777777" w:rsidR="00CF4142" w:rsidRPr="008A45AC" w:rsidRDefault="00CF4142"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To demodulate the FSK signal, the system requires an efficient method to analyze frequency components within the received signal buffer. Two primary algorithms were evaluated:</w:t>
      </w:r>
    </w:p>
    <w:p w14:paraId="3B6C9C0A" w14:textId="4CB1BEB9"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Fast Fourier Transform - FFT (Spectral Analysis)</w:t>
      </w:r>
      <w:r w:rsidR="001C719D" w:rsidRPr="008A45AC">
        <w:rPr>
          <w:rFonts w:ascii="David" w:eastAsia="Times New Roman" w:hAnsi="David" w:cs="David"/>
          <w:b/>
          <w:bCs/>
          <w:sz w:val="24"/>
          <w:szCs w:val="24"/>
          <w:lang w:val="en-US"/>
        </w:rPr>
        <w:t>:</w:t>
      </w:r>
    </w:p>
    <w:p w14:paraId="50AB0C4A"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 xml:space="preserve">FFT provides a complete frequency spectrum analysis of the signal O(N*log N). </w:t>
      </w:r>
    </w:p>
    <w:p w14:paraId="4D0358DC" w14:textId="52671486" w:rsidR="00CF4142" w:rsidRPr="008A45AC" w:rsidRDefault="00CF4142"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The Goertzel Algorithm (Targeted Detection)</w:t>
      </w:r>
      <w:r w:rsidR="001C719D" w:rsidRPr="008A45AC">
        <w:rPr>
          <w:rFonts w:ascii="David" w:eastAsia="Times New Roman" w:hAnsi="David" w:cs="David"/>
          <w:b/>
          <w:bCs/>
          <w:sz w:val="24"/>
          <w:szCs w:val="24"/>
          <w:lang w:val="en-US"/>
        </w:rPr>
        <w:t>:</w:t>
      </w:r>
    </w:p>
    <w:p w14:paraId="1474D1EE" w14:textId="77777777" w:rsidR="00CF4142" w:rsidRPr="008A45AC" w:rsidRDefault="00CF4142"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This algorithm is optimized for detecting specific, pre-known frequencies (in our case, 18kHz and 20kHz). It functions as a digital band-pass filter with extremely low computational complexity O(N). </w:t>
      </w:r>
    </w:p>
    <w:p w14:paraId="514CAA82" w14:textId="297D0478" w:rsidR="00CF4142" w:rsidRPr="008A45AC" w:rsidRDefault="00CF4142" w:rsidP="00C2147A">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Adaptive Strategy:</w:t>
      </w:r>
      <w:r w:rsidR="00C2147A"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The primary implementation utilizes the FFT Algorithm due to its very well known, proven to be fast and reliable in the DSP world.</w:t>
      </w:r>
      <w:r w:rsidR="005C2583" w:rsidRPr="008A45AC">
        <w:rPr>
          <w:rFonts w:ascii="David" w:eastAsia="Times New Roman" w:hAnsi="David" w:cs="David"/>
          <w:sz w:val="24"/>
          <w:szCs w:val="24"/>
          <w:rtl/>
          <w:lang w:val="en-US"/>
        </w:rPr>
        <w:t xml:space="preserve"> </w:t>
      </w:r>
      <w:r w:rsidRPr="008A45AC">
        <w:rPr>
          <w:rFonts w:ascii="David" w:eastAsia="Times New Roman" w:hAnsi="David" w:cs="David"/>
          <w:sz w:val="24"/>
          <w:szCs w:val="24"/>
          <w:lang w:val="en-US"/>
        </w:rPr>
        <w:t>However, the system architecture retains the flexibility to switch to Goertzel, During the testing phase, empirical benchmarks will be conducted to verify that the 2kHz bandwidth separation (Guard Band) between Logical '0' (18kHz) and Logical '1' (20kHz) is sufficient for reliable detection over the acoustic channel.</w:t>
      </w:r>
    </w:p>
    <w:p w14:paraId="4093EE6E" w14:textId="3F3F0932"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1. SYSTEM CONSTANTS &amp; CONFIGURATION</w:t>
      </w:r>
      <w:r w:rsidR="001C719D" w:rsidRPr="008A45AC">
        <w:rPr>
          <w:rFonts w:ascii="David" w:eastAsia="Times New Roman" w:hAnsi="David" w:cs="David"/>
          <w:b/>
          <w:bCs/>
          <w:sz w:val="24"/>
          <w:szCs w:val="24"/>
          <w:lang w:val="en-US"/>
        </w:rPr>
        <w:t>:</w:t>
      </w:r>
    </w:p>
    <w:p w14:paraId="062EBBC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AudioSampleRate     = 48000</w:t>
      </w:r>
    </w:p>
    <w:p w14:paraId="49E624D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BitDurationSeconds  = 0.0005        // 0.5 ms</w:t>
      </w:r>
    </w:p>
    <w:p w14:paraId="1D1F653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SamplesPerBit       = 24            // 48000 * 0.0005</w:t>
      </w:r>
    </w:p>
    <w:p w14:paraId="587B533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CONST FFT_WindowSize  = 128           </w:t>
      </w:r>
    </w:p>
    <w:p w14:paraId="0E34231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NoiseThreshold  = 500.0</w:t>
      </w:r>
    </w:p>
    <w:p w14:paraId="2623DE37" w14:textId="77777777" w:rsidR="00EA10D1" w:rsidRPr="008A45AC" w:rsidRDefault="00EA10D1" w:rsidP="00CF35E1">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Calculated Frequency Indices for FFT [Index = (Freq * FFT_Size) / Rate]</w:t>
      </w:r>
    </w:p>
    <w:p w14:paraId="49109AA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TargetIndex_18k     = 48            // (18000 * 128) / 48000</w:t>
      </w:r>
    </w:p>
    <w:p w14:paraId="1D0ADB1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CONST TargetIndex_20k     = 53            // (20000 * 128) / 48000</w:t>
      </w:r>
    </w:p>
    <w:p w14:paraId="4484DE3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MAIN RECEIVER LOGIC</w:t>
      </w:r>
    </w:p>
    <w:p w14:paraId="384DFFC2" w14:textId="77777777" w:rsidR="00EA10D1" w:rsidRPr="008A45AC" w:rsidRDefault="00EA10D1"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2. FUNCTION StartReceiver():</w:t>
      </w:r>
    </w:p>
    <w:p w14:paraId="2359812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Initialization</w:t>
      </w:r>
    </w:p>
    <w:p w14:paraId="3BBCA08A"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Instantiate AudioRecord as AudioInput</w:t>
      </w:r>
    </w:p>
    <w:p w14:paraId="4E67B32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Float RawSampleBuffer[SamplesPerBit]      // Size: 24</w:t>
      </w:r>
    </w:p>
    <w:p w14:paraId="7B5019D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 ComplexFFTBuffer[FFT_WindowSize]  // Size: 128</w:t>
      </w:r>
    </w:p>
    <w:p w14:paraId="4AFCE61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String ReceivedBitStream = ""</w:t>
      </w:r>
    </w:p>
    <w:p w14:paraId="6313B9D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Boolean IsListening = TRUE</w:t>
      </w:r>
    </w:p>
    <w:p w14:paraId="06CCB9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Start Hardware Capture</w:t>
      </w:r>
    </w:p>
    <w:p w14:paraId="76FD175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AudioInput.startRecording()</w:t>
      </w:r>
    </w:p>
    <w:p w14:paraId="667636F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Main Processing Loop</w:t>
      </w:r>
    </w:p>
    <w:p w14:paraId="6028201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WHILE (IsListening):</w:t>
      </w:r>
    </w:p>
    <w:p w14:paraId="7E64C5B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Read Raw Audio Chunk in Real-Time</w:t>
      </w:r>
    </w:p>
    <w:p w14:paraId="7B01B46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SamplesReadCount = AudioInput.read(RawSampleBuffer, 0, SamplesPerBit)</w:t>
      </w:r>
    </w:p>
    <w:p w14:paraId="0B72B2C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Zero Padding Prepare for FFT</w:t>
      </w:r>
    </w:p>
    <w:p w14:paraId="4A42452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Extends the 24 samples to 128 to improve spectral resolution</w:t>
      </w:r>
    </w:p>
    <w:p w14:paraId="6B63CB7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FOR i = 0 TO FFT_WindowSize - 1:</w:t>
      </w:r>
    </w:p>
    <w:p w14:paraId="6E81C6C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(i &lt; SamplesPerBit):</w:t>
      </w:r>
    </w:p>
    <w:p w14:paraId="03B3E12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RawSampleBuffer[i]</w:t>
      </w:r>
    </w:p>
    <w:p w14:paraId="26D1E18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5CC4ABC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ComplexFFTBuffer[i].Real = 0</w:t>
      </w:r>
    </w:p>
    <w:p w14:paraId="7FFF386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D22AC7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ComplexFFTBuffer[i].Imaginary = 0</w:t>
      </w:r>
    </w:p>
    <w:p w14:paraId="32808AF9" w14:textId="017694AA" w:rsidR="00EA10D1" w:rsidRPr="008A45AC" w:rsidRDefault="00EA10D1" w:rsidP="00D51A3C">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FOR</w:t>
      </w:r>
    </w:p>
    <w:p w14:paraId="08604B5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Converts time-domain samples to frequency domain</w:t>
      </w:r>
    </w:p>
    <w:p w14:paraId="713672F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SpectrumOutput = FastFourierTransform(ComplexFFTBuffer)</w:t>
      </w:r>
    </w:p>
    <w:p w14:paraId="50E52FF7"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Get magnitude at specific target bins</w:t>
      </w:r>
    </w:p>
    <w:p w14:paraId="036E067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Amplitude_18k = Magnitude(SpectrumOutput[TargetIndex_18k])</w:t>
      </w:r>
    </w:p>
    <w:p w14:paraId="2EFA3CF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Amplitude_20k = Magnitude(SpectrumOutput[TargetIndex_20k])</w:t>
      </w:r>
    </w:p>
    <w:p w14:paraId="5101019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Demodulation Logic (Decision)</w:t>
      </w:r>
    </w:p>
    <w:p w14:paraId="2EA679A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  // Default state (Idle)</w:t>
      </w:r>
    </w:p>
    <w:p w14:paraId="43961BA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lastRenderedPageBreak/>
        <w:t xml:space="preserve">        // Check if signal is above noise floor</w:t>
      </w:r>
    </w:p>
    <w:p w14:paraId="70AF34D9"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(Amplitude_18k &gt; NoiseThreshold OR Amplitude_20k &gt; NoiseThreshold):   </w:t>
      </w:r>
    </w:p>
    <w:p w14:paraId="0C8B539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 Compare which frequency is dominant</w:t>
      </w:r>
    </w:p>
    <w:p w14:paraId="58133501"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(Amplitude_20k &gt; Amplitude_18k):</w:t>
      </w:r>
    </w:p>
    <w:p w14:paraId="73E53D14"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1</w:t>
      </w:r>
    </w:p>
    <w:p w14:paraId="3C6520AD"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ELSE:</w:t>
      </w:r>
    </w:p>
    <w:p w14:paraId="0EA362CB"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DetectedLogicBit = 0</w:t>
      </w:r>
    </w:p>
    <w:p w14:paraId="2D11C65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  </w:t>
      </w:r>
    </w:p>
    <w:p w14:paraId="1DF29AC0"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7F27727E"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(DetectedLogicBit != -1):</w:t>
      </w:r>
    </w:p>
    <w:p w14:paraId="27603533"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ReceivedBitStream.append(DetectedLogicBit)</w:t>
      </w:r>
    </w:p>
    <w:p w14:paraId="30E5AEE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IF (PacketComplete(ReceivedBitStream)):</w:t>
      </w:r>
    </w:p>
    <w:p w14:paraId="7672E745"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IsListening = FALSE</w:t>
      </w:r>
    </w:p>
    <w:p w14:paraId="311F33BC"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15107BE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IF</w:t>
      </w:r>
    </w:p>
    <w:p w14:paraId="346E272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END WHILE</w:t>
      </w:r>
    </w:p>
    <w:p w14:paraId="00E01182"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4. Cleanup</w:t>
      </w:r>
    </w:p>
    <w:p w14:paraId="2F0C46A6"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AudioInput.stop()</w:t>
      </w:r>
    </w:p>
    <w:p w14:paraId="04FF1E68" w14:textId="77777777" w:rsidR="00EA10D1" w:rsidRPr="008A45AC" w:rsidRDefault="00EA10D1" w:rsidP="000E783B">
      <w:p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AudioInput.release()</w:t>
      </w:r>
    </w:p>
    <w:p w14:paraId="06202423" w14:textId="0AE4AABC" w:rsidR="000562F9" w:rsidRPr="008A45AC" w:rsidRDefault="00EA10D1" w:rsidP="00D51A3C">
      <w:pPr>
        <w:shd w:val="clear" w:color="auto" w:fill="FFFFFF"/>
        <w:spacing w:after="120"/>
        <w:ind w:left="1440"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END FUNCTION</w:t>
      </w:r>
    </w:p>
    <w:p w14:paraId="02414178" w14:textId="77777777" w:rsidR="00C61896" w:rsidRPr="008A45AC" w:rsidRDefault="00C61896" w:rsidP="00D51A3C">
      <w:pPr>
        <w:shd w:val="clear" w:color="auto" w:fill="FFFFFF"/>
        <w:spacing w:after="120"/>
        <w:ind w:left="1440" w:right="580"/>
        <w:jc w:val="left"/>
        <w:rPr>
          <w:rFonts w:ascii="David" w:eastAsia="Times New Roman" w:hAnsi="David" w:cs="David"/>
          <w:sz w:val="24"/>
          <w:szCs w:val="24"/>
          <w:lang w:val="en-US"/>
        </w:rPr>
      </w:pPr>
    </w:p>
    <w:p w14:paraId="1A1718DA" w14:textId="3AB061E1" w:rsidR="000562F9" w:rsidRPr="008A45AC" w:rsidRDefault="000562F9" w:rsidP="000E783B">
      <w:pPr>
        <w:shd w:val="clear" w:color="auto" w:fill="FFFFFF"/>
        <w:spacing w:after="120"/>
        <w:ind w:right="580"/>
        <w:jc w:val="left"/>
        <w:rPr>
          <w:rFonts w:ascii="David" w:eastAsia="Times New Roman" w:hAnsi="David" w:cs="David"/>
          <w:b/>
          <w:bCs/>
          <w:sz w:val="24"/>
          <w:szCs w:val="24"/>
          <w:lang w:val="en-US"/>
        </w:rPr>
      </w:pPr>
      <w:del w:id="297" w:author="Yoni Grinberg" w:date="2026-06-22T12:26:00Z" w16du:dateUtc="2026-06-22T09:26:00Z">
        <w:r w:rsidRPr="008A45AC" w:rsidDel="00EA71C1">
          <w:rPr>
            <w:rFonts w:ascii="David" w:eastAsia="Times New Roman" w:hAnsi="David" w:cs="David"/>
            <w:b/>
            <w:bCs/>
            <w:sz w:val="24"/>
            <w:szCs w:val="24"/>
            <w:lang w:val="en-US"/>
          </w:rPr>
          <w:delText>3</w:delText>
        </w:r>
      </w:del>
      <w:ins w:id="298"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 xml:space="preserve">5 </w:t>
      </w:r>
      <w:r w:rsidRPr="008A45AC">
        <w:rPr>
          <w:rFonts w:ascii="David" w:eastAsia="Times New Roman" w:hAnsi="David" w:cs="David"/>
          <w:b/>
          <w:bCs/>
          <w:sz w:val="24"/>
          <w:szCs w:val="24"/>
          <w:lang w:val="en-US"/>
        </w:rPr>
        <w:t>Collision Avoidance Algorithm (CSMA/CA)</w:t>
      </w:r>
      <w:r w:rsidR="001C719D" w:rsidRPr="008A45AC">
        <w:rPr>
          <w:rFonts w:ascii="David" w:eastAsia="Times New Roman" w:hAnsi="David" w:cs="David"/>
          <w:b/>
          <w:bCs/>
          <w:sz w:val="24"/>
          <w:szCs w:val="24"/>
          <w:lang w:val="en-US"/>
        </w:rPr>
        <w:t>:</w:t>
      </w:r>
    </w:p>
    <w:p w14:paraId="0321174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Since collision detection is nearly impossible in wireless acoustic networks, the system relies heavily on a specialized Carrier-Sense Multiple Access with Collision Avoidance (CSMA/CA) protocol, designed to support a network of up to 15 devices in the optimal reception area (2-meter radius). The protocol utilizes unique, prime number-based waiting periods to minimize collision probability.</w:t>
      </w:r>
    </w:p>
    <w:p w14:paraId="27869520" w14:textId="4B362CB9"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Waiting Periods (IFG)</w:t>
      </w:r>
      <w:r w:rsidR="001C719D" w:rsidRPr="008A45AC">
        <w:rPr>
          <w:rFonts w:ascii="David" w:eastAsia="Times New Roman" w:hAnsi="David" w:cs="David"/>
          <w:b/>
          <w:bCs/>
          <w:sz w:val="24"/>
          <w:szCs w:val="24"/>
          <w:lang w:val="en-US"/>
        </w:rPr>
        <w:t>:</w:t>
      </w:r>
    </w:p>
    <w:p w14:paraId="7113A50C"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Each device is assigned two unique prime numbers to calculate its waiting periods (Inter-Frame Gap, or IFG):</w:t>
      </w:r>
    </w:p>
    <w:p w14:paraId="19AFA596"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1.  Regular Base Waiting Period (RBWP):</w:t>
      </w:r>
      <w:r w:rsidRPr="008A45AC">
        <w:rPr>
          <w:rFonts w:ascii="David" w:eastAsia="Times New Roman" w:hAnsi="David" w:cs="David"/>
          <w:sz w:val="24"/>
          <w:szCs w:val="24"/>
          <w:lang w:val="en-US"/>
        </w:rPr>
        <w:t xml:space="preserve"> A high prime number (range 2503–4493). This determines the main cycle period (approximately 5 minutes) between regular transmission attempts.</w:t>
      </w:r>
    </w:p>
    <w:p w14:paraId="02703873"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2.  Minimal Base Waiting Period (MBWP): </w:t>
      </w:r>
      <w:r w:rsidRPr="008A45AC">
        <w:rPr>
          <w:rFonts w:ascii="David" w:eastAsia="Times New Roman" w:hAnsi="David" w:cs="David"/>
          <w:sz w:val="24"/>
          <w:szCs w:val="24"/>
          <w:lang w:val="en-US"/>
        </w:rPr>
        <w:t>A lower prime number (range 59–1499). This is used as a shorter waiting period in case of a busy channel or a detected error/collision, to ensure the device gets another chance to transmit quickly (avoiding starvation).</w:t>
      </w:r>
    </w:p>
    <w:p w14:paraId="263235CC" w14:textId="77777777" w:rsidR="000562F9" w:rsidRPr="008A45AC" w:rsidRDefault="000562F9" w:rsidP="000E783B">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The CSMA/CA Protocol Flow:</w:t>
      </w:r>
    </w:p>
    <w:p w14:paraId="6F46986B" w14:textId="7777777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The device continually cycles between listening and transmitting based on the timer (RBWP or MBWP).</w:t>
      </w:r>
    </w:p>
    <w:p w14:paraId="02523264" w14:textId="44FC825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lastRenderedPageBreak/>
        <w:t>1</w:t>
      </w:r>
      <w:r w:rsidR="00EA459D" w:rsidRPr="008A45AC">
        <w:rPr>
          <w:rFonts w:ascii="David" w:eastAsia="Times New Roman" w:hAnsi="David" w:cs="David"/>
          <w:b/>
          <w:bCs/>
          <w:sz w:val="24"/>
          <w:szCs w:val="24"/>
          <w:lang w:val="en-US"/>
        </w:rPr>
        <w:t>. Frame</w:t>
      </w:r>
      <w:r w:rsidRPr="008A45AC">
        <w:rPr>
          <w:rFonts w:ascii="David" w:eastAsia="Times New Roman" w:hAnsi="David" w:cs="David"/>
          <w:b/>
          <w:bCs/>
          <w:sz w:val="24"/>
          <w:szCs w:val="24"/>
          <w:lang w:val="en-US"/>
        </w:rPr>
        <w:t xml:space="preserve"> Ready (RBWP Timeout):</w:t>
      </w:r>
      <w:r w:rsidRPr="008A45AC">
        <w:rPr>
          <w:rFonts w:ascii="David" w:eastAsia="Times New Roman" w:hAnsi="David" w:cs="David"/>
          <w:sz w:val="24"/>
          <w:szCs w:val="24"/>
          <w:lang w:val="en-US"/>
        </w:rPr>
        <w:t xml:space="preserve"> When the RBWP timer expires, the device prepares to transmit.</w:t>
      </w:r>
    </w:p>
    <w:p w14:paraId="2663E100" w14:textId="4241C9A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2.  Channel Check:</w:t>
      </w:r>
      <w:r w:rsidRPr="008A45AC">
        <w:rPr>
          <w:rFonts w:ascii="David" w:eastAsia="Times New Roman" w:hAnsi="David" w:cs="David"/>
          <w:sz w:val="24"/>
          <w:szCs w:val="24"/>
          <w:lang w:val="en-US"/>
        </w:rPr>
        <w:t xml:space="preserve"> The device </w:t>
      </w:r>
      <w:r w:rsidR="00E77409" w:rsidRPr="008A45AC">
        <w:rPr>
          <w:rFonts w:ascii="David" w:eastAsia="Times New Roman" w:hAnsi="David" w:cs="David"/>
          <w:sz w:val="24"/>
          <w:szCs w:val="24"/>
          <w:lang w:val="en-US"/>
        </w:rPr>
        <w:t>checks: if</w:t>
      </w:r>
      <w:r w:rsidRPr="008A45AC">
        <w:rPr>
          <w:rFonts w:ascii="David" w:eastAsia="Times New Roman" w:hAnsi="David" w:cs="David"/>
          <w:sz w:val="24"/>
          <w:szCs w:val="24"/>
          <w:lang w:val="en-US"/>
        </w:rPr>
        <w:t xml:space="preserve"> the frequency (18–20 </w:t>
      </w:r>
      <w:r w:rsidR="005018ED" w:rsidRPr="008A45AC">
        <w:rPr>
          <w:rFonts w:ascii="David" w:eastAsia="Times New Roman" w:hAnsi="David" w:cs="David"/>
          <w:sz w:val="24"/>
          <w:szCs w:val="24"/>
          <w:lang w:val="en-US"/>
        </w:rPr>
        <w:t>KHZ</w:t>
      </w:r>
      <w:r w:rsidRPr="008A45AC">
        <w:rPr>
          <w:rFonts w:ascii="David" w:eastAsia="Times New Roman" w:hAnsi="David" w:cs="David"/>
          <w:sz w:val="24"/>
          <w:szCs w:val="24"/>
          <w:lang w:val="en-US"/>
        </w:rPr>
        <w:t>) is idle (silent) or busy (not silent).</w:t>
      </w:r>
    </w:p>
    <w:p w14:paraId="4648BD64" w14:textId="4490BA9F" w:rsidR="00BC617A" w:rsidRPr="008A45AC" w:rsidRDefault="00BC617A" w:rsidP="00BC617A">
      <w:pPr>
        <w:shd w:val="clear" w:color="auto" w:fill="FFFFFF"/>
        <w:spacing w:after="120"/>
        <w:ind w:left="1083" w:right="580"/>
        <w:jc w:val="left"/>
        <w:rPr>
          <w:rFonts w:ascii="David" w:eastAsia="Times New Roman" w:hAnsi="David" w:cs="David"/>
          <w:sz w:val="24"/>
          <w:szCs w:val="24"/>
          <w:lang w:val="en-US"/>
        </w:rPr>
      </w:pPr>
      <w:r w:rsidRPr="00494454">
        <w:rPr>
          <w:rFonts w:ascii="David" w:eastAsia="Times New Roman" w:hAnsi="David" w:cs="David"/>
          <w:b/>
          <w:bCs/>
          <w:sz w:val="24"/>
          <w:szCs w:val="24"/>
          <w:lang w:val="en-US"/>
        </w:rPr>
        <w:t xml:space="preserve">3. </w:t>
      </w:r>
      <w:r w:rsidRPr="008A45AC">
        <w:rPr>
          <w:rFonts w:ascii="David" w:eastAsia="Times New Roman" w:hAnsi="David" w:cs="David"/>
          <w:b/>
          <w:bCs/>
          <w:sz w:val="24"/>
          <w:szCs w:val="24"/>
          <w:lang w:val="en-US"/>
        </w:rPr>
        <w:t>If Busy:</w:t>
      </w:r>
      <w:r w:rsidRPr="008A45AC">
        <w:rPr>
          <w:rFonts w:ascii="David" w:eastAsia="Times New Roman" w:hAnsi="David" w:cs="David"/>
          <w:sz w:val="24"/>
          <w:szCs w:val="24"/>
          <w:lang w:val="en-US"/>
        </w:rPr>
        <w:t xml:space="preserve"> The device defers transmission and initiates a backoff period equal to its Minimal Base Waiting Period (MBWP). Once the MBWP timer expires, it checks the channel again. The device remains in this backoff loop until the channel is clear, ensuring rapid re-transmission and preventing starvation</w:t>
      </w:r>
    </w:p>
    <w:p w14:paraId="13217220" w14:textId="3CE00726"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4</w:t>
      </w:r>
      <w:r w:rsidR="00EA459D" w:rsidRPr="008A45AC">
        <w:rPr>
          <w:rFonts w:ascii="David" w:eastAsia="Times New Roman" w:hAnsi="David" w:cs="David"/>
          <w:b/>
          <w:bCs/>
          <w:sz w:val="24"/>
          <w:szCs w:val="24"/>
          <w:lang w:val="en-US"/>
        </w:rPr>
        <w:t>. If</w:t>
      </w:r>
      <w:r w:rsidRPr="008A45AC">
        <w:rPr>
          <w:rFonts w:ascii="David" w:eastAsia="Times New Roman" w:hAnsi="David" w:cs="David"/>
          <w:b/>
          <w:bCs/>
          <w:sz w:val="24"/>
          <w:szCs w:val="24"/>
          <w:lang w:val="en-US"/>
        </w:rPr>
        <w:t xml:space="preserve"> Idle:</w:t>
      </w:r>
      <w:r w:rsidRPr="008A45AC">
        <w:rPr>
          <w:rFonts w:ascii="David" w:eastAsia="Times New Roman" w:hAnsi="David" w:cs="David"/>
          <w:sz w:val="24"/>
          <w:szCs w:val="24"/>
          <w:lang w:val="en-US"/>
        </w:rPr>
        <w:t xml:space="preserve"> The device transmits the frame.</w:t>
      </w:r>
    </w:p>
    <w:p w14:paraId="0523F864" w14:textId="04AD9F24"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5</w:t>
      </w:r>
      <w:r w:rsidR="00EA459D" w:rsidRPr="008A45AC">
        <w:rPr>
          <w:rFonts w:ascii="David" w:eastAsia="Times New Roman" w:hAnsi="David" w:cs="David"/>
          <w:b/>
          <w:bCs/>
          <w:sz w:val="24"/>
          <w:szCs w:val="24"/>
          <w:lang w:val="en-US"/>
        </w:rPr>
        <w:t>. Wait</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The sender enters </w:t>
      </w:r>
      <w:r w:rsidR="00EA459D" w:rsidRPr="008A45AC">
        <w:rPr>
          <w:rFonts w:ascii="David" w:eastAsia="Times New Roman" w:hAnsi="David" w:cs="David"/>
          <w:sz w:val="24"/>
          <w:szCs w:val="24"/>
          <w:lang w:val="en-US"/>
        </w:rPr>
        <w:t>listening to</w:t>
      </w:r>
      <w:r w:rsidRPr="008A45AC">
        <w:rPr>
          <w:rFonts w:ascii="David" w:eastAsia="Times New Roman" w:hAnsi="David" w:cs="David"/>
          <w:sz w:val="24"/>
          <w:szCs w:val="24"/>
          <w:lang w:val="en-US"/>
        </w:rPr>
        <w:t xml:space="preserve"> mode and waits for 2,000 milliseconds (2 seconds) for an error signal (collision/error detection) from any receiver.</w:t>
      </w:r>
    </w:p>
    <w:p w14:paraId="4FFCC1BC" w14:textId="2CD514D7" w:rsidR="000562F9" w:rsidRPr="008A45AC" w:rsidRDefault="000562F9" w:rsidP="000E783B">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6</w:t>
      </w:r>
      <w:r w:rsidR="00EA459D" w:rsidRPr="008A45AC">
        <w:rPr>
          <w:rFonts w:ascii="David" w:eastAsia="Times New Roman" w:hAnsi="David" w:cs="David"/>
          <w:b/>
          <w:bCs/>
          <w:sz w:val="24"/>
          <w:szCs w:val="24"/>
          <w:lang w:val="en-US"/>
        </w:rPr>
        <w:t>. Collision</w:t>
      </w:r>
      <w:r w:rsidRPr="008A45AC">
        <w:rPr>
          <w:rFonts w:ascii="David" w:eastAsia="Times New Roman" w:hAnsi="David" w:cs="David"/>
          <w:b/>
          <w:bCs/>
          <w:sz w:val="24"/>
          <w:szCs w:val="24"/>
          <w:lang w:val="en-US"/>
        </w:rPr>
        <w:t xml:space="preserve"> Handling:</w:t>
      </w:r>
      <w:r w:rsidRPr="008A45AC">
        <w:rPr>
          <w:rFonts w:ascii="David" w:eastAsia="Times New Roman" w:hAnsi="David" w:cs="David"/>
          <w:sz w:val="24"/>
          <w:szCs w:val="24"/>
          <w:lang w:val="en-US"/>
        </w:rPr>
        <w:t xml:space="preserve"> If an error signal is received: The sender concludes a </w:t>
      </w:r>
      <w:r w:rsidR="008A45AC" w:rsidRPr="008A45AC">
        <w:rPr>
          <w:rFonts w:ascii="David" w:eastAsia="Times New Roman" w:hAnsi="David" w:cs="David"/>
          <w:sz w:val="24"/>
          <w:szCs w:val="24"/>
          <w:lang w:val="en-US"/>
        </w:rPr>
        <w:t>collision,</w:t>
      </w:r>
      <w:r w:rsidRPr="008A45AC">
        <w:rPr>
          <w:rFonts w:ascii="David" w:eastAsia="Times New Roman" w:hAnsi="David" w:cs="David"/>
          <w:sz w:val="24"/>
          <w:szCs w:val="24"/>
          <w:lang w:val="en-US"/>
        </w:rPr>
        <w:t xml:space="preserve"> or transfer error occurred. It switches to listening mode and sets the timer to the shorter MBWP before attempting a re-transmission.</w:t>
      </w:r>
    </w:p>
    <w:p w14:paraId="6B86C2C2" w14:textId="4D9AF346" w:rsidR="002B5B97" w:rsidRPr="008A45AC" w:rsidRDefault="000562F9" w:rsidP="00D51A3C">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sz w:val="24"/>
          <w:szCs w:val="24"/>
          <w:lang w:val="en-US"/>
        </w:rPr>
        <w:t>If no error signal is received: The transmission was successful. The device resets the timer to RBWP for the start of the next 5-minute cycle.</w:t>
      </w:r>
    </w:p>
    <w:p w14:paraId="35BAD05A" w14:textId="77777777" w:rsidR="000949F3" w:rsidRPr="008A45AC" w:rsidRDefault="000949F3" w:rsidP="00D51A3C">
      <w:pPr>
        <w:shd w:val="clear" w:color="auto" w:fill="FFFFFF"/>
        <w:spacing w:after="120"/>
        <w:ind w:left="1083" w:right="580"/>
        <w:jc w:val="left"/>
        <w:rPr>
          <w:rFonts w:ascii="David" w:eastAsia="Times New Roman" w:hAnsi="David" w:cs="David"/>
          <w:sz w:val="24"/>
          <w:szCs w:val="24"/>
          <w:lang w:val="en-US"/>
        </w:rPr>
      </w:pPr>
    </w:p>
    <w:p w14:paraId="2DDAB233" w14:textId="57A1128E" w:rsidR="000562F9" w:rsidRPr="008A45AC" w:rsidRDefault="000562F9" w:rsidP="00E16CCB">
      <w:pPr>
        <w:shd w:val="clear" w:color="auto" w:fill="FFFFFF"/>
        <w:spacing w:after="120"/>
        <w:ind w:right="580"/>
        <w:jc w:val="left"/>
        <w:rPr>
          <w:rFonts w:ascii="David" w:eastAsia="Times New Roman" w:hAnsi="David" w:cs="David"/>
          <w:b/>
          <w:bCs/>
          <w:sz w:val="24"/>
          <w:szCs w:val="24"/>
          <w:lang w:val="en-US"/>
        </w:rPr>
      </w:pPr>
      <w:del w:id="299" w:author="Yoni Grinberg" w:date="2026-06-22T12:26:00Z" w16du:dateUtc="2026-06-22T09:26:00Z">
        <w:r w:rsidRPr="008A45AC" w:rsidDel="00EA71C1">
          <w:rPr>
            <w:rFonts w:ascii="David" w:eastAsia="Times New Roman" w:hAnsi="David" w:cs="David"/>
            <w:b/>
            <w:bCs/>
            <w:sz w:val="24"/>
            <w:szCs w:val="24"/>
            <w:lang w:val="en-US"/>
          </w:rPr>
          <w:delText>3</w:delText>
        </w:r>
      </w:del>
      <w:ins w:id="300" w:author="Yoni Grinberg" w:date="2026-06-22T12:26:00Z" w16du:dateUtc="2026-06-22T09:26:00Z">
        <w:r w:rsidR="00EA71C1">
          <w:rPr>
            <w:rFonts w:ascii="David" w:eastAsia="Times New Roman" w:hAnsi="David" w:cs="David"/>
            <w:b/>
            <w:bCs/>
            <w:sz w:val="24"/>
            <w:szCs w:val="24"/>
            <w:lang w:val="en-US"/>
          </w:rPr>
          <w:t>4</w:t>
        </w:r>
      </w:ins>
      <w:r w:rsidRPr="008A45AC">
        <w:rPr>
          <w:rFonts w:ascii="David" w:eastAsia="Times New Roman" w:hAnsi="David" w:cs="David"/>
          <w:b/>
          <w:bCs/>
          <w:sz w:val="24"/>
          <w:szCs w:val="24"/>
          <w:lang w:val="en-US"/>
        </w:rPr>
        <w:t>.</w:t>
      </w:r>
      <w:r w:rsidR="001C719D" w:rsidRPr="008A45AC">
        <w:rPr>
          <w:rFonts w:ascii="David" w:eastAsia="Times New Roman" w:hAnsi="David" w:cs="David"/>
          <w:b/>
          <w:bCs/>
          <w:sz w:val="24"/>
          <w:szCs w:val="24"/>
          <w:lang w:val="en-US"/>
        </w:rPr>
        <w:t>2.</w:t>
      </w:r>
      <w:r w:rsidR="00217392" w:rsidRPr="008A45AC">
        <w:rPr>
          <w:rFonts w:ascii="David" w:eastAsia="Times New Roman" w:hAnsi="David" w:cs="David"/>
          <w:b/>
          <w:bCs/>
          <w:sz w:val="24"/>
          <w:szCs w:val="24"/>
          <w:lang w:val="en-US"/>
        </w:rPr>
        <w:t>6</w:t>
      </w:r>
      <w:r w:rsidRPr="008A45AC">
        <w:rPr>
          <w:rFonts w:ascii="David" w:eastAsia="Times New Roman" w:hAnsi="David" w:cs="David"/>
          <w:b/>
          <w:bCs/>
          <w:sz w:val="24"/>
          <w:szCs w:val="24"/>
          <w:lang w:val="en-US"/>
        </w:rPr>
        <w:t xml:space="preserve"> Cross-Platform Implementation (Android vs. iOS)</w:t>
      </w:r>
      <w:r w:rsidR="001C719D" w:rsidRPr="008A45AC">
        <w:rPr>
          <w:rFonts w:ascii="David" w:eastAsia="Times New Roman" w:hAnsi="David" w:cs="David"/>
          <w:b/>
          <w:bCs/>
          <w:sz w:val="24"/>
          <w:szCs w:val="24"/>
          <w:lang w:val="en-US"/>
        </w:rPr>
        <w:t>:</w:t>
      </w:r>
    </w:p>
    <w:p w14:paraId="39F32B11" w14:textId="77777777" w:rsidR="000562F9" w:rsidRPr="008A45AC" w:rsidRDefault="000562F9" w:rsidP="0001608F">
      <w:pPr>
        <w:shd w:val="clear" w:color="auto" w:fill="FFFFFF"/>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A. Android Implementation:</w:t>
      </w:r>
    </w:p>
    <w:p w14:paraId="40C7EB2A" w14:textId="77777777" w:rsidR="000562F9" w:rsidRPr="008A45AC" w:rsidRDefault="000562F9">
      <w:pPr>
        <w:shd w:val="clear" w:color="auto" w:fill="FFFFFF"/>
        <w:spacing w:after="120"/>
        <w:ind w:left="1083" w:right="580"/>
        <w:jc w:val="left"/>
        <w:rPr>
          <w:rFonts w:ascii="David" w:eastAsia="Times New Roman" w:hAnsi="David" w:cs="David"/>
          <w:sz w:val="24"/>
          <w:szCs w:val="24"/>
          <w:lang w:val="en-US"/>
        </w:rPr>
        <w:pPrChange w:id="301" w:author="יוני גרינברג" w:date="2026-06-22T09:49:00Z">
          <w:pPr>
            <w:shd w:val="clear" w:color="auto" w:fill="FFFFFF"/>
            <w:spacing w:after="120"/>
            <w:ind w:left="1440" w:right="580"/>
            <w:jc w:val="left"/>
          </w:pPr>
        </w:pPrChange>
      </w:pPr>
      <w:r w:rsidRPr="008A45AC">
        <w:rPr>
          <w:rFonts w:ascii="David" w:eastAsia="Times New Roman" w:hAnsi="David" w:cs="David"/>
          <w:sz w:val="24"/>
          <w:szCs w:val="24"/>
          <w:lang w:val="en-US"/>
        </w:rPr>
        <w:t>The entire project is explicitly an Android Based Application. The implementation relies on the Java\Kotlin libraries and the Android Integrated Development Environment (IDE).</w:t>
      </w:r>
    </w:p>
    <w:p w14:paraId="509588BE" w14:textId="77777777" w:rsidR="000562F9" w:rsidRPr="008A45AC" w:rsidRDefault="000562F9">
      <w:pPr>
        <w:shd w:val="clear" w:color="auto" w:fill="FFFFFF"/>
        <w:spacing w:after="120"/>
        <w:ind w:left="1083" w:right="580"/>
        <w:jc w:val="left"/>
        <w:rPr>
          <w:rFonts w:ascii="David" w:eastAsia="Times New Roman" w:hAnsi="David" w:cs="David"/>
          <w:sz w:val="24"/>
          <w:szCs w:val="24"/>
          <w:lang w:val="en-US"/>
        </w:rPr>
        <w:pPrChange w:id="302" w:author="יוני גרינברג" w:date="2026-06-22T09:49:00Z">
          <w:pPr>
            <w:shd w:val="clear" w:color="auto" w:fill="FFFFFF"/>
            <w:spacing w:after="120"/>
            <w:ind w:left="1440" w:right="580"/>
            <w:jc w:val="left"/>
          </w:pPr>
        </w:pPrChange>
      </w:pPr>
      <w:r w:rsidRPr="008A45AC">
        <w:rPr>
          <w:rFonts w:ascii="David" w:eastAsia="Times New Roman" w:hAnsi="David" w:cs="David"/>
          <w:sz w:val="24"/>
          <w:szCs w:val="24"/>
          <w:lang w:val="en-US"/>
        </w:rPr>
        <w:t>Key Components: The core functions utilize Android-specific APIs (`AudioTrack` for playing sound and `AudioRecord` for recording sound). The application is designed to run as a Service in the background (24/7).</w:t>
      </w:r>
    </w:p>
    <w:p w14:paraId="13ABBCBD" w14:textId="77777777" w:rsidR="000562F9" w:rsidRPr="008A45AC" w:rsidRDefault="000562F9" w:rsidP="0001608F">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 </w:t>
      </w:r>
    </w:p>
    <w:p w14:paraId="3E745EB9" w14:textId="0729C63D" w:rsidR="000562F9" w:rsidRPr="008A45AC" w:rsidRDefault="000562F9" w:rsidP="0001608F">
      <w:pPr>
        <w:shd w:val="clear" w:color="auto" w:fill="FFFFFF"/>
        <w:tabs>
          <w:tab w:val="left" w:pos="3990"/>
        </w:tabs>
        <w:spacing w:after="120"/>
        <w:ind w:left="1083" w:right="580"/>
        <w:jc w:val="left"/>
        <w:rPr>
          <w:rFonts w:ascii="David" w:eastAsia="Times New Roman" w:hAnsi="David" w:cs="David"/>
          <w:b/>
          <w:bCs/>
          <w:sz w:val="24"/>
          <w:szCs w:val="24"/>
          <w:lang w:val="en-US"/>
        </w:rPr>
      </w:pPr>
      <w:r w:rsidRPr="008A45AC">
        <w:rPr>
          <w:rFonts w:ascii="David" w:eastAsia="Times New Roman" w:hAnsi="David" w:cs="David"/>
          <w:b/>
          <w:bCs/>
          <w:sz w:val="24"/>
          <w:szCs w:val="24"/>
          <w:lang w:val="en-US"/>
        </w:rPr>
        <w:t>B. iOS Implementation:</w:t>
      </w:r>
      <w:r w:rsidR="00A22E52" w:rsidRPr="008A45AC">
        <w:rPr>
          <w:rFonts w:ascii="David" w:eastAsia="Times New Roman" w:hAnsi="David" w:cs="David"/>
          <w:b/>
          <w:bCs/>
          <w:sz w:val="24"/>
          <w:szCs w:val="24"/>
          <w:lang w:val="en-US"/>
        </w:rPr>
        <w:tab/>
      </w:r>
    </w:p>
    <w:p w14:paraId="1162C4AA" w14:textId="77777777" w:rsidR="000562F9" w:rsidRPr="008A45AC" w:rsidRDefault="000562F9">
      <w:pPr>
        <w:shd w:val="clear" w:color="auto" w:fill="FFFFFF"/>
        <w:spacing w:after="120"/>
        <w:ind w:left="1083" w:right="580"/>
        <w:jc w:val="left"/>
        <w:rPr>
          <w:rFonts w:ascii="David" w:eastAsia="Times New Roman" w:hAnsi="David" w:cs="David"/>
          <w:sz w:val="24"/>
          <w:szCs w:val="24"/>
          <w:lang w:val="en-US"/>
        </w:rPr>
        <w:pPrChange w:id="303"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Low-Level AudioRecord/AudioTrack Equivalent:</w:t>
      </w:r>
      <w:r w:rsidRPr="008A45AC">
        <w:rPr>
          <w:rFonts w:ascii="David" w:eastAsia="Times New Roman" w:hAnsi="David" w:cs="David"/>
          <w:sz w:val="24"/>
          <w:szCs w:val="24"/>
          <w:lang w:val="en-US"/>
        </w:rPr>
        <w:t xml:space="preserve"> Core Audio (Remote I/O Unit): The most direct, low-latency access to audio hardware.</w:t>
      </w:r>
    </w:p>
    <w:p w14:paraId="579D46F9" w14:textId="77777777" w:rsidR="001C719D" w:rsidRPr="008A45AC" w:rsidRDefault="000562F9">
      <w:pPr>
        <w:shd w:val="clear" w:color="auto" w:fill="FFFFFF"/>
        <w:spacing w:after="120"/>
        <w:ind w:left="1083" w:right="580"/>
        <w:jc w:val="left"/>
        <w:rPr>
          <w:rFonts w:ascii="David" w:eastAsia="Times New Roman" w:hAnsi="David" w:cs="David"/>
          <w:b/>
          <w:bCs/>
          <w:sz w:val="24"/>
          <w:szCs w:val="24"/>
          <w:lang w:val="en-US"/>
        </w:rPr>
        <w:pPrChange w:id="304"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 xml:space="preserve">High-Level Equivalent: </w:t>
      </w:r>
    </w:p>
    <w:p w14:paraId="151F5EFD" w14:textId="4EFCE9AC" w:rsidR="000562F9" w:rsidRPr="008A45AC" w:rsidRDefault="000562F9">
      <w:pPr>
        <w:shd w:val="clear" w:color="auto" w:fill="FFFFFF"/>
        <w:spacing w:after="120"/>
        <w:ind w:left="1083" w:right="580"/>
        <w:jc w:val="left"/>
        <w:rPr>
          <w:rFonts w:ascii="David" w:eastAsia="Times New Roman" w:hAnsi="David" w:cs="David"/>
          <w:sz w:val="24"/>
          <w:szCs w:val="24"/>
          <w:lang w:val="en-US"/>
        </w:rPr>
        <w:pPrChange w:id="305"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AVFoundation (AVAudioEngine):</w:t>
      </w:r>
      <w:r w:rsidRPr="008A45AC">
        <w:rPr>
          <w:rFonts w:ascii="David" w:eastAsia="Times New Roman" w:hAnsi="David" w:cs="David"/>
          <w:sz w:val="24"/>
          <w:szCs w:val="24"/>
          <w:lang w:val="en-US"/>
        </w:rPr>
        <w:t xml:space="preserve"> A modern, simpler API for managing input (inputNode) and output (outputNode).</w:t>
      </w:r>
    </w:p>
    <w:p w14:paraId="6F8BD059" w14:textId="77777777" w:rsidR="000562F9" w:rsidRPr="008A45AC" w:rsidRDefault="000562F9">
      <w:pPr>
        <w:shd w:val="clear" w:color="auto" w:fill="FFFFFF"/>
        <w:spacing w:after="120"/>
        <w:ind w:left="1083" w:right="580"/>
        <w:jc w:val="left"/>
        <w:rPr>
          <w:rFonts w:ascii="David" w:eastAsia="Times New Roman" w:hAnsi="David" w:cs="David"/>
          <w:sz w:val="24"/>
          <w:szCs w:val="24"/>
          <w:lang w:val="en-US"/>
        </w:rPr>
        <w:pPrChange w:id="306" w:author="יוני גרינברג" w:date="2026-06-22T09:49:00Z">
          <w:pPr>
            <w:shd w:val="clear" w:color="auto" w:fill="FFFFFF"/>
            <w:spacing w:after="120"/>
            <w:ind w:left="1440" w:right="580"/>
            <w:jc w:val="left"/>
          </w:pPr>
        </w:pPrChange>
      </w:pPr>
      <w:r w:rsidRPr="008A45AC">
        <w:rPr>
          <w:rFonts w:ascii="David" w:eastAsia="Times New Roman" w:hAnsi="David" w:cs="David"/>
          <w:b/>
          <w:bCs/>
          <w:sz w:val="24"/>
          <w:szCs w:val="24"/>
          <w:lang w:val="en-US"/>
        </w:rPr>
        <w:t>Key Challenge (24/7 Background):</w:t>
      </w:r>
      <w:r w:rsidRPr="008A45AC">
        <w:rPr>
          <w:rFonts w:ascii="David" w:eastAsia="Times New Roman" w:hAnsi="David" w:cs="David"/>
          <w:sz w:val="24"/>
          <w:szCs w:val="24"/>
          <w:lang w:val="en-US"/>
        </w:rPr>
        <w:t xml:space="preserve"> iOS heavily restricts background execution.</w:t>
      </w:r>
    </w:p>
    <w:p w14:paraId="2CD64E79" w14:textId="50DDE669" w:rsidR="00452404" w:rsidRDefault="000562F9">
      <w:pPr>
        <w:shd w:val="clear" w:color="auto" w:fill="FFFFFF"/>
        <w:spacing w:after="120"/>
        <w:ind w:left="1083" w:right="580"/>
        <w:jc w:val="left"/>
        <w:rPr>
          <w:rFonts w:ascii="David" w:eastAsia="Times New Roman" w:hAnsi="David" w:cs="David"/>
          <w:sz w:val="24"/>
          <w:szCs w:val="24"/>
          <w:lang w:val="en-US"/>
        </w:rPr>
        <w:pPrChange w:id="307" w:author="יוני גרינברג" w:date="2026-06-22T09:49:00Z">
          <w:pPr>
            <w:shd w:val="clear" w:color="auto" w:fill="FFFFFF"/>
            <w:spacing w:after="120"/>
            <w:ind w:left="1440" w:right="580"/>
            <w:jc w:val="left"/>
          </w:pPr>
        </w:pPrChange>
      </w:pPr>
      <w:r w:rsidRPr="008A45AC">
        <w:rPr>
          <w:rFonts w:ascii="David" w:eastAsia="Times New Roman" w:hAnsi="David" w:cs="David"/>
          <w:sz w:val="24"/>
          <w:szCs w:val="24"/>
          <w:lang w:val="en-US"/>
        </w:rPr>
        <w:t>The potential solution is the audio Background Mode, but this is subject to system limitations and strict Apple review.</w:t>
      </w:r>
    </w:p>
    <w:p w14:paraId="1DE0EF45" w14:textId="29AA36E2" w:rsidR="00210377" w:rsidRPr="00127074" w:rsidRDefault="00210377" w:rsidP="00D02173">
      <w:pPr>
        <w:shd w:val="clear" w:color="auto" w:fill="FFFFFF"/>
        <w:spacing w:after="120"/>
        <w:ind w:right="578"/>
        <w:jc w:val="left"/>
        <w:rPr>
          <w:rFonts w:ascii="David" w:hAnsi="David" w:cs="David"/>
          <w:b/>
          <w:bCs/>
          <w:sz w:val="24"/>
          <w:szCs w:val="24"/>
          <w:lang w:val="en-US"/>
        </w:rPr>
      </w:pPr>
      <w:del w:id="308" w:author="Yoni Grinberg" w:date="2026-06-22T12:26:00Z" w16du:dateUtc="2026-06-22T09:26:00Z">
        <w:r w:rsidRPr="00127074" w:rsidDel="00EA71C1">
          <w:rPr>
            <w:rFonts w:ascii="David" w:eastAsia="Times New Roman" w:hAnsi="David" w:cs="David"/>
            <w:b/>
            <w:bCs/>
            <w:sz w:val="24"/>
            <w:szCs w:val="24"/>
            <w:lang w:val="en-US"/>
          </w:rPr>
          <w:delText>3</w:delText>
        </w:r>
      </w:del>
      <w:ins w:id="309" w:author="Yoni Grinberg" w:date="2026-06-22T12:26:00Z" w16du:dateUtc="2026-06-22T09:26:00Z">
        <w:r w:rsidR="00EA71C1">
          <w:rPr>
            <w:rFonts w:ascii="David" w:eastAsia="Times New Roman" w:hAnsi="David" w:cs="David"/>
            <w:b/>
            <w:bCs/>
            <w:sz w:val="24"/>
            <w:szCs w:val="24"/>
            <w:lang w:val="en-US"/>
          </w:rPr>
          <w:t>4</w:t>
        </w:r>
      </w:ins>
      <w:r w:rsidRPr="00127074">
        <w:rPr>
          <w:rFonts w:ascii="David" w:eastAsia="Times New Roman" w:hAnsi="David" w:cs="David"/>
          <w:b/>
          <w:bCs/>
          <w:sz w:val="24"/>
          <w:szCs w:val="24"/>
          <w:lang w:val="en-US"/>
        </w:rPr>
        <w:t xml:space="preserve">.2.7 </w:t>
      </w:r>
      <w:r w:rsidRPr="00127074">
        <w:rPr>
          <w:rFonts w:ascii="David" w:hAnsi="David" w:cs="David"/>
          <w:b/>
          <w:bCs/>
          <w:sz w:val="24"/>
          <w:szCs w:val="24"/>
          <w:lang w:val="en-US"/>
        </w:rPr>
        <w:t>ACK Generation and Transmission:</w:t>
      </w:r>
    </w:p>
    <w:p w14:paraId="5947D90C" w14:textId="7442F817" w:rsidR="00210377" w:rsidRPr="007F0BDD" w:rsidRDefault="00210377" w:rsidP="00383603">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The acknowledgment (ACK) transmission process is responsible for closing the feedback loop and ensuring reliable, bi-directional communication over the ultrasonic channel</w:t>
      </w:r>
    </w:p>
    <w:p w14:paraId="345E76EE"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p>
    <w:p w14:paraId="27054C93"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r w:rsidRPr="007F0BDD">
        <w:rPr>
          <w:rFonts w:ascii="David" w:hAnsi="David" w:cs="David"/>
          <w:sz w:val="24"/>
          <w:szCs w:val="24"/>
          <w:lang w:val="en-US"/>
        </w:rPr>
        <w:t>ACK Frame Structure: To minimize channel occupancy and ensure rapid feedback before transmitter timeouts occur, the protocol utilizes an ultra-</w:t>
      </w:r>
      <w:r w:rsidRPr="007F0BDD">
        <w:rPr>
          <w:rFonts w:ascii="David" w:hAnsi="David" w:cs="David"/>
          <w:sz w:val="24"/>
          <w:szCs w:val="24"/>
          <w:lang w:val="en-US"/>
        </w:rPr>
        <w:lastRenderedPageBreak/>
        <w:t>lightweight, bit-aligned ACK frame structure. The design transmits only the 20 bits required for packet identification and validation</w:t>
      </w:r>
      <w:r w:rsidRPr="007F0BDD">
        <w:rPr>
          <w:rFonts w:ascii="David" w:hAnsi="David" w:cs="David"/>
          <w:sz w:val="24"/>
          <w:szCs w:val="24"/>
          <w:rtl/>
          <w:lang w:val="en-US"/>
        </w:rPr>
        <w:t>.</w:t>
      </w:r>
    </w:p>
    <w:p w14:paraId="11575B27" w14:textId="77777777" w:rsidR="00210377" w:rsidRPr="007F0BDD" w:rsidRDefault="00210377" w:rsidP="00383603">
      <w:pPr>
        <w:shd w:val="clear" w:color="auto" w:fill="FFFFFF"/>
        <w:bidi/>
        <w:spacing w:after="120"/>
        <w:ind w:left="1083" w:right="580"/>
        <w:jc w:val="right"/>
        <w:rPr>
          <w:rFonts w:ascii="David" w:hAnsi="David" w:cs="David"/>
          <w:sz w:val="24"/>
          <w:szCs w:val="24"/>
          <w:lang w:val="en-US"/>
        </w:rPr>
      </w:pPr>
    </w:p>
    <w:p w14:paraId="5F50A009" w14:textId="77777777" w:rsidR="00210377" w:rsidRPr="007F0BDD" w:rsidRDefault="00210377" w:rsidP="00383603">
      <w:pPr>
        <w:shd w:val="clear" w:color="auto" w:fill="FFFFFF"/>
        <w:bidi/>
        <w:spacing w:after="120"/>
        <w:ind w:left="1083" w:right="580"/>
        <w:jc w:val="right"/>
        <w:rPr>
          <w:rFonts w:ascii="David" w:hAnsi="David" w:cs="David"/>
          <w:sz w:val="24"/>
          <w:szCs w:val="24"/>
          <w:rtl/>
          <w:lang w:val="en-US"/>
        </w:rPr>
      </w:pPr>
      <w:r w:rsidRPr="007F0BDD">
        <w:rPr>
          <w:rFonts w:ascii="David" w:hAnsi="David" w:cs="David"/>
          <w:sz w:val="24"/>
          <w:szCs w:val="24"/>
          <w:lang w:val="en-US"/>
        </w:rPr>
        <w:t>The total frame size is exactly 20 bits (2.5 Bytes), which translates to a minimal transmission time of just 10ms (at 0.5ms per bit), drastically reducing the probability of acoustic collisions on the channel</w:t>
      </w:r>
      <w:r w:rsidRPr="007F0BDD">
        <w:rPr>
          <w:rFonts w:ascii="David" w:hAnsi="David" w:cs="David"/>
          <w:sz w:val="24"/>
          <w:szCs w:val="24"/>
          <w:rtl/>
          <w:lang w:val="en-US"/>
        </w:rPr>
        <w:t>.</w:t>
      </w:r>
    </w:p>
    <w:p w14:paraId="3318744E" w14:textId="77777777" w:rsidR="00210377" w:rsidRPr="007F0BDD" w:rsidRDefault="00210377" w:rsidP="00210377">
      <w:pPr>
        <w:shd w:val="clear" w:color="auto" w:fill="FFFFFF"/>
        <w:bidi/>
        <w:spacing w:after="120"/>
        <w:ind w:left="1083" w:right="580"/>
        <w:jc w:val="left"/>
        <w:rPr>
          <w:rFonts w:ascii="David" w:hAnsi="David" w:cs="David"/>
          <w:sz w:val="24"/>
          <w:szCs w:val="24"/>
          <w:rtl/>
          <w:lang w:val="en-US"/>
        </w:rPr>
      </w:pPr>
    </w:p>
    <w:p w14:paraId="4C32918D" w14:textId="77777777" w:rsidR="00210377" w:rsidRPr="007F0BDD" w:rsidRDefault="00210377" w:rsidP="00210377">
      <w:pPr>
        <w:shd w:val="clear" w:color="auto" w:fill="FFFFFF"/>
        <w:bidi/>
        <w:spacing w:after="120"/>
        <w:ind w:left="1083" w:right="580"/>
        <w:jc w:val="left"/>
        <w:rPr>
          <w:rFonts w:ascii="David" w:hAnsi="David" w:cs="David"/>
          <w:sz w:val="24"/>
          <w:szCs w:val="24"/>
          <w:rtl/>
          <w:lang w:val="en-US"/>
        </w:rPr>
      </w:pPr>
    </w:p>
    <w:p w14:paraId="4B06B76C" w14:textId="77777777" w:rsidR="00210377" w:rsidRPr="007F0BDD" w:rsidRDefault="00210377" w:rsidP="00210377">
      <w:pPr>
        <w:shd w:val="clear" w:color="auto" w:fill="FFFFFF"/>
        <w:bidi/>
        <w:spacing w:after="120"/>
        <w:ind w:left="1083" w:right="580"/>
        <w:jc w:val="left"/>
        <w:rPr>
          <w:rFonts w:ascii="David" w:hAnsi="David" w:cs="David"/>
          <w:sz w:val="24"/>
          <w:szCs w:val="24"/>
          <w:lang w:val="en-US"/>
        </w:rPr>
      </w:pPr>
      <w:r w:rsidRPr="007F16FD">
        <w:rPr>
          <w:rFonts w:ascii="David" w:hAnsi="David" w:cs="David"/>
          <w:noProof/>
          <w:sz w:val="24"/>
          <w:szCs w:val="24"/>
          <w:rtl/>
          <w:lang w:val="en-US"/>
        </w:rPr>
        <w:drawing>
          <wp:inline distT="0" distB="0" distL="0" distR="0" wp14:anchorId="4140778D" wp14:editId="61372DD1">
            <wp:extent cx="4903682" cy="2809475"/>
            <wp:effectExtent l="0" t="0" r="0" b="0"/>
            <wp:docPr id="1087912709" name="Picture 108791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904715" cy="2810067"/>
                    </a:xfrm>
                    <a:prstGeom prst="rect">
                      <a:avLst/>
                    </a:prstGeom>
                  </pic:spPr>
                </pic:pic>
              </a:graphicData>
            </a:graphic>
          </wp:inline>
        </w:drawing>
      </w:r>
    </w:p>
    <w:p w14:paraId="5BB784F9" w14:textId="77777777" w:rsidR="00210377" w:rsidRPr="007F0BDD" w:rsidRDefault="00210377" w:rsidP="00210377">
      <w:pPr>
        <w:shd w:val="clear" w:color="auto" w:fill="FFFFFF"/>
        <w:spacing w:after="120"/>
        <w:ind w:left="1083" w:right="580"/>
        <w:rPr>
          <w:rFonts w:ascii="David" w:hAnsi="David" w:cs="David"/>
          <w:rtl/>
          <w:lang w:val="en-US"/>
        </w:rPr>
      </w:pPr>
    </w:p>
    <w:p w14:paraId="1AF26889" w14:textId="77777777" w:rsidR="007F6CC7" w:rsidRDefault="007F6CC7" w:rsidP="00210377">
      <w:pPr>
        <w:shd w:val="clear" w:color="auto" w:fill="FFFFFF"/>
        <w:spacing w:after="120"/>
        <w:ind w:left="1083" w:right="580"/>
        <w:jc w:val="left"/>
        <w:rPr>
          <w:rFonts w:ascii="David" w:eastAsia="Times New Roman" w:hAnsi="David" w:cs="David"/>
          <w:sz w:val="24"/>
          <w:szCs w:val="24"/>
          <w:lang w:val="en-US"/>
        </w:rPr>
      </w:pPr>
    </w:p>
    <w:p w14:paraId="134C70A2" w14:textId="7D91C445" w:rsidR="007F6CC7" w:rsidRPr="008A45AC" w:rsidRDefault="007F6CC7" w:rsidP="00A9280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 xml:space="preserve">Figure </w:t>
      </w:r>
      <w:r w:rsidR="004427FF">
        <w:rPr>
          <w:rFonts w:ascii="David" w:eastAsia="Times New Roman" w:hAnsi="David" w:cs="David"/>
          <w:b/>
          <w:bCs/>
          <w:sz w:val="24"/>
          <w:szCs w:val="24"/>
          <w:lang w:val="en-US"/>
        </w:rPr>
        <w:t>5</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Schematic breakdown of the </w:t>
      </w:r>
      <w:r w:rsidR="00A92802">
        <w:rPr>
          <w:rFonts w:ascii="David" w:eastAsia="Times New Roman" w:hAnsi="David" w:cs="David"/>
          <w:sz w:val="24"/>
          <w:szCs w:val="24"/>
          <w:lang w:val="en-US"/>
        </w:rPr>
        <w:t>Ack</w:t>
      </w:r>
      <w:r w:rsidRPr="008A45AC">
        <w:rPr>
          <w:rFonts w:ascii="David" w:eastAsia="Times New Roman" w:hAnsi="David" w:cs="David"/>
          <w:sz w:val="24"/>
          <w:szCs w:val="24"/>
          <w:lang w:val="en-US"/>
        </w:rPr>
        <w:t xml:space="preserve"> Frame. </w:t>
      </w:r>
    </w:p>
    <w:p w14:paraId="268A0ED0" w14:textId="77777777" w:rsidR="007F6CC7" w:rsidRDefault="007F6CC7" w:rsidP="00210377">
      <w:pPr>
        <w:shd w:val="clear" w:color="auto" w:fill="FFFFFF"/>
        <w:spacing w:after="120"/>
        <w:ind w:left="1083" w:right="580"/>
        <w:jc w:val="left"/>
        <w:rPr>
          <w:rFonts w:ascii="David" w:eastAsia="Times New Roman" w:hAnsi="David" w:cs="David"/>
          <w:sz w:val="24"/>
          <w:szCs w:val="24"/>
          <w:lang w:val="en-US"/>
        </w:rPr>
      </w:pPr>
    </w:p>
    <w:p w14:paraId="2C6775BB" w14:textId="25BB892B"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our implementation we have decided to go with different modulation methods:</w:t>
      </w:r>
    </w:p>
    <w:p w14:paraId="181C5011"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In basic digital modulation (like Binary-FSK or 2-FSK), one bit is transmitted at a time (0 or 1). In 16-FSK, we transmit groups of bits.</w:t>
      </w:r>
    </w:p>
    <w:p w14:paraId="11385A72"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Symbol Structure: The system takes the incoming data stream (zeros and ones) and groups them into chunks of 4 bits. Each 4-bit chunk is called a "symbol."</w:t>
      </w:r>
    </w:p>
    <w:p w14:paraId="39F278B8"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Why 16? Because a group of 4 bits can create exactly 16 different combinations (2^4 = 16), ranging from 0000 to 1111.</w:t>
      </w:r>
    </w:p>
    <w:p w14:paraId="260DF241" w14:textId="77777777" w:rsidR="00210377" w:rsidRPr="007F0BDD" w:rsidRDefault="00210377" w:rsidP="00210377">
      <w:pPr>
        <w:numPr>
          <w:ilvl w:val="0"/>
          <w:numId w:val="49"/>
        </w:numPr>
        <w:shd w:val="clear" w:color="auto" w:fill="FFFFFF"/>
        <w:tabs>
          <w:tab w:val="num" w:pos="72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Frequency Allocation: Each of the 16 possible combinations is assigned its own unique physical frequency (f0 through f15).</w:t>
      </w:r>
    </w:p>
    <w:p w14:paraId="00135F10"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For example: 0000 might be transmitted as 17,000 Hz.</w:t>
      </w:r>
    </w:p>
    <w:p w14:paraId="0232AC2D" w14:textId="77777777" w:rsidR="00210377" w:rsidRPr="007F0BDD" w:rsidRDefault="00210377" w:rsidP="00210377">
      <w:pPr>
        <w:numPr>
          <w:ilvl w:val="1"/>
          <w:numId w:val="49"/>
        </w:numPr>
        <w:shd w:val="clear" w:color="auto" w:fill="FFFFFF"/>
        <w:tabs>
          <w:tab w:val="num" w:pos="1440"/>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0001 might be transmitted as 17,200 Hz... and so on.</w:t>
      </w:r>
    </w:p>
    <w:p w14:paraId="6D03F923" w14:textId="77777777" w:rsidR="00210377" w:rsidRPr="007F0BDD" w:rsidRDefault="00210377" w:rsidP="00210377">
      <w:pPr>
        <w:shd w:val="clear" w:color="auto" w:fill="FFFFFF"/>
        <w:tabs>
          <w:tab w:val="num" w:pos="2160"/>
        </w:tabs>
        <w:spacing w:after="120"/>
        <w:ind w:left="180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This is the feq values from the code:  </w:t>
      </w:r>
    </w:p>
    <w:p w14:paraId="4C79A374"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this.freq = const [</w:t>
      </w:r>
    </w:p>
    <w:p w14:paraId="71806497" w14:textId="77777777" w:rsidR="00210377" w:rsidRPr="007F0BDD" w:rsidRDefault="00210377" w:rsidP="00210377">
      <w:pPr>
        <w:shd w:val="clear" w:color="auto" w:fill="FFFFFF"/>
        <w:spacing w:after="0"/>
        <w:ind w:left="1797" w:right="578"/>
        <w:rPr>
          <w:rFonts w:ascii="David" w:eastAsia="Times New Roman" w:hAnsi="David" w:cs="David"/>
          <w:sz w:val="24"/>
          <w:szCs w:val="24"/>
          <w:lang w:val="en-US"/>
        </w:rPr>
      </w:pPr>
      <w:r w:rsidRPr="007F0BDD">
        <w:rPr>
          <w:rFonts w:ascii="David" w:eastAsia="Times New Roman" w:hAnsi="David" w:cs="David"/>
          <w:sz w:val="24"/>
          <w:szCs w:val="24"/>
          <w:lang w:val="en-US"/>
        </w:rPr>
        <w:t>17054.3,17226.6,17399.8,17571.1,17743.4,17915.6,18087.9,18260.2,18432.4,18604.7,18777.0,18949.2,19121.5,19293.8,19466.0,19638.3],</w:t>
      </w:r>
    </w:p>
    <w:p w14:paraId="659FF1AF" w14:textId="77777777" w:rsidR="00210377" w:rsidRPr="007F0BDD" w:rsidRDefault="00210377" w:rsidP="00210377">
      <w:pPr>
        <w:shd w:val="clear" w:color="auto" w:fill="FFFFFF"/>
        <w:spacing w:after="0"/>
        <w:ind w:left="1797" w:right="578"/>
        <w:rPr>
          <w:rFonts w:ascii="David" w:eastAsia="Times New Roman" w:hAnsi="David" w:cs="David"/>
          <w:sz w:val="24"/>
          <w:szCs w:val="24"/>
          <w:rtl/>
          <w:lang w:val="en-US"/>
        </w:rPr>
      </w:pPr>
    </w:p>
    <w:p w14:paraId="4407B817" w14:textId="77777777" w:rsidR="00210377" w:rsidRPr="007F0BDD" w:rsidRDefault="00210377" w:rsidP="00210377">
      <w:pPr>
        <w:shd w:val="clear" w:color="auto" w:fill="FFFFFF"/>
        <w:spacing w:after="120"/>
        <w:ind w:left="1083"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true power of 16-FSK lies in its time efficiency; to transmit 40 bits per second in standard 2-FSK, you would need to change the frequency 40 times every second. In 16-FSK, to achieve that same 40 bps, we only need to change the frequency 10 times a second. This means your speaker, microphone, and the physical acoustic environment experience a stable, long, and clear wave, minimizing echoes and distortion, while the application still receives data at four times the speed. The "price" that we pay for this stability, and speed is the need for a much wider frequency bandwidth to accommodate 16 distinct, properly spaced frequencies.</w:t>
      </w:r>
    </w:p>
    <w:p w14:paraId="33271312" w14:textId="772E2B4F" w:rsidR="00210377" w:rsidRPr="00C22780" w:rsidRDefault="00210377" w:rsidP="00E56533">
      <w:pPr>
        <w:shd w:val="clear" w:color="auto" w:fill="FFFFFF"/>
        <w:spacing w:after="120"/>
        <w:ind w:right="580"/>
        <w:jc w:val="left"/>
        <w:rPr>
          <w:rFonts w:ascii="David" w:eastAsia="Times New Roman" w:hAnsi="David" w:cs="David"/>
          <w:sz w:val="24"/>
          <w:szCs w:val="24"/>
          <w:lang w:val="en-US"/>
        </w:rPr>
      </w:pPr>
    </w:p>
    <w:p w14:paraId="5046585A" w14:textId="41D67628" w:rsidR="00A03FAA" w:rsidRPr="00E56533" w:rsidRDefault="00A03FAA" w:rsidP="00996914">
      <w:pPr>
        <w:shd w:val="clear" w:color="auto" w:fill="FFFFFF"/>
        <w:spacing w:after="120"/>
        <w:ind w:right="580"/>
        <w:jc w:val="left"/>
        <w:rPr>
          <w:rFonts w:ascii="David" w:eastAsia="Times New Roman" w:hAnsi="David" w:cs="David"/>
          <w:b/>
          <w:bCs/>
          <w:sz w:val="24"/>
          <w:szCs w:val="24"/>
          <w:lang w:val="en-US"/>
        </w:rPr>
      </w:pPr>
      <w:del w:id="310" w:author="Yoni Grinberg" w:date="2026-06-22T12:26:00Z" w16du:dateUtc="2026-06-22T09:26:00Z">
        <w:r w:rsidRPr="00E56533" w:rsidDel="00EA71C1">
          <w:rPr>
            <w:rFonts w:ascii="David" w:eastAsia="Times New Roman" w:hAnsi="David" w:cs="David"/>
            <w:b/>
            <w:bCs/>
            <w:sz w:val="24"/>
            <w:szCs w:val="24"/>
            <w:lang w:val="en-US"/>
          </w:rPr>
          <w:delText>3</w:delText>
        </w:r>
      </w:del>
      <w:ins w:id="311" w:author="Yoni Grinberg" w:date="2026-06-22T12:26:00Z" w16du:dateUtc="2026-06-22T09:26:00Z">
        <w:r w:rsidR="00EA71C1">
          <w:rPr>
            <w:rFonts w:ascii="David" w:eastAsia="Times New Roman" w:hAnsi="David" w:cs="David"/>
            <w:b/>
            <w:bCs/>
            <w:sz w:val="24"/>
            <w:szCs w:val="24"/>
            <w:lang w:val="en-US"/>
          </w:rPr>
          <w:t>4</w:t>
        </w:r>
      </w:ins>
      <w:r w:rsidRPr="00E56533">
        <w:rPr>
          <w:rFonts w:ascii="David" w:eastAsia="Times New Roman" w:hAnsi="David" w:cs="David"/>
          <w:b/>
          <w:bCs/>
          <w:sz w:val="24"/>
          <w:szCs w:val="24"/>
          <w:lang w:val="en-US"/>
        </w:rPr>
        <w:t>.3 Many-to-Many Topology Discovery and Control Channel Protocol</w:t>
      </w:r>
      <w:r w:rsidR="009510B0">
        <w:rPr>
          <w:rFonts w:ascii="David" w:eastAsia="Times New Roman" w:hAnsi="David" w:cs="David"/>
          <w:b/>
          <w:bCs/>
          <w:sz w:val="24"/>
          <w:szCs w:val="24"/>
          <w:lang w:val="en-US"/>
        </w:rPr>
        <w:t>:</w:t>
      </w:r>
    </w:p>
    <w:p w14:paraId="2F9A6932" w14:textId="05C8B871" w:rsidR="00A03FAA" w:rsidRPr="00E56533" w:rsidRDefault="00A03FAA" w:rsidP="00996914">
      <w:pPr>
        <w:shd w:val="clear" w:color="auto" w:fill="FFFFFF"/>
        <w:spacing w:after="120"/>
        <w:ind w:right="580"/>
        <w:jc w:val="left"/>
        <w:rPr>
          <w:rFonts w:ascii="David" w:eastAsia="Times New Roman" w:hAnsi="David" w:cs="David"/>
          <w:b/>
          <w:bCs/>
          <w:sz w:val="24"/>
          <w:szCs w:val="24"/>
          <w:lang w:val="en-US"/>
        </w:rPr>
      </w:pPr>
      <w:del w:id="312" w:author="Yoni Grinberg" w:date="2026-06-22T12:26:00Z" w16du:dateUtc="2026-06-22T09:26:00Z">
        <w:r w:rsidRPr="00E56533" w:rsidDel="00EA71C1">
          <w:rPr>
            <w:rFonts w:ascii="David" w:eastAsia="Times New Roman" w:hAnsi="David" w:cs="David"/>
            <w:b/>
            <w:bCs/>
            <w:sz w:val="24"/>
            <w:szCs w:val="24"/>
            <w:lang w:val="en-US"/>
          </w:rPr>
          <w:delText>3</w:delText>
        </w:r>
      </w:del>
      <w:ins w:id="313" w:author="Yoni Grinberg" w:date="2026-06-22T12:26:00Z" w16du:dateUtc="2026-06-22T09:26:00Z">
        <w:r w:rsidR="00EA71C1">
          <w:rPr>
            <w:rFonts w:ascii="David" w:eastAsia="Times New Roman" w:hAnsi="David" w:cs="David"/>
            <w:b/>
            <w:bCs/>
            <w:sz w:val="24"/>
            <w:szCs w:val="24"/>
            <w:lang w:val="en-US"/>
          </w:rPr>
          <w:t>4</w:t>
        </w:r>
      </w:ins>
      <w:r w:rsidRPr="00E56533">
        <w:rPr>
          <w:rFonts w:ascii="David" w:eastAsia="Times New Roman" w:hAnsi="David" w:cs="David"/>
          <w:b/>
          <w:bCs/>
          <w:sz w:val="24"/>
          <w:szCs w:val="24"/>
          <w:lang w:val="en-US"/>
        </w:rPr>
        <w:t>.3.1 Architectural Foundations and Channel Separation</w:t>
      </w:r>
    </w:p>
    <w:p w14:paraId="51C25F1B" w14:textId="77777777"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314"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To realize a scalable and collision-free many-to-many ultrasonic mesh network without a centralized RF infrastructure, the architecture implements a strict separation between the Data Channel and the Control Channel: </w:t>
      </w:r>
    </w:p>
    <w:p w14:paraId="28C774A3" w14:textId="77777777" w:rsidR="00A03FAA" w:rsidRPr="00C22780" w:rsidRDefault="00A03FAA">
      <w:pPr>
        <w:numPr>
          <w:ilvl w:val="0"/>
          <w:numId w:val="53"/>
        </w:numPr>
        <w:shd w:val="clear" w:color="auto" w:fill="FFFFFF"/>
        <w:spacing w:after="120"/>
        <w:ind w:left="1443" w:right="580"/>
        <w:jc w:val="left"/>
        <w:rPr>
          <w:rFonts w:ascii="David" w:eastAsia="Times New Roman" w:hAnsi="David" w:cs="David"/>
          <w:sz w:val="24"/>
          <w:szCs w:val="24"/>
          <w:lang w:val="en-US"/>
        </w:rPr>
        <w:pPrChange w:id="315" w:author="יוני גרינברג" w:date="2026-06-22T09:44:00Z">
          <w:pPr>
            <w:numPr>
              <w:numId w:val="53"/>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The Data Channel (Normal Operation):</w:t>
      </w:r>
      <w:r w:rsidRPr="00C22780">
        <w:rPr>
          <w:rFonts w:ascii="David" w:eastAsia="Times New Roman" w:hAnsi="David" w:cs="David"/>
          <w:sz w:val="24"/>
          <w:szCs w:val="24"/>
          <w:lang w:val="en-US"/>
        </w:rPr>
        <w:t xml:space="preserve"> Utilizes a wide frequency spectrum modulated via 16-MFSK (frequencies ranging from 17,054.3 Hz to 19,638.3 Hz). This channel is dedicated exclusively to the transmission of multi-byte data frames, localized network handshakes, and application layer payloads. </w:t>
      </w:r>
    </w:p>
    <w:p w14:paraId="06D2654A" w14:textId="0715AB4D" w:rsidR="00A03FAA" w:rsidRPr="00C22780" w:rsidRDefault="00A03FAA">
      <w:pPr>
        <w:numPr>
          <w:ilvl w:val="0"/>
          <w:numId w:val="53"/>
        </w:numPr>
        <w:shd w:val="clear" w:color="auto" w:fill="FFFFFF"/>
        <w:spacing w:after="120"/>
        <w:ind w:left="1443" w:right="580"/>
        <w:jc w:val="left"/>
        <w:rPr>
          <w:rFonts w:ascii="David" w:eastAsia="Times New Roman" w:hAnsi="David" w:cs="David"/>
          <w:sz w:val="24"/>
          <w:szCs w:val="24"/>
          <w:lang w:val="en-US"/>
        </w:rPr>
        <w:pPrChange w:id="316" w:author="יוני גרינברג" w:date="2026-06-22T09:44:00Z">
          <w:pPr>
            <w:numPr>
              <w:numId w:val="53"/>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The Control Channel (Pre-Algorithm &amp; Arbitration):</w:t>
      </w:r>
      <w:r w:rsidRPr="00C22780">
        <w:rPr>
          <w:rFonts w:ascii="David" w:eastAsia="Times New Roman" w:hAnsi="David" w:cs="David"/>
          <w:sz w:val="24"/>
          <w:szCs w:val="24"/>
          <w:lang w:val="en-US"/>
        </w:rPr>
        <w:t xml:space="preserve"> Operates on a binary dual-frequency scheme (Binary-FSK) utilizing two dedicated out-of-band ultrasonic frequencies: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DISCOVERY</w:t>
      </w:r>
      <w:r w:rsidRPr="00C22780">
        <w:rPr>
          <w:rFonts w:ascii="David" w:eastAsia="Times New Roman" w:hAnsi="David" w:cs="David"/>
          <w:sz w:val="24"/>
          <w:szCs w:val="24"/>
          <w:lang w:val="en-US"/>
        </w:rPr>
        <w:t xml:space="preserve"> token, and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representing the </w:t>
      </w:r>
      <w:r w:rsidRPr="00C22780">
        <w:rPr>
          <w:rFonts w:ascii="David" w:eastAsia="Times New Roman" w:hAnsi="David" w:cs="David"/>
          <w:b/>
          <w:bCs/>
          <w:sz w:val="24"/>
          <w:szCs w:val="24"/>
          <w:lang w:val="en-US"/>
        </w:rPr>
        <w:t>BUSY</w:t>
      </w:r>
      <w:r w:rsidRPr="00C22780">
        <w:rPr>
          <w:rFonts w:ascii="David" w:eastAsia="Times New Roman" w:hAnsi="David" w:cs="David"/>
          <w:sz w:val="24"/>
          <w:szCs w:val="24"/>
          <w:lang w:val="en-US"/>
        </w:rPr>
        <w:t xml:space="preserve"> token. These control tones </w:t>
      </w:r>
      <w:commentRangeStart w:id="317"/>
      <w:commentRangeStart w:id="318"/>
      <w:del w:id="319" w:author="יוני גרינברג" w:date="2026-06-22T09:33:00Z">
        <w:r w:rsidRPr="00C22780" w:rsidDel="00856DCC">
          <w:rPr>
            <w:rFonts w:ascii="David" w:eastAsia="Times New Roman" w:hAnsi="David" w:cs="David"/>
            <w:sz w:val="24"/>
            <w:szCs w:val="24"/>
            <w:lang w:val="en-US"/>
          </w:rPr>
          <w:delText>completely</w:delText>
        </w:r>
        <w:commentRangeEnd w:id="317"/>
        <w:r w:rsidR="004615AE" w:rsidRPr="00C22780" w:rsidDel="00856DCC">
          <w:rPr>
            <w:rStyle w:val="CommentReference"/>
            <w:rFonts w:ascii="David" w:eastAsia="Times New Roman" w:hAnsi="David" w:cs="David"/>
            <w:sz w:val="24"/>
            <w:szCs w:val="24"/>
            <w:lang w:val="en-US"/>
          </w:rPr>
          <w:commentReference w:id="317"/>
        </w:r>
      </w:del>
      <w:commentRangeEnd w:id="318"/>
      <w:r w:rsidR="00856DCC" w:rsidRPr="00C22780">
        <w:rPr>
          <w:rStyle w:val="CommentReference"/>
          <w:rFonts w:ascii="David" w:eastAsia="Times New Roman" w:hAnsi="David" w:cs="David"/>
          <w:sz w:val="24"/>
          <w:szCs w:val="24"/>
          <w:lang w:val="en-US"/>
        </w:rPr>
        <w:commentReference w:id="318"/>
      </w:r>
      <w:del w:id="320" w:author="יוני גרינברג" w:date="2026-06-22T09:33:00Z">
        <w:r w:rsidRPr="00C22780" w:rsidDel="00856DCC">
          <w:rPr>
            <w:rFonts w:ascii="David" w:eastAsia="Times New Roman" w:hAnsi="David" w:cs="David"/>
            <w:sz w:val="24"/>
            <w:szCs w:val="24"/>
            <w:lang w:val="en-US"/>
          </w:rPr>
          <w:delText xml:space="preserve"> </w:delText>
        </w:r>
      </w:del>
      <w:ins w:id="321" w:author="יוני גרינברג" w:date="2026-06-22T09:33:00Z">
        <w:r w:rsidR="00856DCC">
          <w:rPr>
            <w:rFonts w:ascii="David" w:eastAsia="Times New Roman" w:hAnsi="David" w:cs="David"/>
            <w:sz w:val="24"/>
            <w:szCs w:val="24"/>
            <w:lang w:val="en-US"/>
          </w:rPr>
          <w:t>transmitted on a higher frequency and hence</w:t>
        </w:r>
        <w:r w:rsidR="00856DCC" w:rsidRPr="00C22780">
          <w:rPr>
            <w:rFonts w:ascii="David" w:eastAsia="Times New Roman" w:hAnsi="David" w:cs="David"/>
            <w:sz w:val="24"/>
            <w:szCs w:val="24"/>
            <w:lang w:val="en-US"/>
          </w:rPr>
          <w:t xml:space="preserve"> </w:t>
        </w:r>
      </w:ins>
      <w:r w:rsidRPr="00C22780">
        <w:rPr>
          <w:rFonts w:ascii="David" w:eastAsia="Times New Roman" w:hAnsi="David" w:cs="David"/>
          <w:sz w:val="24"/>
          <w:szCs w:val="24"/>
          <w:lang w:val="en-US"/>
        </w:rPr>
        <w:t xml:space="preserve">bypass the standard frame parsing loops and are detected directly </w:t>
      </w:r>
      <w:ins w:id="322" w:author="יוני גרינברג" w:date="2026-06-22T09:35:00Z">
        <w:r w:rsidR="00856DCC">
          <w:rPr>
            <w:rFonts w:ascii="David" w:eastAsia="Times New Roman" w:hAnsi="David" w:cs="David"/>
            <w:sz w:val="24"/>
            <w:szCs w:val="24"/>
            <w:lang w:val="en-US"/>
          </w:rPr>
          <w:t>since they are transmitted on a stronger amplitu</w:t>
        </w:r>
      </w:ins>
      <w:ins w:id="323" w:author="יוני גרינברג" w:date="2026-06-22T09:36:00Z">
        <w:r w:rsidR="00856DCC">
          <w:rPr>
            <w:rFonts w:ascii="David" w:eastAsia="Times New Roman" w:hAnsi="David" w:cs="David"/>
            <w:sz w:val="24"/>
            <w:szCs w:val="24"/>
            <w:lang w:val="en-US"/>
          </w:rPr>
          <w:t xml:space="preserve">de then the average amplitude of the surrounding sound </w:t>
        </w:r>
      </w:ins>
      <w:del w:id="324" w:author="יוני גרינברג" w:date="2026-06-22T09:34:00Z">
        <w:r w:rsidRPr="00C22780" w:rsidDel="00856DCC">
          <w:rPr>
            <w:rFonts w:ascii="David" w:eastAsia="Times New Roman" w:hAnsi="David" w:cs="David"/>
            <w:sz w:val="24"/>
            <w:szCs w:val="24"/>
            <w:lang w:val="en-US"/>
          </w:rPr>
          <w:delText xml:space="preserve">via </w:delText>
        </w:r>
        <w:commentRangeStart w:id="325"/>
        <w:commentRangeStart w:id="326"/>
        <w:r w:rsidRPr="00C22780" w:rsidDel="00856DCC">
          <w:rPr>
            <w:rFonts w:ascii="David" w:eastAsia="Times New Roman" w:hAnsi="David" w:cs="David"/>
            <w:sz w:val="24"/>
            <w:szCs w:val="24"/>
            <w:lang w:val="en-US"/>
          </w:rPr>
          <w:delText xml:space="preserve">absolute </w:delText>
        </w:r>
      </w:del>
      <w:del w:id="327" w:author="יוני גרינברג" w:date="2026-06-22T09:36:00Z">
        <w:r w:rsidRPr="00C22780" w:rsidDel="00AE0D1F">
          <w:rPr>
            <w:rFonts w:ascii="David" w:eastAsia="Times New Roman" w:hAnsi="David" w:cs="David"/>
            <w:sz w:val="24"/>
            <w:szCs w:val="24"/>
            <w:lang w:val="en-US"/>
          </w:rPr>
          <w:delText xml:space="preserve">energy threshold </w:delText>
        </w:r>
        <w:commentRangeEnd w:id="325"/>
        <w:r w:rsidR="004615AE" w:rsidRPr="00C22780" w:rsidDel="00AE0D1F">
          <w:rPr>
            <w:rStyle w:val="CommentReference"/>
            <w:rFonts w:ascii="David" w:eastAsia="Times New Roman" w:hAnsi="David" w:cs="David"/>
            <w:sz w:val="24"/>
            <w:szCs w:val="24"/>
            <w:lang w:val="en-US"/>
          </w:rPr>
          <w:commentReference w:id="325"/>
        </w:r>
      </w:del>
      <w:commentRangeEnd w:id="326"/>
      <w:r w:rsidR="00017FF1" w:rsidRPr="00C22780">
        <w:rPr>
          <w:rStyle w:val="CommentReference"/>
          <w:rFonts w:ascii="David" w:eastAsia="Times New Roman" w:hAnsi="David" w:cs="David"/>
          <w:sz w:val="24"/>
          <w:szCs w:val="24"/>
          <w:lang w:val="en-US"/>
        </w:rPr>
        <w:commentReference w:id="326"/>
      </w:r>
      <w:del w:id="328" w:author="יוני גרינברג" w:date="2026-06-22T09:36:00Z">
        <w:r w:rsidRPr="00C22780" w:rsidDel="00AE0D1F">
          <w:rPr>
            <w:rFonts w:ascii="David" w:eastAsia="Times New Roman" w:hAnsi="David" w:cs="David"/>
            <w:sz w:val="24"/>
            <w:szCs w:val="24"/>
            <w:lang w:val="en-US"/>
          </w:rPr>
          <w:delText xml:space="preserve">sensing </w:delText>
        </w:r>
      </w:del>
      <w:r w:rsidRPr="00C22780">
        <w:rPr>
          <w:rFonts w:ascii="David" w:eastAsia="Times New Roman" w:hAnsi="David" w:cs="David"/>
          <w:sz w:val="24"/>
          <w:szCs w:val="24"/>
          <w:lang w:val="en-US"/>
        </w:rPr>
        <w:t xml:space="preserve">at the physical layer. </w:t>
      </w:r>
    </w:p>
    <w:p w14:paraId="508473B7" w14:textId="0CC578EB" w:rsidR="00A03FAA" w:rsidRPr="00C22780" w:rsidRDefault="00A03FAA" w:rsidP="00996914">
      <w:pPr>
        <w:shd w:val="clear" w:color="auto" w:fill="FFFFFF"/>
        <w:spacing w:after="120"/>
        <w:ind w:right="580"/>
        <w:jc w:val="left"/>
        <w:rPr>
          <w:rFonts w:ascii="David" w:eastAsia="Times New Roman" w:hAnsi="David" w:cs="David"/>
          <w:b/>
          <w:bCs/>
          <w:sz w:val="24"/>
          <w:szCs w:val="24"/>
          <w:lang w:val="en-US"/>
        </w:rPr>
      </w:pPr>
      <w:del w:id="329" w:author="Yoni Grinberg" w:date="2026-06-22T12:26:00Z" w16du:dateUtc="2026-06-22T09:26:00Z">
        <w:r w:rsidRPr="00C22780" w:rsidDel="00EA71C1">
          <w:rPr>
            <w:rFonts w:ascii="David" w:eastAsia="Times New Roman" w:hAnsi="David" w:cs="David"/>
            <w:b/>
            <w:bCs/>
            <w:sz w:val="24"/>
            <w:szCs w:val="24"/>
            <w:lang w:val="en-US"/>
          </w:rPr>
          <w:delText>3</w:delText>
        </w:r>
      </w:del>
      <w:ins w:id="330" w:author="Yoni Grinberg" w:date="2026-06-22T12:26:00Z" w16du:dateUtc="2026-06-22T09:26:00Z">
        <w:r w:rsidR="00EA71C1">
          <w:rPr>
            <w:rFonts w:ascii="David" w:eastAsia="Times New Roman" w:hAnsi="David" w:cs="David"/>
            <w:b/>
            <w:bCs/>
            <w:sz w:val="24"/>
            <w:szCs w:val="24"/>
            <w:lang w:val="en-US"/>
          </w:rPr>
          <w:t>4</w:t>
        </w:r>
      </w:ins>
      <w:r w:rsidRPr="00C22780">
        <w:rPr>
          <w:rFonts w:ascii="David" w:eastAsia="Times New Roman" w:hAnsi="David" w:cs="David"/>
          <w:b/>
          <w:bCs/>
          <w:sz w:val="24"/>
          <w:szCs w:val="24"/>
          <w:lang w:val="en-US"/>
        </w:rPr>
        <w:t>.</w:t>
      </w:r>
      <w:r w:rsidR="00750CCA"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.2 The Four-Stage Topology Discovery Algorithm</w:t>
      </w:r>
    </w:p>
    <w:p w14:paraId="0458174A" w14:textId="6F4C808E"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331"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When a node initiates a network discovery workflow</w:t>
      </w:r>
      <w:del w:id="332" w:author="יוני גרינברג" w:date="2026-06-22T09:37:00Z">
        <w:r w:rsidRPr="00C22780" w:rsidDel="00017FF1">
          <w:rPr>
            <w:rFonts w:ascii="David" w:eastAsia="Times New Roman" w:hAnsi="David" w:cs="David"/>
            <w:sz w:val="24"/>
            <w:szCs w:val="24"/>
            <w:lang w:val="en-US"/>
          </w:rPr>
          <w:delText xml:space="preserve">, or when a </w:delText>
        </w:r>
        <w:commentRangeStart w:id="333"/>
        <w:commentRangeStart w:id="334"/>
        <w:r w:rsidRPr="00C22780" w:rsidDel="00017FF1">
          <w:rPr>
            <w:rFonts w:ascii="David" w:eastAsia="Times New Roman" w:hAnsi="David" w:cs="David"/>
            <w:sz w:val="24"/>
            <w:szCs w:val="24"/>
            <w:lang w:val="en-US"/>
          </w:rPr>
          <w:delText>topological</w:delText>
        </w:r>
        <w:commentRangeEnd w:id="333"/>
        <w:r w:rsidR="00AF2379" w:rsidRPr="00C22780" w:rsidDel="00017FF1">
          <w:rPr>
            <w:rStyle w:val="CommentReference"/>
            <w:rFonts w:ascii="David" w:eastAsia="Times New Roman" w:hAnsi="David" w:cs="David"/>
            <w:sz w:val="24"/>
            <w:szCs w:val="24"/>
            <w:lang w:val="en-US"/>
          </w:rPr>
          <w:commentReference w:id="333"/>
        </w:r>
      </w:del>
      <w:commentRangeEnd w:id="334"/>
      <w:r w:rsidR="00017FF1" w:rsidRPr="00C22780">
        <w:rPr>
          <w:rStyle w:val="CommentReference"/>
          <w:rFonts w:ascii="David" w:eastAsia="Times New Roman" w:hAnsi="David" w:cs="David"/>
          <w:sz w:val="24"/>
          <w:szCs w:val="24"/>
          <w:lang w:val="en-US"/>
        </w:rPr>
        <w:commentReference w:id="334"/>
      </w:r>
      <w:del w:id="335" w:author="יוני גרינברג" w:date="2026-06-22T09:37:00Z">
        <w:r w:rsidRPr="00C22780" w:rsidDel="00017FF1">
          <w:rPr>
            <w:rFonts w:ascii="David" w:eastAsia="Times New Roman" w:hAnsi="David" w:cs="David"/>
            <w:sz w:val="24"/>
            <w:szCs w:val="24"/>
            <w:lang w:val="en-US"/>
          </w:rPr>
          <w:delText xml:space="preserve"> change is detected, </w:delText>
        </w:r>
      </w:del>
      <w:r w:rsidRPr="00C22780">
        <w:rPr>
          <w:rFonts w:ascii="David" w:eastAsia="Times New Roman" w:hAnsi="David" w:cs="David"/>
          <w:sz w:val="24"/>
          <w:szCs w:val="24"/>
          <w:lang w:val="en-US"/>
        </w:rPr>
        <w:t xml:space="preserve">the network executes a coordinated 4-stage synchronization sequence: </w:t>
      </w:r>
    </w:p>
    <w:p w14:paraId="42822343" w14:textId="77777777" w:rsidR="00A03FAA" w:rsidRPr="00C22780" w:rsidRDefault="00A03FAA">
      <w:pPr>
        <w:shd w:val="clear" w:color="auto" w:fill="FFFFFF"/>
        <w:spacing w:after="120"/>
        <w:ind w:left="1083" w:right="580"/>
        <w:jc w:val="left"/>
        <w:rPr>
          <w:rFonts w:ascii="David" w:eastAsia="Times New Roman" w:hAnsi="David" w:cs="David"/>
          <w:b/>
          <w:bCs/>
          <w:sz w:val="24"/>
          <w:szCs w:val="24"/>
          <w:lang w:val="en-US"/>
        </w:rPr>
        <w:pPrChange w:id="336"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1: Channel Quieting and Dynamic Acoustic Sensing (Pre-Algorithm)</w:t>
      </w:r>
    </w:p>
    <w:p w14:paraId="158F8FB8" w14:textId="656C5943" w:rsidR="00A03FAA" w:rsidRPr="00C22780" w:rsidRDefault="00A03FAA">
      <w:pPr>
        <w:numPr>
          <w:ilvl w:val="0"/>
          <w:numId w:val="54"/>
        </w:numPr>
        <w:shd w:val="clear" w:color="auto" w:fill="FFFFFF"/>
        <w:spacing w:after="120"/>
        <w:ind w:left="1443" w:right="580"/>
        <w:jc w:val="left"/>
        <w:rPr>
          <w:rFonts w:ascii="David" w:eastAsia="Times New Roman" w:hAnsi="David" w:cs="David"/>
          <w:sz w:val="24"/>
          <w:szCs w:val="24"/>
          <w:lang w:val="en-US"/>
        </w:rPr>
        <w:pPrChange w:id="337" w:author="יוני גרינברג" w:date="2026-06-22T09:44: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Discovery Broadcast:</w:t>
      </w:r>
      <w:r w:rsidRPr="00C22780">
        <w:rPr>
          <w:rFonts w:ascii="David" w:eastAsia="Times New Roman" w:hAnsi="David" w:cs="David"/>
          <w:sz w:val="24"/>
          <w:szCs w:val="24"/>
          <w:lang w:val="en-US"/>
        </w:rPr>
        <w:t xml:space="preserve"> The initiating node (designated as the temporary Topology Root) transmits a continuous, unmodulated tone at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0</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20,000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for exactly 300 ms. </w:t>
      </w:r>
    </w:p>
    <w:p w14:paraId="3F89392C" w14:textId="77777777" w:rsidR="00A03FAA" w:rsidRPr="00C22780" w:rsidRDefault="00A03FAA">
      <w:pPr>
        <w:numPr>
          <w:ilvl w:val="0"/>
          <w:numId w:val="54"/>
        </w:numPr>
        <w:shd w:val="clear" w:color="auto" w:fill="FFFFFF"/>
        <w:spacing w:after="120"/>
        <w:ind w:left="1443" w:right="580"/>
        <w:jc w:val="left"/>
        <w:rPr>
          <w:rFonts w:ascii="David" w:eastAsia="Times New Roman" w:hAnsi="David" w:cs="David"/>
          <w:sz w:val="24"/>
          <w:szCs w:val="24"/>
          <w:lang w:val="en-US"/>
        </w:rPr>
        <w:pPrChange w:id="338" w:author="יוני גרינברג" w:date="2026-06-22T09:44: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Passive Detection:</w:t>
      </w:r>
      <w:r w:rsidRPr="00C22780">
        <w:rPr>
          <w:rFonts w:ascii="David" w:eastAsia="Times New Roman" w:hAnsi="David" w:cs="David"/>
          <w:sz w:val="24"/>
          <w:szCs w:val="24"/>
          <w:lang w:val="en-US"/>
        </w:rPr>
        <w:t xml:space="preserve"> Surrounding nodes constantly compute FFTs. If a high energy magnitude is consistently detected within the 20 kHz frequency bin for three consecutive window intervals, a Discovery event is recognized, bypassing any preamble or CRC requirements. </w:t>
      </w:r>
    </w:p>
    <w:p w14:paraId="0E6310B9" w14:textId="77777777" w:rsidR="00A03FAA" w:rsidRPr="00C22780" w:rsidRDefault="00A03FAA">
      <w:pPr>
        <w:numPr>
          <w:ilvl w:val="0"/>
          <w:numId w:val="54"/>
        </w:numPr>
        <w:shd w:val="clear" w:color="auto" w:fill="FFFFFF"/>
        <w:spacing w:after="120"/>
        <w:ind w:left="1443" w:right="580"/>
        <w:jc w:val="left"/>
        <w:rPr>
          <w:rFonts w:ascii="David" w:eastAsia="Times New Roman" w:hAnsi="David" w:cs="David"/>
          <w:sz w:val="24"/>
          <w:szCs w:val="24"/>
          <w:lang w:val="en-US"/>
        </w:rPr>
        <w:pPrChange w:id="339" w:author="יוני גרינברג" w:date="2026-06-22T09:44: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Half-Duplex Solution (The Listening Window):</w:t>
      </w:r>
      <w:r w:rsidRPr="00C22780">
        <w:rPr>
          <w:rFonts w:ascii="David" w:eastAsia="Times New Roman" w:hAnsi="David" w:cs="David"/>
          <w:sz w:val="24"/>
          <w:szCs w:val="24"/>
          <w:lang w:val="en-US"/>
        </w:rPr>
        <w:t xml:space="preserve"> Immediately following the 300 ms transmission, the initiator silences its speaker and opens a strict 500 ms listening window to receive feedback without acoustic self-interference. </w:t>
      </w:r>
    </w:p>
    <w:p w14:paraId="0985447B" w14:textId="3CC3A0DF" w:rsidR="00A03FAA" w:rsidRDefault="00A03FAA">
      <w:pPr>
        <w:numPr>
          <w:ilvl w:val="0"/>
          <w:numId w:val="54"/>
        </w:numPr>
        <w:shd w:val="clear" w:color="auto" w:fill="FFFFFF"/>
        <w:spacing w:after="120"/>
        <w:ind w:left="1443" w:right="580"/>
        <w:jc w:val="left"/>
        <w:rPr>
          <w:ins w:id="340" w:author="יוני גרינברג" w:date="2026-06-22T09:38:00Z"/>
          <w:rFonts w:ascii="David" w:eastAsia="Times New Roman" w:hAnsi="David" w:cs="David"/>
          <w:sz w:val="24"/>
          <w:szCs w:val="24"/>
          <w:lang w:val="en-US"/>
        </w:rPr>
        <w:pPrChange w:id="341" w:author="יוני גרינברג" w:date="2026-06-22T09:48:00Z">
          <w:pPr>
            <w:numPr>
              <w:numId w:val="54"/>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lastRenderedPageBreak/>
        <w:t>Collision and Superposition Arbitration ("Busy Always Wins"):</w:t>
      </w:r>
      <w:r w:rsidRPr="00C22780">
        <w:rPr>
          <w:rFonts w:ascii="David" w:eastAsia="Times New Roman" w:hAnsi="David" w:cs="David"/>
          <w:sz w:val="24"/>
          <w:szCs w:val="24"/>
          <w:lang w:val="en-US"/>
        </w:rPr>
        <w:t xml:space="preserve"> If a neighboring node is currently engaged in an active data session, it waits for the falling edge of the Discovery tone and transmits a continuous </w:t>
      </w:r>
      <m:oMath>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f</m:t>
            </m:r>
          </m:e>
          <m:sub>
            <m:r>
              <m:rPr>
                <m:sty m:val="p"/>
              </m:rPr>
              <w:rPr>
                <w:rFonts w:ascii="Cambria Math" w:eastAsia="Times New Roman" w:hAnsi="Cambria Math" w:cs="David"/>
                <w:sz w:val="24"/>
                <w:szCs w:val="24"/>
                <w:lang w:val="en-US"/>
              </w:rPr>
              <m:t>1</m:t>
            </m:r>
          </m:sub>
        </m:sSub>
        <m:r>
          <m:rPr>
            <m:sty m:val="p"/>
          </m:rPr>
          <w:rPr>
            <w:rFonts w:ascii="Cambria Math" w:eastAsia="Times New Roman" w:hAnsi="Cambria Math" w:cs="David"/>
            <w:sz w:val="24"/>
            <w:szCs w:val="24"/>
            <w:lang w:val="en-US"/>
          </w:rPr>
          <m:t xml:space="preserve">= </m:t>
        </m:r>
        <m:sSub>
          <m:sSubPr>
            <m:ctrlPr>
              <w:rPr>
                <w:rFonts w:ascii="Cambria Math" w:eastAsia="Times New Roman" w:hAnsi="Cambria Math" w:cs="David"/>
                <w:sz w:val="24"/>
                <w:szCs w:val="24"/>
                <w:lang w:val="en-US"/>
              </w:rPr>
            </m:ctrlPr>
          </m:sSubPr>
          <m:e>
            <m:r>
              <m:rPr>
                <m:sty m:val="p"/>
              </m:rPr>
              <w:rPr>
                <w:rFonts w:ascii="Cambria Math" w:eastAsia="Times New Roman" w:hAnsi="Cambria Math" w:cs="David"/>
                <w:sz w:val="24"/>
                <w:szCs w:val="24"/>
                <w:lang w:val="en-US"/>
              </w:rPr>
              <m:t>20,400</m:t>
            </m:r>
          </m:e>
          <m:sub>
            <m:r>
              <m:rPr>
                <m:sty m:val="p"/>
              </m:rPr>
              <w:rPr>
                <w:rFonts w:ascii="Cambria Math" w:eastAsia="Times New Roman" w:hAnsi="Cambria Math" w:cs="David"/>
                <w:sz w:val="24"/>
                <w:szCs w:val="24"/>
                <w:lang w:val="en-US"/>
              </w:rPr>
              <m:t>Hz</m:t>
            </m:r>
          </m:sub>
        </m:sSub>
      </m:oMath>
      <w:r w:rsidRPr="00C22780">
        <w:rPr>
          <w:rFonts w:ascii="David" w:eastAsia="Times New Roman" w:hAnsi="David" w:cs="David"/>
          <w:sz w:val="24"/>
          <w:szCs w:val="24"/>
          <w:lang w:val="en-US"/>
        </w:rPr>
        <w:t xml:space="preserve"> BUSY tone for 300 ms into the initiator's listening window. If multiple nodes respond simultaneously (some available, some busy), the acoustic waves merge linearly in the air (superposition). The initiator’s FFT detects energy in both bins concurrently. The protocol </w:t>
      </w:r>
      <w:r w:rsidR="00AF2379" w:rsidRPr="00C22780">
        <w:rPr>
          <w:rFonts w:ascii="David" w:eastAsia="Times New Roman" w:hAnsi="David" w:cs="David"/>
          <w:sz w:val="24"/>
          <w:szCs w:val="24"/>
          <w:lang w:val="en-US"/>
        </w:rPr>
        <w:t>applies to</w:t>
      </w:r>
      <w:r w:rsidRPr="00C22780">
        <w:rPr>
          <w:rFonts w:ascii="David" w:eastAsia="Times New Roman" w:hAnsi="David" w:cs="David"/>
          <w:sz w:val="24"/>
          <w:szCs w:val="24"/>
          <w:lang w:val="en-US"/>
        </w:rPr>
        <w:t xml:space="preserve"> an absolute threshold rule: if the BUSY bin crosses the baseline noise floor, the channel is declared blocked. The initiator aborts the discovery flow, propagates a localized backoff command, and backs off for a randomized interval before re-attempting. </w:t>
      </w:r>
    </w:p>
    <w:p w14:paraId="31AAFABE" w14:textId="5F698BD9" w:rsidR="00806AA5" w:rsidRPr="00C22780" w:rsidDel="00806AA5" w:rsidRDefault="00806AA5">
      <w:pPr>
        <w:shd w:val="clear" w:color="auto" w:fill="FFFFFF"/>
        <w:spacing w:after="120"/>
        <w:ind w:left="1083" w:right="580"/>
        <w:jc w:val="left"/>
        <w:rPr>
          <w:del w:id="342" w:author="יוני גרינברג" w:date="2026-06-22T09:40:00Z"/>
          <w:rFonts w:ascii="David" w:eastAsia="Times New Roman" w:hAnsi="David" w:cs="David"/>
          <w:sz w:val="24"/>
          <w:szCs w:val="24"/>
          <w:lang w:val="en-US"/>
        </w:rPr>
        <w:pPrChange w:id="343" w:author="יוני גרינברג" w:date="2026-06-22T09:43:00Z">
          <w:pPr>
            <w:numPr>
              <w:numId w:val="54"/>
            </w:numPr>
            <w:shd w:val="clear" w:color="auto" w:fill="FFFFFF"/>
            <w:tabs>
              <w:tab w:val="num" w:pos="720"/>
            </w:tabs>
            <w:spacing w:after="120"/>
            <w:ind w:left="720" w:right="580" w:hanging="360"/>
            <w:jc w:val="left"/>
          </w:pPr>
        </w:pPrChange>
      </w:pPr>
    </w:p>
    <w:p w14:paraId="423DD3B5" w14:textId="77777777" w:rsidR="00806AA5" w:rsidRDefault="00806AA5">
      <w:pPr>
        <w:shd w:val="clear" w:color="auto" w:fill="FFFFFF"/>
        <w:spacing w:after="120"/>
        <w:ind w:left="1083" w:right="580"/>
        <w:jc w:val="left"/>
        <w:rPr>
          <w:ins w:id="344" w:author="יוני גרינברג" w:date="2026-06-22T09:40:00Z"/>
          <w:rFonts w:ascii="David" w:eastAsia="Times New Roman" w:hAnsi="David" w:cs="David"/>
          <w:sz w:val="24"/>
          <w:szCs w:val="24"/>
          <w:lang w:val="en-US"/>
        </w:rPr>
        <w:pPrChange w:id="345" w:author="יוני גרינברג" w:date="2026-06-22T09:43:00Z">
          <w:pPr>
            <w:shd w:val="clear" w:color="auto" w:fill="FFFFFF"/>
            <w:spacing w:after="120"/>
            <w:ind w:right="580"/>
            <w:jc w:val="left"/>
          </w:pPr>
        </w:pPrChange>
      </w:pPr>
    </w:p>
    <w:p w14:paraId="71CE6CA3" w14:textId="002C3642" w:rsidR="00806AA5" w:rsidRDefault="00556CB4">
      <w:pPr>
        <w:shd w:val="clear" w:color="auto" w:fill="FFFFFF"/>
        <w:spacing w:after="120"/>
        <w:ind w:left="1083" w:right="580"/>
        <w:jc w:val="left"/>
        <w:rPr>
          <w:ins w:id="346" w:author="יוני גרינברג" w:date="2026-06-22T09:40:00Z"/>
          <w:rFonts w:ascii="David" w:eastAsia="Times New Roman" w:hAnsi="David" w:cs="David"/>
          <w:sz w:val="24"/>
          <w:szCs w:val="24"/>
          <w:lang w:val="en-US"/>
        </w:rPr>
        <w:pPrChange w:id="347" w:author="יוני גרינברג" w:date="2026-06-22T09:43:00Z">
          <w:pPr>
            <w:shd w:val="clear" w:color="auto" w:fill="FFFFFF"/>
            <w:spacing w:after="120"/>
            <w:ind w:right="580"/>
            <w:jc w:val="left"/>
          </w:pPr>
        </w:pPrChange>
      </w:pPr>
      <w:ins w:id="348" w:author="Yoni Grinberg" w:date="2026-06-22T12:03:00Z" w16du:dateUtc="2026-06-22T09:03:00Z">
        <w:r w:rsidRPr="00556CB4">
          <w:rPr>
            <w:rFonts w:ascii="David" w:eastAsia="Times New Roman" w:hAnsi="David" w:cs="David"/>
            <w:noProof/>
            <w:sz w:val="24"/>
            <w:szCs w:val="24"/>
            <w:lang w:val="en-US"/>
          </w:rPr>
          <w:drawing>
            <wp:inline distT="0" distB="0" distL="0" distR="0" wp14:anchorId="3B2A38E6" wp14:editId="6724CE05">
              <wp:extent cx="5733415" cy="1767205"/>
              <wp:effectExtent l="0" t="0" r="635" b="4445"/>
              <wp:docPr id="820158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158748" name=""/>
                      <pic:cNvPicPr/>
                    </pic:nvPicPr>
                    <pic:blipFill>
                      <a:blip r:embed="rId20"/>
                      <a:stretch>
                        <a:fillRect/>
                      </a:stretch>
                    </pic:blipFill>
                    <pic:spPr>
                      <a:xfrm>
                        <a:off x="0" y="0"/>
                        <a:ext cx="5733415" cy="1767205"/>
                      </a:xfrm>
                      <a:prstGeom prst="rect">
                        <a:avLst/>
                      </a:prstGeom>
                    </pic:spPr>
                  </pic:pic>
                </a:graphicData>
              </a:graphic>
            </wp:inline>
          </w:drawing>
        </w:r>
      </w:ins>
    </w:p>
    <w:p w14:paraId="3ED5E223" w14:textId="77777777" w:rsidR="00556CB4" w:rsidRPr="00C22780" w:rsidRDefault="00556CB4" w:rsidP="00556CB4">
      <w:pPr>
        <w:shd w:val="clear" w:color="auto" w:fill="FFFFFF"/>
        <w:spacing w:after="120"/>
        <w:ind w:left="1083" w:right="580"/>
        <w:jc w:val="left"/>
        <w:rPr>
          <w:ins w:id="349" w:author="Yoni Grinberg" w:date="2026-06-22T12:05:00Z" w16du:dateUtc="2026-06-22T09:05:00Z"/>
          <w:rFonts w:ascii="David" w:eastAsia="Times New Roman" w:hAnsi="David" w:cs="David"/>
          <w:b/>
          <w:bCs/>
          <w:sz w:val="24"/>
          <w:szCs w:val="24"/>
          <w:lang w:val="en-US"/>
        </w:rPr>
      </w:pPr>
      <w:ins w:id="350" w:author="Yoni Grinberg" w:date="2026-06-22T12:05:00Z" w16du:dateUtc="2026-06-22T09:05:00Z">
        <w:r w:rsidRPr="008A45AC">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6</w:t>
        </w:r>
        <w:r w:rsidRPr="008A45AC">
          <w:rPr>
            <w:rFonts w:ascii="David" w:eastAsia="Times New Roman" w:hAnsi="David" w:cs="David"/>
            <w:b/>
            <w:bCs/>
            <w:sz w:val="24"/>
            <w:szCs w:val="24"/>
            <w:lang w:val="en-US"/>
          </w:rPr>
          <w:t>:</w:t>
        </w:r>
        <w:r w:rsidRPr="008A45AC">
          <w:rPr>
            <w:rFonts w:ascii="David" w:eastAsia="Times New Roman" w:hAnsi="David" w:cs="David"/>
            <w:sz w:val="24"/>
            <w:szCs w:val="24"/>
            <w:lang w:val="en-US"/>
          </w:rPr>
          <w:t xml:space="preserve"> </w:t>
        </w:r>
        <w:r w:rsidRPr="00C22780">
          <w:rPr>
            <w:rFonts w:ascii="David" w:eastAsia="Times New Roman" w:hAnsi="David" w:cs="David"/>
            <w:b/>
            <w:bCs/>
            <w:sz w:val="24"/>
            <w:szCs w:val="24"/>
            <w:lang w:val="en-US"/>
          </w:rPr>
          <w:t>Forward Chain Path and Explicit ID Accumulation</w:t>
        </w:r>
      </w:ins>
    </w:p>
    <w:p w14:paraId="0B3E6A83" w14:textId="50D55CB9" w:rsidR="00556CB4" w:rsidRPr="008A45AC" w:rsidRDefault="00556CB4" w:rsidP="00556CB4">
      <w:pPr>
        <w:shd w:val="clear" w:color="auto" w:fill="FFFFFF"/>
        <w:spacing w:after="120"/>
        <w:ind w:left="1083" w:right="580"/>
        <w:jc w:val="left"/>
        <w:rPr>
          <w:ins w:id="351" w:author="Yoni Grinberg" w:date="2026-06-22T12:05:00Z" w16du:dateUtc="2026-06-22T09:05:00Z"/>
          <w:rFonts w:ascii="David" w:eastAsia="Times New Roman" w:hAnsi="David" w:cs="David"/>
          <w:sz w:val="24"/>
          <w:szCs w:val="24"/>
          <w:lang w:val="en-US"/>
        </w:rPr>
      </w:pPr>
      <w:ins w:id="352" w:author="Yoni Grinberg" w:date="2026-06-22T12:05:00Z" w16du:dateUtc="2026-06-22T09:05:00Z">
        <w:r w:rsidRPr="008A45AC">
          <w:rPr>
            <w:rFonts w:ascii="David" w:eastAsia="Times New Roman" w:hAnsi="David" w:cs="David"/>
            <w:sz w:val="24"/>
            <w:szCs w:val="24"/>
            <w:lang w:val="en-US"/>
          </w:rPr>
          <w:t xml:space="preserve">. (Figure Created by </w:t>
        </w:r>
        <w:r>
          <w:rPr>
            <w:rFonts w:ascii="David" w:eastAsia="Times New Roman" w:hAnsi="David" w:cs="David"/>
            <w:sz w:val="24"/>
            <w:szCs w:val="24"/>
            <w:lang w:val="en-US"/>
          </w:rPr>
          <w:t>PowerPoint</w:t>
        </w:r>
        <w:r w:rsidRPr="008A45AC">
          <w:rPr>
            <w:rFonts w:ascii="David" w:eastAsia="Times New Roman" w:hAnsi="David" w:cs="David"/>
            <w:sz w:val="24"/>
            <w:szCs w:val="24"/>
            <w:lang w:val="en-US"/>
          </w:rPr>
          <w:t>).</w:t>
        </w:r>
      </w:ins>
    </w:p>
    <w:p w14:paraId="1E8AF357" w14:textId="77777777" w:rsidR="00806AA5" w:rsidRDefault="00806AA5">
      <w:pPr>
        <w:shd w:val="clear" w:color="auto" w:fill="FFFFFF"/>
        <w:spacing w:after="120"/>
        <w:ind w:left="1083" w:right="580"/>
        <w:jc w:val="left"/>
        <w:rPr>
          <w:ins w:id="353" w:author="יוני גרינברג" w:date="2026-06-22T09:40:00Z"/>
          <w:rFonts w:ascii="David" w:eastAsia="Times New Roman" w:hAnsi="David" w:cs="David"/>
          <w:sz w:val="24"/>
          <w:szCs w:val="24"/>
          <w:lang w:val="en-US"/>
        </w:rPr>
        <w:pPrChange w:id="354" w:author="יוני גרינברג" w:date="2026-06-22T09:43:00Z">
          <w:pPr>
            <w:shd w:val="clear" w:color="auto" w:fill="FFFFFF"/>
            <w:spacing w:after="120"/>
            <w:ind w:right="580"/>
            <w:jc w:val="left"/>
          </w:pPr>
        </w:pPrChange>
      </w:pPr>
    </w:p>
    <w:p w14:paraId="58A0C9CC" w14:textId="63E33591" w:rsidR="00A03FAA" w:rsidRPr="00C22780" w:rsidRDefault="00A03FAA">
      <w:pPr>
        <w:shd w:val="clear" w:color="auto" w:fill="FFFFFF"/>
        <w:spacing w:after="120"/>
        <w:ind w:left="1083" w:right="580"/>
        <w:jc w:val="left"/>
        <w:rPr>
          <w:rFonts w:ascii="David" w:eastAsia="Times New Roman" w:hAnsi="David" w:cs="David"/>
          <w:b/>
          <w:bCs/>
          <w:sz w:val="24"/>
          <w:szCs w:val="24"/>
          <w:lang w:val="en-US"/>
        </w:rPr>
        <w:pPrChange w:id="355"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2: Forward Chain Path and Explicit ID Accumulation</w:t>
      </w:r>
    </w:p>
    <w:p w14:paraId="2B6A69E8" w14:textId="77777777"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356"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Once the medium is verified as clear, the Root node initiates the building of the routing path: </w:t>
      </w:r>
    </w:p>
    <w:p w14:paraId="2C6DB81B" w14:textId="77777777" w:rsidR="00A03FAA" w:rsidRPr="00C22780" w:rsidRDefault="00A03FAA">
      <w:pPr>
        <w:numPr>
          <w:ilvl w:val="0"/>
          <w:numId w:val="55"/>
        </w:numPr>
        <w:shd w:val="clear" w:color="auto" w:fill="FFFFFF"/>
        <w:spacing w:after="120"/>
        <w:ind w:left="1443" w:right="580"/>
        <w:jc w:val="left"/>
        <w:rPr>
          <w:rFonts w:ascii="David" w:eastAsia="Times New Roman" w:hAnsi="David" w:cs="David"/>
          <w:sz w:val="24"/>
          <w:szCs w:val="24"/>
          <w:lang w:val="en-US"/>
        </w:rPr>
        <w:pPrChange w:id="357"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Frame Accumulation:</w:t>
      </w:r>
      <w:r w:rsidRPr="00C22780">
        <w:rPr>
          <w:rFonts w:ascii="David" w:eastAsia="Times New Roman" w:hAnsi="David" w:cs="David"/>
          <w:sz w:val="24"/>
          <w:szCs w:val="24"/>
          <w:lang w:val="en-US"/>
        </w:rPr>
        <w:t xml:space="preserve"> The Root constructs a fixed 8-byte data frame where its own unique Short ID is written into the first slot of a 5-byte payload array (Bytes 1–5). </w:t>
      </w:r>
    </w:p>
    <w:p w14:paraId="083CC0F3" w14:textId="77777777" w:rsidR="00A03FAA" w:rsidRPr="00C22780" w:rsidRDefault="00A03FAA">
      <w:pPr>
        <w:numPr>
          <w:ilvl w:val="0"/>
          <w:numId w:val="55"/>
        </w:numPr>
        <w:shd w:val="clear" w:color="auto" w:fill="FFFFFF"/>
        <w:spacing w:after="120"/>
        <w:ind w:left="1443" w:right="580"/>
        <w:jc w:val="left"/>
        <w:rPr>
          <w:rFonts w:ascii="David" w:eastAsia="Times New Roman" w:hAnsi="David" w:cs="David"/>
          <w:sz w:val="24"/>
          <w:szCs w:val="24"/>
          <w:lang w:val="en-US"/>
        </w:rPr>
        <w:pPrChange w:id="358"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Implicit Acknowledgment (ACK):</w:t>
      </w:r>
      <w:r w:rsidRPr="00C22780">
        <w:rPr>
          <w:rFonts w:ascii="David" w:eastAsia="Times New Roman" w:hAnsi="David" w:cs="David"/>
          <w:sz w:val="24"/>
          <w:szCs w:val="24"/>
          <w:lang w:val="en-US"/>
        </w:rPr>
        <w:t xml:space="preserve"> Surrounding nodes hear the frame and calculate a localized Backoff delay based on their unique ID hashes to prevent simultaneous collision. The node with the shortest timer appends its own Short ID to the next empty slot in the frame and rebroadcasts it. When the previous transmitting node hears this updated frame containing its own ID in the chain, it interprets it as an implicit ACK, shuts down its transmission worker, and remains silent. </w:t>
      </w:r>
    </w:p>
    <w:p w14:paraId="1DC2D54A" w14:textId="5A7BC05B" w:rsidR="00A03FAA" w:rsidRPr="00C22780" w:rsidRDefault="00A03FAA">
      <w:pPr>
        <w:numPr>
          <w:ilvl w:val="0"/>
          <w:numId w:val="55"/>
        </w:numPr>
        <w:shd w:val="clear" w:color="auto" w:fill="FFFFFF"/>
        <w:spacing w:after="120"/>
        <w:ind w:left="1443" w:right="580"/>
        <w:jc w:val="left"/>
        <w:rPr>
          <w:rFonts w:ascii="David" w:eastAsia="Times New Roman" w:hAnsi="David" w:cs="David"/>
          <w:sz w:val="24"/>
          <w:szCs w:val="24"/>
          <w:lang w:val="en-US"/>
        </w:rPr>
        <w:pPrChange w:id="359" w:author="יוני גרינברג" w:date="2026-06-22T09:44: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Leaf Node Detection:</w:t>
      </w:r>
      <w:r w:rsidRPr="00C22780">
        <w:rPr>
          <w:rFonts w:ascii="David" w:eastAsia="Times New Roman" w:hAnsi="David" w:cs="David"/>
          <w:sz w:val="24"/>
          <w:szCs w:val="24"/>
          <w:lang w:val="en-US"/>
        </w:rPr>
        <w:t xml:space="preserve"> The packet continues to propagate down the linear chain. The last reachable device in that physical branch broadcasts the packet up to 5 times (the retry threshold). If no subsequent node captures the packet to append its ID, the current node mathematically concludes it is a Leaf Node, freezes its routing state, and shifts to Stage 3. </w:t>
      </w:r>
    </w:p>
    <w:p w14:paraId="567D3566" w14:textId="259227C4" w:rsidR="00A03FAA" w:rsidRPr="00C22780" w:rsidRDefault="00A03FAA">
      <w:pPr>
        <w:numPr>
          <w:ilvl w:val="0"/>
          <w:numId w:val="55"/>
        </w:numPr>
        <w:shd w:val="clear" w:color="auto" w:fill="FFFFFF"/>
        <w:spacing w:after="120"/>
        <w:ind w:left="1443" w:right="580"/>
        <w:jc w:val="center"/>
        <w:rPr>
          <w:rFonts w:ascii="David" w:eastAsia="Times New Roman" w:hAnsi="David" w:cs="David"/>
          <w:sz w:val="24"/>
          <w:szCs w:val="24"/>
          <w:lang w:val="en-US"/>
        </w:rPr>
        <w:pPrChange w:id="360" w:author="Yoni Grinberg" w:date="2026-06-22T12:06:00Z" w16du:dateUtc="2026-06-22T09:06:00Z">
          <w:pPr>
            <w:numPr>
              <w:numId w:val="55"/>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Starvation Prevention:</w:t>
      </w:r>
      <w:r w:rsidRPr="00C22780">
        <w:rPr>
          <w:rFonts w:ascii="David" w:eastAsia="Times New Roman" w:hAnsi="David" w:cs="David"/>
          <w:sz w:val="24"/>
          <w:szCs w:val="24"/>
          <w:lang w:val="en-US"/>
        </w:rPr>
        <w:t xml:space="preserve"> To avoid channel starvation when multiple nodes compete to append their IDs, each node maintains a dynamic </w:t>
      </w:r>
      <w:r w:rsidRPr="00C22780">
        <w:rPr>
          <w:rFonts w:ascii="David" w:eastAsia="Times New Roman" w:hAnsi="David" w:cs="David"/>
          <w:i/>
          <w:iCs/>
          <w:sz w:val="24"/>
          <w:szCs w:val="24"/>
          <w:lang w:val="en-US"/>
        </w:rPr>
        <w:t>Starvation Counter</w:t>
      </w:r>
      <w:r w:rsidRPr="00C22780">
        <w:rPr>
          <w:rFonts w:ascii="David" w:eastAsia="Times New Roman" w:hAnsi="David" w:cs="David"/>
          <w:sz w:val="24"/>
          <w:szCs w:val="24"/>
          <w:lang w:val="en-US"/>
        </w:rPr>
        <w:t xml:space="preserve">. The longer a node is blocked from accessing the </w:t>
      </w:r>
      <w:r w:rsidRPr="00C22780">
        <w:rPr>
          <w:rFonts w:ascii="David" w:eastAsia="Times New Roman" w:hAnsi="David" w:cs="David"/>
          <w:sz w:val="24"/>
          <w:szCs w:val="24"/>
          <w:lang w:val="en-US"/>
        </w:rPr>
        <w:lastRenderedPageBreak/>
        <w:t xml:space="preserve">medium, its random backoff interval is mathematically compressed, giving it higher transmission priority. </w:t>
      </w:r>
      <w:ins w:id="361" w:author="Yoni Grinberg" w:date="2026-06-22T12:04:00Z" w16du:dateUtc="2026-06-22T09:04:00Z">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730C5009" wp14:editId="446B2F5F">
              <wp:extent cx="5733415" cy="2067560"/>
              <wp:effectExtent l="0" t="0" r="635" b="8890"/>
              <wp:docPr id="129703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031044" name=""/>
                      <pic:cNvPicPr/>
                    </pic:nvPicPr>
                    <pic:blipFill>
                      <a:blip r:embed="rId21"/>
                      <a:stretch>
                        <a:fillRect/>
                      </a:stretch>
                    </pic:blipFill>
                    <pic:spPr>
                      <a:xfrm>
                        <a:off x="0" y="0"/>
                        <a:ext cx="5733415" cy="2067560"/>
                      </a:xfrm>
                      <a:prstGeom prst="rect">
                        <a:avLst/>
                      </a:prstGeom>
                    </pic:spPr>
                  </pic:pic>
                </a:graphicData>
              </a:graphic>
            </wp:inline>
          </w:drawing>
        </w:r>
      </w:ins>
    </w:p>
    <w:p w14:paraId="4ECEB0B3" w14:textId="207464C3" w:rsidR="00556CB4" w:rsidRPr="00556CB4" w:rsidRDefault="00556CB4">
      <w:pPr>
        <w:pStyle w:val="ListParagraph"/>
        <w:shd w:val="clear" w:color="auto" w:fill="FFFFFF"/>
        <w:spacing w:after="120"/>
        <w:ind w:right="580"/>
        <w:jc w:val="center"/>
        <w:rPr>
          <w:ins w:id="362" w:author="Yoni Grinberg" w:date="2026-06-22T12:05:00Z" w16du:dateUtc="2026-06-22T09:05:00Z"/>
          <w:rFonts w:ascii="David" w:eastAsia="Times New Roman" w:hAnsi="David" w:cs="David"/>
          <w:b/>
          <w:bCs/>
          <w:sz w:val="24"/>
          <w:szCs w:val="24"/>
          <w:lang w:val="en-US"/>
        </w:rPr>
        <w:pPrChange w:id="363" w:author="Yoni Grinberg" w:date="2026-06-22T12:05:00Z" w16du:dateUtc="2026-06-22T09:05:00Z">
          <w:pPr>
            <w:pStyle w:val="ListParagraph"/>
            <w:numPr>
              <w:numId w:val="55"/>
            </w:numPr>
            <w:shd w:val="clear" w:color="auto" w:fill="FFFFFF"/>
            <w:tabs>
              <w:tab w:val="num" w:pos="720"/>
            </w:tabs>
            <w:spacing w:after="120"/>
            <w:ind w:right="580" w:hanging="360"/>
            <w:jc w:val="left"/>
          </w:pPr>
        </w:pPrChange>
      </w:pPr>
      <w:ins w:id="364" w:author="Yoni Grinberg" w:date="2026-06-22T12:05:00Z" w16du:dateUtc="2026-06-22T09:05:00Z">
        <w:r w:rsidRPr="00556CB4">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7</w:t>
        </w:r>
        <w:r w:rsidRPr="00556CB4">
          <w:rPr>
            <w:rFonts w:ascii="David" w:eastAsia="Times New Roman" w:hAnsi="David" w:cs="David"/>
            <w:b/>
            <w:bCs/>
            <w:sz w:val="24"/>
            <w:szCs w:val="24"/>
            <w:lang w:val="en-US"/>
          </w:rPr>
          <w:t>:</w:t>
        </w:r>
        <w:r w:rsidRPr="00556CB4">
          <w:rPr>
            <w:rFonts w:ascii="David" w:eastAsia="Times New Roman" w:hAnsi="David" w:cs="David"/>
            <w:sz w:val="24"/>
            <w:szCs w:val="24"/>
            <w:lang w:val="en-US"/>
          </w:rPr>
          <w:t xml:space="preserve"> </w:t>
        </w:r>
        <w:r w:rsidRPr="00556CB4">
          <w:rPr>
            <w:rFonts w:ascii="David" w:eastAsia="Times New Roman" w:hAnsi="David" w:cs="David"/>
            <w:b/>
            <w:bCs/>
            <w:sz w:val="24"/>
            <w:szCs w:val="24"/>
            <w:lang w:val="en-US"/>
          </w:rPr>
          <w:t>Forward Chain Path and Explicit ID Accumulation</w:t>
        </w:r>
      </w:ins>
    </w:p>
    <w:p w14:paraId="6A5D9B5E" w14:textId="77777777" w:rsidR="00556CB4" w:rsidRPr="00556CB4" w:rsidRDefault="00556CB4">
      <w:pPr>
        <w:pStyle w:val="ListParagraph"/>
        <w:shd w:val="clear" w:color="auto" w:fill="FFFFFF"/>
        <w:spacing w:after="120"/>
        <w:ind w:right="580"/>
        <w:jc w:val="center"/>
        <w:rPr>
          <w:ins w:id="365" w:author="Yoni Grinberg" w:date="2026-06-22T12:05:00Z" w16du:dateUtc="2026-06-22T09:05:00Z"/>
          <w:rFonts w:ascii="David" w:eastAsia="Times New Roman" w:hAnsi="David" w:cs="David"/>
          <w:sz w:val="24"/>
          <w:szCs w:val="24"/>
          <w:lang w:val="en-US"/>
        </w:rPr>
        <w:pPrChange w:id="366" w:author="Yoni Grinberg" w:date="2026-06-22T12:05:00Z" w16du:dateUtc="2026-06-22T09:05:00Z">
          <w:pPr>
            <w:pStyle w:val="ListParagraph"/>
            <w:numPr>
              <w:numId w:val="55"/>
            </w:numPr>
            <w:shd w:val="clear" w:color="auto" w:fill="FFFFFF"/>
            <w:tabs>
              <w:tab w:val="num" w:pos="720"/>
            </w:tabs>
            <w:spacing w:after="120"/>
            <w:ind w:right="580" w:hanging="360"/>
            <w:jc w:val="left"/>
          </w:pPr>
        </w:pPrChange>
      </w:pPr>
      <w:ins w:id="367" w:author="Yoni Grinberg" w:date="2026-06-22T12:05:00Z" w16du:dateUtc="2026-06-22T09:05:00Z">
        <w:r w:rsidRPr="00556CB4">
          <w:rPr>
            <w:rFonts w:ascii="David" w:eastAsia="Times New Roman" w:hAnsi="David" w:cs="David"/>
            <w:sz w:val="24"/>
            <w:szCs w:val="24"/>
            <w:lang w:val="en-US"/>
          </w:rPr>
          <w:t>. (Figure Created by PowerPoint).</w:t>
        </w:r>
      </w:ins>
    </w:p>
    <w:p w14:paraId="394CEA52" w14:textId="77777777" w:rsidR="00556CB4" w:rsidRDefault="00556CB4">
      <w:pPr>
        <w:shd w:val="clear" w:color="auto" w:fill="FFFFFF"/>
        <w:spacing w:after="120"/>
        <w:ind w:left="1083" w:right="580"/>
        <w:jc w:val="left"/>
        <w:rPr>
          <w:ins w:id="368" w:author="Yoni Grinberg" w:date="2026-06-22T12:05:00Z" w16du:dateUtc="2026-06-22T09:05:00Z"/>
          <w:rFonts w:ascii="David" w:eastAsia="Times New Roman" w:hAnsi="David" w:cs="David"/>
          <w:b/>
          <w:bCs/>
          <w:sz w:val="24"/>
          <w:szCs w:val="24"/>
          <w:lang w:val="en-US"/>
        </w:rPr>
      </w:pPr>
    </w:p>
    <w:p w14:paraId="1C7668C4" w14:textId="4D1BA9C6" w:rsidR="00A03FAA" w:rsidRPr="00C22780" w:rsidRDefault="00A03FAA">
      <w:pPr>
        <w:shd w:val="clear" w:color="auto" w:fill="FFFFFF"/>
        <w:spacing w:after="120"/>
        <w:ind w:left="1083" w:right="580"/>
        <w:jc w:val="left"/>
        <w:rPr>
          <w:rFonts w:ascii="David" w:eastAsia="Times New Roman" w:hAnsi="David" w:cs="David"/>
          <w:b/>
          <w:bCs/>
          <w:sz w:val="24"/>
          <w:szCs w:val="24"/>
          <w:lang w:val="en-US"/>
        </w:rPr>
        <w:pPrChange w:id="369"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3: Reverse Path and Tree Graph Synthesis</w:t>
      </w:r>
    </w:p>
    <w:p w14:paraId="059DF176" w14:textId="14435F7D" w:rsidR="00A03FAA" w:rsidRPr="00C22780" w:rsidRDefault="00A03FAA">
      <w:pPr>
        <w:numPr>
          <w:ilvl w:val="0"/>
          <w:numId w:val="56"/>
        </w:numPr>
        <w:shd w:val="clear" w:color="auto" w:fill="FFFFFF"/>
        <w:spacing w:after="120"/>
        <w:ind w:left="1443" w:right="580"/>
        <w:jc w:val="left"/>
        <w:rPr>
          <w:rFonts w:ascii="David" w:eastAsia="Times New Roman" w:hAnsi="David" w:cs="David"/>
          <w:sz w:val="24"/>
          <w:szCs w:val="24"/>
          <w:lang w:val="en-US"/>
        </w:rPr>
        <w:pPrChange w:id="370" w:author="יוני גרינברג" w:date="2026-06-22T09:44:00Z">
          <w:pPr>
            <w:numPr>
              <w:numId w:val="56"/>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Targeted Upstream Routing:</w:t>
      </w:r>
      <w:r w:rsidRPr="00C22780">
        <w:rPr>
          <w:rFonts w:ascii="David" w:eastAsia="Times New Roman" w:hAnsi="David" w:cs="David"/>
          <w:sz w:val="24"/>
          <w:szCs w:val="24"/>
          <w:lang w:val="en-US"/>
        </w:rPr>
        <w:t xml:space="preserve"> The identified Leaf nodes reverse the data flow, transitioning into temporary branch roots. Using the accumulated ID array inside the frame, a node looks up the slot immediately </w:t>
      </w:r>
      <w:commentRangeStart w:id="371"/>
      <w:commentRangeStart w:id="372"/>
      <w:r w:rsidRPr="00C22780">
        <w:rPr>
          <w:rFonts w:ascii="David" w:eastAsia="Times New Roman" w:hAnsi="David" w:cs="David"/>
          <w:sz w:val="24"/>
          <w:szCs w:val="24"/>
          <w:lang w:val="en-US"/>
        </w:rPr>
        <w:t>to its left</w:t>
      </w:r>
      <w:ins w:id="373" w:author="יוני גרינברג" w:date="2026-06-22T09:40:00Z">
        <w:r w:rsidR="00BA7D30">
          <w:rPr>
            <w:rFonts w:ascii="David" w:eastAsia="Times New Roman" w:hAnsi="David" w:cs="David"/>
            <w:sz w:val="24"/>
            <w:szCs w:val="24"/>
            <w:lang w:val="en-US"/>
          </w:rPr>
          <w:t>(</w:t>
        </w:r>
      </w:ins>
      <w:ins w:id="374" w:author="יוני גרינברג" w:date="2026-06-22T09:42:00Z">
        <w:r w:rsidR="00107EA9">
          <w:rPr>
            <w:rFonts w:ascii="David" w:eastAsia="Times New Roman" w:hAnsi="David" w:cs="David"/>
            <w:sz w:val="24"/>
            <w:szCs w:val="24"/>
            <w:lang w:val="en-US"/>
          </w:rPr>
          <w:t xml:space="preserve">direct </w:t>
        </w:r>
        <w:r w:rsidR="000744F0" w:rsidRPr="00C22780">
          <w:rPr>
            <w:rFonts w:ascii="David" w:eastAsia="Times New Roman" w:hAnsi="David" w:cs="David"/>
            <w:sz w:val="24"/>
            <w:szCs w:val="24"/>
            <w:lang w:val="en-US"/>
          </w:rPr>
          <w:t xml:space="preserve">ancestor </w:t>
        </w:r>
      </w:ins>
      <w:ins w:id="375" w:author="יוני גרינברג" w:date="2026-06-22T09:40:00Z">
        <w:r w:rsidR="00BA7D30">
          <w:rPr>
            <w:rFonts w:ascii="David" w:eastAsia="Times New Roman" w:hAnsi="David" w:cs="David"/>
            <w:sz w:val="24"/>
            <w:szCs w:val="24"/>
            <w:lang w:val="en-US"/>
          </w:rPr>
          <w:t>node)</w:t>
        </w:r>
      </w:ins>
      <w:r w:rsidRPr="00C22780">
        <w:rPr>
          <w:rFonts w:ascii="David" w:eastAsia="Times New Roman" w:hAnsi="David" w:cs="David"/>
          <w:sz w:val="24"/>
          <w:szCs w:val="24"/>
          <w:lang w:val="en-US"/>
        </w:rPr>
        <w:t xml:space="preserve"> </w:t>
      </w:r>
      <w:commentRangeEnd w:id="371"/>
      <w:r w:rsidR="004E1A38" w:rsidRPr="00C22780">
        <w:rPr>
          <w:rStyle w:val="CommentReference"/>
          <w:rFonts w:ascii="David" w:eastAsia="Times New Roman" w:hAnsi="David" w:cs="David"/>
          <w:sz w:val="24"/>
          <w:szCs w:val="24"/>
          <w:lang w:val="en-US"/>
        </w:rPr>
        <w:commentReference w:id="371"/>
      </w:r>
      <w:commentRangeEnd w:id="372"/>
      <w:r w:rsidR="00F10D9E" w:rsidRPr="00C22780">
        <w:rPr>
          <w:rStyle w:val="CommentReference"/>
          <w:rFonts w:ascii="David" w:eastAsia="Times New Roman" w:hAnsi="David" w:cs="David"/>
          <w:sz w:val="24"/>
          <w:szCs w:val="24"/>
          <w:lang w:val="en-US"/>
        </w:rPr>
        <w:commentReference w:id="372"/>
      </w:r>
      <w:r w:rsidRPr="00C22780">
        <w:rPr>
          <w:rFonts w:ascii="David" w:eastAsia="Times New Roman" w:hAnsi="David" w:cs="David"/>
          <w:sz w:val="24"/>
          <w:szCs w:val="24"/>
          <w:lang w:val="en-US"/>
        </w:rPr>
        <w:t xml:space="preserve">to identify its direct physical Parent node. </w:t>
      </w:r>
    </w:p>
    <w:p w14:paraId="1744EF92" w14:textId="77777777" w:rsidR="00A03FAA" w:rsidRPr="00C22780" w:rsidRDefault="00A03FAA">
      <w:pPr>
        <w:numPr>
          <w:ilvl w:val="0"/>
          <w:numId w:val="56"/>
        </w:numPr>
        <w:shd w:val="clear" w:color="auto" w:fill="FFFFFF"/>
        <w:spacing w:after="120"/>
        <w:ind w:left="1443" w:right="580"/>
        <w:jc w:val="left"/>
        <w:rPr>
          <w:rFonts w:ascii="David" w:eastAsia="Times New Roman" w:hAnsi="David" w:cs="David"/>
          <w:sz w:val="24"/>
          <w:szCs w:val="24"/>
          <w:lang w:val="en-US"/>
        </w:rPr>
        <w:pPrChange w:id="376" w:author="יוני גרינברג" w:date="2026-06-22T09:44:00Z">
          <w:pPr>
            <w:numPr>
              <w:numId w:val="56"/>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Contextual Byte Control:</w:t>
      </w:r>
      <w:r w:rsidRPr="00C22780">
        <w:rPr>
          <w:rFonts w:ascii="David" w:eastAsia="Times New Roman" w:hAnsi="David" w:cs="David"/>
          <w:sz w:val="24"/>
          <w:szCs w:val="24"/>
          <w:lang w:val="en-US"/>
        </w:rPr>
        <w:t xml:space="preserve"> Byte 6 of the standard frame is dynamically refactored during this stage to act as the </w:t>
      </w:r>
      <w:r w:rsidRPr="00C22780">
        <w:rPr>
          <w:rFonts w:ascii="David" w:eastAsia="Times New Roman" w:hAnsi="David" w:cs="David"/>
          <w:i/>
          <w:iCs/>
          <w:sz w:val="24"/>
          <w:szCs w:val="24"/>
          <w:lang w:val="en-US"/>
        </w:rPr>
        <w:t>Target ID</w:t>
      </w:r>
      <w:r w:rsidRPr="00C22780">
        <w:rPr>
          <w:rFonts w:ascii="David" w:eastAsia="Times New Roman" w:hAnsi="David" w:cs="David"/>
          <w:sz w:val="24"/>
          <w:szCs w:val="24"/>
          <w:lang w:val="en-US"/>
        </w:rPr>
        <w:t xml:space="preserve"> field, ensuring that only the explicit parent processes the upstream packet. </w:t>
      </w:r>
    </w:p>
    <w:p w14:paraId="4AA77441" w14:textId="2D51AFAF" w:rsidR="00A03FAA" w:rsidRPr="00C22780" w:rsidRDefault="00A03FAA">
      <w:pPr>
        <w:numPr>
          <w:ilvl w:val="0"/>
          <w:numId w:val="56"/>
        </w:numPr>
        <w:shd w:val="clear" w:color="auto" w:fill="FFFFFF"/>
        <w:spacing w:after="120"/>
        <w:ind w:left="1443" w:right="580"/>
        <w:jc w:val="left"/>
        <w:rPr>
          <w:rFonts w:ascii="David" w:eastAsia="Times New Roman" w:hAnsi="David" w:cs="David"/>
          <w:sz w:val="24"/>
          <w:szCs w:val="24"/>
          <w:lang w:val="en-US"/>
        </w:rPr>
        <w:pPrChange w:id="377" w:author="יוני גרינברג" w:date="2026-06-22T09:44:00Z">
          <w:pPr>
            <w:numPr>
              <w:numId w:val="56"/>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Join Barrier Synchronization:</w:t>
      </w:r>
      <w:r w:rsidRPr="00C22780">
        <w:rPr>
          <w:rFonts w:ascii="David" w:eastAsia="Times New Roman" w:hAnsi="David" w:cs="David"/>
          <w:sz w:val="24"/>
          <w:szCs w:val="24"/>
          <w:lang w:val="en-US"/>
        </w:rPr>
        <w:t xml:space="preserve"> If an intermediate node acts as a common ancestor for multiple </w:t>
      </w:r>
      <w:commentRangeStart w:id="378"/>
      <w:commentRangeStart w:id="379"/>
      <w:r w:rsidRPr="00C22780">
        <w:rPr>
          <w:rFonts w:ascii="David" w:eastAsia="Times New Roman" w:hAnsi="David" w:cs="David"/>
          <w:sz w:val="24"/>
          <w:szCs w:val="24"/>
          <w:lang w:val="en-US"/>
        </w:rPr>
        <w:t>topological branches</w:t>
      </w:r>
      <w:commentRangeEnd w:id="378"/>
      <w:r w:rsidR="00E066F8">
        <w:rPr>
          <w:rStyle w:val="CommentReference"/>
          <w:rFonts w:ascii="David" w:eastAsia="Times New Roman" w:hAnsi="David" w:cs="David"/>
          <w:sz w:val="24"/>
          <w:szCs w:val="24"/>
          <w:lang w:val="en-US"/>
        </w:rPr>
        <w:commentReference w:id="378"/>
      </w:r>
      <w:commentRangeEnd w:id="379"/>
      <w:r w:rsidR="00F10D9E">
        <w:rPr>
          <w:rStyle w:val="CommentReference"/>
          <w:rFonts w:ascii="David" w:eastAsia="Times New Roman" w:hAnsi="David" w:cs="David"/>
          <w:sz w:val="24"/>
          <w:szCs w:val="24"/>
          <w:lang w:val="en-US"/>
        </w:rPr>
        <w:commentReference w:id="379"/>
      </w:r>
      <w:ins w:id="380" w:author="יוני גרינברג" w:date="2026-06-22T09:41:00Z">
        <w:r w:rsidR="00901882">
          <w:rPr>
            <w:rFonts w:ascii="David" w:eastAsia="Times New Roman" w:hAnsi="David" w:cs="David"/>
            <w:sz w:val="24"/>
            <w:szCs w:val="24"/>
            <w:lang w:val="en-US"/>
          </w:rPr>
          <w:t xml:space="preserve">(branches of topological tree from the same </w:t>
        </w:r>
      </w:ins>
      <w:ins w:id="381" w:author="יוני גרינברג" w:date="2026-06-22T09:42:00Z">
        <w:r w:rsidR="00107EA9">
          <w:rPr>
            <w:rFonts w:ascii="David" w:eastAsia="Times New Roman" w:hAnsi="David" w:cs="David"/>
            <w:sz w:val="24"/>
            <w:szCs w:val="24"/>
            <w:lang w:val="en-US"/>
          </w:rPr>
          <w:t xml:space="preserve">direct  </w:t>
        </w:r>
        <w:r w:rsidR="000744F0" w:rsidRPr="00C22780">
          <w:rPr>
            <w:rFonts w:ascii="David" w:eastAsia="Times New Roman" w:hAnsi="David" w:cs="David"/>
            <w:sz w:val="24"/>
            <w:szCs w:val="24"/>
            <w:lang w:val="en-US"/>
          </w:rPr>
          <w:t xml:space="preserve">ancestor </w:t>
        </w:r>
      </w:ins>
      <w:ins w:id="382" w:author="יוני גרינברג" w:date="2026-06-22T09:41:00Z">
        <w:r w:rsidR="00901882">
          <w:rPr>
            <w:rFonts w:ascii="David" w:eastAsia="Times New Roman" w:hAnsi="David" w:cs="David"/>
            <w:sz w:val="24"/>
            <w:szCs w:val="24"/>
            <w:lang w:val="en-US"/>
          </w:rPr>
          <w:t>node)</w:t>
        </w:r>
      </w:ins>
      <w:r w:rsidRPr="00C22780">
        <w:rPr>
          <w:rFonts w:ascii="David" w:eastAsia="Times New Roman" w:hAnsi="David" w:cs="David"/>
          <w:sz w:val="24"/>
          <w:szCs w:val="24"/>
          <w:lang w:val="en-US"/>
        </w:rPr>
        <w:t xml:space="preserve">, it executes a </w:t>
      </w:r>
      <w:r w:rsidRPr="00C22780">
        <w:rPr>
          <w:rFonts w:ascii="David" w:eastAsia="Times New Roman" w:hAnsi="David" w:cs="David"/>
          <w:i/>
          <w:iCs/>
          <w:sz w:val="24"/>
          <w:szCs w:val="24"/>
          <w:lang w:val="en-US"/>
        </w:rPr>
        <w:t>Join Barrier</w:t>
      </w:r>
      <w:r w:rsidRPr="00C22780">
        <w:rPr>
          <w:rFonts w:ascii="David" w:eastAsia="Times New Roman" w:hAnsi="David" w:cs="David"/>
          <w:sz w:val="24"/>
          <w:szCs w:val="24"/>
          <w:lang w:val="en-US"/>
        </w:rPr>
        <w:t xml:space="preserve">. Upon receiving the upstream packet from the first child branch, the parent halts propagation and remains in a listening lock until all expected children have returned their topological maps. Once the barrier is satisfied, the parent merges the branches into a unified tree array and forwards it upstream toward the Root. </w:t>
      </w:r>
      <w:ins w:id="383" w:author="Yoni Grinberg" w:date="2026-06-22T12:04:00Z" w16du:dateUtc="2026-06-22T09:04:00Z">
        <w:r w:rsidR="00556CB4">
          <w:rPr>
            <w:rFonts w:ascii="David" w:eastAsia="Times New Roman" w:hAnsi="David" w:cs="David"/>
            <w:sz w:val="24"/>
            <w:szCs w:val="24"/>
            <w:lang w:val="en-US"/>
          </w:rPr>
          <w:br/>
        </w:r>
        <w:r w:rsidR="00556CB4" w:rsidRPr="00556CB4">
          <w:rPr>
            <w:rFonts w:ascii="David" w:eastAsia="Times New Roman" w:hAnsi="David" w:cs="David"/>
            <w:noProof/>
            <w:sz w:val="24"/>
            <w:szCs w:val="24"/>
            <w:lang w:val="en-US"/>
          </w:rPr>
          <w:drawing>
            <wp:inline distT="0" distB="0" distL="0" distR="0" wp14:anchorId="31CD9FE5" wp14:editId="6A402046">
              <wp:extent cx="5733415" cy="2043430"/>
              <wp:effectExtent l="0" t="0" r="635" b="0"/>
              <wp:docPr id="235854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854084" name=""/>
                      <pic:cNvPicPr/>
                    </pic:nvPicPr>
                    <pic:blipFill>
                      <a:blip r:embed="rId22"/>
                      <a:stretch>
                        <a:fillRect/>
                      </a:stretch>
                    </pic:blipFill>
                    <pic:spPr>
                      <a:xfrm>
                        <a:off x="0" y="0"/>
                        <a:ext cx="5733415" cy="2043430"/>
                      </a:xfrm>
                      <a:prstGeom prst="rect">
                        <a:avLst/>
                      </a:prstGeom>
                    </pic:spPr>
                  </pic:pic>
                </a:graphicData>
              </a:graphic>
            </wp:inline>
          </w:drawing>
        </w:r>
      </w:ins>
    </w:p>
    <w:p w14:paraId="3FC7418D" w14:textId="36867290" w:rsidR="00556CB4" w:rsidRPr="00556CB4" w:rsidRDefault="00556CB4">
      <w:pPr>
        <w:pStyle w:val="ListParagraph"/>
        <w:shd w:val="clear" w:color="auto" w:fill="FFFFFF"/>
        <w:spacing w:after="120"/>
        <w:ind w:right="580"/>
        <w:jc w:val="center"/>
        <w:rPr>
          <w:ins w:id="384" w:author="Yoni Grinberg" w:date="2026-06-22T12:06:00Z" w16du:dateUtc="2026-06-22T09:06:00Z"/>
          <w:rFonts w:ascii="David" w:eastAsia="Times New Roman" w:hAnsi="David" w:cs="David"/>
          <w:b/>
          <w:bCs/>
          <w:sz w:val="24"/>
          <w:szCs w:val="24"/>
          <w:lang w:val="en-US"/>
        </w:rPr>
        <w:pPrChange w:id="385" w:author="Yoni Grinberg" w:date="2026-06-22T12:06:00Z" w16du:dateUtc="2026-06-22T09:06:00Z">
          <w:pPr>
            <w:pStyle w:val="ListParagraph"/>
            <w:numPr>
              <w:numId w:val="56"/>
            </w:numPr>
            <w:shd w:val="clear" w:color="auto" w:fill="FFFFFF"/>
            <w:tabs>
              <w:tab w:val="num" w:pos="720"/>
            </w:tabs>
            <w:spacing w:after="120"/>
            <w:ind w:right="580" w:hanging="360"/>
            <w:jc w:val="left"/>
          </w:pPr>
        </w:pPrChange>
      </w:pPr>
      <w:ins w:id="386" w:author="Yoni Grinberg" w:date="2026-06-22T12:06:00Z" w16du:dateUtc="2026-06-22T09:06:00Z">
        <w:r w:rsidRPr="00556CB4">
          <w:rPr>
            <w:rFonts w:ascii="David" w:eastAsia="Times New Roman" w:hAnsi="David" w:cs="David"/>
            <w:b/>
            <w:bCs/>
            <w:sz w:val="24"/>
            <w:szCs w:val="24"/>
            <w:lang w:val="en-US"/>
          </w:rPr>
          <w:t xml:space="preserve">Figure </w:t>
        </w:r>
        <w:r>
          <w:rPr>
            <w:rFonts w:ascii="David" w:eastAsia="Times New Roman" w:hAnsi="David" w:cs="David"/>
            <w:b/>
            <w:bCs/>
            <w:sz w:val="24"/>
            <w:szCs w:val="24"/>
            <w:lang w:val="en-US"/>
          </w:rPr>
          <w:t>8</w:t>
        </w:r>
        <w:r w:rsidRPr="00556CB4">
          <w:rPr>
            <w:rFonts w:ascii="David" w:eastAsia="Times New Roman" w:hAnsi="David" w:cs="David"/>
            <w:b/>
            <w:bCs/>
            <w:sz w:val="24"/>
            <w:szCs w:val="24"/>
            <w:lang w:val="en-US"/>
          </w:rPr>
          <w:t>:</w:t>
        </w:r>
        <w:r w:rsidRPr="00556CB4">
          <w:rPr>
            <w:rFonts w:ascii="David" w:eastAsia="Times New Roman" w:hAnsi="David" w:cs="David"/>
            <w:sz w:val="24"/>
            <w:szCs w:val="24"/>
            <w:lang w:val="en-US"/>
          </w:rPr>
          <w:t xml:space="preserve"> </w:t>
        </w:r>
        <w:r w:rsidRPr="00556CB4">
          <w:rPr>
            <w:rFonts w:ascii="David" w:eastAsia="Times New Roman" w:hAnsi="David" w:cs="David"/>
            <w:b/>
            <w:bCs/>
            <w:sz w:val="24"/>
            <w:szCs w:val="24"/>
            <w:lang w:val="en-US"/>
          </w:rPr>
          <w:t>Forward Chain Path and Explicit ID Accumulation</w:t>
        </w:r>
      </w:ins>
    </w:p>
    <w:p w14:paraId="5A2A81CF" w14:textId="77777777" w:rsidR="00556CB4" w:rsidRPr="00556CB4" w:rsidRDefault="00556CB4">
      <w:pPr>
        <w:pStyle w:val="ListParagraph"/>
        <w:shd w:val="clear" w:color="auto" w:fill="FFFFFF"/>
        <w:spacing w:after="120"/>
        <w:ind w:right="580"/>
        <w:jc w:val="center"/>
        <w:rPr>
          <w:ins w:id="387" w:author="Yoni Grinberg" w:date="2026-06-22T12:06:00Z" w16du:dateUtc="2026-06-22T09:06:00Z"/>
          <w:rFonts w:ascii="David" w:eastAsia="Times New Roman" w:hAnsi="David" w:cs="David"/>
          <w:sz w:val="24"/>
          <w:szCs w:val="24"/>
          <w:lang w:val="en-US"/>
        </w:rPr>
        <w:pPrChange w:id="388" w:author="Yoni Grinberg" w:date="2026-06-22T12:06:00Z" w16du:dateUtc="2026-06-22T09:06:00Z">
          <w:pPr>
            <w:pStyle w:val="ListParagraph"/>
            <w:numPr>
              <w:numId w:val="56"/>
            </w:numPr>
            <w:shd w:val="clear" w:color="auto" w:fill="FFFFFF"/>
            <w:tabs>
              <w:tab w:val="num" w:pos="720"/>
            </w:tabs>
            <w:spacing w:after="120"/>
            <w:ind w:right="580" w:hanging="360"/>
            <w:jc w:val="left"/>
          </w:pPr>
        </w:pPrChange>
      </w:pPr>
      <w:ins w:id="389" w:author="Yoni Grinberg" w:date="2026-06-22T12:06:00Z" w16du:dateUtc="2026-06-22T09:06:00Z">
        <w:r w:rsidRPr="00556CB4">
          <w:rPr>
            <w:rFonts w:ascii="David" w:eastAsia="Times New Roman" w:hAnsi="David" w:cs="David"/>
            <w:sz w:val="24"/>
            <w:szCs w:val="24"/>
            <w:lang w:val="en-US"/>
          </w:rPr>
          <w:t>. (Figure Created by PowerPoint).</w:t>
        </w:r>
      </w:ins>
    </w:p>
    <w:p w14:paraId="6D1E3C94" w14:textId="77777777" w:rsidR="00556CB4" w:rsidRDefault="00556CB4">
      <w:pPr>
        <w:shd w:val="clear" w:color="auto" w:fill="FFFFFF"/>
        <w:spacing w:after="120"/>
        <w:ind w:left="1083" w:right="580"/>
        <w:jc w:val="left"/>
        <w:rPr>
          <w:ins w:id="390" w:author="Yoni Grinberg" w:date="2026-06-22T12:06:00Z" w16du:dateUtc="2026-06-22T09:06:00Z"/>
          <w:rFonts w:ascii="David" w:eastAsia="Times New Roman" w:hAnsi="David" w:cs="David"/>
          <w:b/>
          <w:bCs/>
          <w:sz w:val="24"/>
          <w:szCs w:val="24"/>
          <w:lang w:val="en-US"/>
        </w:rPr>
      </w:pPr>
    </w:p>
    <w:p w14:paraId="1523AEA4" w14:textId="7E285A54" w:rsidR="00A03FAA" w:rsidRPr="00C22780" w:rsidRDefault="00A03FAA">
      <w:pPr>
        <w:shd w:val="clear" w:color="auto" w:fill="FFFFFF"/>
        <w:spacing w:after="120"/>
        <w:ind w:left="1083" w:right="580"/>
        <w:jc w:val="left"/>
        <w:rPr>
          <w:rFonts w:ascii="David" w:eastAsia="Times New Roman" w:hAnsi="David" w:cs="David"/>
          <w:b/>
          <w:bCs/>
          <w:sz w:val="24"/>
          <w:szCs w:val="24"/>
          <w:lang w:val="en-US"/>
        </w:rPr>
        <w:pPrChange w:id="391" w:author="יוני גרינברג" w:date="2026-06-22T09:43:00Z">
          <w:pPr>
            <w:shd w:val="clear" w:color="auto" w:fill="FFFFFF"/>
            <w:spacing w:after="120"/>
            <w:ind w:right="580"/>
            <w:jc w:val="left"/>
          </w:pPr>
        </w:pPrChange>
      </w:pPr>
      <w:r w:rsidRPr="00C22780">
        <w:rPr>
          <w:rFonts w:ascii="David" w:eastAsia="Times New Roman" w:hAnsi="David" w:cs="David"/>
          <w:b/>
          <w:bCs/>
          <w:sz w:val="24"/>
          <w:szCs w:val="24"/>
          <w:lang w:val="en-US"/>
        </w:rPr>
        <w:t>Stage 4: Network Convergence and Consumption Mask Distribution</w:t>
      </w:r>
    </w:p>
    <w:p w14:paraId="14EF98EE" w14:textId="77777777" w:rsidR="00A03FAA" w:rsidRPr="00C22780" w:rsidRDefault="00A03FAA">
      <w:pPr>
        <w:numPr>
          <w:ilvl w:val="0"/>
          <w:numId w:val="57"/>
        </w:numPr>
        <w:shd w:val="clear" w:color="auto" w:fill="FFFFFF"/>
        <w:spacing w:after="120"/>
        <w:ind w:left="1443" w:right="580"/>
        <w:jc w:val="left"/>
        <w:rPr>
          <w:rFonts w:ascii="David" w:eastAsia="Times New Roman" w:hAnsi="David" w:cs="David"/>
          <w:sz w:val="24"/>
          <w:szCs w:val="24"/>
          <w:lang w:val="en-US"/>
        </w:rPr>
        <w:pPrChange w:id="392"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The Consumption Mask:</w:t>
      </w:r>
      <w:r w:rsidRPr="00C22780">
        <w:rPr>
          <w:rFonts w:ascii="David" w:eastAsia="Times New Roman" w:hAnsi="David" w:cs="David"/>
          <w:sz w:val="24"/>
          <w:szCs w:val="24"/>
          <w:lang w:val="en-US"/>
        </w:rPr>
        <w:t xml:space="preserve"> Upon receiving the completed tree graph, the Root node holds the comprehensive network topology. To synchronize all nodes, the Root configures Byte 6 to act as a bitwise </w:t>
      </w:r>
      <w:r w:rsidRPr="00C22780">
        <w:rPr>
          <w:rFonts w:ascii="David" w:eastAsia="Times New Roman" w:hAnsi="David" w:cs="David"/>
          <w:i/>
          <w:iCs/>
          <w:sz w:val="24"/>
          <w:szCs w:val="24"/>
          <w:lang w:val="en-US"/>
        </w:rPr>
        <w:t>Consumption Mask</w:t>
      </w:r>
      <w:r w:rsidRPr="00C22780">
        <w:rPr>
          <w:rFonts w:ascii="David" w:eastAsia="Times New Roman" w:hAnsi="David" w:cs="David"/>
          <w:sz w:val="24"/>
          <w:szCs w:val="24"/>
          <w:lang w:val="en-US"/>
        </w:rPr>
        <w:t xml:space="preserve">, where a bit is flipped to '1' for every active slot containing a valid node (e.g., 0x0F or 00001111 for a 4-node network). </w:t>
      </w:r>
    </w:p>
    <w:p w14:paraId="46CAA3A6" w14:textId="77777777" w:rsidR="00A03FAA" w:rsidRPr="00C22780" w:rsidRDefault="00A03FAA">
      <w:pPr>
        <w:numPr>
          <w:ilvl w:val="0"/>
          <w:numId w:val="57"/>
        </w:numPr>
        <w:shd w:val="clear" w:color="auto" w:fill="FFFFFF"/>
        <w:spacing w:after="120"/>
        <w:ind w:left="1443" w:right="580"/>
        <w:jc w:val="left"/>
        <w:rPr>
          <w:rFonts w:ascii="David" w:eastAsia="Times New Roman" w:hAnsi="David" w:cs="David"/>
          <w:sz w:val="24"/>
          <w:szCs w:val="24"/>
          <w:lang w:val="en-US"/>
        </w:rPr>
        <w:pPrChange w:id="393"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Down-Tree Propagation:</w:t>
      </w:r>
      <w:r w:rsidRPr="00C22780">
        <w:rPr>
          <w:rFonts w:ascii="David" w:eastAsia="Times New Roman" w:hAnsi="David" w:cs="David"/>
          <w:sz w:val="24"/>
          <w:szCs w:val="24"/>
          <w:lang w:val="en-US"/>
        </w:rPr>
        <w:t xml:space="preserve"> The Root transmits the full topology map down the tree. As each target node captures the frame, it identifies its assigned bit index, verifies its safe delivery, and flips its bit from '1' to '0' (consuming its state). </w:t>
      </w:r>
    </w:p>
    <w:p w14:paraId="66F4F231" w14:textId="77777777" w:rsidR="00A03FAA" w:rsidRPr="00C22780" w:rsidRDefault="00A03FAA">
      <w:pPr>
        <w:numPr>
          <w:ilvl w:val="0"/>
          <w:numId w:val="57"/>
        </w:numPr>
        <w:shd w:val="clear" w:color="auto" w:fill="FFFFFF"/>
        <w:spacing w:after="120"/>
        <w:ind w:left="1443" w:right="580"/>
        <w:jc w:val="left"/>
        <w:rPr>
          <w:rFonts w:ascii="David" w:eastAsia="Times New Roman" w:hAnsi="David" w:cs="David"/>
          <w:sz w:val="24"/>
          <w:szCs w:val="24"/>
          <w:lang w:val="en-US"/>
        </w:rPr>
        <w:pPrChange w:id="394"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Fast Control ACK:</w:t>
      </w:r>
      <w:r w:rsidRPr="00C22780">
        <w:rPr>
          <w:rFonts w:ascii="David" w:eastAsia="Times New Roman" w:hAnsi="David" w:cs="David"/>
          <w:sz w:val="24"/>
          <w:szCs w:val="24"/>
          <w:lang w:val="en-US"/>
        </w:rPr>
        <w:t xml:space="preserve"> To maximize efficiency and prevent transmitter timeouts, the receiving node immediately emits a short, 300 ms continuous tone over the Control Channel back to its parent. This fast acoustic signal serves to silence the parent's retransmission loop without the overhead of a full 16-FSK data packet. The node then updates the Target ID and passes the frame further down the branch. </w:t>
      </w:r>
    </w:p>
    <w:p w14:paraId="25370C20" w14:textId="77777777" w:rsidR="00DF6A74" w:rsidRDefault="00A03FAA">
      <w:pPr>
        <w:numPr>
          <w:ilvl w:val="0"/>
          <w:numId w:val="57"/>
        </w:numPr>
        <w:shd w:val="clear" w:color="auto" w:fill="FFFFFF"/>
        <w:spacing w:after="120"/>
        <w:ind w:left="1443" w:right="580"/>
        <w:jc w:val="left"/>
        <w:rPr>
          <w:rFonts w:ascii="David" w:eastAsia="Times New Roman" w:hAnsi="David" w:cs="David"/>
          <w:sz w:val="24"/>
          <w:szCs w:val="24"/>
          <w:lang w:val="en-US"/>
        </w:rPr>
        <w:pPrChange w:id="395" w:author="יוני גרינברג" w:date="2026-06-22T09:44:00Z">
          <w:pPr>
            <w:numPr>
              <w:numId w:val="57"/>
            </w:numPr>
            <w:shd w:val="clear" w:color="auto" w:fill="FFFFFF"/>
            <w:tabs>
              <w:tab w:val="num" w:pos="720"/>
            </w:tabs>
            <w:spacing w:after="120"/>
            <w:ind w:left="720" w:right="580" w:hanging="360"/>
            <w:jc w:val="left"/>
          </w:pPr>
        </w:pPrChange>
      </w:pPr>
      <w:r w:rsidRPr="00C22780">
        <w:rPr>
          <w:rFonts w:ascii="David" w:eastAsia="Times New Roman" w:hAnsi="David" w:cs="David"/>
          <w:b/>
          <w:bCs/>
          <w:sz w:val="24"/>
          <w:szCs w:val="24"/>
          <w:lang w:val="en-US"/>
        </w:rPr>
        <w:t>Network Convergence:</w:t>
      </w:r>
      <w:r w:rsidRPr="00C22780">
        <w:rPr>
          <w:rFonts w:ascii="David" w:eastAsia="Times New Roman" w:hAnsi="David" w:cs="David"/>
          <w:sz w:val="24"/>
          <w:szCs w:val="24"/>
          <w:lang w:val="en-US"/>
        </w:rPr>
        <w:t xml:space="preserve"> When the final Leaf node consumes the remaining '1' bit, Byte 6 becomes entirely cleared (0x00). All devices lock their internal state machines to </w:t>
      </w:r>
      <w:r w:rsidRPr="00C22780">
        <w:rPr>
          <w:rFonts w:ascii="David" w:eastAsia="Times New Roman" w:hAnsi="David" w:cs="David"/>
          <w:i/>
          <w:iCs/>
          <w:sz w:val="24"/>
          <w:szCs w:val="24"/>
          <w:lang w:val="en-US"/>
        </w:rPr>
        <w:t>Ready</w:t>
      </w:r>
      <w:r w:rsidRPr="00C22780">
        <w:rPr>
          <w:rFonts w:ascii="David" w:eastAsia="Times New Roman" w:hAnsi="David" w:cs="David"/>
          <w:sz w:val="24"/>
          <w:szCs w:val="24"/>
          <w:lang w:val="en-US"/>
        </w:rPr>
        <w:t xml:space="preserve"> mode, and the network successfully silences.</w:t>
      </w:r>
    </w:p>
    <w:p w14:paraId="5DFC284D" w14:textId="3ECEF919"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396" w:author="יוני גרינברג" w:date="2026-06-22T09:43:00Z">
          <w:pPr>
            <w:shd w:val="clear" w:color="auto" w:fill="FFFFFF"/>
            <w:spacing w:after="120"/>
            <w:ind w:left="720" w:right="580"/>
            <w:jc w:val="left"/>
          </w:pPr>
        </w:pPrChange>
      </w:pPr>
      <w:r w:rsidRPr="00C22780">
        <w:rPr>
          <w:rFonts w:ascii="David" w:eastAsia="Times New Roman" w:hAnsi="David" w:cs="David"/>
          <w:sz w:val="24"/>
          <w:szCs w:val="24"/>
          <w:lang w:val="en-US"/>
        </w:rPr>
        <w:t xml:space="preserve"> </w:t>
      </w:r>
    </w:p>
    <w:p w14:paraId="2DA2FE65" w14:textId="58B7785D" w:rsidR="00A03FAA" w:rsidRPr="00C22780" w:rsidRDefault="00A03FAA" w:rsidP="00996914">
      <w:pPr>
        <w:shd w:val="clear" w:color="auto" w:fill="FFFFFF"/>
        <w:spacing w:after="120"/>
        <w:ind w:right="580"/>
        <w:jc w:val="left"/>
        <w:rPr>
          <w:rFonts w:ascii="David" w:eastAsia="Times New Roman" w:hAnsi="David" w:cs="David"/>
          <w:b/>
          <w:bCs/>
          <w:sz w:val="24"/>
          <w:szCs w:val="24"/>
          <w:lang w:val="en-US"/>
        </w:rPr>
      </w:pPr>
      <w:commentRangeStart w:id="397"/>
      <w:commentRangeStart w:id="398"/>
      <w:del w:id="399" w:author="Yoni Grinberg" w:date="2026-06-22T12:27:00Z" w16du:dateUtc="2026-06-22T09:27:00Z">
        <w:r w:rsidRPr="00C22780" w:rsidDel="00EA71C1">
          <w:rPr>
            <w:rFonts w:ascii="David" w:eastAsia="Times New Roman" w:hAnsi="David" w:cs="David"/>
            <w:b/>
            <w:bCs/>
            <w:sz w:val="24"/>
            <w:szCs w:val="24"/>
            <w:lang w:val="en-US"/>
          </w:rPr>
          <w:delText>3</w:delText>
        </w:r>
      </w:del>
      <w:ins w:id="400" w:author="Yoni Grinberg" w:date="2026-06-22T12:27:00Z" w16du:dateUtc="2026-06-22T09:27:00Z">
        <w:r w:rsidR="00EA71C1">
          <w:rPr>
            <w:rFonts w:ascii="David" w:eastAsia="Times New Roman" w:hAnsi="David" w:cs="David"/>
            <w:b/>
            <w:bCs/>
            <w:sz w:val="24"/>
            <w:szCs w:val="24"/>
            <w:lang w:val="en-US"/>
          </w:rPr>
          <w:t>4</w:t>
        </w:r>
      </w:ins>
      <w:r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.3 Fault Tolerance: Dynamic Disconnection Detection</w:t>
      </w:r>
    </w:p>
    <w:p w14:paraId="61063C29" w14:textId="77777777"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401"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During standard network runtime, a node might leave the room or experience sudden hardware failure. To distinguish between a temporary link dropped due to localized multi-path interference and an actual node disconnection, the protocol implements a </w:t>
      </w:r>
      <w:r w:rsidRPr="00C22780">
        <w:rPr>
          <w:rFonts w:ascii="David" w:eastAsia="Times New Roman" w:hAnsi="David" w:cs="David"/>
          <w:b/>
          <w:bCs/>
          <w:sz w:val="24"/>
          <w:szCs w:val="24"/>
          <w:lang w:val="en-US"/>
        </w:rPr>
        <w:t>Passive Overhearing Mode</w:t>
      </w:r>
      <w:r w:rsidRPr="00C22780">
        <w:rPr>
          <w:rFonts w:ascii="David" w:eastAsia="Times New Roman" w:hAnsi="David" w:cs="David"/>
          <w:sz w:val="24"/>
          <w:szCs w:val="24"/>
          <w:lang w:val="en-US"/>
        </w:rPr>
        <w:t xml:space="preserve">: </w:t>
      </w:r>
      <w:commentRangeEnd w:id="397"/>
      <w:r w:rsidR="00FC5373" w:rsidRPr="00C22780">
        <w:rPr>
          <w:rStyle w:val="CommentReference"/>
          <w:rFonts w:ascii="David" w:eastAsia="Times New Roman" w:hAnsi="David" w:cs="David"/>
          <w:sz w:val="24"/>
          <w:szCs w:val="24"/>
          <w:lang w:val="en-US"/>
        </w:rPr>
        <w:commentReference w:id="397"/>
      </w:r>
      <w:commentRangeEnd w:id="398"/>
      <w:r w:rsidR="0001608F" w:rsidRPr="00C22780">
        <w:rPr>
          <w:rStyle w:val="CommentReference"/>
          <w:rFonts w:ascii="David" w:eastAsia="Times New Roman" w:hAnsi="David" w:cs="David"/>
          <w:sz w:val="24"/>
          <w:szCs w:val="24"/>
          <w:lang w:val="en-US"/>
        </w:rPr>
        <w:commentReference w:id="398"/>
      </w:r>
    </w:p>
    <w:p w14:paraId="473ED812" w14:textId="77777777" w:rsidR="00A03FAA" w:rsidRPr="00C22780" w:rsidRDefault="00A03FAA">
      <w:pPr>
        <w:numPr>
          <w:ilvl w:val="0"/>
          <w:numId w:val="58"/>
        </w:numPr>
        <w:shd w:val="clear" w:color="auto" w:fill="FFFFFF"/>
        <w:spacing w:after="120"/>
        <w:ind w:left="1443" w:right="580"/>
        <w:jc w:val="left"/>
        <w:rPr>
          <w:rFonts w:ascii="David" w:eastAsia="Times New Roman" w:hAnsi="David" w:cs="David"/>
          <w:sz w:val="24"/>
          <w:szCs w:val="24"/>
          <w:lang w:val="en-US"/>
        </w:rPr>
        <w:pPrChange w:id="402"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If a node fails to receive an expected ACK from a neighboring peer after its retry threshold, it refrains from triggering an immediate network reset. </w:t>
      </w:r>
    </w:p>
    <w:p w14:paraId="50F408F3" w14:textId="77777777" w:rsidR="00A03FAA" w:rsidRPr="00C22780" w:rsidRDefault="00A03FAA">
      <w:pPr>
        <w:numPr>
          <w:ilvl w:val="0"/>
          <w:numId w:val="58"/>
        </w:numPr>
        <w:shd w:val="clear" w:color="auto" w:fill="FFFFFF"/>
        <w:spacing w:after="120"/>
        <w:ind w:left="1443" w:right="580"/>
        <w:jc w:val="left"/>
        <w:rPr>
          <w:rFonts w:ascii="David" w:eastAsia="Times New Roman" w:hAnsi="David" w:cs="David"/>
          <w:sz w:val="24"/>
          <w:szCs w:val="24"/>
          <w:lang w:val="en-US"/>
        </w:rPr>
        <w:pPrChange w:id="403"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The node suspends its active worker and opens an unguided listening window, capturing all raw 16-FSK data frames floating across the shared acoustic medium. </w:t>
      </w:r>
    </w:p>
    <w:p w14:paraId="3D082706" w14:textId="77777777" w:rsidR="00A03FAA" w:rsidRPr="00C22780" w:rsidRDefault="00A03FAA">
      <w:pPr>
        <w:numPr>
          <w:ilvl w:val="0"/>
          <w:numId w:val="58"/>
        </w:numPr>
        <w:shd w:val="clear" w:color="auto" w:fill="FFFFFF"/>
        <w:spacing w:after="120"/>
        <w:ind w:left="1443" w:right="580"/>
        <w:jc w:val="left"/>
        <w:rPr>
          <w:rFonts w:ascii="David" w:eastAsia="Times New Roman" w:hAnsi="David" w:cs="David"/>
          <w:sz w:val="24"/>
          <w:szCs w:val="24"/>
          <w:lang w:val="en-US"/>
        </w:rPr>
        <w:pPrChange w:id="404"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Since every standard data frame explicitly includes the Short IDs of the active routing path in Bytes 1–5, the listening node scans these overheard headers. </w:t>
      </w:r>
    </w:p>
    <w:p w14:paraId="7CCDD55C" w14:textId="77777777" w:rsidR="00A03FAA" w:rsidRPr="00C22780" w:rsidRDefault="00A03FAA">
      <w:pPr>
        <w:numPr>
          <w:ilvl w:val="0"/>
          <w:numId w:val="58"/>
        </w:numPr>
        <w:shd w:val="clear" w:color="auto" w:fill="FFFFFF"/>
        <w:spacing w:after="120"/>
        <w:ind w:left="1443" w:right="580"/>
        <w:jc w:val="left"/>
        <w:rPr>
          <w:rFonts w:ascii="David" w:eastAsia="Times New Roman" w:hAnsi="David" w:cs="David"/>
          <w:sz w:val="24"/>
          <w:szCs w:val="24"/>
          <w:lang w:val="en-US"/>
        </w:rPr>
        <w:pPrChange w:id="405"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If the silent node's ID is detected within any frame (even those addressed to third-party nodes), it proves the device is alive and transmitting; the issue is marked as a localized link degradation. </w:t>
      </w:r>
    </w:p>
    <w:p w14:paraId="7F7F35DC" w14:textId="77777777" w:rsidR="00A03FAA" w:rsidRPr="00C22780" w:rsidRDefault="00A03FAA">
      <w:pPr>
        <w:numPr>
          <w:ilvl w:val="0"/>
          <w:numId w:val="58"/>
        </w:numPr>
        <w:shd w:val="clear" w:color="auto" w:fill="FFFFFF"/>
        <w:spacing w:after="120"/>
        <w:ind w:left="1443" w:right="580"/>
        <w:jc w:val="left"/>
        <w:rPr>
          <w:rFonts w:ascii="David" w:eastAsia="Times New Roman" w:hAnsi="David" w:cs="David"/>
          <w:sz w:val="24"/>
          <w:szCs w:val="24"/>
          <w:lang w:val="en-US"/>
        </w:rPr>
        <w:pPrChange w:id="406" w:author="יוני גרינברג" w:date="2026-06-22T09:44:00Z">
          <w:pPr>
            <w:numPr>
              <w:numId w:val="58"/>
            </w:numPr>
            <w:shd w:val="clear" w:color="auto" w:fill="FFFFFF"/>
            <w:tabs>
              <w:tab w:val="num" w:pos="720"/>
            </w:tabs>
            <w:spacing w:after="120"/>
            <w:ind w:left="720" w:right="580" w:hanging="360"/>
            <w:jc w:val="left"/>
          </w:pPr>
        </w:pPrChange>
      </w:pPr>
      <w:r w:rsidRPr="00C22780">
        <w:rPr>
          <w:rFonts w:ascii="David" w:eastAsia="Times New Roman" w:hAnsi="David" w:cs="David"/>
          <w:sz w:val="24"/>
          <w:szCs w:val="24"/>
          <w:lang w:val="en-US"/>
        </w:rPr>
        <w:t xml:space="preserve">If the passive listening timer expires and the target ID has completely vanished from the air, a definitive Disconnection is declared. The detecting node instantly fires a 20 kHz Discovery tone on the Control Channel, wiping the stale topology tables and forcing an automatic network rebuild. </w:t>
      </w:r>
    </w:p>
    <w:p w14:paraId="4E423A79" w14:textId="56759994" w:rsidR="00A03FAA" w:rsidRPr="00C22780" w:rsidRDefault="00A03FAA" w:rsidP="00996914">
      <w:pPr>
        <w:shd w:val="clear" w:color="auto" w:fill="FFFFFF"/>
        <w:spacing w:after="120"/>
        <w:ind w:right="580"/>
        <w:jc w:val="left"/>
        <w:rPr>
          <w:rFonts w:ascii="David" w:eastAsia="Times New Roman" w:hAnsi="David" w:cs="David"/>
          <w:b/>
          <w:bCs/>
          <w:sz w:val="24"/>
          <w:szCs w:val="24"/>
          <w:lang w:val="en-US"/>
        </w:rPr>
      </w:pPr>
      <w:del w:id="407" w:author="Yoni Grinberg" w:date="2026-06-22T12:27:00Z" w16du:dateUtc="2026-06-22T09:27:00Z">
        <w:r w:rsidRPr="00C22780" w:rsidDel="00EA71C1">
          <w:rPr>
            <w:rFonts w:ascii="David" w:eastAsia="Times New Roman" w:hAnsi="David" w:cs="David"/>
            <w:b/>
            <w:bCs/>
            <w:sz w:val="24"/>
            <w:szCs w:val="24"/>
            <w:lang w:val="en-US"/>
          </w:rPr>
          <w:delText>3</w:delText>
        </w:r>
      </w:del>
      <w:ins w:id="408" w:author="Yoni Grinberg" w:date="2026-06-22T12:27:00Z" w16du:dateUtc="2026-06-22T09:27:00Z">
        <w:r w:rsidR="00EA71C1">
          <w:rPr>
            <w:rFonts w:ascii="David" w:eastAsia="Times New Roman" w:hAnsi="David" w:cs="David"/>
            <w:b/>
            <w:bCs/>
            <w:sz w:val="24"/>
            <w:szCs w:val="24"/>
            <w:lang w:val="en-US"/>
          </w:rPr>
          <w:t>4</w:t>
        </w:r>
      </w:ins>
      <w:r w:rsidRPr="00C22780">
        <w:rPr>
          <w:rFonts w:ascii="David" w:eastAsia="Times New Roman" w:hAnsi="David" w:cs="David"/>
          <w:b/>
          <w:bCs/>
          <w:sz w:val="24"/>
          <w:szCs w:val="24"/>
          <w:lang w:val="en-US"/>
        </w:rPr>
        <w:t>.</w:t>
      </w:r>
      <w:r w:rsidR="00FE7873" w:rsidRPr="00C22780">
        <w:rPr>
          <w:rFonts w:ascii="David" w:eastAsia="Times New Roman" w:hAnsi="David" w:cs="David"/>
          <w:b/>
          <w:bCs/>
          <w:sz w:val="24"/>
          <w:szCs w:val="24"/>
          <w:lang w:val="en-US"/>
        </w:rPr>
        <w:t>3</w:t>
      </w:r>
      <w:r w:rsidRPr="00C22780">
        <w:rPr>
          <w:rFonts w:ascii="David" w:eastAsia="Times New Roman" w:hAnsi="David" w:cs="David"/>
          <w:b/>
          <w:bCs/>
          <w:sz w:val="24"/>
          <w:szCs w:val="24"/>
          <w:lang w:val="en-US"/>
        </w:rPr>
        <w:t>.4 Mathematical Timing Analysis and Network Convergence Budget</w:t>
      </w:r>
    </w:p>
    <w:p w14:paraId="5DCA100B" w14:textId="77777777"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409"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 xml:space="preserve">The physical constraints of acoustic data transmission are strictly defined by the symbol duration and baud rate. Operating at a standard </w:t>
      </w:r>
      <w:r w:rsidRPr="00C22780">
        <w:rPr>
          <w:rFonts w:ascii="David" w:eastAsia="Times New Roman" w:hAnsi="David" w:cs="David"/>
          <w:b/>
          <w:bCs/>
          <w:sz w:val="24"/>
          <w:szCs w:val="24"/>
          <w:lang w:val="en-US"/>
        </w:rPr>
        <w:t>10 Baud rate</w:t>
      </w:r>
      <w:r w:rsidRPr="00C22780">
        <w:rPr>
          <w:rFonts w:ascii="David" w:eastAsia="Times New Roman" w:hAnsi="David" w:cs="David"/>
          <w:sz w:val="24"/>
          <w:szCs w:val="24"/>
          <w:lang w:val="en-US"/>
        </w:rPr>
        <w:t xml:space="preserve"> (where each 16-FSK symbol carries 4 bits of information over a 100 ms </w:t>
      </w:r>
      <w:r w:rsidRPr="00C22780">
        <w:rPr>
          <w:rFonts w:ascii="David" w:eastAsia="Times New Roman" w:hAnsi="David" w:cs="David"/>
          <w:sz w:val="24"/>
          <w:szCs w:val="24"/>
          <w:lang w:val="en-US"/>
        </w:rPr>
        <w:lastRenderedPageBreak/>
        <w:t xml:space="preserve">duration window), a complete 8-byte (64-bit) data packet requires exactly 1.6 seconds of physical airtime. </w:t>
      </w:r>
    </w:p>
    <w:p w14:paraId="2BD658E7" w14:textId="77777777" w:rsidR="00A03FAA" w:rsidRPr="00C22780" w:rsidRDefault="00A03FAA">
      <w:pPr>
        <w:shd w:val="clear" w:color="auto" w:fill="FFFFFF"/>
        <w:spacing w:after="120"/>
        <w:ind w:left="1083" w:right="580"/>
        <w:jc w:val="left"/>
        <w:rPr>
          <w:rFonts w:ascii="David" w:eastAsia="Times New Roman" w:hAnsi="David" w:cs="David"/>
          <w:sz w:val="24"/>
          <w:szCs w:val="24"/>
          <w:lang w:val="en-US"/>
        </w:rPr>
        <w:pPrChange w:id="410" w:author="יוני גרינברג" w:date="2026-06-22T09:43:00Z">
          <w:pPr>
            <w:shd w:val="clear" w:color="auto" w:fill="FFFFFF"/>
            <w:spacing w:after="120"/>
            <w:ind w:right="580"/>
            <w:jc w:val="left"/>
          </w:pPr>
        </w:pPrChange>
      </w:pPr>
      <w:r w:rsidRPr="00C22780">
        <w:rPr>
          <w:rFonts w:ascii="David" w:eastAsia="Times New Roman" w:hAnsi="David" w:cs="David"/>
          <w:sz w:val="24"/>
          <w:szCs w:val="24"/>
          <w:lang w:val="en-US"/>
        </w:rPr>
        <w:t>Conversely, a continuous control tone (DISCOVERY/BUSY/ACK) requires only 300 ms to establish high-confidence energy integration inside the receiver's FFT bins.</w:t>
      </w:r>
    </w:p>
    <w:p w14:paraId="0DC63B0A" w14:textId="0E270807" w:rsidR="00A03FAA" w:rsidRPr="00C22780" w:rsidDel="002353B2" w:rsidRDefault="00A03FAA" w:rsidP="00385ED3">
      <w:pPr>
        <w:shd w:val="clear" w:color="auto" w:fill="FFFFFF"/>
        <w:spacing w:after="120"/>
        <w:ind w:right="580"/>
        <w:jc w:val="left"/>
        <w:rPr>
          <w:del w:id="411" w:author="יוני גרינברג" w:date="2026-06-22T09:47:00Z"/>
          <w:rFonts w:ascii="David" w:eastAsia="Times New Roman" w:hAnsi="David" w:cs="David"/>
          <w:sz w:val="24"/>
          <w:szCs w:val="24"/>
          <w:rtl/>
          <w:lang w:val="en-US"/>
        </w:rPr>
      </w:pPr>
    </w:p>
    <w:p w14:paraId="103D7A1B" w14:textId="77777777" w:rsidR="000949F3" w:rsidRPr="008A45AC" w:rsidRDefault="000949F3">
      <w:pPr>
        <w:shd w:val="clear" w:color="auto" w:fill="FFFFFF"/>
        <w:spacing w:after="120"/>
        <w:ind w:right="580"/>
        <w:jc w:val="left"/>
        <w:rPr>
          <w:rFonts w:ascii="David" w:eastAsia="Times New Roman" w:hAnsi="David" w:cs="David"/>
          <w:sz w:val="24"/>
          <w:szCs w:val="24"/>
          <w:lang w:val="en-US"/>
        </w:rPr>
        <w:pPrChange w:id="412" w:author="Yoni Grinberg" w:date="2026-06-22T12:06:00Z" w16du:dateUtc="2026-06-22T09:06:00Z">
          <w:pPr>
            <w:shd w:val="clear" w:color="auto" w:fill="FFFFFF"/>
            <w:spacing w:after="120"/>
            <w:ind w:left="1440" w:right="580"/>
            <w:jc w:val="left"/>
          </w:pPr>
        </w:pPrChange>
      </w:pPr>
    </w:p>
    <w:p w14:paraId="1DBB777C" w14:textId="25C94BF2" w:rsidR="000562F9" w:rsidRPr="008A45AC" w:rsidRDefault="00E63755" w:rsidP="001874D9">
      <w:pPr>
        <w:shd w:val="clear" w:color="auto" w:fill="FFFFFF"/>
        <w:spacing w:after="120"/>
        <w:ind w:right="580"/>
        <w:jc w:val="left"/>
        <w:rPr>
          <w:rFonts w:ascii="David" w:eastAsia="Times New Roman" w:hAnsi="David" w:cs="David"/>
          <w:sz w:val="32"/>
          <w:szCs w:val="32"/>
          <w:lang w:val="en-US"/>
        </w:rPr>
      </w:pPr>
      <w:r w:rsidRPr="008A45AC">
        <w:rPr>
          <w:rFonts w:ascii="David" w:hAnsi="David" w:cs="David"/>
          <w:b/>
          <w:bCs/>
          <w:sz w:val="32"/>
          <w:szCs w:val="32"/>
          <w:lang w:val="en-US"/>
        </w:rPr>
        <w:t>Chapter</w:t>
      </w:r>
      <w:r w:rsidRPr="008A45AC">
        <w:rPr>
          <w:rFonts w:ascii="David" w:hAnsi="David" w:cs="David"/>
          <w:b/>
          <w:bCs/>
          <w:sz w:val="24"/>
          <w:szCs w:val="24"/>
          <w:lang w:val="en-US"/>
        </w:rPr>
        <w:t xml:space="preserve"> </w:t>
      </w:r>
      <w:del w:id="413" w:author="Yoni Grinberg" w:date="2026-06-22T12:27:00Z" w16du:dateUtc="2026-06-22T09:27:00Z">
        <w:r w:rsidRPr="008A45AC" w:rsidDel="00EA71C1">
          <w:rPr>
            <w:rFonts w:ascii="David" w:hAnsi="David" w:cs="David"/>
            <w:b/>
            <w:bCs/>
            <w:sz w:val="32"/>
            <w:szCs w:val="32"/>
            <w:lang w:val="en-US"/>
          </w:rPr>
          <w:delText>4</w:delText>
        </w:r>
      </w:del>
      <w:ins w:id="414" w:author="Yoni Grinberg" w:date="2026-06-22T12:27:00Z" w16du:dateUtc="2026-06-22T09:27:00Z">
        <w:r w:rsidR="00EA71C1">
          <w:rPr>
            <w:rFonts w:ascii="David" w:hAnsi="David" w:cs="David"/>
            <w:b/>
            <w:bCs/>
            <w:sz w:val="32"/>
            <w:szCs w:val="32"/>
            <w:lang w:val="en-US"/>
          </w:rPr>
          <w:t>5</w:t>
        </w:r>
      </w:ins>
      <w:r w:rsidR="00DA341C" w:rsidRPr="008A45AC">
        <w:rPr>
          <w:rFonts w:ascii="David" w:eastAsia="Times New Roman" w:hAnsi="David" w:cs="David"/>
          <w:sz w:val="32"/>
          <w:szCs w:val="32"/>
          <w:lang w:val="en-US"/>
        </w:rPr>
        <w:t xml:space="preserve">. </w:t>
      </w:r>
      <w:commentRangeStart w:id="415"/>
      <w:commentRangeEnd w:id="415"/>
      <w:r w:rsidR="00CF2B94" w:rsidRPr="00385ED3">
        <w:rPr>
          <w:rStyle w:val="CommentReference"/>
          <w:rFonts w:ascii="David" w:eastAsia="Times New Roman" w:hAnsi="David" w:cs="David"/>
          <w:b/>
          <w:bCs/>
          <w:sz w:val="32"/>
          <w:szCs w:val="32"/>
          <w:lang w:val="en-US"/>
        </w:rPr>
        <w:commentReference w:id="415"/>
      </w:r>
      <w:r w:rsidR="00E24B12" w:rsidRPr="00385ED3">
        <w:rPr>
          <w:rFonts w:ascii="David" w:eastAsia="Times New Roman" w:hAnsi="David" w:cs="David"/>
          <w:b/>
          <w:bCs/>
          <w:sz w:val="32"/>
          <w:szCs w:val="32"/>
          <w:lang w:val="en-US"/>
        </w:rPr>
        <w:t>EXPECTED RESULTS</w:t>
      </w:r>
      <w:r w:rsidR="00E92C01" w:rsidRPr="00385ED3">
        <w:rPr>
          <w:rFonts w:ascii="David" w:eastAsia="Times New Roman" w:hAnsi="David" w:cs="David"/>
          <w:b/>
          <w:bCs/>
          <w:sz w:val="32"/>
          <w:szCs w:val="32"/>
          <w:lang w:val="en-US"/>
        </w:rPr>
        <w:t xml:space="preserve"> and REALITY</w:t>
      </w:r>
    </w:p>
    <w:p w14:paraId="3BE39C40" w14:textId="66B4ABE5" w:rsidR="000562F9" w:rsidRPr="008A45AC" w:rsidRDefault="000562F9">
      <w:pPr>
        <w:shd w:val="clear" w:color="auto" w:fill="FFFFFF"/>
        <w:spacing w:after="120"/>
        <w:ind w:left="1083" w:right="580"/>
        <w:jc w:val="left"/>
        <w:rPr>
          <w:rFonts w:ascii="David" w:eastAsia="Times New Roman" w:hAnsi="David" w:cs="David"/>
          <w:sz w:val="24"/>
          <w:szCs w:val="24"/>
          <w:lang w:val="en-US"/>
        </w:rPr>
        <w:pPrChange w:id="416" w:author="יוני גרינברג" w:date="2026-06-22T09:45:00Z">
          <w:pPr>
            <w:shd w:val="clear" w:color="auto" w:fill="FFFFFF"/>
            <w:spacing w:after="120"/>
            <w:ind w:right="580"/>
            <w:jc w:val="left"/>
          </w:pPr>
        </w:pPrChange>
      </w:pPr>
      <w:r w:rsidRPr="008A45AC">
        <w:rPr>
          <w:rFonts w:ascii="David" w:eastAsia="Times New Roman" w:hAnsi="David" w:cs="David"/>
          <w:sz w:val="24"/>
          <w:szCs w:val="24"/>
          <w:lang w:val="en-US"/>
        </w:rPr>
        <w:t xml:space="preserve">The primary objective of this project </w:t>
      </w:r>
      <w:r w:rsidR="00FC5373">
        <w:rPr>
          <w:rFonts w:ascii="David" w:eastAsia="Times New Roman" w:hAnsi="David" w:cs="David"/>
          <w:sz w:val="24"/>
          <w:szCs w:val="24"/>
          <w:lang w:val="en-US"/>
        </w:rPr>
        <w:t>was</w:t>
      </w:r>
      <w:r w:rsidR="00FC5373" w:rsidRPr="008A45AC">
        <w:rPr>
          <w:rFonts w:ascii="David" w:eastAsia="Times New Roman" w:hAnsi="David" w:cs="David"/>
          <w:sz w:val="24"/>
          <w:szCs w:val="24"/>
          <w:lang w:val="en-US"/>
        </w:rPr>
        <w:t xml:space="preserve"> </w:t>
      </w:r>
      <w:r w:rsidRPr="008A45AC">
        <w:rPr>
          <w:rFonts w:ascii="David" w:eastAsia="Times New Roman" w:hAnsi="David" w:cs="David"/>
          <w:sz w:val="24"/>
          <w:szCs w:val="24"/>
          <w:lang w:val="en-US"/>
        </w:rPr>
        <w:t>to design and implement a fully functional acoustic communication network, utilizing ultrasonic waves as the physical transmission medium.</w:t>
      </w:r>
    </w:p>
    <w:p w14:paraId="25EE12AD" w14:textId="7F340ED9" w:rsidR="000562F9" w:rsidRPr="008A45AC" w:rsidRDefault="00FC5373">
      <w:pPr>
        <w:shd w:val="clear" w:color="auto" w:fill="FFFFFF"/>
        <w:spacing w:after="120"/>
        <w:ind w:left="1083" w:right="580"/>
        <w:jc w:val="left"/>
        <w:rPr>
          <w:rFonts w:ascii="David" w:eastAsia="Times New Roman" w:hAnsi="David" w:cs="David"/>
          <w:sz w:val="24"/>
          <w:szCs w:val="24"/>
          <w:lang w:val="en-US"/>
        </w:rPr>
        <w:pPrChange w:id="417" w:author="יוני גרינברג" w:date="2026-06-22T09:45:00Z">
          <w:pPr>
            <w:shd w:val="clear" w:color="auto" w:fill="FFFFFF"/>
            <w:spacing w:after="120"/>
            <w:ind w:right="580"/>
            <w:jc w:val="left"/>
          </w:pPr>
        </w:pPrChange>
      </w:pPr>
      <w:r>
        <w:rPr>
          <w:rFonts w:ascii="David" w:eastAsia="Times New Roman" w:hAnsi="David" w:cs="David"/>
          <w:sz w:val="24"/>
          <w:szCs w:val="24"/>
          <w:lang w:val="en-US"/>
        </w:rPr>
        <w:t>In fact, t</w:t>
      </w:r>
      <w:r w:rsidRPr="008A45AC">
        <w:rPr>
          <w:rFonts w:ascii="David" w:eastAsia="Times New Roman" w:hAnsi="David" w:cs="David"/>
          <w:sz w:val="24"/>
          <w:szCs w:val="24"/>
          <w:lang w:val="en-US"/>
        </w:rPr>
        <w:t xml:space="preserve">he </w:t>
      </w:r>
      <w:r w:rsidR="000562F9" w:rsidRPr="008A45AC">
        <w:rPr>
          <w:rFonts w:ascii="David" w:eastAsia="Times New Roman" w:hAnsi="David" w:cs="David"/>
          <w:sz w:val="24"/>
          <w:szCs w:val="24"/>
          <w:lang w:val="en-US"/>
        </w:rPr>
        <w:t xml:space="preserve">system is </w:t>
      </w:r>
      <w:r w:rsidR="00C9535E" w:rsidRPr="008A45AC">
        <w:rPr>
          <w:rFonts w:ascii="David" w:eastAsia="Times New Roman" w:hAnsi="David" w:cs="David"/>
          <w:sz w:val="24"/>
          <w:szCs w:val="24"/>
          <w:lang w:val="en-US"/>
        </w:rPr>
        <w:t>created</w:t>
      </w:r>
      <w:r w:rsidR="000562F9" w:rsidRPr="008A45AC">
        <w:rPr>
          <w:rFonts w:ascii="David" w:eastAsia="Times New Roman" w:hAnsi="David" w:cs="David"/>
          <w:sz w:val="24"/>
          <w:szCs w:val="24"/>
          <w:lang w:val="en-US"/>
        </w:rPr>
        <w:t xml:space="preserve"> as a cross-platform mobile application (compatible with both Android and iOS), enabling seamless communication between heterogeneous devices.</w:t>
      </w:r>
    </w:p>
    <w:p w14:paraId="394F3F01" w14:textId="77777777" w:rsidR="000562F9" w:rsidRPr="00FA5892" w:rsidRDefault="000562F9">
      <w:pPr>
        <w:shd w:val="clear" w:color="auto" w:fill="FFFFFF"/>
        <w:spacing w:after="120"/>
        <w:ind w:left="1083" w:right="580"/>
        <w:jc w:val="left"/>
        <w:rPr>
          <w:rFonts w:ascii="David" w:eastAsia="Times New Roman" w:hAnsi="David" w:cs="David"/>
          <w:b/>
          <w:bCs/>
          <w:sz w:val="24"/>
          <w:szCs w:val="24"/>
          <w:u w:val="single"/>
          <w:lang w:val="en-US"/>
        </w:rPr>
        <w:pPrChange w:id="418" w:author="יוני גרינברג" w:date="2026-06-22T09:45:00Z">
          <w:pPr>
            <w:shd w:val="clear" w:color="auto" w:fill="FFFFFF"/>
            <w:spacing w:after="120"/>
            <w:ind w:right="580"/>
            <w:jc w:val="left"/>
          </w:pPr>
        </w:pPrChange>
      </w:pPr>
      <w:r w:rsidRPr="00FA5892">
        <w:rPr>
          <w:rFonts w:ascii="David" w:eastAsia="Times New Roman" w:hAnsi="David" w:cs="David"/>
          <w:b/>
          <w:bCs/>
          <w:sz w:val="24"/>
          <w:szCs w:val="24"/>
          <w:u w:val="single"/>
          <w:lang w:val="en-US"/>
        </w:rPr>
        <w:t>Key Technical Specifications:</w:t>
      </w:r>
    </w:p>
    <w:p w14:paraId="3030E022" w14:textId="6537B748" w:rsidR="000562F9" w:rsidRPr="00FA5892" w:rsidRDefault="000562F9">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Change w:id="419" w:author="יוני גרינברג" w:date="2026-06-22T09:45:00Z">
          <w:pPr>
            <w:pStyle w:val="ListParagraph"/>
            <w:numPr>
              <w:numId w:val="52"/>
            </w:numPr>
            <w:shd w:val="clear" w:color="auto" w:fill="FFFFFF"/>
            <w:spacing w:after="120"/>
            <w:ind w:left="360" w:right="580" w:hanging="360"/>
            <w:jc w:val="left"/>
          </w:pPr>
        </w:pPrChange>
      </w:pPr>
      <w:r w:rsidRPr="00FA5892">
        <w:rPr>
          <w:rFonts w:ascii="David" w:eastAsia="Times New Roman" w:hAnsi="David" w:cs="David"/>
          <w:b/>
          <w:bCs/>
          <w:sz w:val="24"/>
          <w:szCs w:val="24"/>
          <w:lang w:val="en-US"/>
        </w:rPr>
        <w:t>Protocol</w:t>
      </w:r>
      <w:r w:rsidRPr="00FA5892">
        <w:rPr>
          <w:rFonts w:ascii="David" w:eastAsia="Times New Roman" w:hAnsi="David" w:cs="David"/>
          <w:sz w:val="24"/>
          <w:szCs w:val="24"/>
          <w:lang w:val="en-US"/>
        </w:rPr>
        <w:t>: The Data Link Layer implements a collision avoidance mechanism based on the RTS/CTS (Request to Send / Clear to Send) handshake protocol to ensure reliable data delivery.</w:t>
      </w:r>
    </w:p>
    <w:p w14:paraId="5E1338DD" w14:textId="77777777" w:rsidR="000562F9" w:rsidRPr="00FA5892" w:rsidRDefault="000562F9">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Change w:id="420" w:author="יוני גרינברג" w:date="2026-06-22T09:45:00Z">
          <w:pPr>
            <w:pStyle w:val="ListParagraph"/>
            <w:numPr>
              <w:numId w:val="52"/>
            </w:numPr>
            <w:shd w:val="clear" w:color="auto" w:fill="FFFFFF"/>
            <w:spacing w:after="120"/>
            <w:ind w:left="360" w:right="580" w:hanging="360"/>
            <w:jc w:val="left"/>
          </w:pPr>
        </w:pPrChange>
      </w:pPr>
      <w:r w:rsidRPr="00FA5892">
        <w:rPr>
          <w:rFonts w:ascii="David" w:eastAsia="Times New Roman" w:hAnsi="David" w:cs="David"/>
          <w:b/>
          <w:bCs/>
          <w:sz w:val="24"/>
          <w:szCs w:val="24"/>
          <w:lang w:val="en-US"/>
        </w:rPr>
        <w:t>Capacity &amp; Range</w:t>
      </w:r>
      <w:r w:rsidRPr="00FA5892">
        <w:rPr>
          <w:rFonts w:ascii="David" w:eastAsia="Times New Roman" w:hAnsi="David" w:cs="David"/>
          <w:sz w:val="24"/>
          <w:szCs w:val="24"/>
          <w:lang w:val="en-US"/>
        </w:rPr>
        <w:t>: The network is designed to support a cluster of at least 3 concurrent nodes within an optimal effective radius of 2 meters.</w:t>
      </w:r>
    </w:p>
    <w:p w14:paraId="22795F30" w14:textId="77777777" w:rsidR="000562F9" w:rsidRPr="00FA5892" w:rsidRDefault="000562F9">
      <w:pPr>
        <w:pStyle w:val="ListParagraph"/>
        <w:numPr>
          <w:ilvl w:val="0"/>
          <w:numId w:val="52"/>
        </w:numPr>
        <w:shd w:val="clear" w:color="auto" w:fill="FFFFFF"/>
        <w:spacing w:after="120"/>
        <w:ind w:left="1443" w:right="580"/>
        <w:jc w:val="left"/>
        <w:rPr>
          <w:rFonts w:ascii="David" w:eastAsia="Times New Roman" w:hAnsi="David" w:cs="David"/>
          <w:sz w:val="24"/>
          <w:szCs w:val="24"/>
          <w:lang w:val="en-US"/>
        </w:rPr>
        <w:pPrChange w:id="421" w:author="יוני גרינברג" w:date="2026-06-22T09:45:00Z">
          <w:pPr>
            <w:pStyle w:val="ListParagraph"/>
            <w:numPr>
              <w:numId w:val="52"/>
            </w:numPr>
            <w:shd w:val="clear" w:color="auto" w:fill="FFFFFF"/>
            <w:spacing w:after="120"/>
            <w:ind w:left="360" w:right="580" w:hanging="360"/>
            <w:jc w:val="left"/>
          </w:pPr>
        </w:pPrChange>
      </w:pPr>
      <w:r w:rsidRPr="00FA5892">
        <w:rPr>
          <w:rFonts w:ascii="David" w:eastAsia="Times New Roman" w:hAnsi="David" w:cs="David"/>
          <w:b/>
          <w:bCs/>
          <w:sz w:val="24"/>
          <w:szCs w:val="24"/>
          <w:lang w:val="en-US"/>
        </w:rPr>
        <w:t>Topology</w:t>
      </w:r>
      <w:r w:rsidRPr="00FA5892">
        <w:rPr>
          <w:rFonts w:ascii="David" w:eastAsia="Times New Roman" w:hAnsi="David" w:cs="David"/>
          <w:sz w:val="24"/>
          <w:szCs w:val="24"/>
          <w:lang w:val="en-US"/>
        </w:rPr>
        <w:t>: The system supports a many-to-many communication architecture, managing data transfer from multiple emitters to multiple recipients simultaneously.</w:t>
      </w:r>
    </w:p>
    <w:p w14:paraId="73D2CCEF" w14:textId="180C7C6A" w:rsidR="00EF0143" w:rsidRPr="008A45AC" w:rsidRDefault="00E63755" w:rsidP="00EE7D46">
      <w:pPr>
        <w:shd w:val="clear" w:color="auto" w:fill="FFFFFF"/>
        <w:spacing w:after="120"/>
        <w:ind w:right="580"/>
        <w:jc w:val="left"/>
        <w:rPr>
          <w:rFonts w:ascii="David" w:eastAsia="Times New Roman" w:hAnsi="David" w:cs="David"/>
          <w:sz w:val="24"/>
          <w:szCs w:val="24"/>
          <w:lang w:val="en-US"/>
        </w:rPr>
      </w:pPr>
      <w:r w:rsidRPr="008A45AC">
        <w:rPr>
          <w:rFonts w:ascii="David" w:hAnsi="David" w:cs="David"/>
          <w:b/>
          <w:bCs/>
          <w:sz w:val="32"/>
          <w:szCs w:val="32"/>
          <w:lang w:val="en-US"/>
        </w:rPr>
        <w:lastRenderedPageBreak/>
        <w:t xml:space="preserve">Chapter </w:t>
      </w:r>
      <w:del w:id="422" w:author="Yoni Grinberg" w:date="2026-06-22T12:27:00Z" w16du:dateUtc="2026-06-22T09:27:00Z">
        <w:r w:rsidRPr="008A45AC" w:rsidDel="00EA71C1">
          <w:rPr>
            <w:rFonts w:ascii="David" w:hAnsi="David" w:cs="David"/>
            <w:b/>
            <w:bCs/>
            <w:sz w:val="32"/>
            <w:szCs w:val="32"/>
            <w:lang w:val="en-US"/>
          </w:rPr>
          <w:delText>5</w:delText>
        </w:r>
      </w:del>
      <w:ins w:id="423" w:author="Yoni Grinberg" w:date="2026-06-22T12:27:00Z" w16du:dateUtc="2026-06-22T09:27:00Z">
        <w:r w:rsidR="00EA71C1">
          <w:rPr>
            <w:rFonts w:ascii="David" w:hAnsi="David" w:cs="David"/>
            <w:b/>
            <w:bCs/>
            <w:sz w:val="32"/>
            <w:szCs w:val="32"/>
            <w:lang w:val="en-US"/>
          </w:rPr>
          <w:t>6</w:t>
        </w:r>
      </w:ins>
      <w:r w:rsidR="00DA341C" w:rsidRPr="008A45AC">
        <w:rPr>
          <w:rFonts w:ascii="David" w:eastAsia="Times New Roman" w:hAnsi="David" w:cs="David"/>
          <w:sz w:val="32"/>
          <w:szCs w:val="32"/>
          <w:lang w:val="en-US"/>
        </w:rPr>
        <w:t>.</w:t>
      </w:r>
      <w:r w:rsidR="005B7E88" w:rsidRPr="008A45AC">
        <w:rPr>
          <w:rFonts w:ascii="David" w:eastAsia="Times New Roman" w:hAnsi="David" w:cs="David"/>
          <w:sz w:val="32"/>
          <w:szCs w:val="32"/>
          <w:lang w:val="en-US"/>
        </w:rPr>
        <w:t xml:space="preserve"> UML</w:t>
      </w:r>
      <w:r w:rsidR="00FD3173" w:rsidRPr="008A45AC">
        <w:rPr>
          <w:rFonts w:ascii="David" w:eastAsia="Times New Roman" w:hAnsi="David" w:cs="David"/>
          <w:noProof/>
          <w:sz w:val="24"/>
          <w:szCs w:val="24"/>
          <w:lang w:val="en-US"/>
        </w:rPr>
        <w:drawing>
          <wp:inline distT="0" distB="0" distL="0" distR="0" wp14:anchorId="5034855E" wp14:editId="1BBCE091">
            <wp:extent cx="6883583" cy="6333775"/>
            <wp:effectExtent l="8255" t="0" r="1905" b="1905"/>
            <wp:docPr id="779659389"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rot="5400000">
                      <a:off x="0" y="0"/>
                      <a:ext cx="6913082" cy="6360918"/>
                    </a:xfrm>
                    <a:prstGeom prst="rect">
                      <a:avLst/>
                    </a:prstGeom>
                    <a:noFill/>
                    <a:ln>
                      <a:noFill/>
                    </a:ln>
                  </pic:spPr>
                </pic:pic>
              </a:graphicData>
            </a:graphic>
          </wp:inline>
        </w:drawing>
      </w:r>
    </w:p>
    <w:p w14:paraId="7C9EBB4C" w14:textId="5D9D9E7A" w:rsidR="00E24B12" w:rsidRPr="008A45AC" w:rsidRDefault="001E5EC8" w:rsidP="00547F9A">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del w:id="424" w:author="Yoni Grinberg" w:date="2026-06-22T12:07:00Z" w16du:dateUtc="2026-06-22T09:07:00Z">
        <w:r w:rsidR="004427FF" w:rsidDel="00696D84">
          <w:rPr>
            <w:rFonts w:ascii="David" w:eastAsia="Times New Roman" w:hAnsi="David" w:cs="David"/>
            <w:sz w:val="24"/>
            <w:szCs w:val="24"/>
            <w:lang w:val="en-US"/>
          </w:rPr>
          <w:delText>6</w:delText>
        </w:r>
      </w:del>
      <w:ins w:id="425" w:author="Yoni Grinberg" w:date="2026-06-22T12:07:00Z" w16du:dateUtc="2026-06-22T09:07:00Z">
        <w:r w:rsidR="00696D84">
          <w:rPr>
            <w:rFonts w:ascii="David" w:eastAsia="Times New Roman" w:hAnsi="David" w:cs="David"/>
            <w:sz w:val="24"/>
            <w:szCs w:val="24"/>
            <w:lang w:val="en-US"/>
          </w:rPr>
          <w:t>9</w:t>
        </w:r>
      </w:ins>
      <w:r w:rsidRPr="008A45AC">
        <w:rPr>
          <w:rFonts w:ascii="David" w:eastAsia="Times New Roman" w:hAnsi="David" w:cs="David"/>
          <w:sz w:val="24"/>
          <w:szCs w:val="24"/>
          <w:lang w:val="en-US"/>
        </w:rPr>
        <w:t xml:space="preserve">: </w:t>
      </w:r>
      <w:r w:rsidR="00EF0143" w:rsidRPr="008A45AC">
        <w:rPr>
          <w:rFonts w:ascii="David" w:eastAsia="Times New Roman" w:hAnsi="David" w:cs="David"/>
          <w:sz w:val="24"/>
          <w:szCs w:val="24"/>
          <w:lang w:val="en-US"/>
        </w:rPr>
        <w:t>Use Case: Many-to-Many Interaction and Messaging Protocol</w:t>
      </w:r>
    </w:p>
    <w:p w14:paraId="37F70636" w14:textId="42A55473" w:rsidR="00FB6008" w:rsidRPr="008A45AC" w:rsidRDefault="00777F04" w:rsidP="00777F04">
      <w:pPr>
        <w:shd w:val="clear" w:color="auto" w:fill="FFFFFF"/>
        <w:spacing w:after="120"/>
        <w:ind w:right="580"/>
        <w:jc w:val="center"/>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6EEE5B74" wp14:editId="3B320F72">
            <wp:extent cx="7914761" cy="3451645"/>
            <wp:effectExtent l="2857" t="0" r="0" b="0"/>
            <wp:docPr id="1098816248"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rot="5400000">
                      <a:off x="0" y="0"/>
                      <a:ext cx="7933225" cy="3459697"/>
                    </a:xfrm>
                    <a:prstGeom prst="rect">
                      <a:avLst/>
                    </a:prstGeom>
                    <a:noFill/>
                    <a:ln>
                      <a:noFill/>
                    </a:ln>
                  </pic:spPr>
                </pic:pic>
              </a:graphicData>
            </a:graphic>
          </wp:inline>
        </w:drawing>
      </w:r>
    </w:p>
    <w:p w14:paraId="1A5E0C42" w14:textId="6E66D9F5" w:rsidR="00FB6008" w:rsidRPr="008A45AC" w:rsidRDefault="001E5EC8" w:rsidP="005316F9">
      <w:pPr>
        <w:shd w:val="clear" w:color="auto" w:fill="FFFFFF"/>
        <w:spacing w:after="120"/>
        <w:ind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del w:id="426" w:author="Yoni Grinberg" w:date="2026-06-22T12:07:00Z" w16du:dateUtc="2026-06-22T09:07:00Z">
        <w:r w:rsidR="004427FF" w:rsidDel="00696D84">
          <w:rPr>
            <w:rFonts w:ascii="David" w:eastAsia="Times New Roman" w:hAnsi="David" w:cs="David"/>
            <w:sz w:val="24"/>
            <w:szCs w:val="24"/>
            <w:lang w:val="en-US"/>
          </w:rPr>
          <w:delText>7</w:delText>
        </w:r>
      </w:del>
      <w:ins w:id="427" w:author="Yoni Grinberg" w:date="2026-06-22T12:07:00Z" w16du:dateUtc="2026-06-22T09:07:00Z">
        <w:r w:rsidR="00696D84">
          <w:rPr>
            <w:rFonts w:ascii="David" w:eastAsia="Times New Roman" w:hAnsi="David" w:cs="David"/>
            <w:sz w:val="24"/>
            <w:szCs w:val="24"/>
            <w:lang w:val="en-US"/>
          </w:rPr>
          <w:t>10</w:t>
        </w:r>
      </w:ins>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Class Diagram: Structural Design of the CSMA/CA and Signal Processing Layers</w:t>
      </w:r>
    </w:p>
    <w:p w14:paraId="02578800" w14:textId="66C58829" w:rsidR="005316F9" w:rsidRPr="008A45AC" w:rsidRDefault="00777F04" w:rsidP="005316F9">
      <w:pPr>
        <w:shd w:val="clear" w:color="auto" w:fill="FFFFFF"/>
        <w:spacing w:after="120"/>
        <w:ind w:left="1083" w:right="580"/>
        <w:jc w:val="left"/>
        <w:rPr>
          <w:rFonts w:ascii="David" w:eastAsia="Times New Roman" w:hAnsi="David" w:cs="David"/>
          <w:sz w:val="24"/>
          <w:szCs w:val="24"/>
          <w:rtl/>
          <w:lang w:val="en-US"/>
        </w:rPr>
      </w:pPr>
      <w:r w:rsidRPr="008A45AC">
        <w:rPr>
          <w:rFonts w:ascii="David" w:eastAsia="Times New Roman" w:hAnsi="David" w:cs="David"/>
          <w:noProof/>
          <w:sz w:val="24"/>
          <w:szCs w:val="24"/>
          <w:lang w:val="en-US"/>
        </w:rPr>
        <w:lastRenderedPageBreak/>
        <w:drawing>
          <wp:inline distT="0" distB="0" distL="0" distR="0" wp14:anchorId="1093B761" wp14:editId="2CC198E8">
            <wp:extent cx="8310056" cy="4951519"/>
            <wp:effectExtent l="2857" t="0" r="0" b="0"/>
            <wp:docPr id="1253193490"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rot="5400000">
                      <a:off x="0" y="0"/>
                      <a:ext cx="8341219" cy="4970088"/>
                    </a:xfrm>
                    <a:prstGeom prst="rect">
                      <a:avLst/>
                    </a:prstGeom>
                    <a:noFill/>
                    <a:ln>
                      <a:noFill/>
                    </a:ln>
                  </pic:spPr>
                </pic:pic>
              </a:graphicData>
            </a:graphic>
          </wp:inline>
        </w:drawing>
      </w:r>
    </w:p>
    <w:p w14:paraId="2E1ED762" w14:textId="68FB65F5" w:rsidR="005B7E88" w:rsidRPr="008A45AC" w:rsidRDefault="001E5EC8" w:rsidP="005316F9">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del w:id="428" w:author="Yoni Grinberg" w:date="2026-06-22T12:07:00Z" w16du:dateUtc="2026-06-22T09:07:00Z">
        <w:r w:rsidR="004427FF" w:rsidDel="00696D84">
          <w:rPr>
            <w:rFonts w:ascii="David" w:eastAsia="Times New Roman" w:hAnsi="David" w:cs="David"/>
            <w:sz w:val="24"/>
            <w:szCs w:val="24"/>
            <w:lang w:val="en-US"/>
          </w:rPr>
          <w:delText>8</w:delText>
        </w:r>
      </w:del>
      <w:ins w:id="429" w:author="Yoni Grinberg" w:date="2026-06-22T12:07:00Z" w16du:dateUtc="2026-06-22T09:07:00Z">
        <w:r w:rsidR="00696D84">
          <w:rPr>
            <w:rFonts w:ascii="David" w:eastAsia="Times New Roman" w:hAnsi="David" w:cs="David"/>
            <w:sz w:val="24"/>
            <w:szCs w:val="24"/>
            <w:lang w:val="en-US"/>
          </w:rPr>
          <w:t>11</w:t>
        </w:r>
      </w:ins>
      <w:r w:rsidRPr="008A45AC">
        <w:rPr>
          <w:rFonts w:ascii="David" w:eastAsia="Times New Roman" w:hAnsi="David" w:cs="David"/>
          <w:sz w:val="24"/>
          <w:szCs w:val="24"/>
          <w:lang w:val="en-US"/>
        </w:rPr>
        <w:t xml:space="preserve">: </w:t>
      </w:r>
      <w:r w:rsidR="00FB6008" w:rsidRPr="008A45AC">
        <w:rPr>
          <w:rFonts w:ascii="David" w:eastAsia="Times New Roman" w:hAnsi="David" w:cs="David"/>
          <w:sz w:val="24"/>
          <w:szCs w:val="24"/>
          <w:lang w:val="en-US"/>
        </w:rPr>
        <w:t xml:space="preserve">Sequence </w:t>
      </w:r>
      <w:r w:rsidR="008A1078" w:rsidRPr="008A45AC">
        <w:rPr>
          <w:rFonts w:ascii="David" w:eastAsia="Times New Roman" w:hAnsi="David" w:cs="David"/>
          <w:sz w:val="24"/>
          <w:szCs w:val="24"/>
          <w:lang w:val="en-US"/>
        </w:rPr>
        <w:t>Diagram:</w:t>
      </w:r>
      <w:r w:rsidR="00FB6008" w:rsidRPr="008A45AC">
        <w:rPr>
          <w:rFonts w:ascii="David" w:eastAsia="Times New Roman" w:hAnsi="David" w:cs="David"/>
          <w:sz w:val="24"/>
          <w:szCs w:val="24"/>
          <w:lang w:val="en-US"/>
        </w:rPr>
        <w:t xml:space="preserve"> </w:t>
      </w:r>
      <w:r w:rsidR="00CA2C33" w:rsidRPr="008A45AC">
        <w:rPr>
          <w:rFonts w:ascii="David" w:eastAsia="Times New Roman" w:hAnsi="David" w:cs="David"/>
          <w:sz w:val="24"/>
          <w:szCs w:val="24"/>
          <w:lang w:val="en-US"/>
        </w:rPr>
        <w:t>CSMA/CA Protocol with RTS/CTS Handshake Sequence</w:t>
      </w:r>
    </w:p>
    <w:p w14:paraId="6F57A7BE" w14:textId="5CF07CAC" w:rsidR="0002732D" w:rsidRPr="008A45AC" w:rsidRDefault="0002732D" w:rsidP="0002732D">
      <w:pPr>
        <w:shd w:val="clear" w:color="auto" w:fill="FFFFFF"/>
        <w:spacing w:after="120"/>
        <w:ind w:left="1083" w:right="580"/>
        <w:jc w:val="left"/>
        <w:rPr>
          <w:rFonts w:ascii="David" w:eastAsia="Times New Roman" w:hAnsi="David" w:cs="David"/>
          <w:lang w:val="en-US"/>
        </w:rPr>
      </w:pPr>
      <w:r w:rsidRPr="008A45AC">
        <w:rPr>
          <w:rFonts w:ascii="David" w:eastAsia="Times New Roman" w:hAnsi="David" w:cs="David"/>
          <w:sz w:val="24"/>
          <w:szCs w:val="24"/>
          <w:lang w:val="en-US"/>
        </w:rPr>
        <w:lastRenderedPageBreak/>
        <w:t xml:space="preserve"> </w:t>
      </w:r>
      <w:r w:rsidR="00BA546D" w:rsidRPr="008A45AC">
        <w:rPr>
          <w:rFonts w:ascii="David" w:eastAsia="Times New Roman" w:hAnsi="David" w:cs="David"/>
          <w:noProof/>
          <w:lang w:val="en-US"/>
        </w:rPr>
        <w:drawing>
          <wp:inline distT="0" distB="0" distL="0" distR="0" wp14:anchorId="5B8C0595" wp14:editId="7351B244">
            <wp:extent cx="8281201" cy="4082649"/>
            <wp:effectExtent l="3810" t="0" r="0" b="0"/>
            <wp:docPr id="90703717"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rot="5400000">
                      <a:off x="0" y="0"/>
                      <a:ext cx="8361787" cy="4122378"/>
                    </a:xfrm>
                    <a:prstGeom prst="rect">
                      <a:avLst/>
                    </a:prstGeom>
                    <a:noFill/>
                    <a:ln>
                      <a:noFill/>
                    </a:ln>
                  </pic:spPr>
                </pic:pic>
              </a:graphicData>
            </a:graphic>
          </wp:inline>
        </w:drawing>
      </w:r>
    </w:p>
    <w:p w14:paraId="7858EBC1" w14:textId="0AC9C9C7" w:rsidR="005B7E88" w:rsidRPr="008A45AC" w:rsidRDefault="001E5EC8" w:rsidP="00E24B12">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del w:id="430" w:author="Yoni Grinberg" w:date="2026-06-22T12:07:00Z" w16du:dateUtc="2026-06-22T09:07:00Z">
        <w:r w:rsidR="004427FF" w:rsidDel="00696D84">
          <w:rPr>
            <w:rFonts w:ascii="David" w:eastAsia="Times New Roman" w:hAnsi="David" w:cs="David"/>
            <w:sz w:val="24"/>
            <w:szCs w:val="24"/>
            <w:lang w:val="en-US"/>
          </w:rPr>
          <w:delText>9</w:delText>
        </w:r>
      </w:del>
      <w:ins w:id="431" w:author="Yoni Grinberg" w:date="2026-06-22T12:07:00Z" w16du:dateUtc="2026-06-22T09:07:00Z">
        <w:r w:rsidR="00696D84">
          <w:rPr>
            <w:rFonts w:ascii="David" w:eastAsia="Times New Roman" w:hAnsi="David" w:cs="David"/>
            <w:sz w:val="24"/>
            <w:szCs w:val="24"/>
            <w:lang w:val="en-US"/>
          </w:rPr>
          <w:t>12</w:t>
        </w:r>
      </w:ins>
      <w:r w:rsidRPr="008A45AC">
        <w:rPr>
          <w:rFonts w:ascii="David" w:eastAsia="Times New Roman" w:hAnsi="David" w:cs="David"/>
          <w:sz w:val="24"/>
          <w:szCs w:val="24"/>
          <w:lang w:val="en-US"/>
        </w:rPr>
        <w:t xml:space="preserve">: </w:t>
      </w:r>
      <w:r w:rsidR="00D646B5" w:rsidRPr="008A45AC">
        <w:rPr>
          <w:rFonts w:ascii="David" w:eastAsia="Times New Roman" w:hAnsi="David" w:cs="David"/>
          <w:sz w:val="24"/>
          <w:szCs w:val="24"/>
          <w:lang w:val="en-US"/>
        </w:rPr>
        <w:t xml:space="preserve">Activity </w:t>
      </w:r>
      <w:r w:rsidR="001E3C0E" w:rsidRPr="008A45AC">
        <w:rPr>
          <w:rFonts w:ascii="David" w:eastAsia="Times New Roman" w:hAnsi="David" w:cs="David"/>
          <w:sz w:val="24"/>
          <w:szCs w:val="24"/>
          <w:lang w:val="en-US"/>
        </w:rPr>
        <w:t>Diagram:</w:t>
      </w:r>
      <w:r w:rsidR="00D646B5" w:rsidRPr="008A45AC">
        <w:rPr>
          <w:rFonts w:ascii="David" w:eastAsia="Times New Roman" w:hAnsi="David" w:cs="David"/>
          <w:sz w:val="24"/>
          <w:szCs w:val="24"/>
          <w:lang w:val="en-US"/>
        </w:rPr>
        <w:t xml:space="preserve"> CSMA/CA Protocol with RTS/CTS Handshake </w:t>
      </w:r>
    </w:p>
    <w:p w14:paraId="087CE15D" w14:textId="1447FC92" w:rsidR="0002732D" w:rsidRPr="008A45AC" w:rsidRDefault="00547F9A" w:rsidP="00F96F2C">
      <w:pPr>
        <w:shd w:val="clear" w:color="auto" w:fill="FFFFFF"/>
        <w:spacing w:after="120"/>
        <w:ind w:left="1083"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2C74F3A9" wp14:editId="08D0817C">
            <wp:extent cx="8303383" cy="5310457"/>
            <wp:effectExtent l="0" t="8255" r="0" b="0"/>
            <wp:docPr id="1038005191"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rot="5400000">
                      <a:off x="0" y="0"/>
                      <a:ext cx="8337326" cy="5332165"/>
                    </a:xfrm>
                    <a:prstGeom prst="rect">
                      <a:avLst/>
                    </a:prstGeom>
                    <a:noFill/>
                    <a:ln>
                      <a:noFill/>
                    </a:ln>
                  </pic:spPr>
                </pic:pic>
              </a:graphicData>
            </a:graphic>
          </wp:inline>
        </w:drawing>
      </w:r>
    </w:p>
    <w:p w14:paraId="013DDA4A" w14:textId="46D29036" w:rsidR="0002732D" w:rsidRPr="008A45AC" w:rsidRDefault="0002732D" w:rsidP="0002732D">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sz w:val="24"/>
          <w:szCs w:val="24"/>
          <w:lang w:val="en-US"/>
        </w:rPr>
        <w:t xml:space="preserve">Figure </w:t>
      </w:r>
      <w:del w:id="432" w:author="Yoni Grinberg" w:date="2026-06-22T12:07:00Z" w16du:dateUtc="2026-06-22T09:07:00Z">
        <w:r w:rsidR="00E709E7" w:rsidDel="00696D84">
          <w:rPr>
            <w:rFonts w:ascii="David" w:eastAsia="Times New Roman" w:hAnsi="David" w:cs="David"/>
            <w:sz w:val="24"/>
            <w:szCs w:val="24"/>
            <w:lang w:val="en-US"/>
          </w:rPr>
          <w:delText>10</w:delText>
        </w:r>
      </w:del>
      <w:ins w:id="433" w:author="Yoni Grinberg" w:date="2026-06-22T12:07:00Z" w16du:dateUtc="2026-06-22T09:07:00Z">
        <w:r w:rsidR="00696D84">
          <w:rPr>
            <w:rFonts w:ascii="David" w:eastAsia="Times New Roman" w:hAnsi="David" w:cs="David"/>
            <w:sz w:val="24"/>
            <w:szCs w:val="24"/>
            <w:lang w:val="en-US"/>
          </w:rPr>
          <w:t>13</w:t>
        </w:r>
      </w:ins>
      <w:r w:rsidRPr="008A45AC">
        <w:rPr>
          <w:rFonts w:ascii="David" w:eastAsia="Times New Roman" w:hAnsi="David" w:cs="David"/>
          <w:sz w:val="24"/>
          <w:szCs w:val="24"/>
          <w:lang w:val="en-US"/>
        </w:rPr>
        <w:t>: Sequence Diagram</w:t>
      </w:r>
      <w:r w:rsidR="009056A1" w:rsidRPr="008A45AC">
        <w:rPr>
          <w:rFonts w:ascii="David" w:eastAsia="Times New Roman" w:hAnsi="David" w:cs="David"/>
          <w:sz w:val="24"/>
          <w:szCs w:val="24"/>
          <w:lang w:val="en-US"/>
        </w:rPr>
        <w:t>:</w:t>
      </w:r>
      <w:r w:rsidRPr="008A45AC">
        <w:rPr>
          <w:rFonts w:ascii="David" w:eastAsia="Times New Roman" w:hAnsi="David" w:cs="David"/>
          <w:sz w:val="24"/>
          <w:szCs w:val="24"/>
          <w:lang w:val="en-US"/>
        </w:rPr>
        <w:t xml:space="preserve"> Data Transmission and Frame Verification Protocol</w:t>
      </w:r>
    </w:p>
    <w:p w14:paraId="308CE472" w14:textId="4D7B9CDE" w:rsidR="0002732D" w:rsidRPr="008A45AC" w:rsidRDefault="002451F9" w:rsidP="005316F9">
      <w:pPr>
        <w:shd w:val="clear" w:color="auto" w:fill="FFFFFF"/>
        <w:spacing w:after="120"/>
        <w:ind w:left="1080" w:right="580"/>
        <w:jc w:val="left"/>
        <w:rPr>
          <w:rFonts w:ascii="David" w:eastAsia="Times New Roman" w:hAnsi="David" w:cs="David"/>
          <w:sz w:val="24"/>
          <w:szCs w:val="24"/>
          <w:lang w:val="en-US"/>
        </w:rPr>
      </w:pPr>
      <w:r w:rsidRPr="008A45AC">
        <w:rPr>
          <w:rFonts w:ascii="David" w:eastAsia="Times New Roman" w:hAnsi="David" w:cs="David"/>
          <w:noProof/>
          <w:sz w:val="24"/>
          <w:szCs w:val="24"/>
          <w:lang w:val="en-US"/>
        </w:rPr>
        <w:lastRenderedPageBreak/>
        <w:drawing>
          <wp:inline distT="0" distB="0" distL="0" distR="0" wp14:anchorId="410A5E4C" wp14:editId="72E9182F">
            <wp:extent cx="8423748" cy="4061259"/>
            <wp:effectExtent l="9525" t="0" r="6350" b="6350"/>
            <wp:docPr id="1379396995"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rot="5400000">
                      <a:off x="0" y="0"/>
                      <a:ext cx="8438142" cy="4068199"/>
                    </a:xfrm>
                    <a:prstGeom prst="rect">
                      <a:avLst/>
                    </a:prstGeom>
                    <a:noFill/>
                    <a:ln>
                      <a:noFill/>
                    </a:ln>
                  </pic:spPr>
                </pic:pic>
              </a:graphicData>
            </a:graphic>
          </wp:inline>
        </w:drawing>
      </w:r>
    </w:p>
    <w:p w14:paraId="48FFF6F0" w14:textId="6649A0CE" w:rsidR="0002732D" w:rsidRPr="008A45AC" w:rsidRDefault="0002732D" w:rsidP="005316F9">
      <w:pPr>
        <w:shd w:val="clear" w:color="auto" w:fill="FFFFFF"/>
        <w:spacing w:after="120"/>
        <w:ind w:left="1080" w:right="580"/>
        <w:rPr>
          <w:rFonts w:ascii="David" w:eastAsia="Times New Roman" w:hAnsi="David" w:cs="David"/>
          <w:i/>
          <w:iCs/>
          <w:sz w:val="24"/>
          <w:szCs w:val="24"/>
          <w:lang w:val="en-US"/>
        </w:rPr>
      </w:pPr>
      <w:r w:rsidRPr="008A45AC">
        <w:rPr>
          <w:rFonts w:ascii="David" w:eastAsia="Times New Roman" w:hAnsi="David" w:cs="David"/>
          <w:sz w:val="24"/>
          <w:szCs w:val="24"/>
          <w:lang w:val="en-US"/>
        </w:rPr>
        <w:t xml:space="preserve">Figure </w:t>
      </w:r>
      <w:del w:id="434" w:author="Yoni Grinberg" w:date="2026-06-22T12:07:00Z" w16du:dateUtc="2026-06-22T09:07:00Z">
        <w:r w:rsidR="008B1CF7" w:rsidDel="00696D84">
          <w:rPr>
            <w:rFonts w:ascii="David" w:eastAsia="Times New Roman" w:hAnsi="David" w:cs="David"/>
            <w:sz w:val="24"/>
            <w:szCs w:val="24"/>
            <w:lang w:val="en-US"/>
          </w:rPr>
          <w:delText>11</w:delText>
        </w:r>
      </w:del>
      <w:ins w:id="435" w:author="Yoni Grinberg" w:date="2026-06-22T12:07:00Z" w16du:dateUtc="2026-06-22T09:07:00Z">
        <w:r w:rsidR="00696D84">
          <w:rPr>
            <w:rFonts w:ascii="David" w:eastAsia="Times New Roman" w:hAnsi="David" w:cs="David"/>
            <w:sz w:val="24"/>
            <w:szCs w:val="24"/>
            <w:lang w:val="en-US"/>
          </w:rPr>
          <w:t>14</w:t>
        </w:r>
      </w:ins>
      <w:r w:rsidRPr="008A45AC">
        <w:rPr>
          <w:rFonts w:ascii="David" w:eastAsia="Times New Roman" w:hAnsi="David" w:cs="David"/>
          <w:sz w:val="24"/>
          <w:szCs w:val="24"/>
          <w:lang w:val="en-US"/>
        </w:rPr>
        <w:t>:</w:t>
      </w:r>
      <w:r w:rsidR="009056A1" w:rsidRPr="008A45AC">
        <w:rPr>
          <w:rFonts w:ascii="David" w:eastAsia="Times New Roman" w:hAnsi="David" w:cs="David"/>
          <w:sz w:val="24"/>
          <w:szCs w:val="24"/>
          <w:lang w:val="en-US"/>
        </w:rPr>
        <w:t xml:space="preserve"> Activity Diagram: </w:t>
      </w:r>
      <w:r w:rsidRPr="008A45AC">
        <w:rPr>
          <w:rFonts w:ascii="David" w:eastAsia="Times New Roman" w:hAnsi="David" w:cs="David"/>
          <w:sz w:val="24"/>
          <w:szCs w:val="24"/>
          <w:lang w:val="en-US"/>
        </w:rPr>
        <w:t>Data Framing and Physical Layer</w:t>
      </w:r>
    </w:p>
    <w:p w14:paraId="6118A201" w14:textId="0E81454F" w:rsidR="00EA10D1" w:rsidRPr="008304F4" w:rsidRDefault="001E3C0E" w:rsidP="00F96F2C">
      <w:pPr>
        <w:shd w:val="clear" w:color="auto" w:fill="FFFFFF"/>
        <w:spacing w:after="120"/>
        <w:ind w:right="580"/>
        <w:jc w:val="left"/>
        <w:rPr>
          <w:rFonts w:ascii="David" w:eastAsia="Times New Roman" w:hAnsi="David" w:cs="David"/>
          <w:b/>
          <w:bCs/>
          <w:sz w:val="32"/>
          <w:szCs w:val="32"/>
          <w:lang w:val="en-US"/>
        </w:rPr>
      </w:pPr>
      <w:r w:rsidRPr="008A45AC">
        <w:rPr>
          <w:rFonts w:ascii="David" w:hAnsi="David" w:cs="David"/>
          <w:b/>
          <w:bCs/>
          <w:sz w:val="32"/>
          <w:szCs w:val="32"/>
          <w:lang w:val="en-US"/>
        </w:rPr>
        <w:lastRenderedPageBreak/>
        <w:t xml:space="preserve">Chapter </w:t>
      </w:r>
      <w:del w:id="436" w:author="Yoni Grinberg" w:date="2026-06-22T12:27:00Z" w16du:dateUtc="2026-06-22T09:27:00Z">
        <w:r w:rsidRPr="008A45AC" w:rsidDel="00EA71C1">
          <w:rPr>
            <w:rFonts w:ascii="David" w:hAnsi="David" w:cs="David"/>
            <w:b/>
            <w:bCs/>
            <w:sz w:val="32"/>
            <w:szCs w:val="32"/>
            <w:lang w:val="en-US"/>
          </w:rPr>
          <w:delText>6</w:delText>
        </w:r>
      </w:del>
      <w:ins w:id="437" w:author="Yoni Grinberg" w:date="2026-06-22T12:27:00Z" w16du:dateUtc="2026-06-22T09:27:00Z">
        <w:r w:rsidR="00EA71C1">
          <w:rPr>
            <w:rFonts w:ascii="David" w:hAnsi="David" w:cs="David"/>
            <w:b/>
            <w:bCs/>
            <w:sz w:val="32"/>
            <w:szCs w:val="32"/>
            <w:lang w:val="en-US"/>
          </w:rPr>
          <w:t>7</w:t>
        </w:r>
      </w:ins>
      <w:r w:rsidR="00DA341C" w:rsidRPr="008A45AC">
        <w:rPr>
          <w:rFonts w:ascii="David" w:eastAsia="Times New Roman" w:hAnsi="David" w:cs="David"/>
          <w:sz w:val="32"/>
          <w:szCs w:val="32"/>
          <w:lang w:val="en-US"/>
        </w:rPr>
        <w:t>.</w:t>
      </w:r>
      <w:r w:rsidR="00EA10D1" w:rsidRPr="008A45AC">
        <w:rPr>
          <w:rFonts w:ascii="David" w:eastAsia="Times New Roman" w:hAnsi="David" w:cs="David"/>
          <w:sz w:val="32"/>
          <w:szCs w:val="32"/>
          <w:lang w:val="en-US"/>
        </w:rPr>
        <w:t xml:space="preserve"> </w:t>
      </w:r>
      <w:r w:rsidRPr="008304F4">
        <w:rPr>
          <w:rFonts w:ascii="David" w:eastAsia="Times New Roman" w:hAnsi="David" w:cs="David"/>
          <w:b/>
          <w:bCs/>
          <w:sz w:val="32"/>
          <w:szCs w:val="32"/>
          <w:lang w:val="en-US"/>
        </w:rPr>
        <w:t>Testing</w:t>
      </w:r>
      <w:r w:rsidR="00963D3D" w:rsidRPr="008304F4">
        <w:rPr>
          <w:rFonts w:ascii="David" w:eastAsia="Times New Roman" w:hAnsi="David" w:cs="David"/>
          <w:b/>
          <w:bCs/>
          <w:sz w:val="32"/>
          <w:szCs w:val="32"/>
          <w:lang w:val="en-US"/>
        </w:rPr>
        <w:t xml:space="preserve"> and Reality</w:t>
      </w:r>
    </w:p>
    <w:p w14:paraId="3AF48523" w14:textId="50C196B2"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del w:id="438" w:author="Yoni Grinberg" w:date="2026-06-22T12:27:00Z" w16du:dateUtc="2026-06-22T09:27:00Z">
        <w:r w:rsidRPr="008A45AC" w:rsidDel="00EA71C1">
          <w:rPr>
            <w:rFonts w:ascii="David" w:eastAsia="Times New Roman" w:hAnsi="David" w:cs="David"/>
            <w:b/>
            <w:bCs/>
            <w:sz w:val="24"/>
            <w:szCs w:val="24"/>
            <w:lang w:val="en-US"/>
          </w:rPr>
          <w:delText>6</w:delText>
        </w:r>
      </w:del>
      <w:ins w:id="439" w:author="Yoni Grinberg" w:date="2026-06-22T12:27:00Z" w16du:dateUtc="2026-06-22T09:27:00Z">
        <w:r w:rsidR="00EA71C1">
          <w:rPr>
            <w:rFonts w:ascii="David" w:eastAsia="Times New Roman" w:hAnsi="David" w:cs="David"/>
            <w:b/>
            <w:bCs/>
            <w:sz w:val="24"/>
            <w:szCs w:val="24"/>
            <w:lang w:val="en-US"/>
          </w:rPr>
          <w:t>7</w:t>
        </w:r>
      </w:ins>
      <w:r w:rsidRPr="008A45AC">
        <w:rPr>
          <w:rFonts w:ascii="David" w:eastAsia="Times New Roman" w:hAnsi="David" w:cs="David"/>
          <w:b/>
          <w:bCs/>
          <w:sz w:val="24"/>
          <w:szCs w:val="24"/>
          <w:lang w:val="en-US"/>
        </w:rPr>
        <w:t xml:space="preserve">.1. Bit Packing </w:t>
      </w:r>
      <w:r w:rsidR="00E24B12" w:rsidRPr="008A45AC">
        <w:rPr>
          <w:rFonts w:ascii="David" w:eastAsia="Times New Roman" w:hAnsi="David" w:cs="David"/>
          <w:b/>
          <w:bCs/>
          <w:sz w:val="24"/>
          <w:szCs w:val="24"/>
          <w:lang w:val="en-US"/>
        </w:rPr>
        <w:t xml:space="preserve">And </w:t>
      </w:r>
      <w:r w:rsidRPr="008A45AC">
        <w:rPr>
          <w:rFonts w:ascii="David" w:eastAsia="Times New Roman" w:hAnsi="David" w:cs="David"/>
          <w:b/>
          <w:bCs/>
          <w:sz w:val="24"/>
          <w:szCs w:val="24"/>
          <w:lang w:val="en-US"/>
        </w:rPr>
        <w:t>Fragmentation Logic</w:t>
      </w:r>
    </w:p>
    <w:p w14:paraId="51A4558C"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Verify that the ConstructPacket function correctly packs the "Total Packets" and "Current Index" integers into a single byte.</w:t>
      </w:r>
    </w:p>
    <w:p w14:paraId="2872C0CA"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Input Total=3, Index=2. Run the bit-packing logic.</w:t>
      </w:r>
    </w:p>
    <w:p w14:paraId="555AD28F" w14:textId="77777777" w:rsidR="00EA10D1" w:rsidRPr="008A45AC" w:rsidRDefault="00EA10D1" w:rsidP="00F96F2C">
      <w:pPr>
        <w:numPr>
          <w:ilvl w:val="0"/>
          <w:numId w:val="15"/>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resulting byte must equal 0x32 (Binary 00110010).</w:t>
      </w:r>
    </w:p>
    <w:p w14:paraId="184C953D" w14:textId="4D26F950" w:rsidR="00EA10D1" w:rsidRPr="008A45AC" w:rsidRDefault="00EA10D1" w:rsidP="00E30A60">
      <w:pPr>
        <w:shd w:val="clear" w:color="auto" w:fill="FFFFFF"/>
        <w:spacing w:after="120"/>
        <w:ind w:right="580"/>
        <w:jc w:val="left"/>
        <w:rPr>
          <w:rFonts w:ascii="David" w:eastAsia="Times New Roman" w:hAnsi="David" w:cs="David"/>
          <w:sz w:val="24"/>
          <w:szCs w:val="24"/>
          <w:lang w:val="en-US"/>
        </w:rPr>
      </w:pPr>
      <w:del w:id="440" w:author="Yoni Grinberg" w:date="2026-06-22T12:27:00Z" w16du:dateUtc="2026-06-22T09:27:00Z">
        <w:r w:rsidRPr="008A45AC" w:rsidDel="00EA71C1">
          <w:rPr>
            <w:rFonts w:ascii="David" w:eastAsia="Times New Roman" w:hAnsi="David" w:cs="David"/>
            <w:b/>
            <w:bCs/>
            <w:sz w:val="24"/>
            <w:szCs w:val="24"/>
            <w:lang w:val="en-US"/>
          </w:rPr>
          <w:delText>6</w:delText>
        </w:r>
      </w:del>
      <w:ins w:id="441" w:author="Yoni Grinberg" w:date="2026-06-22T12:27:00Z" w16du:dateUtc="2026-06-22T09:27:00Z">
        <w:r w:rsidR="00EA71C1">
          <w:rPr>
            <w:rFonts w:ascii="David" w:eastAsia="Times New Roman" w:hAnsi="David" w:cs="David"/>
            <w:b/>
            <w:bCs/>
            <w:sz w:val="24"/>
            <w:szCs w:val="24"/>
            <w:lang w:val="en-US"/>
          </w:rPr>
          <w:t>7</w:t>
        </w:r>
      </w:ins>
      <w:r w:rsidRPr="008A45AC">
        <w:rPr>
          <w:rFonts w:ascii="David" w:eastAsia="Times New Roman" w:hAnsi="David" w:cs="David"/>
          <w:b/>
          <w:bCs/>
          <w:sz w:val="24"/>
          <w:szCs w:val="24"/>
          <w:lang w:val="en-US"/>
        </w:rPr>
        <w:t xml:space="preserve">.1.1. </w:t>
      </w:r>
      <w:r w:rsidR="00E30A60" w:rsidRPr="008A45AC">
        <w:rPr>
          <w:rFonts w:ascii="David" w:eastAsia="Times New Roman" w:hAnsi="David" w:cs="David"/>
          <w:b/>
          <w:bCs/>
          <w:sz w:val="24"/>
          <w:szCs w:val="24"/>
          <w:lang w:val="en-US"/>
        </w:rPr>
        <w:t>CRC Calculation Accuracy</w:t>
      </w:r>
    </w:p>
    <w:p w14:paraId="4D05FE1B" w14:textId="35542FE2"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Validate the integrity of the </w:t>
      </w:r>
      <w:r w:rsidR="00E30A60" w:rsidRPr="008A45AC">
        <w:rPr>
          <w:rFonts w:ascii="David" w:eastAsia="Times New Roman" w:hAnsi="David" w:cs="David"/>
          <w:sz w:val="24"/>
          <w:szCs w:val="24"/>
          <w:lang w:val="en-US"/>
        </w:rPr>
        <w:t xml:space="preserve">CRC </w:t>
      </w:r>
      <w:r w:rsidRPr="008A45AC">
        <w:rPr>
          <w:rFonts w:ascii="David" w:eastAsia="Times New Roman" w:hAnsi="David" w:cs="David"/>
          <w:sz w:val="24"/>
          <w:szCs w:val="24"/>
          <w:lang w:val="en-US"/>
        </w:rPr>
        <w:t>checksum algorithm.</w:t>
      </w:r>
    </w:p>
    <w:p w14:paraId="79F22D71" w14:textId="77AD3021" w:rsidR="00EA10D1" w:rsidRPr="008A45AC" w:rsidRDefault="00EA10D1" w:rsidP="00E30A60">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Manually calculate the </w:t>
      </w:r>
      <w:r w:rsidR="00E30A60" w:rsidRPr="008A45AC">
        <w:rPr>
          <w:rFonts w:ascii="David" w:eastAsia="Times New Roman" w:hAnsi="David" w:cs="David"/>
          <w:sz w:val="24"/>
          <w:szCs w:val="24"/>
          <w:lang w:val="en-US"/>
        </w:rPr>
        <w:t xml:space="preserve">CRC </w:t>
      </w:r>
      <w:r w:rsidR="008A45AC" w:rsidRPr="008A45AC">
        <w:rPr>
          <w:rFonts w:ascii="David" w:eastAsia="Times New Roman" w:hAnsi="David" w:cs="David"/>
          <w:sz w:val="24"/>
          <w:szCs w:val="24"/>
          <w:lang w:val="en-US"/>
        </w:rPr>
        <w:t>value of</w:t>
      </w:r>
      <w:r w:rsidRPr="008A45AC">
        <w:rPr>
          <w:rFonts w:ascii="David" w:eastAsia="Times New Roman" w:hAnsi="David" w:cs="David"/>
          <w:sz w:val="24"/>
          <w:szCs w:val="24"/>
          <w:lang w:val="en-US"/>
        </w:rPr>
        <w:t xml:space="preserve"> the string "TEST". Run the code’s checksum function on the same string.</w:t>
      </w:r>
    </w:p>
    <w:p w14:paraId="5AC64DDF" w14:textId="77777777" w:rsidR="00EA10D1" w:rsidRPr="008A45AC" w:rsidRDefault="00EA10D1" w:rsidP="00F96F2C">
      <w:pPr>
        <w:numPr>
          <w:ilvl w:val="0"/>
          <w:numId w:val="16"/>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Success Criteria:</w:t>
      </w:r>
      <w:r w:rsidRPr="008A45AC">
        <w:rPr>
          <w:rFonts w:ascii="David" w:eastAsia="Times New Roman" w:hAnsi="David" w:cs="David"/>
          <w:sz w:val="24"/>
          <w:szCs w:val="24"/>
          <w:lang w:val="en-US"/>
        </w:rPr>
        <w:t xml:space="preserve"> The code output must match the manual calculation exactly.</w:t>
      </w:r>
    </w:p>
    <w:p w14:paraId="04A64DBD" w14:textId="3608077C" w:rsidR="00EA10D1" w:rsidRPr="008A45AC" w:rsidRDefault="00EA10D1" w:rsidP="00F96F2C">
      <w:pPr>
        <w:shd w:val="clear" w:color="auto" w:fill="FFFFFF"/>
        <w:spacing w:after="120"/>
        <w:ind w:right="580"/>
        <w:jc w:val="left"/>
        <w:rPr>
          <w:rFonts w:ascii="David" w:eastAsia="Times New Roman" w:hAnsi="David" w:cs="David"/>
          <w:sz w:val="24"/>
          <w:szCs w:val="24"/>
          <w:lang w:val="en-US"/>
        </w:rPr>
      </w:pPr>
      <w:del w:id="442" w:author="Yoni Grinberg" w:date="2026-06-22T12:27:00Z" w16du:dateUtc="2026-06-22T09:27:00Z">
        <w:r w:rsidRPr="008A45AC" w:rsidDel="00EA71C1">
          <w:rPr>
            <w:rFonts w:ascii="David" w:eastAsia="Times New Roman" w:hAnsi="David" w:cs="David"/>
            <w:b/>
            <w:bCs/>
            <w:sz w:val="24"/>
            <w:szCs w:val="24"/>
            <w:lang w:val="en-US"/>
          </w:rPr>
          <w:delText>6</w:delText>
        </w:r>
      </w:del>
      <w:ins w:id="443" w:author="Yoni Grinberg" w:date="2026-06-22T12:27:00Z" w16du:dateUtc="2026-06-22T09:27:00Z">
        <w:r w:rsidR="00EA71C1">
          <w:rPr>
            <w:rFonts w:ascii="David" w:eastAsia="Times New Roman" w:hAnsi="David" w:cs="David"/>
            <w:b/>
            <w:bCs/>
            <w:sz w:val="24"/>
            <w:szCs w:val="24"/>
            <w:lang w:val="en-US"/>
          </w:rPr>
          <w:t>7</w:t>
        </w:r>
      </w:ins>
      <w:r w:rsidRPr="008A45AC">
        <w:rPr>
          <w:rFonts w:ascii="David" w:eastAsia="Times New Roman" w:hAnsi="David" w:cs="David"/>
          <w:b/>
          <w:bCs/>
          <w:sz w:val="24"/>
          <w:szCs w:val="24"/>
          <w:lang w:val="en-US"/>
        </w:rPr>
        <w:t>.1.2 Packet Serialization</w:t>
      </w:r>
    </w:p>
    <w:p w14:paraId="7B010A72" w14:textId="77777777" w:rsidR="00EA10D1" w:rsidRPr="008A45AC"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Objective:</w:t>
      </w:r>
      <w:r w:rsidRPr="008A45AC">
        <w:rPr>
          <w:rFonts w:ascii="David" w:eastAsia="Times New Roman" w:hAnsi="David" w:cs="David"/>
          <w:sz w:val="24"/>
          <w:szCs w:val="24"/>
          <w:lang w:val="en-US"/>
        </w:rPr>
        <w:t xml:space="preserve"> Ensure that the raw string is correctly converted into the binary protocol frame.</w:t>
      </w:r>
    </w:p>
    <w:p w14:paraId="71FABFDB" w14:textId="04CC46AF"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8A45AC">
        <w:rPr>
          <w:rFonts w:ascii="David" w:eastAsia="Times New Roman" w:hAnsi="David" w:cs="David"/>
          <w:b/>
          <w:bCs/>
          <w:sz w:val="24"/>
          <w:szCs w:val="24"/>
          <w:lang w:val="en-US"/>
        </w:rPr>
        <w:t>Procedure:</w:t>
      </w:r>
      <w:r w:rsidRPr="008A45AC">
        <w:rPr>
          <w:rFonts w:ascii="David" w:eastAsia="Times New Roman" w:hAnsi="David" w:cs="David"/>
          <w:sz w:val="24"/>
          <w:szCs w:val="24"/>
          <w:lang w:val="en-US"/>
        </w:rPr>
        <w:t xml:space="preserve"> Pass the </w:t>
      </w:r>
      <w:r w:rsidR="008A45AC" w:rsidRPr="008A45AC">
        <w:rPr>
          <w:rFonts w:ascii="David" w:eastAsia="Times New Roman" w:hAnsi="David" w:cs="David"/>
          <w:sz w:val="24"/>
          <w:szCs w:val="24"/>
          <w:lang w:val="en-US"/>
        </w:rPr>
        <w:t xml:space="preserve">string </w:t>
      </w:r>
      <w:r w:rsidR="008A45AC" w:rsidRPr="008A45AC">
        <w:rPr>
          <w:rFonts w:ascii="David" w:eastAsia="Times New Roman" w:hAnsi="David" w:cs="David" w:hint="cs"/>
          <w:sz w:val="24"/>
          <w:szCs w:val="24"/>
          <w:rtl/>
          <w:lang w:val="en-US"/>
        </w:rPr>
        <w:t>“</w:t>
      </w:r>
      <w:r w:rsidRPr="00F970E0">
        <w:rPr>
          <w:rFonts w:ascii="David" w:eastAsia="Times New Roman" w:hAnsi="David" w:cs="David"/>
          <w:sz w:val="24"/>
          <w:szCs w:val="24"/>
          <w:lang w:val="en-US"/>
        </w:rPr>
        <w:t>TEST" to the serializer. Inspect the output bit array.</w:t>
      </w:r>
    </w:p>
    <w:p w14:paraId="3B9F2BEC" w14:textId="77777777" w:rsidR="00EA10D1" w:rsidRPr="00F970E0" w:rsidRDefault="00EA10D1" w:rsidP="00F96F2C">
      <w:pPr>
        <w:numPr>
          <w:ilvl w:val="0"/>
          <w:numId w:val="17"/>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array must follow the strict order: Preamble -&gt; Sync -&gt; Frag -&gt; Length -&gt; Payload -&gt; Checksum.</w:t>
      </w:r>
    </w:p>
    <w:p w14:paraId="6464BDD8" w14:textId="62F89B8C"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del w:id="444" w:author="Yoni Grinberg" w:date="2026-06-22T12:27:00Z" w16du:dateUtc="2026-06-22T09:27:00Z">
        <w:r w:rsidRPr="00F970E0" w:rsidDel="00EA71C1">
          <w:rPr>
            <w:rFonts w:ascii="David" w:eastAsia="Times New Roman" w:hAnsi="David" w:cs="David"/>
            <w:b/>
            <w:bCs/>
            <w:sz w:val="24"/>
            <w:szCs w:val="24"/>
            <w:lang w:val="en-US"/>
          </w:rPr>
          <w:delText>6</w:delText>
        </w:r>
      </w:del>
      <w:ins w:id="445"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.1.3 Frequency Analysis Algorithm</w:t>
      </w:r>
    </w:p>
    <w:p w14:paraId="07D401C1"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FFT logic using a mathematically generated array</w:t>
      </w:r>
    </w:p>
    <w:p w14:paraId="6B540D5F" w14:textId="77777777"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Feed an array containing a pure mathematical sine wave of 18kHz into the detection function.</w:t>
      </w:r>
    </w:p>
    <w:p w14:paraId="1291E190" w14:textId="0F3C03E8" w:rsidR="00EA10D1" w:rsidRPr="00F970E0" w:rsidRDefault="00EA10D1" w:rsidP="00F96F2C">
      <w:pPr>
        <w:numPr>
          <w:ilvl w:val="0"/>
          <w:numId w:val="18"/>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algorithm must </w:t>
      </w:r>
      <w:r w:rsidR="00AC4107" w:rsidRPr="00F970E0">
        <w:rPr>
          <w:rFonts w:ascii="David" w:eastAsia="Times New Roman" w:hAnsi="David" w:cs="David"/>
          <w:sz w:val="24"/>
          <w:szCs w:val="24"/>
          <w:lang w:val="en-US"/>
        </w:rPr>
        <w:t>return to</w:t>
      </w:r>
      <w:r w:rsidRPr="00F970E0">
        <w:rPr>
          <w:rFonts w:ascii="David" w:eastAsia="Times New Roman" w:hAnsi="David" w:cs="David"/>
          <w:sz w:val="24"/>
          <w:szCs w:val="24"/>
          <w:lang w:val="en-US"/>
        </w:rPr>
        <w:t xml:space="preserve"> a significantly higher magnitude for the 18kHz bin compared to the 20kHz bin.</w:t>
      </w:r>
    </w:p>
    <w:p w14:paraId="01870218" w14:textId="50F21E58"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del w:id="446" w:author="Yoni Grinberg" w:date="2026-06-22T12:27:00Z" w16du:dateUtc="2026-06-22T09:27:00Z">
        <w:r w:rsidRPr="00F970E0" w:rsidDel="00EA71C1">
          <w:rPr>
            <w:rFonts w:ascii="David" w:eastAsia="Times New Roman" w:hAnsi="David" w:cs="David"/>
            <w:b/>
            <w:bCs/>
            <w:sz w:val="24"/>
            <w:szCs w:val="24"/>
            <w:lang w:val="en-US"/>
          </w:rPr>
          <w:delText>6</w:delText>
        </w:r>
      </w:del>
      <w:ins w:id="447"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 xml:space="preserve">.2 Physical Layer Testing </w:t>
      </w:r>
    </w:p>
    <w:p w14:paraId="33680FB6" w14:textId="13F13FC0"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del w:id="448" w:author="Yoni Grinberg" w:date="2026-06-22T12:27:00Z" w16du:dateUtc="2026-06-22T09:27:00Z">
        <w:r w:rsidRPr="00F970E0" w:rsidDel="00EA71C1">
          <w:rPr>
            <w:rFonts w:ascii="David" w:eastAsia="Times New Roman" w:hAnsi="David" w:cs="David"/>
            <w:b/>
            <w:bCs/>
            <w:sz w:val="24"/>
            <w:szCs w:val="24"/>
            <w:lang w:val="en-US"/>
          </w:rPr>
          <w:delText>6</w:delText>
        </w:r>
      </w:del>
      <w:ins w:id="449"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 xml:space="preserve">.2.1. Bit Duration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Timing</w:t>
      </w:r>
    </w:p>
    <w:p w14:paraId="3A2F8D6A"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Confirm that each bit lasts exactly 0.5ms as defined.</w:t>
      </w:r>
    </w:p>
    <w:p w14:paraId="4D50E7BF"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Record the transmission of a single bit using an external PC with audio editing software (Audacity). Measure the waveform length.</w:t>
      </w:r>
    </w:p>
    <w:p w14:paraId="33D77071" w14:textId="77777777" w:rsidR="00EA10D1" w:rsidRPr="00F970E0" w:rsidRDefault="00EA10D1" w:rsidP="00F96F2C">
      <w:pPr>
        <w:numPr>
          <w:ilvl w:val="0"/>
          <w:numId w:val="19"/>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waveform duration must be 0.5ms </w:t>
      </w:r>
    </w:p>
    <w:p w14:paraId="6B0161A9" w14:textId="77777777" w:rsidR="00EA10D1" w:rsidRPr="00F970E0" w:rsidRDefault="00EA10D1" w:rsidP="00F96F2C">
      <w:pPr>
        <w:shd w:val="clear" w:color="auto" w:fill="FFFFFF"/>
        <w:spacing w:after="120"/>
        <w:ind w:left="1083" w:right="580"/>
        <w:jc w:val="left"/>
        <w:rPr>
          <w:rFonts w:ascii="David" w:eastAsia="Times New Roman" w:hAnsi="David" w:cs="David"/>
          <w:sz w:val="24"/>
          <w:szCs w:val="24"/>
          <w:lang w:val="en-US"/>
        </w:rPr>
      </w:pPr>
    </w:p>
    <w:p w14:paraId="2F0C7C98" w14:textId="6D8D28DE"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del w:id="450" w:author="Yoni Grinberg" w:date="2026-06-22T12:27:00Z" w16du:dateUtc="2026-06-22T09:27:00Z">
        <w:r w:rsidRPr="00F970E0" w:rsidDel="00EA71C1">
          <w:rPr>
            <w:rFonts w:ascii="David" w:eastAsia="Times New Roman" w:hAnsi="David" w:cs="David"/>
            <w:b/>
            <w:bCs/>
            <w:sz w:val="24"/>
            <w:szCs w:val="24"/>
            <w:lang w:val="en-US"/>
          </w:rPr>
          <w:delText>6</w:delText>
        </w:r>
      </w:del>
      <w:ins w:id="451"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.3. Integration Testing</w:t>
      </w:r>
    </w:p>
    <w:p w14:paraId="0D1491CA" w14:textId="78CF557D"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del w:id="452" w:author="Yoni Grinberg" w:date="2026-06-22T12:27:00Z" w16du:dateUtc="2026-06-22T09:27:00Z">
        <w:r w:rsidRPr="00F970E0" w:rsidDel="00EA71C1">
          <w:rPr>
            <w:rFonts w:ascii="David" w:eastAsia="Times New Roman" w:hAnsi="David" w:cs="David"/>
            <w:b/>
            <w:bCs/>
            <w:sz w:val="24"/>
            <w:szCs w:val="24"/>
            <w:lang w:val="en-US"/>
          </w:rPr>
          <w:delText>6</w:delText>
        </w:r>
      </w:del>
      <w:ins w:id="453"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.3.1. Single Packet Transmission</w:t>
      </w:r>
    </w:p>
    <w:p w14:paraId="6929993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Test the successful transfer of a short message.</w:t>
      </w:r>
    </w:p>
    <w:p w14:paraId="7BE6F072"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sends the string "TEST".</w:t>
      </w:r>
    </w:p>
    <w:p w14:paraId="65A34B16" w14:textId="77777777" w:rsidR="00EA10D1" w:rsidRPr="00F970E0" w:rsidRDefault="00EA10D1" w:rsidP="00F96F2C">
      <w:pPr>
        <w:numPr>
          <w:ilvl w:val="0"/>
          <w:numId w:val="20"/>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Rx decodes the message correctly, checksum validation passes, and the text "TEST" appears on the screen.</w:t>
      </w:r>
    </w:p>
    <w:p w14:paraId="448466A1" w14:textId="0FB32C8F"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del w:id="454" w:author="Yoni Grinberg" w:date="2026-06-22T12:27:00Z" w16du:dateUtc="2026-06-22T09:27:00Z">
        <w:r w:rsidRPr="00F970E0" w:rsidDel="00EA71C1">
          <w:rPr>
            <w:rFonts w:ascii="David" w:eastAsia="Times New Roman" w:hAnsi="David" w:cs="David"/>
            <w:b/>
            <w:bCs/>
            <w:sz w:val="24"/>
            <w:szCs w:val="24"/>
            <w:lang w:val="en-US"/>
          </w:rPr>
          <w:delText>6</w:delText>
        </w:r>
      </w:del>
      <w:ins w:id="455"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.3.2. RTS/CTS Handshake Verification</w:t>
      </w:r>
    </w:p>
    <w:p w14:paraId="26620DF3"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lastRenderedPageBreak/>
        <w:t>Objective:</w:t>
      </w:r>
      <w:r w:rsidRPr="00F970E0">
        <w:rPr>
          <w:rFonts w:ascii="David" w:eastAsia="Times New Roman" w:hAnsi="David" w:cs="David"/>
          <w:sz w:val="24"/>
          <w:szCs w:val="24"/>
          <w:lang w:val="en-US"/>
        </w:rPr>
        <w:t xml:space="preserve"> Ensure the collision avoidance mechanism works.</w:t>
      </w:r>
    </w:p>
    <w:p w14:paraId="1ABDE67E"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Tx initiates a transmission.</w:t>
      </w:r>
    </w:p>
    <w:p w14:paraId="024020A1" w14:textId="77777777" w:rsidR="00EA10D1" w:rsidRPr="00F970E0" w:rsidRDefault="00EA10D1" w:rsidP="00F96F2C">
      <w:pPr>
        <w:numPr>
          <w:ilvl w:val="0"/>
          <w:numId w:val="21"/>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Tx waits for CTS. Rx sends CTS upon hearing RTS. Tx only begins data transmission </w:t>
      </w:r>
      <w:r w:rsidRPr="00F970E0">
        <w:rPr>
          <w:rFonts w:ascii="David" w:eastAsia="Times New Roman" w:hAnsi="David" w:cs="David"/>
          <w:i/>
          <w:iCs/>
          <w:sz w:val="24"/>
          <w:szCs w:val="24"/>
          <w:lang w:val="en-US"/>
        </w:rPr>
        <w:t>after</w:t>
      </w:r>
      <w:r w:rsidRPr="00F970E0">
        <w:rPr>
          <w:rFonts w:ascii="David" w:eastAsia="Times New Roman" w:hAnsi="David" w:cs="David"/>
          <w:sz w:val="24"/>
          <w:szCs w:val="24"/>
          <w:lang w:val="en-US"/>
        </w:rPr>
        <w:t xml:space="preserve"> receiving the CTS.</w:t>
      </w:r>
    </w:p>
    <w:p w14:paraId="633B1C6E" w14:textId="55706514"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del w:id="456" w:author="Yoni Grinberg" w:date="2026-06-22T12:27:00Z" w16du:dateUtc="2026-06-22T09:27:00Z">
        <w:r w:rsidRPr="00F970E0" w:rsidDel="00EA71C1">
          <w:rPr>
            <w:rFonts w:ascii="David" w:eastAsia="Times New Roman" w:hAnsi="David" w:cs="David"/>
            <w:b/>
            <w:bCs/>
            <w:sz w:val="24"/>
            <w:szCs w:val="24"/>
            <w:lang w:val="en-US"/>
          </w:rPr>
          <w:delText>6</w:delText>
        </w:r>
      </w:del>
      <w:ins w:id="457"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.4. Field Testing</w:t>
      </w:r>
    </w:p>
    <w:p w14:paraId="6DBE9B33" w14:textId="33A05DC3"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del w:id="458" w:author="Yoni Grinberg" w:date="2026-06-22T12:27:00Z" w16du:dateUtc="2026-06-22T09:27:00Z">
        <w:r w:rsidRPr="00F970E0" w:rsidDel="00EA71C1">
          <w:rPr>
            <w:rFonts w:ascii="David" w:eastAsia="Times New Roman" w:hAnsi="David" w:cs="David"/>
            <w:b/>
            <w:bCs/>
            <w:sz w:val="24"/>
            <w:szCs w:val="24"/>
            <w:lang w:val="en-US"/>
          </w:rPr>
          <w:delText>6</w:delText>
        </w:r>
      </w:del>
      <w:ins w:id="459"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.4.1 Maximum Effective Range</w:t>
      </w:r>
    </w:p>
    <w:p w14:paraId="4454DB4E"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Determine the maximum distance for reliable communication.</w:t>
      </w:r>
    </w:p>
    <w:p w14:paraId="066E08D8" w14:textId="77777777"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Place devices 10cm apart and increase distance in 10cm increments until decoding fails.</w:t>
      </w:r>
    </w:p>
    <w:p w14:paraId="46560136" w14:textId="1B70FEDC" w:rsidR="00EA10D1" w:rsidRPr="00F970E0" w:rsidRDefault="00EA10D1" w:rsidP="00F96F2C">
      <w:pPr>
        <w:numPr>
          <w:ilvl w:val="0"/>
          <w:numId w:val="23"/>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Document the distance where communication is failed.</w:t>
      </w:r>
    </w:p>
    <w:p w14:paraId="6C795E0A" w14:textId="09919216" w:rsidR="00EA10D1" w:rsidRPr="00F970E0" w:rsidRDefault="00EA10D1" w:rsidP="00F96F2C">
      <w:pPr>
        <w:shd w:val="clear" w:color="auto" w:fill="FFFFFF"/>
        <w:spacing w:after="120"/>
        <w:ind w:right="580"/>
        <w:jc w:val="left"/>
        <w:rPr>
          <w:rFonts w:ascii="David" w:eastAsia="Times New Roman" w:hAnsi="David" w:cs="David"/>
          <w:sz w:val="24"/>
          <w:szCs w:val="24"/>
          <w:lang w:val="en-US"/>
        </w:rPr>
      </w:pPr>
      <w:del w:id="460" w:author="Yoni Grinberg" w:date="2026-06-22T12:27:00Z" w16du:dateUtc="2026-06-22T09:27:00Z">
        <w:r w:rsidRPr="00F970E0" w:rsidDel="00EA71C1">
          <w:rPr>
            <w:rFonts w:ascii="David" w:eastAsia="Times New Roman" w:hAnsi="David" w:cs="David"/>
            <w:b/>
            <w:bCs/>
            <w:sz w:val="24"/>
            <w:szCs w:val="24"/>
            <w:lang w:val="en-US"/>
          </w:rPr>
          <w:delText>6</w:delText>
        </w:r>
      </w:del>
      <w:ins w:id="461"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.4.2 Noise Immunity</w:t>
      </w:r>
    </w:p>
    <w:p w14:paraId="07199548"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Validate performance in a noisy environment.</w:t>
      </w:r>
    </w:p>
    <w:p w14:paraId="7B809124"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Perform transmission while sending external noise near the receiver.</w:t>
      </w:r>
    </w:p>
    <w:p w14:paraId="0E4D15CE" w14:textId="77777777" w:rsidR="00EA10D1" w:rsidRPr="00F970E0" w:rsidRDefault="00EA10D1" w:rsidP="00F96F2C">
      <w:pPr>
        <w:numPr>
          <w:ilvl w:val="0"/>
          <w:numId w:val="24"/>
        </w:numPr>
        <w:shd w:val="clear" w:color="auto" w:fill="FFFFFF"/>
        <w:spacing w:after="120"/>
        <w:ind w:left="144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The system should successfully filter out the noise</w:t>
      </w:r>
    </w:p>
    <w:p w14:paraId="3E4A3FE6" w14:textId="0EBBCC27" w:rsidR="00EA10D1" w:rsidRPr="00F970E0" w:rsidRDefault="00EA10D1" w:rsidP="00F96F2C">
      <w:pPr>
        <w:shd w:val="clear" w:color="auto" w:fill="FFFFFF"/>
        <w:spacing w:after="120"/>
        <w:ind w:right="580"/>
        <w:jc w:val="left"/>
        <w:rPr>
          <w:rFonts w:ascii="David" w:eastAsia="Times New Roman" w:hAnsi="David" w:cs="David"/>
          <w:b/>
          <w:bCs/>
          <w:sz w:val="24"/>
          <w:szCs w:val="24"/>
          <w:lang w:val="en-US"/>
        </w:rPr>
      </w:pPr>
      <w:del w:id="462" w:author="Yoni Grinberg" w:date="2026-06-22T12:27:00Z" w16du:dateUtc="2026-06-22T09:27:00Z">
        <w:r w:rsidRPr="00F970E0" w:rsidDel="00EA71C1">
          <w:rPr>
            <w:rFonts w:ascii="David" w:eastAsia="Times New Roman" w:hAnsi="David" w:cs="David"/>
            <w:b/>
            <w:bCs/>
            <w:sz w:val="24"/>
            <w:szCs w:val="24"/>
            <w:lang w:val="en-US"/>
          </w:rPr>
          <w:delText>6</w:delText>
        </w:r>
      </w:del>
      <w:ins w:id="463"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.4.3 Wall/Barrier Penetration Test</w:t>
      </w:r>
    </w:p>
    <w:p w14:paraId="41824002"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Objective: Determine the signal's ability to diffract around or penetrate obstacles, verifying if direct Line-of-Sight (LOS) is mandatory.</w:t>
      </w:r>
    </w:p>
    <w:p w14:paraId="3CDE6451"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Procedure:</w:t>
      </w:r>
    </w:p>
    <w:p w14:paraId="3ABB5E3A"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Establish a stable connection between devices at a distance of 2 meters.</w:t>
      </w:r>
    </w:p>
    <w:p w14:paraId="411AB900" w14:textId="77777777" w:rsidR="00EA10D1" w:rsidRPr="00F970E0" w:rsidRDefault="00EA10D1" w:rsidP="00F96F2C">
      <w:pPr>
        <w:numPr>
          <w:ilvl w:val="1"/>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Place obstacles of increasing density directly between the speaker and microphone:</w:t>
      </w:r>
    </w:p>
    <w:p w14:paraId="39381E5A"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1: A sheet of paper.</w:t>
      </w:r>
    </w:p>
    <w:p w14:paraId="38F12502"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2: A human body.</w:t>
      </w:r>
    </w:p>
    <w:p w14:paraId="16258E0D" w14:textId="77777777" w:rsidR="00EA10D1" w:rsidRPr="00F970E0" w:rsidRDefault="00EA10D1" w:rsidP="00F96F2C">
      <w:pPr>
        <w:numPr>
          <w:ilvl w:val="2"/>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Level 3: A solid wooden door or wall.</w:t>
      </w:r>
    </w:p>
    <w:p w14:paraId="39C757C6" w14:textId="77777777" w:rsidR="00EA10D1" w:rsidRPr="00F970E0" w:rsidRDefault="00EA10D1" w:rsidP="00F96F2C">
      <w:pPr>
        <w:numPr>
          <w:ilvl w:val="0"/>
          <w:numId w:val="26"/>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Success Criteria:</w:t>
      </w:r>
    </w:p>
    <w:p w14:paraId="2F7F129C" w14:textId="77777777" w:rsidR="00EA10D1" w:rsidRPr="00F970E0" w:rsidRDefault="00EA10D1" w:rsidP="00F96F2C">
      <w:pPr>
        <w:numPr>
          <w:ilvl w:val="1"/>
          <w:numId w:val="27"/>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sz w:val="24"/>
          <w:szCs w:val="24"/>
          <w:lang w:val="en-US"/>
        </w:rPr>
        <w:t>Pass: The system must accurately report signal loss or checksum failure when the signal is blocked. It must not crash or display random garbage data.</w:t>
      </w:r>
    </w:p>
    <w:p w14:paraId="38F9AFAE" w14:textId="5008053E" w:rsidR="00EA10D1" w:rsidRPr="00F970E0" w:rsidRDefault="00EA10D1" w:rsidP="007F0BDD">
      <w:pPr>
        <w:shd w:val="clear" w:color="auto" w:fill="FFFFFF"/>
        <w:spacing w:after="120"/>
        <w:ind w:right="580"/>
        <w:jc w:val="left"/>
        <w:rPr>
          <w:rFonts w:ascii="David" w:eastAsia="Times New Roman" w:hAnsi="David" w:cs="David"/>
          <w:sz w:val="24"/>
          <w:szCs w:val="24"/>
          <w:lang w:val="en-US"/>
        </w:rPr>
      </w:pPr>
      <w:del w:id="464" w:author="Yoni Grinberg" w:date="2026-06-22T12:27:00Z" w16du:dateUtc="2026-06-22T09:27:00Z">
        <w:r w:rsidRPr="00F970E0" w:rsidDel="00EA71C1">
          <w:rPr>
            <w:rFonts w:ascii="David" w:eastAsia="Times New Roman" w:hAnsi="David" w:cs="David"/>
            <w:b/>
            <w:bCs/>
            <w:sz w:val="24"/>
            <w:szCs w:val="24"/>
            <w:lang w:val="en-US"/>
          </w:rPr>
          <w:delText>6</w:delText>
        </w:r>
      </w:del>
      <w:ins w:id="465" w:author="Yoni Grinberg" w:date="2026-06-22T12:27:00Z" w16du:dateUtc="2026-06-22T09:27:00Z">
        <w:r w:rsidR="00EA71C1">
          <w:rPr>
            <w:rFonts w:ascii="David" w:eastAsia="Times New Roman" w:hAnsi="David" w:cs="David"/>
            <w:b/>
            <w:bCs/>
            <w:sz w:val="24"/>
            <w:szCs w:val="24"/>
            <w:lang w:val="en-US"/>
          </w:rPr>
          <w:t>7</w:t>
        </w:r>
      </w:ins>
      <w:r w:rsidRPr="00F970E0">
        <w:rPr>
          <w:rFonts w:ascii="David" w:eastAsia="Times New Roman" w:hAnsi="David" w:cs="David"/>
          <w:b/>
          <w:bCs/>
          <w:sz w:val="24"/>
          <w:szCs w:val="24"/>
          <w:lang w:val="en-US"/>
        </w:rPr>
        <w:t xml:space="preserve">.4.4. Battery </w:t>
      </w:r>
      <w:r w:rsidR="00E24B12" w:rsidRPr="00F970E0">
        <w:rPr>
          <w:rFonts w:ascii="David" w:eastAsia="Times New Roman" w:hAnsi="David" w:cs="David"/>
          <w:b/>
          <w:bCs/>
          <w:sz w:val="24"/>
          <w:szCs w:val="24"/>
          <w:lang w:val="en-US"/>
        </w:rPr>
        <w:t xml:space="preserve">And </w:t>
      </w:r>
      <w:r w:rsidRPr="00F970E0">
        <w:rPr>
          <w:rFonts w:ascii="David" w:eastAsia="Times New Roman" w:hAnsi="David" w:cs="David"/>
          <w:b/>
          <w:bCs/>
          <w:sz w:val="24"/>
          <w:szCs w:val="24"/>
          <w:lang w:val="en-US"/>
        </w:rPr>
        <w:t>Thermal Stability</w:t>
      </w:r>
    </w:p>
    <w:p w14:paraId="5DD58B36"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Objective:</w:t>
      </w:r>
      <w:r w:rsidRPr="00F970E0">
        <w:rPr>
          <w:rFonts w:ascii="David" w:eastAsia="Times New Roman" w:hAnsi="David" w:cs="David"/>
          <w:sz w:val="24"/>
          <w:szCs w:val="24"/>
          <w:lang w:val="en-US"/>
        </w:rPr>
        <w:t xml:space="preserve"> Ensure the app does not crash or overheat during continuous use.</w:t>
      </w:r>
    </w:p>
    <w:p w14:paraId="644A9120" w14:textId="77777777" w:rsidR="00EA10D1" w:rsidRPr="00F970E0" w:rsidRDefault="00EA10D1" w:rsidP="00F96F2C">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Procedure:</w:t>
      </w:r>
      <w:r w:rsidRPr="00F970E0">
        <w:rPr>
          <w:rFonts w:ascii="David" w:eastAsia="Times New Roman" w:hAnsi="David" w:cs="David"/>
          <w:sz w:val="24"/>
          <w:szCs w:val="24"/>
          <w:lang w:val="en-US"/>
        </w:rPr>
        <w:t xml:space="preserve"> Run a continuous transmission loop for 10 minutes.</w:t>
      </w:r>
    </w:p>
    <w:p w14:paraId="3AAD7586" w14:textId="5A6F0C6C" w:rsidR="00540504" w:rsidRPr="00F970E0" w:rsidRDefault="00EA10D1" w:rsidP="00540504">
      <w:pPr>
        <w:numPr>
          <w:ilvl w:val="0"/>
          <w:numId w:val="25"/>
        </w:numPr>
        <w:shd w:val="clear" w:color="auto" w:fill="FFFFFF"/>
        <w:spacing w:after="120"/>
        <w:ind w:left="1080" w:right="580"/>
        <w:jc w:val="left"/>
        <w:rPr>
          <w:rFonts w:ascii="David" w:eastAsia="Times New Roman" w:hAnsi="David" w:cs="David"/>
          <w:sz w:val="24"/>
          <w:szCs w:val="24"/>
          <w:lang w:val="en-US"/>
        </w:rPr>
      </w:pPr>
      <w:r w:rsidRPr="00F970E0">
        <w:rPr>
          <w:rFonts w:ascii="David" w:eastAsia="Times New Roman" w:hAnsi="David" w:cs="David"/>
          <w:b/>
          <w:bCs/>
          <w:sz w:val="24"/>
          <w:szCs w:val="24"/>
          <w:lang w:val="en-US"/>
        </w:rPr>
        <w:t>Success Criteria:</w:t>
      </w:r>
      <w:r w:rsidRPr="00F970E0">
        <w:rPr>
          <w:rFonts w:ascii="David" w:eastAsia="Times New Roman" w:hAnsi="David" w:cs="David"/>
          <w:sz w:val="24"/>
          <w:szCs w:val="24"/>
          <w:lang w:val="en-US"/>
        </w:rPr>
        <w:t xml:space="preserve"> App remains stable, no "Application Not Responding" errors.</w:t>
      </w:r>
    </w:p>
    <w:p w14:paraId="335B4569" w14:textId="721A6A68" w:rsidR="003C4350" w:rsidRPr="008304F4" w:rsidRDefault="003C4350" w:rsidP="003C4350">
      <w:pPr>
        <w:shd w:val="clear" w:color="auto" w:fill="FFFFFF"/>
        <w:spacing w:after="120"/>
        <w:ind w:right="580"/>
        <w:jc w:val="left"/>
        <w:rPr>
          <w:rFonts w:ascii="David" w:eastAsia="Times New Roman" w:hAnsi="David" w:cs="David"/>
          <w:b/>
          <w:bCs/>
          <w:sz w:val="32"/>
          <w:szCs w:val="32"/>
          <w:lang w:val="en-US"/>
        </w:rPr>
      </w:pPr>
      <w:r w:rsidRPr="008304F4">
        <w:rPr>
          <w:rFonts w:ascii="David" w:hAnsi="David" w:cs="David"/>
          <w:b/>
          <w:bCs/>
          <w:sz w:val="32"/>
          <w:szCs w:val="32"/>
          <w:lang w:val="en-US"/>
        </w:rPr>
        <w:t xml:space="preserve">Chapter </w:t>
      </w:r>
      <w:del w:id="466" w:author="Yoni Grinberg" w:date="2026-06-22T12:27:00Z" w16du:dateUtc="2026-06-22T09:27:00Z">
        <w:r w:rsidRPr="008304F4" w:rsidDel="00EA71C1">
          <w:rPr>
            <w:rFonts w:ascii="David" w:eastAsia="Times New Roman" w:hAnsi="David" w:cs="David"/>
            <w:b/>
            <w:bCs/>
            <w:sz w:val="32"/>
            <w:szCs w:val="32"/>
            <w:rtl/>
            <w:lang w:val="en-US"/>
          </w:rPr>
          <w:delText>7</w:delText>
        </w:r>
      </w:del>
      <w:ins w:id="467" w:author="Yoni Grinberg" w:date="2026-06-22T12:27:00Z" w16du:dateUtc="2026-06-22T09:27:00Z">
        <w:r w:rsidR="00EA71C1">
          <w:rPr>
            <w:rFonts w:ascii="David" w:eastAsia="Times New Roman" w:hAnsi="David" w:cs="David"/>
            <w:b/>
            <w:bCs/>
            <w:sz w:val="32"/>
            <w:szCs w:val="32"/>
            <w:lang w:val="en-US"/>
          </w:rPr>
          <w:t>8</w:t>
        </w:r>
      </w:ins>
      <w:r w:rsidRPr="008304F4">
        <w:rPr>
          <w:rFonts w:ascii="David" w:eastAsia="Times New Roman" w:hAnsi="David" w:cs="David"/>
          <w:b/>
          <w:bCs/>
          <w:sz w:val="32"/>
          <w:szCs w:val="32"/>
          <w:lang w:val="en-US"/>
        </w:rPr>
        <w:t>. FR</w:t>
      </w:r>
      <w:r w:rsidRPr="008304F4">
        <w:rPr>
          <w:rFonts w:ascii="David" w:eastAsia="Times New Roman" w:hAnsi="David" w:cs="David"/>
          <w:b/>
          <w:bCs/>
          <w:sz w:val="32"/>
          <w:szCs w:val="32"/>
          <w:rtl/>
          <w:lang w:val="en-US"/>
        </w:rPr>
        <w:t>\</w:t>
      </w:r>
      <w:r w:rsidRPr="008304F4">
        <w:rPr>
          <w:rFonts w:ascii="David" w:eastAsia="Times New Roman" w:hAnsi="David" w:cs="David"/>
          <w:b/>
          <w:bCs/>
          <w:sz w:val="32"/>
          <w:szCs w:val="32"/>
          <w:lang w:val="en-US"/>
        </w:rPr>
        <w:t xml:space="preserve">NFR REQUIREMENTS: </w:t>
      </w:r>
    </w:p>
    <w:p w14:paraId="4259A9D6" w14:textId="319E8314" w:rsidR="003C4350" w:rsidRPr="008304F4" w:rsidRDefault="003C4350" w:rsidP="003C4350">
      <w:pPr>
        <w:shd w:val="clear" w:color="auto" w:fill="FFFFFF"/>
        <w:spacing w:after="120"/>
        <w:ind w:right="580"/>
        <w:jc w:val="left"/>
        <w:rPr>
          <w:rFonts w:ascii="David" w:eastAsia="Times New Roman" w:hAnsi="David" w:cs="David"/>
          <w:b/>
          <w:bCs/>
          <w:sz w:val="24"/>
          <w:szCs w:val="24"/>
          <w:rtl/>
          <w:lang w:val="en-US"/>
        </w:rPr>
      </w:pPr>
      <w:r w:rsidRPr="008304F4">
        <w:rPr>
          <w:rFonts w:ascii="David" w:eastAsia="Times New Roman" w:hAnsi="David" w:cs="David"/>
          <w:b/>
          <w:bCs/>
          <w:sz w:val="24"/>
          <w:szCs w:val="24"/>
          <w:lang w:val="en-US"/>
        </w:rPr>
        <w:t>Functional Requirements</w:t>
      </w:r>
      <w:r w:rsidR="00AC4107">
        <w:rPr>
          <w:rFonts w:ascii="David" w:eastAsia="Times New Roman" w:hAnsi="David" w:cs="David"/>
          <w:b/>
          <w:bCs/>
          <w:sz w:val="24"/>
          <w:szCs w:val="24"/>
          <w:lang w:val="en-US"/>
        </w:rPr>
        <w:t>:</w:t>
      </w:r>
    </w:p>
    <w:p w14:paraId="4C99F660" w14:textId="16761C4F"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utilize Binary Frequency-Shift Keying (BFSK) to encode digital data into ultrasonic tones between 18 kHz and 20 kHz.</w:t>
      </w:r>
    </w:p>
    <w:p w14:paraId="09688080" w14:textId="3542C1E7"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lastRenderedPageBreak/>
        <w:t>The system must capture real-time audio and apply Fast Fourier Transform (FFT) to accurately decode binary bits.</w:t>
      </w:r>
    </w:p>
    <w:p w14:paraId="3C628E6C" w14:textId="34C8FA40"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rtl/>
          <w:lang w:val="en-US"/>
        </w:rPr>
      </w:pPr>
      <w:r w:rsidRPr="007F0BDD">
        <w:rPr>
          <w:rFonts w:ascii="David" w:eastAsia="Times New Roman" w:hAnsi="David" w:cs="David"/>
          <w:sz w:val="24"/>
          <w:szCs w:val="24"/>
          <w:lang w:val="en-US"/>
        </w:rPr>
        <w:t>The system must implement a "Listen-Before-Talk" mechanism utilizing unique, prime-number-based backoff timers (RBWP and MBWP) to prevent data collisions.</w:t>
      </w:r>
    </w:p>
    <w:p w14:paraId="5D92D156" w14:textId="42E88FC1"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perform a Request to Send (RTS) and Clear to Send (CTS) sequence to reserve the channel and eliminate the "Hidden Node Problem</w:t>
      </w:r>
      <w:r w:rsidR="007B7901" w:rsidRPr="007F0BDD">
        <w:rPr>
          <w:rFonts w:ascii="David" w:eastAsia="Times New Roman" w:hAnsi="David" w:cs="David"/>
          <w:sz w:val="24"/>
          <w:szCs w:val="24"/>
          <w:lang w:val="en-US"/>
        </w:rPr>
        <w:t>”.</w:t>
      </w:r>
    </w:p>
    <w:p w14:paraId="764B96FC" w14:textId="7B4B511C" w:rsidR="003C4350" w:rsidRPr="007F0BDD" w:rsidRDefault="003C4350" w:rsidP="007C7EFA">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append a </w:t>
      </w:r>
      <w:r w:rsidR="00FE7DD0" w:rsidRPr="007F0BDD">
        <w:rPr>
          <w:rFonts w:ascii="David" w:eastAsia="Times New Roman" w:hAnsi="David" w:cs="David"/>
          <w:sz w:val="24"/>
          <w:szCs w:val="24"/>
          <w:lang w:val="en-US"/>
        </w:rPr>
        <w:t>8</w:t>
      </w:r>
      <w:r w:rsidRPr="007F0BDD">
        <w:rPr>
          <w:rFonts w:ascii="David" w:eastAsia="Times New Roman" w:hAnsi="David" w:cs="David"/>
          <w:sz w:val="24"/>
          <w:szCs w:val="24"/>
          <w:lang w:val="en-US"/>
        </w:rPr>
        <w:t xml:space="preserve">-bit CRC checksum to each </w:t>
      </w:r>
      <w:r w:rsidR="007C7EFA" w:rsidRPr="007F0BDD">
        <w:rPr>
          <w:rFonts w:ascii="David" w:eastAsia="Times New Roman" w:hAnsi="David" w:cs="David"/>
          <w:sz w:val="24"/>
          <w:szCs w:val="24"/>
          <w:lang w:val="en-US"/>
        </w:rPr>
        <w:t>variable-length data frame</w:t>
      </w:r>
      <w:r w:rsidRPr="007F0BDD">
        <w:rPr>
          <w:rFonts w:ascii="David" w:eastAsia="Times New Roman" w:hAnsi="David" w:cs="David"/>
          <w:sz w:val="24"/>
          <w:szCs w:val="24"/>
          <w:lang w:val="en-US"/>
        </w:rPr>
        <w:t>, and the receiver must validate this checksum before processing the data.</w:t>
      </w:r>
    </w:p>
    <w:p w14:paraId="0002679D" w14:textId="739E2346"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return a "Valid Signal" (ACK) upon successful validation or an "Error Signal" (NACK) to trigger </w:t>
      </w:r>
      <w:r w:rsidR="00927FB6" w:rsidRPr="007F0BDD">
        <w:rPr>
          <w:rFonts w:ascii="David" w:eastAsia="Times New Roman" w:hAnsi="David" w:cs="David"/>
          <w:sz w:val="24"/>
          <w:szCs w:val="24"/>
          <w:lang w:val="en-US"/>
        </w:rPr>
        <w:t>retransmission</w:t>
      </w:r>
      <w:r w:rsidRPr="007F0BDD">
        <w:rPr>
          <w:rFonts w:ascii="David" w:eastAsia="Times New Roman" w:hAnsi="David" w:cs="David"/>
          <w:sz w:val="24"/>
          <w:szCs w:val="24"/>
          <w:lang w:val="en-US"/>
        </w:rPr>
        <w:t>.</w:t>
      </w:r>
    </w:p>
    <w:p w14:paraId="4B351010" w14:textId="32E9D0EA" w:rsidR="003C4350" w:rsidRPr="007F0BDD" w:rsidRDefault="003C4350" w:rsidP="003C4350">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support a many-to-many architecture capable of managing at least 3 concurrent nodes within a 2-meter radius.</w:t>
      </w:r>
    </w:p>
    <w:p w14:paraId="28A41634" w14:textId="01276AEE" w:rsidR="003C4350" w:rsidRPr="007F0BDD" w:rsidRDefault="003C4350" w:rsidP="00391771">
      <w:pPr>
        <w:pStyle w:val="ListParagraph"/>
        <w:numPr>
          <w:ilvl w:val="0"/>
          <w:numId w:val="43"/>
        </w:numPr>
        <w:shd w:val="clear" w:color="auto" w:fill="FFFFFF"/>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w:t>
      </w:r>
      <w:r w:rsidR="00927FB6" w:rsidRPr="007F0BDD">
        <w:rPr>
          <w:rFonts w:ascii="David" w:eastAsia="Times New Roman" w:hAnsi="David" w:cs="David"/>
          <w:sz w:val="24"/>
          <w:szCs w:val="24"/>
          <w:lang w:val="en-US"/>
        </w:rPr>
        <w:t>validate</w:t>
      </w:r>
      <w:r w:rsidRPr="007F0BDD">
        <w:rPr>
          <w:rFonts w:ascii="David" w:eastAsia="Times New Roman" w:hAnsi="David" w:cs="David"/>
          <w:sz w:val="24"/>
          <w:szCs w:val="24"/>
          <w:lang w:val="en-US"/>
        </w:rPr>
        <w:t xml:space="preserve"> user encounters (ID and timestamp) must be committed to a local device database.</w:t>
      </w:r>
    </w:p>
    <w:p w14:paraId="288A7943" w14:textId="28C8A34D" w:rsidR="00EA10D1" w:rsidRPr="008304F4" w:rsidRDefault="003C4350" w:rsidP="003C4350">
      <w:pPr>
        <w:shd w:val="clear" w:color="auto" w:fill="FFFFFF"/>
        <w:tabs>
          <w:tab w:val="left" w:pos="1795"/>
        </w:tabs>
        <w:spacing w:after="120"/>
        <w:ind w:right="580"/>
        <w:jc w:val="left"/>
        <w:rPr>
          <w:rFonts w:ascii="David" w:eastAsia="Times New Roman" w:hAnsi="David" w:cs="David"/>
          <w:b/>
          <w:bCs/>
          <w:sz w:val="24"/>
          <w:szCs w:val="24"/>
          <w:lang w:val="en-US"/>
        </w:rPr>
      </w:pPr>
      <w:r w:rsidRPr="008304F4">
        <w:rPr>
          <w:rFonts w:ascii="David" w:eastAsia="Times New Roman" w:hAnsi="David" w:cs="David"/>
          <w:b/>
          <w:bCs/>
          <w:sz w:val="24"/>
          <w:szCs w:val="24"/>
        </w:rPr>
        <w:t>Non-Functional Requirements</w:t>
      </w:r>
      <w:r w:rsidR="00AC4107">
        <w:rPr>
          <w:rFonts w:ascii="David" w:eastAsia="Times New Roman" w:hAnsi="David" w:cs="David"/>
          <w:b/>
          <w:bCs/>
          <w:sz w:val="24"/>
          <w:szCs w:val="24"/>
          <w:lang w:val="en-US"/>
        </w:rPr>
        <w:t>:</w:t>
      </w:r>
    </w:p>
    <w:p w14:paraId="08E1ED96" w14:textId="3E1E41F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Transmission must remain above the standard human hearing threshold (typically 18 kHz+) to ensure a non-intrusive user experience.</w:t>
      </w:r>
    </w:p>
    <w:p w14:paraId="474BE639" w14:textId="0EEFB424"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Each bit must have a duration of 0.5ms to allow for signal rise time and to mitigate Inter-Symbol Interference (ISI) caused by echoes.</w:t>
      </w:r>
    </w:p>
    <w:p w14:paraId="43387944" w14:textId="0DF405A2"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The system must achieve successful data transfer in the presence of ambient noise and multipath </w:t>
      </w:r>
      <w:r w:rsidR="0029614C" w:rsidRPr="007F0BDD">
        <w:rPr>
          <w:rFonts w:ascii="David" w:eastAsia="Times New Roman" w:hAnsi="David" w:cs="David"/>
          <w:sz w:val="24"/>
          <w:szCs w:val="24"/>
          <w:lang w:val="en-US"/>
        </w:rPr>
        <w:t>propagation.</w:t>
      </w:r>
    </w:p>
    <w:p w14:paraId="03C7F6D7" w14:textId="7329B610" w:rsidR="003C4350" w:rsidRPr="007F0BDD" w:rsidRDefault="003C4350" w:rsidP="003C435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network must operate on a peer-to-peer basis without requiring SIM cards, Wi-Fi infrastructure, or cellular coverage.</w:t>
      </w:r>
    </w:p>
    <w:p w14:paraId="607D7626" w14:textId="2EB3C9BC" w:rsidR="003A7960" w:rsidRPr="008304F4" w:rsidRDefault="003C4350" w:rsidP="003A7960">
      <w:pPr>
        <w:pStyle w:val="ListParagraph"/>
        <w:numPr>
          <w:ilvl w:val="0"/>
          <w:numId w:val="44"/>
        </w:numPr>
        <w:shd w:val="clear" w:color="auto" w:fill="FFFFFF"/>
        <w:tabs>
          <w:tab w:val="left" w:pos="1795"/>
        </w:tabs>
        <w:spacing w:after="120"/>
        <w:ind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The system must operate at safe power levels for the human body, avoiding the tissue-heating concerns associated with high-power RF.</w:t>
      </w:r>
      <w:r w:rsidR="003A7960">
        <w:rPr>
          <w:rFonts w:ascii="David" w:eastAsia="Times New Roman" w:hAnsi="David" w:cs="David"/>
          <w:sz w:val="24"/>
          <w:szCs w:val="24"/>
          <w:lang w:val="en-US"/>
        </w:rPr>
        <w:br/>
      </w:r>
      <w:r w:rsidR="003A7960">
        <w:rPr>
          <w:rFonts w:ascii="David" w:eastAsia="Times New Roman" w:hAnsi="David" w:cs="David"/>
          <w:sz w:val="24"/>
          <w:szCs w:val="24"/>
          <w:lang w:val="en-US"/>
        </w:rPr>
        <w:br/>
      </w:r>
    </w:p>
    <w:p w14:paraId="1F98A313" w14:textId="5D95957D" w:rsidR="003A7960" w:rsidRPr="00B543DB" w:rsidRDefault="003A7960" w:rsidP="003A7960">
      <w:pPr>
        <w:shd w:val="clear" w:color="auto" w:fill="FFFFFF"/>
        <w:spacing w:after="120"/>
        <w:ind w:right="580"/>
        <w:jc w:val="left"/>
        <w:rPr>
          <w:rFonts w:ascii="David" w:eastAsia="Times New Roman" w:hAnsi="David" w:cs="David"/>
          <w:b/>
          <w:bCs/>
          <w:sz w:val="32"/>
          <w:szCs w:val="32"/>
          <w:lang w:val="en-US"/>
        </w:rPr>
      </w:pPr>
      <w:r w:rsidRPr="00B543DB">
        <w:rPr>
          <w:rFonts w:ascii="David" w:eastAsia="Times New Roman" w:hAnsi="David" w:cs="David"/>
          <w:b/>
          <w:bCs/>
          <w:sz w:val="32"/>
          <w:szCs w:val="32"/>
          <w:lang w:val="en-US"/>
        </w:rPr>
        <w:t xml:space="preserve">Chapter </w:t>
      </w:r>
      <w:del w:id="468" w:author="Yoni Grinberg" w:date="2026-06-22T12:28:00Z" w16du:dateUtc="2026-06-22T09:28:00Z">
        <w:r w:rsidRPr="00B543DB" w:rsidDel="00EA71C1">
          <w:rPr>
            <w:rFonts w:ascii="David" w:eastAsia="Times New Roman" w:hAnsi="David" w:cs="David"/>
            <w:b/>
            <w:bCs/>
            <w:sz w:val="32"/>
            <w:szCs w:val="32"/>
            <w:rtl/>
            <w:lang w:val="en-US"/>
          </w:rPr>
          <w:delText>8</w:delText>
        </w:r>
      </w:del>
      <w:ins w:id="469" w:author="Yoni Grinberg" w:date="2026-06-22T12:28:00Z" w16du:dateUtc="2026-06-22T09:28:00Z">
        <w:r w:rsidR="00EA71C1">
          <w:rPr>
            <w:rFonts w:ascii="David" w:eastAsia="Times New Roman" w:hAnsi="David" w:cs="David"/>
            <w:b/>
            <w:bCs/>
            <w:sz w:val="32"/>
            <w:szCs w:val="32"/>
            <w:lang w:val="en-US"/>
          </w:rPr>
          <w:t>9</w:t>
        </w:r>
      </w:ins>
      <w:r w:rsidRPr="00B543DB">
        <w:rPr>
          <w:rFonts w:ascii="David" w:eastAsia="Times New Roman" w:hAnsi="David" w:cs="David"/>
          <w:b/>
          <w:bCs/>
          <w:sz w:val="32"/>
          <w:szCs w:val="32"/>
          <w:lang w:val="en-US"/>
        </w:rPr>
        <w:t>. Future Work and Scalability Horizons</w:t>
      </w:r>
    </w:p>
    <w:p w14:paraId="79DAC26B" w14:textId="77BD18A9"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del w:id="470" w:author="Yoni Grinberg" w:date="2026-06-22T12:28:00Z" w16du:dateUtc="2026-06-22T09:28:00Z">
        <w:r w:rsidRPr="008304F4" w:rsidDel="00EA71C1">
          <w:rPr>
            <w:rFonts w:ascii="David" w:eastAsia="Times New Roman" w:hAnsi="David" w:cs="David"/>
            <w:b/>
            <w:bCs/>
            <w:sz w:val="24"/>
            <w:szCs w:val="24"/>
            <w:lang w:val="en-US"/>
          </w:rPr>
          <w:delText>8</w:delText>
        </w:r>
      </w:del>
      <w:ins w:id="471" w:author="Yoni Grinberg" w:date="2026-06-22T12:28:00Z" w16du:dateUtc="2026-06-22T09:28:00Z">
        <w:r w:rsidR="00EA71C1">
          <w:rPr>
            <w:rFonts w:ascii="David" w:eastAsia="Times New Roman" w:hAnsi="David" w:cs="David"/>
            <w:b/>
            <w:bCs/>
            <w:sz w:val="24"/>
            <w:szCs w:val="24"/>
            <w:lang w:val="en-US"/>
          </w:rPr>
          <w:t>9</w:t>
        </w:r>
      </w:ins>
      <w:r w:rsidRPr="008304F4">
        <w:rPr>
          <w:rFonts w:ascii="David" w:eastAsia="Times New Roman" w:hAnsi="David" w:cs="David"/>
          <w:b/>
          <w:bCs/>
          <w:sz w:val="24"/>
          <w:szCs w:val="24"/>
          <w:lang w:val="en-US"/>
        </w:rPr>
        <w:t>.1 Introduction and Physical Layer Bottlenecks</w:t>
      </w:r>
    </w:p>
    <w:p w14:paraId="5861792F"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current architecture of the developed many-to-many ultrasonic protocol is physically constrained by an operational bandwidth tuned to a 10 Baud rate, meaning each 16-MFSK acoustic symbol requires a rigid duration window of 100 ms. Consequently, transmitting a full 8-byte (64-bit) data packet consumes exactly 1.6 seconds of physical airtime. Under these specific acoustic constraints, the grand time budget required to achieve full topological convergence in a small cluster of 5 concurrent devices amounts to 29.6 seconds. While this design successfully mitigates localized multi-path propagation and room echoes within a 2-meter operational radius, it imposes an algorithmic ceiling on network scalability; adding more concurrent nodes would exponentially bloat latency and severely degrade channel efficiency.</w:t>
      </w:r>
    </w:p>
    <w:p w14:paraId="2E72D2B9" w14:textId="6AFD2314"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To transition this proof-of-concept into a massive-scale, high-density acoustic network, future iterations must prioritize breaking this physical baud rate barrier. Assuming advancements in DSP or the integration of higher-frequency, low-latency transducers allow for a compressed symbol duration</w:t>
      </w:r>
      <w:r w:rsidR="003D71D9">
        <w:rPr>
          <w:rFonts w:ascii="David" w:eastAsia="Times New Roman" w:hAnsi="David" w:cs="David"/>
          <w:sz w:val="24"/>
          <w:szCs w:val="24"/>
          <w:lang w:val="en-US"/>
        </w:rPr>
        <w:t>.</w:t>
      </w:r>
      <w:r w:rsidR="003D71D9" w:rsidRPr="008304F4">
        <w:rPr>
          <w:rFonts w:ascii="David" w:eastAsia="Times New Roman" w:hAnsi="David" w:cs="David"/>
          <w:sz w:val="24"/>
          <w:szCs w:val="24"/>
          <w:lang w:val="en-US"/>
        </w:rPr>
        <w:t xml:space="preserve"> </w:t>
      </w:r>
      <w:r w:rsidR="003D71D9">
        <w:rPr>
          <w:rFonts w:ascii="David" w:eastAsia="Times New Roman" w:hAnsi="David" w:cs="David"/>
          <w:sz w:val="24"/>
          <w:szCs w:val="24"/>
          <w:lang w:val="en-US"/>
        </w:rPr>
        <w:t>T</w:t>
      </w:r>
      <w:r w:rsidR="003D71D9" w:rsidRPr="008304F4">
        <w:rPr>
          <w:rFonts w:ascii="David" w:eastAsia="Times New Roman" w:hAnsi="David" w:cs="David"/>
          <w:sz w:val="24"/>
          <w:szCs w:val="24"/>
          <w:lang w:val="en-US"/>
        </w:rPr>
        <w:t xml:space="preserve">his </w:t>
      </w:r>
      <w:r w:rsidRPr="008304F4">
        <w:rPr>
          <w:rFonts w:ascii="David" w:eastAsia="Times New Roman" w:hAnsi="David" w:cs="David"/>
          <w:sz w:val="24"/>
          <w:szCs w:val="24"/>
          <w:lang w:val="en-US"/>
        </w:rPr>
        <w:t>chapter outlines the theoretical and structural expansions designed to scale the protocol.</w:t>
      </w:r>
    </w:p>
    <w:p w14:paraId="060AC419" w14:textId="5D5FFCC2"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del w:id="472" w:author="Yoni Grinberg" w:date="2026-06-22T12:28:00Z" w16du:dateUtc="2026-06-22T09:28:00Z">
        <w:r w:rsidRPr="008304F4" w:rsidDel="00EA71C1">
          <w:rPr>
            <w:rFonts w:ascii="David" w:eastAsia="Times New Roman" w:hAnsi="David" w:cs="David"/>
            <w:b/>
            <w:bCs/>
            <w:sz w:val="24"/>
            <w:szCs w:val="24"/>
            <w:lang w:val="en-US"/>
          </w:rPr>
          <w:delText>8</w:delText>
        </w:r>
      </w:del>
      <w:ins w:id="473" w:author="Yoni Grinberg" w:date="2026-06-22T12:28:00Z" w16du:dateUtc="2026-06-22T09:28:00Z">
        <w:r w:rsidR="00EA71C1">
          <w:rPr>
            <w:rFonts w:ascii="David" w:eastAsia="Times New Roman" w:hAnsi="David" w:cs="David"/>
            <w:b/>
            <w:bCs/>
            <w:sz w:val="24"/>
            <w:szCs w:val="24"/>
            <w:lang w:val="en-US"/>
          </w:rPr>
          <w:t>9</w:t>
        </w:r>
      </w:ins>
      <w:r w:rsidRPr="008304F4">
        <w:rPr>
          <w:rFonts w:ascii="David" w:eastAsia="Times New Roman" w:hAnsi="David" w:cs="David"/>
          <w:b/>
          <w:bCs/>
          <w:sz w:val="24"/>
          <w:szCs w:val="24"/>
          <w:lang w:val="en-US"/>
        </w:rPr>
        <w:t>.2 Distributed Multi-Initiator Discovery Framework (Starvation Mitigation)</w:t>
      </w:r>
    </w:p>
    <w:p w14:paraId="6611B218"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In large-scale acoustic network deployments exceeding the current 5-device baseline, the legacy starvation prevention mechanism—which relies solely on dynamically compressing randomized backoff windows—becomes insufficient to prevent long-term channel blocking. To ensure absolute fairness across an expanded medium, the protocol can be enhanced with a Distributed Multi-Initiator Discovery Framework:</w:t>
      </w:r>
    </w:p>
    <w:p w14:paraId="4FEA39B4" w14:textId="6666EDEB"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lastRenderedPageBreak/>
        <w:t>Passive Starvation Monitoring: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Each individual node will actively maintain an internal starvation thread, tracking the exact duration its outbound data packets sit idling in the FIFO queue without successfully securing a transmission slot in the active topological chain.</w:t>
      </w:r>
    </w:p>
    <w:p w14:paraId="67B49950" w14:textId="16EA619A"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Forced Discovery Disruption:</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If a node detects that its local starvation metrics cross a critical predefined threshold (Timeout), it will be granted systemic authorization to forcefully disrupt the current network state via the dual-frequency Control Channel.</w:t>
      </w:r>
    </w:p>
    <w:p w14:paraId="166A739F" w14:textId="7233CC75" w:rsidR="003A7960" w:rsidRPr="008304F4" w:rsidRDefault="003A7960" w:rsidP="003A7960">
      <w:pPr>
        <w:numPr>
          <w:ilvl w:val="0"/>
          <w:numId w:val="59"/>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Chain Refactoring: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 The starved node will broadcast a continuous, unmodulated tone at </w:t>
      </w:r>
      <m:oMath>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f</m:t>
            </m:r>
          </m:e>
          <m:sub>
            <m:r>
              <w:rPr>
                <w:rFonts w:ascii="Cambria Math" w:eastAsia="Times New Roman" w:hAnsi="Cambria Math" w:cs="David"/>
                <w:sz w:val="24"/>
                <w:szCs w:val="24"/>
                <w:lang w:val="en-US"/>
              </w:rPr>
              <m:t>0</m:t>
            </m:r>
          </m:sub>
        </m:sSub>
        <m:r>
          <w:rPr>
            <w:rFonts w:ascii="Cambria Math" w:eastAsia="Times New Roman" w:hAnsi="Cambria Math" w:cs="David"/>
            <w:sz w:val="24"/>
            <w:szCs w:val="24"/>
            <w:lang w:val="en-US"/>
          </w:rPr>
          <m:t>=</m:t>
        </m:r>
        <m:sSub>
          <m:sSubPr>
            <m:ctrlPr>
              <w:rPr>
                <w:rFonts w:ascii="Cambria Math" w:eastAsia="Times New Roman" w:hAnsi="Cambria Math" w:cs="David"/>
                <w:i/>
                <w:sz w:val="24"/>
                <w:szCs w:val="24"/>
                <w:lang w:val="en-US"/>
              </w:rPr>
            </m:ctrlPr>
          </m:sSubPr>
          <m:e>
            <m:r>
              <w:rPr>
                <w:rFonts w:ascii="Cambria Math" w:eastAsia="Times New Roman" w:hAnsi="Cambria Math" w:cs="David"/>
                <w:sz w:val="24"/>
                <w:szCs w:val="24"/>
                <w:lang w:val="en-US"/>
              </w:rPr>
              <m:t>20,000</m:t>
            </m:r>
          </m:e>
          <m:sub>
            <m:r>
              <w:rPr>
                <w:rFonts w:ascii="Cambria Math" w:eastAsia="Times New Roman" w:hAnsi="Cambria Math" w:cs="David"/>
                <w:sz w:val="24"/>
                <w:szCs w:val="24"/>
                <w:lang w:val="en-US"/>
              </w:rPr>
              <m:t>Hz</m:t>
            </m:r>
          </m:sub>
        </m:sSub>
      </m:oMath>
      <w:r w:rsidRPr="008304F4">
        <w:rPr>
          <w:rFonts w:ascii="David" w:eastAsia="Times New Roman" w:hAnsi="David" w:cs="David"/>
          <w:sz w:val="24"/>
          <w:szCs w:val="24"/>
          <w:lang w:val="en-US"/>
        </w:rPr>
        <w:t xml:space="preserve"> (the DISCOVERY token) directly over the control channel, forcing all surrounding nodes to instantaneously wipe their stale routing tables and execute an immediate, micro-second network rebuild. This ensures that hidden or suppressed devices can dynamically re-insert themselves into a favorable topological position and flush their pending queues.</w:t>
      </w:r>
    </w:p>
    <w:p w14:paraId="0CE26146" w14:textId="491293A3"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del w:id="474" w:author="Yoni Grinberg" w:date="2026-06-22T12:28:00Z" w16du:dateUtc="2026-06-22T09:28:00Z">
        <w:r w:rsidRPr="008304F4" w:rsidDel="00EA71C1">
          <w:rPr>
            <w:rFonts w:ascii="David" w:eastAsia="Times New Roman" w:hAnsi="David" w:cs="David"/>
            <w:b/>
            <w:bCs/>
            <w:sz w:val="24"/>
            <w:szCs w:val="24"/>
            <w:lang w:val="en-US"/>
          </w:rPr>
          <w:delText>8</w:delText>
        </w:r>
      </w:del>
      <w:ins w:id="475" w:author="Yoni Grinberg" w:date="2026-06-22T12:28:00Z" w16du:dateUtc="2026-06-22T09:28:00Z">
        <w:r w:rsidR="00EA71C1">
          <w:rPr>
            <w:rFonts w:ascii="David" w:eastAsia="Times New Roman" w:hAnsi="David" w:cs="David"/>
            <w:b/>
            <w:bCs/>
            <w:sz w:val="24"/>
            <w:szCs w:val="24"/>
            <w:lang w:val="en-US"/>
          </w:rPr>
          <w:t>9</w:t>
        </w:r>
      </w:ins>
      <w:r w:rsidRPr="008304F4">
        <w:rPr>
          <w:rFonts w:ascii="David" w:eastAsia="Times New Roman" w:hAnsi="David" w:cs="David"/>
          <w:b/>
          <w:bCs/>
          <w:sz w:val="24"/>
          <w:szCs w:val="24"/>
          <w:lang w:val="en-US"/>
        </w:rPr>
        <w:t>.3 Multi-Hop Mesh Relay Architecture (Range Extension)</w:t>
      </w:r>
    </w:p>
    <w:p w14:paraId="63BA6AFB"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existing link layer operates under a strict geographical assumption that all participating nodes reside within a direct, line-of-sight (LOS) acoustic reception zone where every device can explicitly hear both data frames and control channel signaling. A vital future architectural milestone is the implementation of a Multi-Hop Mesh Relay framework to bypass physical distance limitations:</w:t>
      </w:r>
    </w:p>
    <w:p w14:paraId="01A71400" w14:textId="2585EB64"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Store-and-Forward Relaying:</w:t>
      </w:r>
      <w:r w:rsidRPr="008304F4">
        <w:rPr>
          <w:rFonts w:ascii="David" w:eastAsia="Times New Roman" w:hAnsi="David" w:cs="David"/>
          <w:sz w:val="24"/>
          <w:szCs w:val="24"/>
          <w:lang w:val="en-US"/>
        </w:rPr>
        <w:t xml:space="preserve"> </w:t>
      </w:r>
      <w:r w:rsidRPr="00C22780">
        <w:rPr>
          <w:rFonts w:ascii="David" w:eastAsia="Times New Roman" w:hAnsi="David" w:cs="David"/>
          <w:sz w:val="24"/>
          <w:szCs w:val="24"/>
          <w:lang w:val="en-US"/>
        </w:rPr>
        <w:br/>
      </w:r>
      <w:r w:rsidRPr="008304F4">
        <w:rPr>
          <w:rFonts w:ascii="David" w:eastAsia="Times New Roman" w:hAnsi="David" w:cs="David"/>
          <w:sz w:val="24"/>
          <w:szCs w:val="24"/>
          <w:lang w:val="en-US"/>
        </w:rPr>
        <w:t>In scenarios where Node 1 needs to route critical metrics to Node 3, but the two devices are separated beyond the effective acoustic radius or blocked by dense physical barriers (such as solid walls or human bodies that highly attenuate ultrasound waves), the intermediate Node 2 will automatically function as an acoustic bridge.</w:t>
      </w:r>
    </w:p>
    <w:p w14:paraId="01B6FE4C" w14:textId="31B4477C" w:rsidR="003A7960" w:rsidRPr="008304F4" w:rsidRDefault="003A7960" w:rsidP="003A7960">
      <w:pPr>
        <w:numPr>
          <w:ilvl w:val="0"/>
          <w:numId w:val="60"/>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Algorithmic Flow:</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Node 1 will encapsulate its payload and flag Byte 6 (the Context/Routing Byte) to explicitly designate Node 2 as a hop-by-hop relay node. Node 2 will process the incoming frame, store it temporarily within its local buffer queue, execute standard CSMA/CA carrier-sensing to verify that its localized environment is clear, and rebroadcast the data frame to its final destination at Node 3. This relay topology will safely scale the network across expansive multi-room complexes (e.g., medical wards or secure laboratory facilities) while preserving the natural boundary security advantages inherent to sound containment.</w:t>
      </w:r>
    </w:p>
    <w:p w14:paraId="64466939" w14:textId="38917CA0" w:rsidR="003A7960" w:rsidRPr="008304F4" w:rsidRDefault="003A7960" w:rsidP="003A7960">
      <w:pPr>
        <w:shd w:val="clear" w:color="auto" w:fill="FFFFFF"/>
        <w:spacing w:after="120"/>
        <w:ind w:right="580"/>
        <w:jc w:val="left"/>
        <w:rPr>
          <w:rFonts w:ascii="David" w:eastAsia="Times New Roman" w:hAnsi="David" w:cs="David"/>
          <w:b/>
          <w:bCs/>
          <w:sz w:val="24"/>
          <w:szCs w:val="24"/>
          <w:lang w:val="en-US"/>
        </w:rPr>
      </w:pPr>
      <w:del w:id="476" w:author="Yoni Grinberg" w:date="2026-06-22T12:28:00Z" w16du:dateUtc="2026-06-22T09:28:00Z">
        <w:r w:rsidRPr="008304F4" w:rsidDel="00EA71C1">
          <w:rPr>
            <w:rFonts w:ascii="David" w:eastAsia="Times New Roman" w:hAnsi="David" w:cs="David"/>
            <w:b/>
            <w:bCs/>
            <w:sz w:val="24"/>
            <w:szCs w:val="24"/>
            <w:lang w:val="en-US"/>
          </w:rPr>
          <w:delText>8</w:delText>
        </w:r>
      </w:del>
      <w:ins w:id="477" w:author="Yoni Grinberg" w:date="2026-06-22T12:28:00Z" w16du:dateUtc="2026-06-22T09:28:00Z">
        <w:r w:rsidR="00EA71C1">
          <w:rPr>
            <w:rFonts w:ascii="David" w:eastAsia="Times New Roman" w:hAnsi="David" w:cs="David"/>
            <w:b/>
            <w:bCs/>
            <w:sz w:val="24"/>
            <w:szCs w:val="24"/>
            <w:lang w:val="en-US"/>
          </w:rPr>
          <w:t>9</w:t>
        </w:r>
      </w:ins>
      <w:r w:rsidRPr="008304F4">
        <w:rPr>
          <w:rFonts w:ascii="David" w:eastAsia="Times New Roman" w:hAnsi="David" w:cs="David"/>
          <w:b/>
          <w:bCs/>
          <w:sz w:val="24"/>
          <w:szCs w:val="24"/>
          <w:lang w:val="en-US"/>
        </w:rPr>
        <w:t>.4 Dynamic Framing and Expanded Addressing Space</w:t>
      </w:r>
    </w:p>
    <w:p w14:paraId="7C3F9D36"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The legacy frame structure relies on a highly optimized, fixed 8-byte layout, reserving exactly 5 bytes (Bytes 1–5) to accumulate the Short IDs of active nodes in the routing path. This structural limitation was intentionally designed to freeze airtime at 1.6 seconds under the 10 Baud constraint.</w:t>
      </w:r>
    </w:p>
    <w:p w14:paraId="2F7F089E" w14:textId="77777777" w:rsidR="003A7960" w:rsidRPr="008304F4" w:rsidRDefault="003A7960" w:rsidP="003A7960">
      <w:p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sz w:val="24"/>
          <w:szCs w:val="24"/>
          <w:lang w:val="en-US"/>
        </w:rPr>
        <w:t>Once physical layer optimization increases the operational Baud rate, the data link layer can be safely refactored to support open-ended scalability using a variable-length architecture:</w:t>
      </w:r>
    </w:p>
    <w:p w14:paraId="377A73BC" w14:textId="4939DE37"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Variable-Length Data Framing:</w:t>
      </w:r>
      <w:r w:rsidRPr="008304F4">
        <w:rPr>
          <w:rFonts w:ascii="David" w:eastAsia="Times New Roman" w:hAnsi="David" w:cs="David"/>
          <w:b/>
          <w:bCs/>
          <w:sz w:val="24"/>
          <w:szCs w:val="24"/>
          <w:lang w:val="en-US"/>
        </w:rPr>
        <w:br/>
      </w:r>
      <w:r w:rsidRPr="008304F4">
        <w:rPr>
          <w:rFonts w:ascii="David" w:eastAsia="Times New Roman" w:hAnsi="David" w:cs="David"/>
          <w:sz w:val="24"/>
          <w:szCs w:val="24"/>
          <w:lang w:val="en-US"/>
        </w:rPr>
        <w:t xml:space="preserve">The </w:t>
      </w:r>
      <w:r w:rsidR="0008307C" w:rsidRPr="008304F4">
        <w:rPr>
          <w:rFonts w:ascii="David" w:eastAsia="Times New Roman" w:hAnsi="David" w:cs="David"/>
          <w:sz w:val="24"/>
          <w:szCs w:val="24"/>
          <w:lang w:val="en-US"/>
        </w:rPr>
        <w:t xml:space="preserve">system </w:t>
      </w:r>
      <w:r w:rsidR="0008307C">
        <w:rPr>
          <w:rFonts w:ascii="David" w:eastAsia="Times New Roman" w:hAnsi="David" w:cs="David" w:hint="cs"/>
          <w:sz w:val="24"/>
          <w:szCs w:val="24"/>
          <w:lang w:val="en-US"/>
        </w:rPr>
        <w:t>will</w:t>
      </w:r>
      <w:r w:rsidR="00A10D08">
        <w:rPr>
          <w:rFonts w:ascii="David" w:eastAsia="Times New Roman" w:hAnsi="David" w:cs="David"/>
          <w:sz w:val="24"/>
          <w:szCs w:val="24"/>
          <w:lang w:val="en-US"/>
        </w:rPr>
        <w:t xml:space="preserve"> support a dynamic number of connected </w:t>
      </w:r>
      <w:r w:rsidR="00623232">
        <w:rPr>
          <w:rFonts w:ascii="David" w:eastAsia="Times New Roman" w:hAnsi="David" w:cs="David"/>
          <w:sz w:val="24"/>
          <w:szCs w:val="24"/>
          <w:lang w:val="en-US"/>
        </w:rPr>
        <w:t>nodes (</w:t>
      </w:r>
      <w:r w:rsidR="00C308C7">
        <w:rPr>
          <w:rFonts w:ascii="David" w:eastAsia="Times New Roman" w:hAnsi="David" w:cs="David"/>
          <w:sz w:val="24"/>
          <w:szCs w:val="24"/>
          <w:lang w:val="en-US"/>
        </w:rPr>
        <w:t>instead of the current fixed amount)</w:t>
      </w:r>
      <w:r w:rsidRPr="008304F4">
        <w:rPr>
          <w:rFonts w:ascii="David" w:eastAsia="Times New Roman" w:hAnsi="David" w:cs="David"/>
          <w:sz w:val="24"/>
          <w:szCs w:val="24"/>
          <w:lang w:val="en-US"/>
        </w:rPr>
        <w:t xml:space="preserve">. The packet header will leverage a dynamic </w:t>
      </w:r>
      <w:r w:rsidRPr="008304F4">
        <w:rPr>
          <w:rFonts w:ascii="David" w:eastAsia="Times New Roman" w:hAnsi="David" w:cs="David"/>
          <w:i/>
          <w:iCs/>
          <w:sz w:val="24"/>
          <w:szCs w:val="24"/>
          <w:lang w:val="en-US"/>
        </w:rPr>
        <w:t>Length Field</w:t>
      </w:r>
      <w:r w:rsidRPr="008304F4">
        <w:rPr>
          <w:rFonts w:ascii="David" w:eastAsia="Times New Roman" w:hAnsi="David" w:cs="David"/>
          <w:sz w:val="24"/>
          <w:szCs w:val="24"/>
          <w:lang w:val="en-US"/>
        </w:rPr>
        <w:t xml:space="preserve"> (originally specified in Byte 4) to dictate variable payload bounds on-the-fly. Powered by high-speed symbol execution, frames can expand dynamically to </w:t>
      </w:r>
      <w:r w:rsidRPr="008304F4">
        <w:rPr>
          <w:rFonts w:ascii="David" w:eastAsia="Times New Roman" w:hAnsi="David" w:cs="David"/>
          <w:sz w:val="24"/>
          <w:szCs w:val="24"/>
          <w:lang w:val="en-US"/>
        </w:rPr>
        <w:lastRenderedPageBreak/>
        <w:t>accumulate 10, 20, or more node IDs within a single forward discovery cycle without incurring prohibitive latency penalties.</w:t>
      </w:r>
    </w:p>
    <w:p w14:paraId="6FB6C112" w14:textId="215C53D2" w:rsidR="003A7960" w:rsidRPr="008304F4" w:rsidRDefault="003A7960" w:rsidP="003A7960">
      <w:pPr>
        <w:numPr>
          <w:ilvl w:val="0"/>
          <w:numId w:val="61"/>
        </w:numPr>
        <w:shd w:val="clear" w:color="auto" w:fill="FFFFFF"/>
        <w:spacing w:after="120"/>
        <w:ind w:right="580"/>
        <w:jc w:val="left"/>
        <w:rPr>
          <w:rFonts w:ascii="David" w:eastAsia="Times New Roman" w:hAnsi="David" w:cs="David"/>
          <w:sz w:val="24"/>
          <w:szCs w:val="24"/>
          <w:lang w:val="en-US"/>
        </w:rPr>
      </w:pPr>
      <w:r w:rsidRPr="008304F4">
        <w:rPr>
          <w:rFonts w:ascii="David" w:eastAsia="Times New Roman" w:hAnsi="David" w:cs="David"/>
          <w:b/>
          <w:bCs/>
          <w:sz w:val="24"/>
          <w:szCs w:val="24"/>
          <w:lang w:val="en-US"/>
        </w:rPr>
        <w:t>Expanded Short ID Address Space:</w:t>
      </w:r>
      <w:r w:rsidRPr="008304F4">
        <w:rPr>
          <w:rFonts w:ascii="David" w:eastAsia="Times New Roman" w:hAnsi="David" w:cs="David"/>
          <w:sz w:val="24"/>
          <w:szCs w:val="24"/>
          <w:lang w:val="en-US"/>
        </w:rPr>
        <w:t xml:space="preserve"> </w:t>
      </w:r>
      <w:r w:rsidRPr="008304F4">
        <w:rPr>
          <w:rFonts w:ascii="David" w:eastAsia="Times New Roman" w:hAnsi="David" w:cs="David"/>
          <w:sz w:val="24"/>
          <w:szCs w:val="24"/>
          <w:lang w:val="en-US"/>
        </w:rPr>
        <w:br/>
        <w:t>The current 4-bit/1-byte allocation for unique node IDs restricts the network cluster to a narrow set of concurrent participants. Expanding the Short ID field to a dedicated 2-byte (16-bit) structure will instantly expand the available addressing space to 65,536 unique identifiers. This allows an unlimited volume of heterogeneous mobile devices to seamlessly cross-register, discover, and communicate within the acoustic mesh network without encountering address collision risks.</w:t>
      </w:r>
    </w:p>
    <w:p w14:paraId="4038B5C7" w14:textId="77269A69" w:rsidR="000562F9" w:rsidRPr="007F0BDD" w:rsidRDefault="005316F9" w:rsidP="003A7960">
      <w:pPr>
        <w:shd w:val="clear" w:color="auto" w:fill="FFFFFF"/>
        <w:spacing w:after="120"/>
        <w:ind w:right="580"/>
        <w:jc w:val="left"/>
        <w:rPr>
          <w:rFonts w:ascii="David" w:eastAsia="Times New Roman" w:hAnsi="David" w:cs="David"/>
          <w:sz w:val="32"/>
          <w:szCs w:val="32"/>
          <w:lang w:val="en-US"/>
        </w:rPr>
      </w:pPr>
      <w:r w:rsidRPr="007F0BDD">
        <w:rPr>
          <w:rFonts w:ascii="David" w:eastAsia="Times New Roman" w:hAnsi="David" w:cs="David"/>
          <w:sz w:val="32"/>
          <w:szCs w:val="32"/>
          <w:rtl/>
          <w:lang w:val="en-US"/>
        </w:rPr>
        <w:br/>
      </w:r>
      <w:r w:rsidR="000562F9" w:rsidRPr="007F0BDD">
        <w:rPr>
          <w:rFonts w:ascii="David" w:eastAsia="Times New Roman" w:hAnsi="David" w:cs="David"/>
          <w:sz w:val="32"/>
          <w:szCs w:val="32"/>
          <w:lang w:val="en-US"/>
        </w:rPr>
        <w:t xml:space="preserve">Chapter </w:t>
      </w:r>
      <w:del w:id="478" w:author="Yoni Grinberg" w:date="2026-06-22T12:28:00Z" w16du:dateUtc="2026-06-22T09:28:00Z">
        <w:r w:rsidR="003A7960" w:rsidDel="00EA71C1">
          <w:rPr>
            <w:rFonts w:ascii="David" w:eastAsia="Times New Roman" w:hAnsi="David" w:cs="David"/>
            <w:sz w:val="32"/>
            <w:szCs w:val="32"/>
            <w:lang w:val="en-US"/>
          </w:rPr>
          <w:delText>9</w:delText>
        </w:r>
      </w:del>
      <w:ins w:id="479" w:author="Yoni Grinberg" w:date="2026-06-22T12:28:00Z" w16du:dateUtc="2026-06-22T09:28:00Z">
        <w:r w:rsidR="00EA71C1">
          <w:rPr>
            <w:rFonts w:ascii="David" w:eastAsia="Times New Roman" w:hAnsi="David" w:cs="David"/>
            <w:sz w:val="32"/>
            <w:szCs w:val="32"/>
            <w:lang w:val="en-US"/>
          </w:rPr>
          <w:t>10</w:t>
        </w:r>
      </w:ins>
      <w:r w:rsidR="004A11AC" w:rsidRPr="007F0BDD">
        <w:rPr>
          <w:rFonts w:ascii="David" w:eastAsia="Times New Roman" w:hAnsi="David" w:cs="David"/>
          <w:sz w:val="32"/>
          <w:szCs w:val="32"/>
          <w:lang w:val="en-US"/>
        </w:rPr>
        <w:t xml:space="preserve">. </w:t>
      </w:r>
      <w:r w:rsidR="00CE0239" w:rsidRPr="007F0BDD">
        <w:rPr>
          <w:rFonts w:ascii="David" w:eastAsia="Times New Roman" w:hAnsi="David" w:cs="David"/>
          <w:sz w:val="32"/>
          <w:szCs w:val="32"/>
          <w:lang w:val="en-US"/>
        </w:rPr>
        <w:t xml:space="preserve">Reference </w:t>
      </w:r>
    </w:p>
    <w:p w14:paraId="5AA26D48" w14:textId="3C90D0E6" w:rsidR="000562F9" w:rsidRPr="007F0BDD" w:rsidRDefault="000562F9" w:rsidP="00124A13">
      <w:pPr>
        <w:shd w:val="clear" w:color="auto" w:fill="FFFFFF"/>
        <w:spacing w:after="4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 ref: </w:t>
      </w:r>
      <w:r>
        <w:fldChar w:fldCharType="begin"/>
      </w:r>
      <w:r w:rsidRPr="00856DCC">
        <w:rPr>
          <w:lang w:val="en-US"/>
          <w:rPrChange w:id="480" w:author="יוני גרינברג" w:date="2026-06-22T09:32:00Z">
            <w:rPr/>
          </w:rPrChange>
        </w:rPr>
        <w:instrText>HYPERLINK "https://www.rfpage.com/what-is-frequency-shift-keying-fsk/" \h</w:instrText>
      </w:r>
      <w:r>
        <w:fldChar w:fldCharType="separate"/>
      </w:r>
      <w:r w:rsidRPr="007F0BDD">
        <w:rPr>
          <w:rFonts w:ascii="David" w:eastAsia="Times New Roman" w:hAnsi="David" w:cs="David"/>
          <w:color w:val="1155CC"/>
          <w:sz w:val="24"/>
          <w:szCs w:val="24"/>
          <w:u w:val="single"/>
          <w:lang w:val="en-US"/>
        </w:rPr>
        <w:t>https://www.rfpage.com/what-is-frequency-shift-keying-fsk/</w:t>
      </w:r>
      <w:r>
        <w:rPr>
          <w:rFonts w:ascii="David" w:eastAsia="Times New Roman" w:hAnsi="David" w:cs="David"/>
          <w:color w:val="1155CC"/>
          <w:sz w:val="24"/>
          <w:szCs w:val="24"/>
          <w:u w:val="single"/>
          <w:lang w:val="en-US"/>
        </w:rPr>
        <w:fldChar w:fldCharType="end"/>
      </w:r>
    </w:p>
    <w:p w14:paraId="244742C4"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[2] ref: </w:t>
      </w:r>
      <w:r>
        <w:fldChar w:fldCharType="begin"/>
      </w:r>
      <w:r w:rsidRPr="00856DCC">
        <w:rPr>
          <w:lang w:val="en-US"/>
          <w:rPrChange w:id="481" w:author="יוני גרינברג" w:date="2026-06-22T09:32:00Z">
            <w:rPr/>
          </w:rPrChange>
        </w:rPr>
        <w:instrText>HYPERLINK "https://en.wikipedia.org/wiki/Frequency-shift_keying" \h</w:instrText>
      </w:r>
      <w:r>
        <w:fldChar w:fldCharType="separate"/>
      </w:r>
      <w:r w:rsidRPr="007F0BDD">
        <w:rPr>
          <w:rFonts w:ascii="David" w:eastAsia="Times New Roman" w:hAnsi="David" w:cs="David"/>
          <w:color w:val="1155CC"/>
          <w:sz w:val="24"/>
          <w:szCs w:val="24"/>
          <w:u w:val="single"/>
          <w:lang w:val="en-US"/>
        </w:rPr>
        <w:t>https://en.wikipedia.org/wiki/Frequency-shift_keying</w:t>
      </w:r>
      <w:r>
        <w:rPr>
          <w:rFonts w:ascii="David" w:eastAsia="Times New Roman" w:hAnsi="David" w:cs="David"/>
          <w:color w:val="1155CC"/>
          <w:sz w:val="24"/>
          <w:szCs w:val="24"/>
          <w:u w:val="single"/>
          <w:lang w:val="en-US"/>
        </w:rPr>
        <w:fldChar w:fldCharType="end"/>
      </w:r>
    </w:p>
    <w:p w14:paraId="5CD92A59" w14:textId="77777777" w:rsidR="000562F9" w:rsidRPr="007F0BDD" w:rsidRDefault="000562F9"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[3] ref: </w:t>
      </w:r>
      <w:r>
        <w:fldChar w:fldCharType="begin"/>
      </w:r>
      <w:r w:rsidRPr="00856DCC">
        <w:rPr>
          <w:lang w:val="en-US"/>
          <w:rPrChange w:id="482" w:author="יוני גרינברג" w:date="2026-06-22T09:32:00Z">
            <w:rPr/>
          </w:rPrChange>
        </w:rPr>
        <w:instrText>HYPERLINK "https://www.ionos.com/digitalguide/server/know-how/csmaca-carrier-sense-multiple-access-with-collision-avoidance/" \h</w:instrText>
      </w:r>
      <w:r>
        <w:fldChar w:fldCharType="separate"/>
      </w:r>
      <w:r w:rsidRPr="007F0BDD">
        <w:rPr>
          <w:rFonts w:ascii="David" w:eastAsia="Times New Roman" w:hAnsi="David" w:cs="David"/>
          <w:color w:val="1155CC"/>
          <w:sz w:val="24"/>
          <w:szCs w:val="24"/>
          <w:u w:val="single"/>
          <w:lang w:val="en-US"/>
        </w:rPr>
        <w:t>https://www.ionos.com/digitalguide/server/know-how/csmaca-carrier-sense-multiple-access-with-collision-avoidance/</w:t>
      </w:r>
      <w:r>
        <w:rPr>
          <w:rFonts w:ascii="David" w:eastAsia="Times New Roman" w:hAnsi="David" w:cs="David"/>
          <w:color w:val="1155CC"/>
          <w:sz w:val="24"/>
          <w:szCs w:val="24"/>
          <w:u w:val="single"/>
          <w:lang w:val="en-US"/>
        </w:rPr>
        <w:fldChar w:fldCharType="end"/>
      </w:r>
    </w:p>
    <w:p w14:paraId="7D52301D" w14:textId="77777777" w:rsidR="000619E0" w:rsidRPr="007F0BDD" w:rsidRDefault="009814E7" w:rsidP="00124A13">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[4] J. G. Proakis and M. Salehi, </w:t>
      </w:r>
      <w:r w:rsidRPr="007F0BDD">
        <w:rPr>
          <w:rFonts w:ascii="David" w:eastAsia="Times New Roman" w:hAnsi="David" w:cs="David"/>
          <w:i/>
          <w:iCs/>
          <w:sz w:val="24"/>
          <w:szCs w:val="24"/>
          <w:lang w:val="en-US"/>
        </w:rPr>
        <w:t>Digital Communications</w:t>
      </w:r>
      <w:r w:rsidRPr="007F0BDD">
        <w:rPr>
          <w:rFonts w:ascii="David" w:eastAsia="Times New Roman" w:hAnsi="David" w:cs="David"/>
          <w:sz w:val="24"/>
          <w:szCs w:val="24"/>
          <w:lang w:val="en-US"/>
        </w:rPr>
        <w:t>, 5th ed. New York, NY, USA: McGraw-Hill, 2008.</w:t>
      </w:r>
    </w:p>
    <w:p w14:paraId="6B59C431" w14:textId="28786E1E" w:rsidR="000562F9" w:rsidRPr="007F0BDD" w:rsidRDefault="000562F9" w:rsidP="00124A13">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[5] RF Wireless World, "NFC vs. RFID vs. Bluetooth vs. Wi-Fi: Key Differences Explained," </w:t>
      </w:r>
      <w:r w:rsidRPr="007F0BDD">
        <w:rPr>
          <w:rFonts w:ascii="David" w:hAnsi="David" w:cs="David"/>
          <w:i/>
          <w:iCs/>
          <w:sz w:val="24"/>
          <w:szCs w:val="24"/>
          <w:lang w:val="en-US"/>
        </w:rPr>
        <w:t>rfwireless-world.com</w:t>
      </w:r>
      <w:r w:rsidRPr="007F0BDD">
        <w:rPr>
          <w:rFonts w:ascii="David" w:hAnsi="David" w:cs="David"/>
          <w:sz w:val="24"/>
          <w:szCs w:val="24"/>
          <w:lang w:val="en-US"/>
        </w:rPr>
        <w:t xml:space="preserve">. [Online]. Available: </w:t>
      </w:r>
      <w:r>
        <w:fldChar w:fldCharType="begin"/>
      </w:r>
      <w:r w:rsidRPr="00856DCC">
        <w:rPr>
          <w:lang w:val="en-US"/>
          <w:rPrChange w:id="483" w:author="יוני גרינברג" w:date="2026-06-22T09:33:00Z">
            <w:rPr/>
          </w:rPrChange>
        </w:rPr>
        <w:instrText>HYPERLINK "https://www.rfwireless-world.com/terminology/nfc-vs-rfid-vs-bluetooth-vs-wifi" \t "_blank"</w:instrText>
      </w:r>
      <w:r>
        <w:fldChar w:fldCharType="separate"/>
      </w:r>
      <w:r w:rsidRPr="007F0BDD">
        <w:rPr>
          <w:rStyle w:val="Hyperlink"/>
          <w:rFonts w:ascii="David" w:hAnsi="David" w:cs="David"/>
          <w:sz w:val="24"/>
          <w:szCs w:val="24"/>
          <w:lang w:val="en-US"/>
        </w:rPr>
        <w:t>https://www.rfwireless-world.com/terminology/nfc-vs-rfid-vs-bluetooth-vs-wifi</w:t>
      </w:r>
      <w:r>
        <w:rPr>
          <w:rStyle w:val="Hyperlink"/>
          <w:rFonts w:ascii="David" w:hAnsi="David" w:cs="David"/>
          <w:sz w:val="24"/>
          <w:szCs w:val="24"/>
          <w:lang w:val="en-US"/>
        </w:rPr>
        <w:fldChar w:fldCharType="end"/>
      </w:r>
      <w:r w:rsidRPr="007F0BDD">
        <w:rPr>
          <w:rFonts w:ascii="David" w:hAnsi="David" w:cs="David"/>
          <w:sz w:val="24"/>
          <w:szCs w:val="24"/>
          <w:lang w:val="en-US"/>
        </w:rPr>
        <w:t>.</w:t>
      </w:r>
    </w:p>
    <w:p w14:paraId="6DC87B4B" w14:textId="2719C2A3" w:rsidR="000562F9" w:rsidRPr="001D3AAA" w:rsidRDefault="000562F9" w:rsidP="00887E37">
      <w:pPr>
        <w:shd w:val="clear" w:color="auto" w:fill="FFFFFF"/>
        <w:spacing w:after="120"/>
        <w:ind w:left="1080" w:right="580"/>
        <w:jc w:val="left"/>
        <w:rPr>
          <w:rFonts w:ascii="David" w:hAnsi="David" w:cs="David"/>
          <w:sz w:val="24"/>
          <w:szCs w:val="24"/>
          <w:lang w:val="en-US"/>
        </w:rPr>
      </w:pPr>
      <w:r w:rsidRPr="007F0BDD">
        <w:rPr>
          <w:rFonts w:ascii="David" w:hAnsi="David" w:cs="David"/>
          <w:sz w:val="24"/>
          <w:szCs w:val="24"/>
          <w:lang w:val="en-US"/>
        </w:rPr>
        <w:t xml:space="preserve">[6] </w:t>
      </w:r>
      <w:r w:rsidR="005508DE" w:rsidRPr="006271E6">
        <w:rPr>
          <w:rFonts w:ascii="David" w:hAnsi="David" w:cs="David"/>
          <w:sz w:val="24"/>
          <w:szCs w:val="24"/>
          <w:lang w:val="en-US"/>
        </w:rPr>
        <w:t>M</w:t>
      </w:r>
      <w:r w:rsidR="00F67675">
        <w:rPr>
          <w:rFonts w:ascii="David" w:hAnsi="David" w:cs="David"/>
          <w:sz w:val="24"/>
          <w:szCs w:val="24"/>
          <w:lang w:val="en-US"/>
        </w:rPr>
        <w:t>.</w:t>
      </w:r>
      <w:r w:rsidR="005508DE" w:rsidRPr="006271E6">
        <w:rPr>
          <w:rFonts w:ascii="David" w:hAnsi="David" w:cs="David"/>
          <w:sz w:val="24"/>
          <w:szCs w:val="24"/>
          <w:lang w:val="en-US"/>
        </w:rPr>
        <w:t xml:space="preserve"> </w:t>
      </w:r>
      <w:r w:rsidR="006271E6" w:rsidRPr="006271E6">
        <w:rPr>
          <w:rFonts w:ascii="David" w:hAnsi="David" w:cs="David"/>
          <w:sz w:val="24"/>
          <w:szCs w:val="24"/>
          <w:lang w:val="en-US"/>
        </w:rPr>
        <w:t>Safadi</w:t>
      </w:r>
      <w:r w:rsidR="006271E6" w:rsidRPr="001D3AAA">
        <w:rPr>
          <w:rFonts w:ascii="David" w:hAnsi="David" w:cs="David"/>
          <w:sz w:val="24"/>
          <w:szCs w:val="24"/>
          <w:lang w:val="en-US"/>
        </w:rPr>
        <w:t xml:space="preserve"> and</w:t>
      </w:r>
      <w:r w:rsidRPr="001D3AAA">
        <w:rPr>
          <w:rFonts w:ascii="David" w:hAnsi="David" w:cs="David"/>
          <w:sz w:val="24"/>
          <w:szCs w:val="24"/>
          <w:lang w:val="en-US"/>
        </w:rPr>
        <w:t xml:space="preserve"> </w:t>
      </w:r>
      <w:r w:rsidR="00F67675" w:rsidRPr="006271E6">
        <w:rPr>
          <w:rFonts w:ascii="David" w:hAnsi="David" w:cs="David"/>
          <w:sz w:val="24"/>
          <w:szCs w:val="24"/>
          <w:lang w:val="en-US"/>
        </w:rPr>
        <w:t>R</w:t>
      </w:r>
      <w:r w:rsidR="00F67675">
        <w:rPr>
          <w:rFonts w:ascii="David" w:hAnsi="David" w:cs="David"/>
          <w:sz w:val="24"/>
          <w:szCs w:val="24"/>
          <w:lang w:val="en-US"/>
        </w:rPr>
        <w:t>.</w:t>
      </w:r>
      <w:r w:rsidR="00F67675" w:rsidRPr="006271E6">
        <w:rPr>
          <w:rFonts w:ascii="David" w:hAnsi="David" w:cs="David"/>
          <w:sz w:val="24"/>
          <w:szCs w:val="24"/>
          <w:lang w:val="en-US"/>
        </w:rPr>
        <w:t xml:space="preserve"> </w:t>
      </w:r>
      <w:r w:rsidR="00F62291" w:rsidRPr="006271E6">
        <w:rPr>
          <w:rFonts w:ascii="David" w:hAnsi="David" w:cs="David"/>
          <w:sz w:val="24"/>
          <w:szCs w:val="24"/>
          <w:lang w:val="en-US"/>
        </w:rPr>
        <w:t>Hassan</w:t>
      </w:r>
      <w:r w:rsidR="00F62291" w:rsidRPr="001D3AAA">
        <w:rPr>
          <w:rFonts w:ascii="David" w:hAnsi="David" w:cs="David"/>
          <w:sz w:val="24"/>
          <w:szCs w:val="24"/>
          <w:lang w:val="en-US"/>
        </w:rPr>
        <w:t xml:space="preserve">, </w:t>
      </w:r>
      <w:r w:rsidR="00F62291" w:rsidRPr="006271E6">
        <w:rPr>
          <w:rFonts w:ascii="David" w:eastAsia="Times New Roman" w:hAnsi="David" w:cs="David"/>
          <w:noProof/>
          <w:color w:val="000000"/>
          <w:sz w:val="24"/>
          <w:szCs w:val="24"/>
          <w:lang w:val="en-US"/>
        </w:rPr>
        <w:t>Smart</w:t>
      </w:r>
      <w:r w:rsidR="005508DE" w:rsidRPr="006271E6">
        <w:rPr>
          <w:rFonts w:ascii="David" w:hAnsi="David" w:cs="David"/>
          <w:sz w:val="24"/>
          <w:szCs w:val="24"/>
          <w:lang w:val="en-US"/>
        </w:rPr>
        <w:t xml:space="preserve"> Visit Card (SVC)</w:t>
      </w:r>
      <w:r w:rsidR="00887E37">
        <w:rPr>
          <w:rFonts w:ascii="David" w:hAnsi="David" w:cs="David"/>
          <w:sz w:val="24"/>
          <w:szCs w:val="24"/>
          <w:lang w:val="en-US"/>
        </w:rPr>
        <w:t xml:space="preserve"> </w:t>
      </w:r>
      <w:r w:rsidR="005508DE" w:rsidRPr="006271E6">
        <w:rPr>
          <w:rFonts w:ascii="David" w:hAnsi="David" w:cs="David"/>
          <w:sz w:val="24"/>
          <w:szCs w:val="24"/>
          <w:lang w:val="en-US"/>
        </w:rPr>
        <w:t>An Android-Based Application for Managing Visit Cards</w:t>
      </w:r>
      <w:r w:rsidR="00887E37">
        <w:rPr>
          <w:rFonts w:ascii="David" w:hAnsi="David" w:cs="David"/>
          <w:sz w:val="24"/>
          <w:szCs w:val="24"/>
          <w:lang w:val="en-US"/>
        </w:rPr>
        <w:t xml:space="preserve"> </w:t>
      </w:r>
      <w:r w:rsidR="005508DE" w:rsidRPr="001D3AAA">
        <w:rPr>
          <w:rFonts w:ascii="David" w:hAnsi="David" w:cs="David"/>
          <w:sz w:val="24"/>
          <w:szCs w:val="24"/>
          <w:lang w:val="en-US"/>
        </w:rPr>
        <w:t>”</w:t>
      </w:r>
      <w:r w:rsidRPr="001D3AAA">
        <w:rPr>
          <w:rFonts w:ascii="David" w:hAnsi="David" w:cs="David"/>
          <w:sz w:val="24"/>
          <w:szCs w:val="24"/>
          <w:lang w:val="en-US"/>
        </w:rPr>
        <w:t xml:space="preserve"> Final Project Report, Dept. Software Eng., Braude College of Engineering, Karmiel, Israel</w:t>
      </w:r>
      <w:r w:rsidR="005508DE" w:rsidRPr="001D3AAA">
        <w:rPr>
          <w:rFonts w:ascii="David" w:hAnsi="David" w:cs="David"/>
          <w:sz w:val="24"/>
          <w:szCs w:val="24"/>
          <w:lang w:val="en-US"/>
        </w:rPr>
        <w:t>.</w:t>
      </w:r>
    </w:p>
    <w:p w14:paraId="6501A20E" w14:textId="21B65DA9" w:rsidR="005508DE" w:rsidRPr="001D3AAA" w:rsidRDefault="005508DE" w:rsidP="006271E6">
      <w:pPr>
        <w:ind w:left="1080"/>
        <w:jc w:val="left"/>
        <w:rPr>
          <w:rFonts w:ascii="David" w:eastAsia="Times New Roman" w:hAnsi="David" w:cs="David"/>
          <w:sz w:val="24"/>
          <w:szCs w:val="24"/>
          <w:lang w:val="en-US"/>
        </w:rPr>
      </w:pPr>
      <w:r w:rsidRPr="001D3AAA">
        <w:rPr>
          <w:rFonts w:ascii="David" w:hAnsi="David" w:cs="David"/>
          <w:sz w:val="24"/>
          <w:szCs w:val="24"/>
          <w:lang w:val="en-US"/>
        </w:rPr>
        <w:t xml:space="preserve">[7] </w:t>
      </w:r>
      <w:r w:rsidR="00346998">
        <w:rPr>
          <w:rFonts w:ascii="David" w:hAnsi="David" w:cs="David"/>
          <w:sz w:val="24"/>
          <w:szCs w:val="24"/>
          <w:lang w:val="en-US"/>
        </w:rPr>
        <w:t xml:space="preserve">T. </w:t>
      </w:r>
      <w:r w:rsidR="006271E6" w:rsidRPr="006271E6">
        <w:rPr>
          <w:rFonts w:ascii="David" w:eastAsia="Times New Roman" w:hAnsi="David" w:cs="David"/>
          <w:sz w:val="24"/>
          <w:szCs w:val="24"/>
          <w:lang w:val="en-US"/>
        </w:rPr>
        <w:t>Z</w:t>
      </w:r>
      <w:r w:rsidR="006271E6">
        <w:rPr>
          <w:rFonts w:ascii="David" w:eastAsia="Times New Roman" w:hAnsi="David" w:cs="David"/>
          <w:sz w:val="24"/>
          <w:szCs w:val="24"/>
          <w:lang w:val="en-US"/>
        </w:rPr>
        <w:t>i</w:t>
      </w:r>
      <w:r w:rsidR="006271E6" w:rsidRPr="006271E6">
        <w:rPr>
          <w:rFonts w:ascii="David" w:eastAsia="Times New Roman" w:hAnsi="David" w:cs="David"/>
          <w:sz w:val="24"/>
          <w:szCs w:val="24"/>
          <w:lang w:val="en-US"/>
        </w:rPr>
        <w:t>lberman</w:t>
      </w:r>
      <w:r w:rsidRPr="001D3AAA">
        <w:rPr>
          <w:rFonts w:ascii="David" w:hAnsi="David" w:cs="David"/>
          <w:sz w:val="24"/>
          <w:szCs w:val="24"/>
          <w:lang w:val="en-US"/>
        </w:rPr>
        <w:t xml:space="preserve"> and </w:t>
      </w:r>
      <w:r w:rsidR="00F67675" w:rsidRPr="00742EED">
        <w:rPr>
          <w:rFonts w:ascii="David" w:eastAsia="Times New Roman" w:hAnsi="David" w:cs="David"/>
          <w:sz w:val="24"/>
          <w:szCs w:val="24"/>
          <w:lang w:val="en-US"/>
        </w:rPr>
        <w:t>A</w:t>
      </w:r>
      <w:r w:rsidR="00F67675">
        <w:rPr>
          <w:rFonts w:ascii="David" w:eastAsia="Times New Roman" w:hAnsi="David" w:cs="David"/>
          <w:sz w:val="24"/>
          <w:szCs w:val="24"/>
          <w:lang w:val="en-US"/>
        </w:rPr>
        <w:t>.</w:t>
      </w:r>
      <w:r w:rsidR="00F67675" w:rsidRPr="00742EED">
        <w:rPr>
          <w:rFonts w:ascii="David" w:eastAsia="Times New Roman" w:hAnsi="David" w:cs="David"/>
          <w:sz w:val="24"/>
          <w:szCs w:val="24"/>
          <w:lang w:val="en-US"/>
        </w:rPr>
        <w:t xml:space="preserve"> </w:t>
      </w:r>
      <w:r w:rsidRPr="00742EED">
        <w:rPr>
          <w:rFonts w:ascii="David" w:eastAsia="Times New Roman" w:hAnsi="David" w:cs="David"/>
          <w:sz w:val="24"/>
          <w:szCs w:val="24"/>
          <w:lang w:val="en-US"/>
        </w:rPr>
        <w:t>Havkin</w:t>
      </w:r>
      <w:r w:rsidRPr="001D3AAA">
        <w:rPr>
          <w:rFonts w:ascii="David" w:hAnsi="David" w:cs="David"/>
          <w:sz w:val="24"/>
          <w:szCs w:val="24"/>
          <w:lang w:val="en-US"/>
        </w:rPr>
        <w:t xml:space="preserve">,” </w:t>
      </w:r>
      <w:r w:rsidRPr="00C822A5">
        <w:rPr>
          <w:rFonts w:ascii="David" w:eastAsia="Times New Roman" w:hAnsi="David" w:cs="David"/>
          <w:noProof/>
          <w:color w:val="000000"/>
          <w:sz w:val="24"/>
          <w:szCs w:val="24"/>
          <w:lang w:val="en-US"/>
        </w:rPr>
        <w:t>Ultra Sound Data Transfer Many To Many”</w:t>
      </w:r>
      <w:r w:rsidRPr="001D3AAA">
        <w:rPr>
          <w:rFonts w:ascii="David" w:hAnsi="David" w:cs="David"/>
          <w:sz w:val="24"/>
          <w:szCs w:val="24"/>
          <w:lang w:val="en-US"/>
        </w:rPr>
        <w:t>," Final Project Report, Dept. Software Eng., Braude College of Engineering, Karmiel, Israel.</w:t>
      </w:r>
    </w:p>
    <w:p w14:paraId="190C062C" w14:textId="138DAFC8" w:rsidR="005508DE" w:rsidRPr="001D3AAA" w:rsidRDefault="005508DE" w:rsidP="00BA20CB">
      <w:pPr>
        <w:shd w:val="clear" w:color="auto" w:fill="FFFFFF"/>
        <w:spacing w:after="120"/>
        <w:ind w:left="1080" w:right="580"/>
        <w:jc w:val="left"/>
        <w:rPr>
          <w:rFonts w:ascii="David" w:hAnsi="David" w:cs="David"/>
          <w:sz w:val="24"/>
          <w:szCs w:val="24"/>
          <w:lang w:val="en-US"/>
        </w:rPr>
      </w:pPr>
      <w:r w:rsidRPr="001D3AAA">
        <w:rPr>
          <w:rFonts w:ascii="David" w:hAnsi="David" w:cs="David"/>
          <w:sz w:val="24"/>
          <w:szCs w:val="24"/>
          <w:lang w:val="en-US"/>
        </w:rPr>
        <w:t xml:space="preserve">[8] </w:t>
      </w:r>
      <w:r w:rsidR="00BA20CB" w:rsidRPr="00742EED">
        <w:rPr>
          <w:rFonts w:ascii="David" w:hAnsi="David" w:cs="David"/>
          <w:sz w:val="24"/>
          <w:szCs w:val="24"/>
          <w:lang w:val="en-US"/>
        </w:rPr>
        <w:t>T</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Pr="00742EED">
        <w:rPr>
          <w:rFonts w:ascii="David" w:hAnsi="David" w:cs="David"/>
          <w:sz w:val="24"/>
          <w:szCs w:val="24"/>
          <w:lang w:val="en-US"/>
        </w:rPr>
        <w:t>Fares</w:t>
      </w:r>
      <w:r w:rsidRPr="001D3AAA">
        <w:rPr>
          <w:rFonts w:ascii="David" w:hAnsi="David" w:cs="David"/>
          <w:sz w:val="24"/>
          <w:szCs w:val="24"/>
          <w:lang w:val="en-US"/>
        </w:rPr>
        <w:t xml:space="preserve"> and </w:t>
      </w:r>
      <w:r w:rsidR="00BA20CB" w:rsidRPr="00742EED">
        <w:rPr>
          <w:rFonts w:ascii="David" w:hAnsi="David" w:cs="David"/>
          <w:sz w:val="24"/>
          <w:szCs w:val="24"/>
          <w:lang w:val="en-US"/>
        </w:rPr>
        <w:t>F</w:t>
      </w:r>
      <w:r w:rsidR="00BA20CB">
        <w:rPr>
          <w:rFonts w:ascii="David" w:hAnsi="David" w:cs="David"/>
          <w:sz w:val="24"/>
          <w:szCs w:val="24"/>
          <w:lang w:val="en-US"/>
        </w:rPr>
        <w:t>.</w:t>
      </w:r>
      <w:r w:rsidR="00BA20CB" w:rsidRPr="00742EED">
        <w:rPr>
          <w:rFonts w:ascii="David" w:hAnsi="David" w:cs="David"/>
          <w:sz w:val="24"/>
          <w:szCs w:val="24"/>
          <w:lang w:val="en-US"/>
        </w:rPr>
        <w:t xml:space="preserve"> </w:t>
      </w:r>
      <w:r w:rsidR="00C500AB" w:rsidRPr="00742EED">
        <w:rPr>
          <w:rFonts w:ascii="David" w:hAnsi="David" w:cs="David"/>
          <w:sz w:val="24"/>
          <w:szCs w:val="24"/>
          <w:lang w:val="en-US"/>
        </w:rPr>
        <w:t>Jaraisy,</w:t>
      </w:r>
      <w:r w:rsidRPr="001D3AAA">
        <w:rPr>
          <w:rFonts w:ascii="David" w:hAnsi="David" w:cs="David"/>
          <w:sz w:val="24"/>
          <w:szCs w:val="24"/>
          <w:lang w:val="en-US"/>
        </w:rPr>
        <w:t xml:space="preserve"> </w:t>
      </w:r>
      <w:r w:rsidRPr="00DE1C57">
        <w:rPr>
          <w:rFonts w:ascii="David" w:hAnsi="David" w:cs="David"/>
          <w:sz w:val="24"/>
          <w:szCs w:val="24"/>
          <w:lang w:val="en-US"/>
        </w:rPr>
        <w:t>Smart Visit Card</w:t>
      </w:r>
      <w:r w:rsidR="00BA20CB">
        <w:rPr>
          <w:rFonts w:ascii="David" w:hAnsi="David" w:cs="David"/>
          <w:sz w:val="24"/>
          <w:szCs w:val="24"/>
          <w:lang w:val="en-US"/>
        </w:rPr>
        <w:t xml:space="preserve"> </w:t>
      </w:r>
      <w:r w:rsidRPr="001D3AAA">
        <w:rPr>
          <w:rFonts w:ascii="David" w:hAnsi="David" w:cs="David"/>
          <w:sz w:val="24"/>
          <w:szCs w:val="24"/>
          <w:lang w:val="en-US"/>
        </w:rPr>
        <w:t>Inaudible Information Transfer between Android Based Devices</w:t>
      </w:r>
    </w:p>
    <w:p w14:paraId="386CED64" w14:textId="0DB29DF9" w:rsidR="005508DE" w:rsidRPr="001D3AAA" w:rsidRDefault="005508DE" w:rsidP="00124A13">
      <w:pPr>
        <w:shd w:val="clear" w:color="auto" w:fill="FFFFFF"/>
        <w:spacing w:after="120"/>
        <w:ind w:left="1080" w:right="580"/>
        <w:jc w:val="left"/>
        <w:rPr>
          <w:rFonts w:ascii="David" w:eastAsia="Times New Roman" w:hAnsi="David" w:cs="David"/>
          <w:sz w:val="24"/>
          <w:szCs w:val="24"/>
          <w:lang w:val="en-US"/>
        </w:rPr>
      </w:pPr>
      <w:r w:rsidRPr="001D3AAA">
        <w:rPr>
          <w:rFonts w:ascii="David" w:hAnsi="David" w:cs="David"/>
          <w:sz w:val="24"/>
          <w:szCs w:val="24"/>
          <w:lang w:val="en-US"/>
        </w:rPr>
        <w:t>," Final Project Report, Dept. Software Eng., Braude College of Engineering, Karmiel, Israel.</w:t>
      </w:r>
    </w:p>
    <w:p w14:paraId="672E92A4" w14:textId="77777777" w:rsidR="00D248F1" w:rsidRPr="007F0BDD" w:rsidRDefault="009814E7" w:rsidP="00124A13">
      <w:pPr>
        <w:shd w:val="clear" w:color="auto" w:fill="FFFFFF"/>
        <w:spacing w:after="120"/>
        <w:ind w:left="1080" w:right="580"/>
        <w:jc w:val="left"/>
        <w:rPr>
          <w:rFonts w:ascii="David" w:hAnsi="David" w:cs="David"/>
          <w:sz w:val="24"/>
          <w:szCs w:val="24"/>
          <w:lang w:val="en-US"/>
        </w:rPr>
      </w:pPr>
      <w:r w:rsidRPr="001D3AAA">
        <w:rPr>
          <w:rFonts w:ascii="David" w:eastAsia="Times New Roman" w:hAnsi="David" w:cs="David"/>
          <w:sz w:val="24"/>
          <w:szCs w:val="24"/>
          <w:lang w:val="en-US"/>
        </w:rPr>
        <w:t xml:space="preserve">[9] </w:t>
      </w:r>
      <w:r w:rsidRPr="001D3AAA">
        <w:rPr>
          <w:rFonts w:ascii="David" w:hAnsi="David" w:cs="David"/>
          <w:sz w:val="24"/>
          <w:szCs w:val="24"/>
          <w:lang w:val="en-US"/>
        </w:rPr>
        <w:t>Tanenbaum, A. S., &amp; Wetherall, D. J. (2011). Computer Networks (5th ed.).</w:t>
      </w:r>
      <w:r w:rsidRPr="007F0BDD">
        <w:rPr>
          <w:rFonts w:ascii="David" w:hAnsi="David" w:cs="David"/>
          <w:sz w:val="24"/>
          <w:szCs w:val="24"/>
          <w:lang w:val="en-US"/>
        </w:rPr>
        <w:t xml:space="preserve"> Pearson.</w:t>
      </w:r>
      <w:bookmarkStart w:id="484" w:name="_cg8g60n22lz5" w:colFirst="0" w:colLast="0"/>
      <w:bookmarkEnd w:id="484"/>
    </w:p>
    <w:p w14:paraId="42FCD864" w14:textId="77777777" w:rsidR="0000097D" w:rsidRDefault="00D053A6" w:rsidP="00742EED">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US"/>
        </w:rPr>
        <w:t xml:space="preserve">[10] </w:t>
      </w:r>
      <w:r w:rsidR="000E4857" w:rsidRPr="007F0BDD">
        <w:rPr>
          <w:rFonts w:ascii="David" w:eastAsia="Times New Roman" w:hAnsi="David" w:cs="David"/>
          <w:sz w:val="24"/>
          <w:szCs w:val="24"/>
          <w:lang w:val="en-US"/>
        </w:rPr>
        <w:t xml:space="preserve">Szabo, T. L. (2004). </w:t>
      </w:r>
      <w:r w:rsidR="000E4857" w:rsidRPr="007F0BDD">
        <w:rPr>
          <w:rFonts w:ascii="David" w:eastAsia="Times New Roman" w:hAnsi="David" w:cs="David"/>
          <w:i/>
          <w:iCs/>
          <w:sz w:val="24"/>
          <w:szCs w:val="24"/>
          <w:lang w:val="en-US"/>
        </w:rPr>
        <w:t>Diagnostic Ultrasound Imaging: Inside Out</w:t>
      </w:r>
      <w:r w:rsidR="000E4857" w:rsidRPr="007F0BDD">
        <w:rPr>
          <w:rFonts w:ascii="David" w:eastAsia="Times New Roman" w:hAnsi="David" w:cs="David"/>
          <w:sz w:val="24"/>
          <w:szCs w:val="24"/>
          <w:lang w:val="en-US"/>
        </w:rPr>
        <w:t>. Elsevier Academic Press.</w:t>
      </w:r>
    </w:p>
    <w:p w14:paraId="3F85965A" w14:textId="2CC95634" w:rsidR="00D053A6" w:rsidRPr="00887E37" w:rsidRDefault="008C455E" w:rsidP="00742EED">
      <w:pPr>
        <w:shd w:val="clear" w:color="auto" w:fill="FFFFFF"/>
        <w:spacing w:after="120"/>
        <w:ind w:left="1080" w:right="580"/>
        <w:jc w:val="left"/>
        <w:rPr>
          <w:rFonts w:ascii="David" w:eastAsia="Times New Roman" w:hAnsi="David" w:cs="David"/>
          <w:sz w:val="24"/>
          <w:szCs w:val="24"/>
          <w:lang w:val="en-US"/>
        </w:rPr>
      </w:pPr>
      <w:r w:rsidRPr="007F0BDD">
        <w:rPr>
          <w:rFonts w:ascii="David" w:eastAsia="Times New Roman" w:hAnsi="David" w:cs="David"/>
          <w:sz w:val="24"/>
          <w:szCs w:val="24"/>
          <w:lang w:val="en"/>
        </w:rPr>
        <w:t>[</w:t>
      </w:r>
      <w:r w:rsidR="00D053A6" w:rsidRPr="007F0BDD">
        <w:rPr>
          <w:rFonts w:ascii="David" w:eastAsia="Times New Roman" w:hAnsi="David" w:cs="David"/>
          <w:sz w:val="24"/>
          <w:szCs w:val="24"/>
          <w:lang w:val="en"/>
        </w:rPr>
        <w:t>11]</w:t>
      </w:r>
      <w:r w:rsidR="00742EED">
        <w:rPr>
          <w:rFonts w:ascii="David" w:eastAsia="Times New Roman" w:hAnsi="David" w:cs="David"/>
          <w:sz w:val="24"/>
          <w:szCs w:val="24"/>
          <w:lang w:val="en"/>
        </w:rPr>
        <w:t>ref:</w:t>
      </w:r>
      <w:r w:rsidR="00D053A6" w:rsidRPr="007F0BDD">
        <w:rPr>
          <w:rFonts w:ascii="David" w:eastAsia="Times New Roman" w:hAnsi="David" w:cs="David"/>
          <w:sz w:val="24"/>
          <w:szCs w:val="24"/>
          <w:lang w:val="en"/>
        </w:rPr>
        <w:t>https://www.researchgate.net/publication/304130724_High_Data_Rate_Ultrasonic_Communications_for_Wireless_Intra-body_Networks</w:t>
      </w:r>
    </w:p>
    <w:p w14:paraId="39DA74C1" w14:textId="0802C91A" w:rsidR="00D053A6" w:rsidRPr="007F0BDD" w:rsidRDefault="00D053A6" w:rsidP="00124A13">
      <w:pPr>
        <w:shd w:val="clear" w:color="auto" w:fill="FFFFFF"/>
        <w:spacing w:after="120"/>
        <w:ind w:left="1083" w:right="580"/>
        <w:jc w:val="left"/>
        <w:rPr>
          <w:rFonts w:ascii="David" w:hAnsi="David" w:cs="David"/>
          <w:sz w:val="24"/>
          <w:szCs w:val="24"/>
          <w:lang w:val="en-US"/>
        </w:rPr>
      </w:pPr>
    </w:p>
    <w:p w14:paraId="365E04E2"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001E2275"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27EBE1C3" w14:textId="77777777" w:rsidR="00F95ACB" w:rsidRPr="007F0BDD" w:rsidRDefault="00F95ACB" w:rsidP="00124A13">
      <w:pPr>
        <w:shd w:val="clear" w:color="auto" w:fill="FFFFFF"/>
        <w:spacing w:after="120"/>
        <w:ind w:left="1083" w:right="580"/>
        <w:jc w:val="left"/>
        <w:rPr>
          <w:rFonts w:ascii="David" w:hAnsi="David" w:cs="David"/>
          <w:sz w:val="24"/>
          <w:szCs w:val="24"/>
          <w:lang w:val="en-US"/>
        </w:rPr>
      </w:pPr>
    </w:p>
    <w:p w14:paraId="126F4EC7" w14:textId="77777777" w:rsidR="00F95ACB" w:rsidRPr="007F0BDD" w:rsidDel="00996914" w:rsidRDefault="00F95ACB" w:rsidP="00124A13">
      <w:pPr>
        <w:shd w:val="clear" w:color="auto" w:fill="FFFFFF"/>
        <w:spacing w:after="120"/>
        <w:ind w:left="1083" w:right="580"/>
        <w:jc w:val="left"/>
        <w:rPr>
          <w:del w:id="485" w:author="יוני גרינברג" w:date="2026-06-22T09:47:00Z"/>
          <w:rFonts w:ascii="David" w:hAnsi="David" w:cs="David"/>
          <w:sz w:val="24"/>
          <w:szCs w:val="24"/>
          <w:lang w:val="en-US"/>
        </w:rPr>
      </w:pPr>
    </w:p>
    <w:p w14:paraId="2157C61C" w14:textId="77777777" w:rsidR="00F95ACB" w:rsidRPr="007F0BDD" w:rsidDel="00996914" w:rsidRDefault="00F95ACB">
      <w:pPr>
        <w:shd w:val="clear" w:color="auto" w:fill="FFFFFF"/>
        <w:spacing w:after="120"/>
        <w:ind w:right="580"/>
        <w:jc w:val="left"/>
        <w:rPr>
          <w:del w:id="486" w:author="יוני גרינברג" w:date="2026-06-22T09:47:00Z"/>
          <w:rFonts w:ascii="David" w:hAnsi="David" w:cs="David"/>
          <w:sz w:val="24"/>
          <w:szCs w:val="24"/>
          <w:lang w:val="en-US"/>
        </w:rPr>
        <w:pPrChange w:id="487" w:author="יוני גרינברג" w:date="2026-06-22T09:47:00Z">
          <w:pPr>
            <w:shd w:val="clear" w:color="auto" w:fill="FFFFFF"/>
            <w:spacing w:after="120"/>
            <w:ind w:left="1083" w:right="580"/>
            <w:jc w:val="left"/>
          </w:pPr>
        </w:pPrChange>
      </w:pPr>
    </w:p>
    <w:p w14:paraId="0E14AC7E" w14:textId="77777777" w:rsidR="00F95ACB" w:rsidRPr="007F0BDD" w:rsidDel="00996914" w:rsidRDefault="00F95ACB">
      <w:pPr>
        <w:shd w:val="clear" w:color="auto" w:fill="FFFFFF"/>
        <w:spacing w:after="120"/>
        <w:ind w:right="580"/>
        <w:jc w:val="left"/>
        <w:rPr>
          <w:del w:id="488" w:author="יוני גרינברג" w:date="2026-06-22T09:47:00Z"/>
          <w:rFonts w:ascii="David" w:hAnsi="David" w:cs="David"/>
          <w:sz w:val="24"/>
          <w:szCs w:val="24"/>
          <w:lang w:val="en-US"/>
        </w:rPr>
        <w:pPrChange w:id="489" w:author="יוני גרינברג" w:date="2026-06-22T09:47:00Z">
          <w:pPr>
            <w:shd w:val="clear" w:color="auto" w:fill="FFFFFF"/>
            <w:spacing w:after="120"/>
            <w:ind w:left="1083" w:right="580"/>
            <w:jc w:val="left"/>
          </w:pPr>
        </w:pPrChange>
      </w:pPr>
    </w:p>
    <w:p w14:paraId="44B77A22" w14:textId="77777777" w:rsidR="00A34644" w:rsidRPr="007F0BDD" w:rsidDel="00996914" w:rsidRDefault="00A34644">
      <w:pPr>
        <w:shd w:val="clear" w:color="auto" w:fill="FFFFFF"/>
        <w:bidi/>
        <w:spacing w:after="120"/>
        <w:ind w:right="580"/>
        <w:jc w:val="left"/>
        <w:rPr>
          <w:del w:id="490" w:author="יוני גרינברג" w:date="2026-06-22T09:47:00Z"/>
          <w:rFonts w:ascii="David" w:hAnsi="David" w:cs="David"/>
          <w:sz w:val="24"/>
          <w:szCs w:val="24"/>
          <w:lang w:val="en-US"/>
        </w:rPr>
        <w:pPrChange w:id="491" w:author="יוני גרינברג" w:date="2026-06-22T09:47:00Z">
          <w:pPr>
            <w:shd w:val="clear" w:color="auto" w:fill="FFFFFF"/>
            <w:bidi/>
            <w:spacing w:after="120"/>
            <w:ind w:left="1083" w:right="580"/>
            <w:jc w:val="left"/>
          </w:pPr>
        </w:pPrChange>
      </w:pPr>
    </w:p>
    <w:p w14:paraId="0821CEEF" w14:textId="77777777" w:rsidR="00A34644" w:rsidRPr="007F0BDD" w:rsidDel="00996914" w:rsidRDefault="00A34644">
      <w:pPr>
        <w:shd w:val="clear" w:color="auto" w:fill="FFFFFF"/>
        <w:bidi/>
        <w:spacing w:after="120"/>
        <w:ind w:right="580"/>
        <w:jc w:val="left"/>
        <w:rPr>
          <w:del w:id="492" w:author="יוני גרינברג" w:date="2026-06-22T09:47:00Z"/>
          <w:rFonts w:ascii="David" w:hAnsi="David" w:cs="David"/>
          <w:sz w:val="24"/>
          <w:szCs w:val="24"/>
          <w:rtl/>
          <w:lang w:val="en-US"/>
        </w:rPr>
        <w:pPrChange w:id="493" w:author="יוני גרינברג" w:date="2026-06-22T09:47:00Z">
          <w:pPr>
            <w:shd w:val="clear" w:color="auto" w:fill="FFFFFF"/>
            <w:bidi/>
            <w:spacing w:after="120"/>
            <w:ind w:left="1083" w:right="580"/>
            <w:jc w:val="left"/>
          </w:pPr>
        </w:pPrChange>
      </w:pPr>
    </w:p>
    <w:p w14:paraId="3BC28D2F" w14:textId="77777777" w:rsidR="00A34644" w:rsidRPr="007F0BDD" w:rsidDel="00996914" w:rsidRDefault="00A34644">
      <w:pPr>
        <w:shd w:val="clear" w:color="auto" w:fill="FFFFFF"/>
        <w:bidi/>
        <w:spacing w:after="120"/>
        <w:ind w:right="580"/>
        <w:jc w:val="left"/>
        <w:rPr>
          <w:del w:id="494" w:author="יוני גרינברג" w:date="2026-06-22T09:47:00Z"/>
          <w:rFonts w:ascii="David" w:hAnsi="David" w:cs="David"/>
          <w:sz w:val="24"/>
          <w:szCs w:val="24"/>
          <w:rtl/>
          <w:lang w:val="en-US"/>
        </w:rPr>
        <w:pPrChange w:id="495" w:author="יוני גרינברג" w:date="2026-06-22T09:47:00Z">
          <w:pPr>
            <w:shd w:val="clear" w:color="auto" w:fill="FFFFFF"/>
            <w:bidi/>
            <w:spacing w:after="120"/>
            <w:ind w:left="1083" w:right="580"/>
            <w:jc w:val="left"/>
          </w:pPr>
        </w:pPrChange>
      </w:pPr>
    </w:p>
    <w:p w14:paraId="2640CA00" w14:textId="39D3EC48" w:rsidR="00A34644" w:rsidRPr="007F0BDD" w:rsidDel="00996914" w:rsidRDefault="00A34644">
      <w:pPr>
        <w:shd w:val="clear" w:color="auto" w:fill="FFFFFF"/>
        <w:bidi/>
        <w:spacing w:after="120"/>
        <w:ind w:right="580"/>
        <w:jc w:val="left"/>
        <w:rPr>
          <w:del w:id="496" w:author="יוני גרינברג" w:date="2026-06-22T09:47:00Z"/>
          <w:rFonts w:ascii="David" w:hAnsi="David" w:cs="David"/>
          <w:sz w:val="24"/>
          <w:szCs w:val="24"/>
          <w:rtl/>
          <w:lang w:val="en-US"/>
        </w:rPr>
        <w:pPrChange w:id="497" w:author="יוני גרינברג" w:date="2026-06-22T09:47:00Z">
          <w:pPr>
            <w:shd w:val="clear" w:color="auto" w:fill="FFFFFF"/>
            <w:bidi/>
            <w:spacing w:after="120"/>
            <w:ind w:left="1083" w:right="580"/>
            <w:jc w:val="left"/>
          </w:pPr>
        </w:pPrChange>
      </w:pPr>
    </w:p>
    <w:p w14:paraId="68B5B3CE" w14:textId="0A25B151" w:rsidR="00A34644" w:rsidRPr="007F0BDD" w:rsidDel="00996914" w:rsidRDefault="00A34644">
      <w:pPr>
        <w:shd w:val="clear" w:color="auto" w:fill="FFFFFF"/>
        <w:bidi/>
        <w:spacing w:after="120"/>
        <w:ind w:right="580"/>
        <w:jc w:val="left"/>
        <w:rPr>
          <w:del w:id="498" w:author="יוני גרינברג" w:date="2026-06-22T09:47:00Z"/>
          <w:rFonts w:ascii="David" w:hAnsi="David" w:cs="David"/>
          <w:sz w:val="24"/>
          <w:szCs w:val="24"/>
          <w:rtl/>
          <w:lang w:val="en-US"/>
        </w:rPr>
        <w:pPrChange w:id="499" w:author="יוני גרינברג" w:date="2026-06-22T09:47:00Z">
          <w:pPr>
            <w:shd w:val="clear" w:color="auto" w:fill="FFFFFF"/>
            <w:bidi/>
            <w:spacing w:after="120"/>
            <w:ind w:left="1083" w:right="580"/>
            <w:jc w:val="left"/>
          </w:pPr>
        </w:pPrChange>
      </w:pPr>
    </w:p>
    <w:p w14:paraId="62AFE46B" w14:textId="631036EE" w:rsidR="00A34644" w:rsidRPr="007F0BDD" w:rsidDel="00996914" w:rsidRDefault="00A34644">
      <w:pPr>
        <w:shd w:val="clear" w:color="auto" w:fill="FFFFFF"/>
        <w:bidi/>
        <w:spacing w:after="120"/>
        <w:ind w:right="580"/>
        <w:jc w:val="left"/>
        <w:rPr>
          <w:del w:id="500" w:author="יוני גרינברג" w:date="2026-06-22T09:47:00Z"/>
          <w:rFonts w:ascii="David" w:hAnsi="David" w:cs="David"/>
          <w:sz w:val="24"/>
          <w:szCs w:val="24"/>
          <w:rtl/>
          <w:lang w:val="en-US"/>
        </w:rPr>
        <w:pPrChange w:id="501" w:author="יוני גרינברג" w:date="2026-06-22T09:47:00Z">
          <w:pPr>
            <w:shd w:val="clear" w:color="auto" w:fill="FFFFFF"/>
            <w:bidi/>
            <w:spacing w:after="120"/>
            <w:ind w:left="1083" w:right="580"/>
            <w:jc w:val="left"/>
          </w:pPr>
        </w:pPrChange>
      </w:pPr>
    </w:p>
    <w:p w14:paraId="36549F9A" w14:textId="001845BF" w:rsidR="00A34644" w:rsidRPr="007F0BDD" w:rsidDel="00996914" w:rsidRDefault="00A34644">
      <w:pPr>
        <w:shd w:val="clear" w:color="auto" w:fill="FFFFFF"/>
        <w:bidi/>
        <w:spacing w:after="120"/>
        <w:ind w:right="580"/>
        <w:jc w:val="left"/>
        <w:rPr>
          <w:del w:id="502" w:author="יוני גרינברג" w:date="2026-06-22T09:47:00Z"/>
          <w:rFonts w:ascii="David" w:hAnsi="David" w:cs="David"/>
          <w:sz w:val="24"/>
          <w:szCs w:val="24"/>
          <w:rtl/>
          <w:lang w:val="en-US"/>
        </w:rPr>
        <w:pPrChange w:id="503" w:author="יוני גרינברג" w:date="2026-06-22T09:47:00Z">
          <w:pPr>
            <w:shd w:val="clear" w:color="auto" w:fill="FFFFFF"/>
            <w:bidi/>
            <w:spacing w:after="120"/>
            <w:ind w:left="1083" w:right="580"/>
            <w:jc w:val="left"/>
          </w:pPr>
        </w:pPrChange>
      </w:pPr>
    </w:p>
    <w:p w14:paraId="0F1A421E" w14:textId="3E385879" w:rsidR="00A34644" w:rsidRPr="007F0BDD" w:rsidDel="00996914" w:rsidRDefault="00A34644">
      <w:pPr>
        <w:shd w:val="clear" w:color="auto" w:fill="FFFFFF"/>
        <w:bidi/>
        <w:spacing w:after="120"/>
        <w:ind w:right="580"/>
        <w:jc w:val="left"/>
        <w:rPr>
          <w:del w:id="504" w:author="יוני גרינברג" w:date="2026-06-22T09:47:00Z"/>
          <w:rFonts w:ascii="David" w:hAnsi="David" w:cs="David"/>
          <w:sz w:val="24"/>
          <w:szCs w:val="24"/>
          <w:rtl/>
          <w:lang w:val="en-US"/>
        </w:rPr>
        <w:pPrChange w:id="505" w:author="יוני גרינברג" w:date="2026-06-22T09:47:00Z">
          <w:pPr>
            <w:shd w:val="clear" w:color="auto" w:fill="FFFFFF"/>
            <w:bidi/>
            <w:spacing w:after="120"/>
            <w:ind w:left="1083" w:right="580"/>
            <w:jc w:val="left"/>
          </w:pPr>
        </w:pPrChange>
      </w:pPr>
    </w:p>
    <w:p w14:paraId="1BA99120" w14:textId="12A6FA9E" w:rsidR="00A34644" w:rsidRPr="007F0BDD" w:rsidDel="00996914" w:rsidRDefault="00A34644" w:rsidP="006035AF">
      <w:pPr>
        <w:shd w:val="clear" w:color="auto" w:fill="FFFFFF"/>
        <w:bidi/>
        <w:spacing w:after="120"/>
        <w:ind w:right="580"/>
        <w:jc w:val="left"/>
        <w:rPr>
          <w:del w:id="506" w:author="יוני גרינברג" w:date="2026-06-22T09:47:00Z"/>
          <w:rFonts w:ascii="David" w:hAnsi="David" w:cs="David"/>
          <w:sz w:val="24"/>
          <w:szCs w:val="24"/>
          <w:rtl/>
          <w:lang w:val="en-US"/>
        </w:rPr>
      </w:pPr>
    </w:p>
    <w:p w14:paraId="30D006D5" w14:textId="66CFB94D" w:rsidR="003D4870" w:rsidRPr="007F0BDD" w:rsidRDefault="003D4870" w:rsidP="00996914">
      <w:pPr>
        <w:shd w:val="clear" w:color="auto" w:fill="FFFFFF"/>
        <w:bidi/>
        <w:spacing w:after="120"/>
        <w:ind w:right="580"/>
        <w:jc w:val="left"/>
        <w:rPr>
          <w:rFonts w:ascii="David" w:hAnsi="David" w:cs="David"/>
          <w:sz w:val="24"/>
          <w:szCs w:val="24"/>
          <w:rtl/>
          <w:lang w:val="en-US"/>
        </w:rPr>
      </w:pPr>
    </w:p>
    <w:sectPr w:rsidR="003D4870" w:rsidRPr="007F0BDD">
      <w:footerReference w:type="default" r:id="rId29"/>
      <w:pgSz w:w="11909" w:h="16834"/>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5" w:author="אלנה רווה" w:date="2025-12-18T13:29:00Z" w:initials="ER">
    <w:p w14:paraId="28D3A984" w14:textId="77777777" w:rsidR="00B256E0" w:rsidRDefault="00B256E0" w:rsidP="00CF2B94">
      <w:pPr>
        <w:pStyle w:val="CommentText"/>
      </w:pPr>
      <w:r>
        <w:rPr>
          <w:rStyle w:val="CommentReference"/>
        </w:rPr>
        <w:annotationRef/>
      </w:r>
      <w:r>
        <w:t>Font and size of titles must be the same, fix everywhere.</w:t>
      </w:r>
    </w:p>
  </w:comment>
  <w:comment w:id="176" w:author="אלנה רווה" w:date="2026-06-01T10:14:00Z" w:initials="ER">
    <w:p w14:paraId="17E030A2" w14:textId="7F93F820" w:rsidR="000C3F8E" w:rsidRPr="0033393A" w:rsidRDefault="000C3F8E" w:rsidP="000C3F8E">
      <w:pPr>
        <w:pStyle w:val="CommentText"/>
        <w:jc w:val="left"/>
        <w:rPr>
          <w:lang w:val="en-US"/>
        </w:rPr>
      </w:pPr>
      <w:r>
        <w:rPr>
          <w:rStyle w:val="CommentReference"/>
        </w:rPr>
        <w:annotationRef/>
      </w:r>
      <w:r>
        <w:t>I did not understand the item</w:t>
      </w:r>
    </w:p>
  </w:comment>
  <w:comment w:id="188" w:author="אלנה רווה" w:date="2026-06-17T14:45:00Z" w:initials="ER">
    <w:p w14:paraId="1C07287E" w14:textId="77777777" w:rsidR="00505246" w:rsidRDefault="00505246" w:rsidP="00505246">
      <w:pPr>
        <w:pStyle w:val="CommentText"/>
        <w:jc w:val="left"/>
      </w:pPr>
      <w:r>
        <w:rPr>
          <w:rStyle w:val="CommentReference"/>
        </w:rPr>
        <w:annotationRef/>
      </w:r>
      <w:r>
        <w:rPr>
          <w:b/>
          <w:bCs/>
          <w:color w:val="EE0000"/>
        </w:rPr>
        <w:t>Use automatic numbering everywhere.</w:t>
      </w:r>
    </w:p>
  </w:comment>
  <w:comment w:id="317" w:author="אלנה רווה" w:date="2026-06-17T08:08:00Z" w:initials="ER">
    <w:p w14:paraId="598D91D7" w14:textId="77777777" w:rsidR="004615AE" w:rsidRDefault="004615AE" w:rsidP="004615AE">
      <w:pPr>
        <w:pStyle w:val="CommentText"/>
        <w:jc w:val="left"/>
      </w:pPr>
      <w:r>
        <w:rPr>
          <w:rStyle w:val="CommentReference"/>
        </w:rPr>
        <w:annotationRef/>
      </w:r>
      <w:r>
        <w:t>What do you exactly mean by “completely”?</w:t>
      </w:r>
    </w:p>
  </w:comment>
  <w:comment w:id="318" w:author="יוני גרינברג" w:date="2026-06-22T09:34:00Z" w:initials="YG">
    <w:p w14:paraId="3F244131" w14:textId="77777777" w:rsidR="00856DCC" w:rsidRDefault="00856DCC" w:rsidP="00856DCC">
      <w:pPr>
        <w:pStyle w:val="CommentText"/>
        <w:jc w:val="left"/>
      </w:pPr>
      <w:r>
        <w:rPr>
          <w:rStyle w:val="CommentReference"/>
        </w:rPr>
        <w:annotationRef/>
      </w:r>
      <w:r>
        <w:rPr>
          <w:lang w:val="en-US"/>
        </w:rPr>
        <w:t xml:space="preserve">transmitted on a higher frequency and hence </w:t>
      </w:r>
    </w:p>
  </w:comment>
  <w:comment w:id="325" w:author="אלנה רווה" w:date="2026-06-17T08:08:00Z" w:initials="ER">
    <w:p w14:paraId="0E3A7331" w14:textId="7A32DC03" w:rsidR="004615AE" w:rsidRDefault="004615AE" w:rsidP="004615AE">
      <w:pPr>
        <w:pStyle w:val="CommentText"/>
        <w:jc w:val="left"/>
      </w:pPr>
      <w:r>
        <w:rPr>
          <w:rStyle w:val="CommentReference"/>
        </w:rPr>
        <w:annotationRef/>
      </w:r>
      <w:r>
        <w:t>What is the threshold?</w:t>
      </w:r>
    </w:p>
  </w:comment>
  <w:comment w:id="326" w:author="יוני גרינברג" w:date="2026-06-22T09:36:00Z" w:initials="YG">
    <w:p w14:paraId="65FE9FF7" w14:textId="77777777" w:rsidR="00017FF1" w:rsidRDefault="00017FF1" w:rsidP="00017FF1">
      <w:pPr>
        <w:pStyle w:val="CommentText"/>
        <w:jc w:val="left"/>
      </w:pPr>
      <w:r>
        <w:rPr>
          <w:rStyle w:val="CommentReference"/>
        </w:rPr>
        <w:annotationRef/>
      </w:r>
      <w:r>
        <w:rPr>
          <w:lang w:val="en-US"/>
        </w:rPr>
        <w:t xml:space="preserve">since they are transmitted on a stronger amplitude then the average amplitude of the surrounding sound </w:t>
      </w:r>
    </w:p>
  </w:comment>
  <w:comment w:id="333" w:author="אלנה רווה" w:date="2026-06-17T08:09:00Z" w:initials="ER">
    <w:p w14:paraId="6E22CD19" w14:textId="166E82C7" w:rsidR="00AF2379" w:rsidRDefault="00AF2379" w:rsidP="00AF2379">
      <w:pPr>
        <w:pStyle w:val="CommentText"/>
        <w:jc w:val="left"/>
      </w:pPr>
      <w:r>
        <w:rPr>
          <w:rStyle w:val="CommentReference"/>
        </w:rPr>
        <w:annotationRef/>
      </w:r>
      <w:r>
        <w:t>What do you mean by the :topological” change? Device moved?</w:t>
      </w:r>
    </w:p>
  </w:comment>
  <w:comment w:id="334" w:author="יוני גרינברג" w:date="2026-06-22T09:37:00Z" w:initials="YG">
    <w:p w14:paraId="69D487CF" w14:textId="77777777" w:rsidR="00017FF1" w:rsidRDefault="00017FF1" w:rsidP="00017FF1">
      <w:pPr>
        <w:pStyle w:val="CommentText"/>
        <w:jc w:val="left"/>
      </w:pPr>
      <w:r>
        <w:rPr>
          <w:rStyle w:val="CommentReference"/>
        </w:rPr>
        <w:annotationRef/>
      </w:r>
      <w:r>
        <w:rPr>
          <w:lang w:val="en-US"/>
        </w:rPr>
        <w:t>Dropped as its not possible with current baude rate</w:t>
      </w:r>
    </w:p>
  </w:comment>
  <w:comment w:id="371" w:author="אלנה רווה" w:date="2026-06-17T08:12:00Z" w:initials="ER">
    <w:p w14:paraId="4E19D19E" w14:textId="0A604D12" w:rsidR="004E1A38" w:rsidRDefault="004E1A38" w:rsidP="004E1A38">
      <w:pPr>
        <w:pStyle w:val="CommentText"/>
        <w:jc w:val="left"/>
      </w:pPr>
      <w:r>
        <w:rPr>
          <w:rStyle w:val="CommentReference"/>
        </w:rPr>
        <w:annotationRef/>
      </w:r>
      <w:r>
        <w:t>“left” what is it?</w:t>
      </w:r>
    </w:p>
  </w:comment>
  <w:comment w:id="372" w:author="יוני גרינברג" w:date="2026-06-22T09:42:00Z" w:initials="YG">
    <w:p w14:paraId="77324D87" w14:textId="77777777" w:rsidR="00F10D9E" w:rsidRDefault="00F10D9E" w:rsidP="00F10D9E">
      <w:pPr>
        <w:pStyle w:val="CommentText"/>
        <w:jc w:val="left"/>
      </w:pPr>
      <w:r>
        <w:rPr>
          <w:rStyle w:val="CommentReference"/>
        </w:rPr>
        <w:annotationRef/>
      </w:r>
      <w:r>
        <w:rPr>
          <w:lang w:val="en-US"/>
        </w:rPr>
        <w:t>(direct ancestor node</w:t>
      </w:r>
    </w:p>
  </w:comment>
  <w:comment w:id="378" w:author="אלנה רווה" w:date="2026-06-17T08:13:00Z" w:initials="ER">
    <w:p w14:paraId="1FBB49BB" w14:textId="0F66AD51" w:rsidR="00E066F8" w:rsidRDefault="00E066F8" w:rsidP="00E066F8">
      <w:pPr>
        <w:pStyle w:val="CommentText"/>
        <w:jc w:val="left"/>
      </w:pPr>
      <w:r>
        <w:rPr>
          <w:rStyle w:val="CommentReference"/>
        </w:rPr>
        <w:annotationRef/>
      </w:r>
      <w:r>
        <w:t>Where defined what is it?</w:t>
      </w:r>
    </w:p>
  </w:comment>
  <w:comment w:id="379" w:author="יוני גרינברג" w:date="2026-06-22T09:42:00Z" w:initials="YG">
    <w:p w14:paraId="710E5B3F" w14:textId="77777777" w:rsidR="00F10D9E" w:rsidRDefault="00F10D9E" w:rsidP="00F10D9E">
      <w:pPr>
        <w:pStyle w:val="CommentText"/>
        <w:jc w:val="left"/>
      </w:pPr>
      <w:r>
        <w:rPr>
          <w:rStyle w:val="CommentReference"/>
        </w:rPr>
        <w:annotationRef/>
      </w:r>
      <w:r>
        <w:rPr>
          <w:lang w:val="en-US"/>
        </w:rPr>
        <w:t xml:space="preserve">(branches of topological tree from the same direct  ancestor node), </w:t>
      </w:r>
    </w:p>
  </w:comment>
  <w:comment w:id="397" w:author="אלנה רווה" w:date="2026-06-17T10:33:00Z" w:initials="ER">
    <w:p w14:paraId="2904E07C" w14:textId="4386AC46" w:rsidR="00FC5373" w:rsidRDefault="00FC5373" w:rsidP="00FC5373">
      <w:pPr>
        <w:pStyle w:val="CommentText"/>
        <w:jc w:val="left"/>
      </w:pPr>
      <w:r>
        <w:rPr>
          <w:rStyle w:val="CommentReference"/>
        </w:rPr>
        <w:annotationRef/>
      </w:r>
      <w:r>
        <w:rPr>
          <w:b/>
          <w:bCs/>
          <w:color w:val="EE0000"/>
        </w:rPr>
        <w:t>Aling numbering’ layout and indents everywhere.</w:t>
      </w:r>
    </w:p>
  </w:comment>
  <w:comment w:id="398" w:author="יוני גרינברג" w:date="2026-06-22T09:47:00Z" w:initials="YG">
    <w:p w14:paraId="47B88C97" w14:textId="77777777" w:rsidR="0001608F" w:rsidRDefault="0001608F" w:rsidP="0001608F">
      <w:pPr>
        <w:pStyle w:val="CommentText"/>
        <w:jc w:val="left"/>
      </w:pPr>
      <w:r>
        <w:rPr>
          <w:rStyle w:val="CommentReference"/>
        </w:rPr>
        <w:annotationRef/>
      </w:r>
      <w:r>
        <w:rPr>
          <w:lang w:val="en-US"/>
        </w:rPr>
        <w:t>dont</w:t>
      </w:r>
    </w:p>
  </w:comment>
  <w:comment w:id="415" w:author="אלנה רווה" w:date="2025-12-18T13:29:00Z" w:initials="ER">
    <w:p w14:paraId="12BF15F0" w14:textId="28B79173" w:rsidR="00CF2B94" w:rsidRDefault="00CF2B94" w:rsidP="00CF2B94">
      <w:pPr>
        <w:pStyle w:val="CommentText"/>
      </w:pPr>
      <w:r>
        <w:rPr>
          <w:rStyle w:val="CommentReference"/>
        </w:rPr>
        <w:annotationRef/>
      </w:r>
      <w:r>
        <w:t>Font and size of titles must be the same, fix everywhere.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D3A984" w15:done="1"/>
  <w15:commentEx w15:paraId="17E030A2" w15:done="0"/>
  <w15:commentEx w15:paraId="1C07287E" w15:done="0"/>
  <w15:commentEx w15:paraId="598D91D7" w15:done="0"/>
  <w15:commentEx w15:paraId="3F244131" w15:paraIdParent="598D91D7" w15:done="0"/>
  <w15:commentEx w15:paraId="0E3A7331" w15:done="0"/>
  <w15:commentEx w15:paraId="65FE9FF7" w15:paraIdParent="0E3A7331" w15:done="0"/>
  <w15:commentEx w15:paraId="6E22CD19" w15:done="0"/>
  <w15:commentEx w15:paraId="69D487CF" w15:paraIdParent="6E22CD19" w15:done="0"/>
  <w15:commentEx w15:paraId="4E19D19E" w15:done="0"/>
  <w15:commentEx w15:paraId="77324D87" w15:paraIdParent="4E19D19E" w15:done="0"/>
  <w15:commentEx w15:paraId="1FBB49BB" w15:done="0"/>
  <w15:commentEx w15:paraId="710E5B3F" w15:paraIdParent="1FBB49BB" w15:done="0"/>
  <w15:commentEx w15:paraId="2904E07C" w15:done="0"/>
  <w15:commentEx w15:paraId="47B88C97" w15:paraIdParent="2904E07C" w15:done="0"/>
  <w15:commentEx w15:paraId="12BF15F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F1AFFAF" w16cex:dateUtc="2025-12-18T11:29:00Z"/>
  <w16cex:commentExtensible w16cex:durableId="69F4BFF8" w16cex:dateUtc="2026-06-01T07:14:00Z"/>
  <w16cex:commentExtensible w16cex:durableId="175B6668" w16cex:dateUtc="2026-06-17T11:45:00Z"/>
  <w16cex:commentExtensible w16cex:durableId="63909CC9" w16cex:dateUtc="2026-06-17T05:08:00Z"/>
  <w16cex:commentExtensible w16cex:durableId="2BA60AF7" w16cex:dateUtc="2026-06-22T06:34:00Z"/>
  <w16cex:commentExtensible w16cex:durableId="6F282563" w16cex:dateUtc="2026-06-17T05:08:00Z"/>
  <w16cex:commentExtensible w16cex:durableId="74B12EE0" w16cex:dateUtc="2026-06-22T06:36:00Z"/>
  <w16cex:commentExtensible w16cex:durableId="432D7A2D" w16cex:dateUtc="2026-06-17T05:09:00Z"/>
  <w16cex:commentExtensible w16cex:durableId="3201DED6" w16cex:dateUtc="2026-06-22T06:37:00Z"/>
  <w16cex:commentExtensible w16cex:durableId="1DFA4EF0" w16cex:dateUtc="2026-06-17T05:12:00Z"/>
  <w16cex:commentExtensible w16cex:durableId="429B4EE5" w16cex:dateUtc="2026-06-22T06:42:00Z"/>
  <w16cex:commentExtensible w16cex:durableId="40058D5A" w16cex:dateUtc="2026-06-17T05:13:00Z"/>
  <w16cex:commentExtensible w16cex:durableId="5F086955" w16cex:dateUtc="2026-06-22T06:42:00Z"/>
  <w16cex:commentExtensible w16cex:durableId="5D0C5DEB" w16cex:dateUtc="2026-06-17T07:33:00Z"/>
  <w16cex:commentExtensible w16cex:durableId="64A80D3D" w16cex:dateUtc="2026-06-22T06:47:00Z"/>
  <w16cex:commentExtensible w16cex:durableId="326BFDC2" w16cex:dateUtc="2025-12-18T11: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D3A984" w16cid:durableId="4F1AFFAF"/>
  <w16cid:commentId w16cid:paraId="17E030A2" w16cid:durableId="69F4BFF8"/>
  <w16cid:commentId w16cid:paraId="1C07287E" w16cid:durableId="175B6668"/>
  <w16cid:commentId w16cid:paraId="598D91D7" w16cid:durableId="63909CC9"/>
  <w16cid:commentId w16cid:paraId="3F244131" w16cid:durableId="2BA60AF7"/>
  <w16cid:commentId w16cid:paraId="0E3A7331" w16cid:durableId="6F282563"/>
  <w16cid:commentId w16cid:paraId="65FE9FF7" w16cid:durableId="74B12EE0"/>
  <w16cid:commentId w16cid:paraId="6E22CD19" w16cid:durableId="432D7A2D"/>
  <w16cid:commentId w16cid:paraId="69D487CF" w16cid:durableId="3201DED6"/>
  <w16cid:commentId w16cid:paraId="4E19D19E" w16cid:durableId="1DFA4EF0"/>
  <w16cid:commentId w16cid:paraId="77324D87" w16cid:durableId="429B4EE5"/>
  <w16cid:commentId w16cid:paraId="1FBB49BB" w16cid:durableId="40058D5A"/>
  <w16cid:commentId w16cid:paraId="710E5B3F" w16cid:durableId="5F086955"/>
  <w16cid:commentId w16cid:paraId="2904E07C" w16cid:durableId="5D0C5DEB"/>
  <w16cid:commentId w16cid:paraId="47B88C97" w16cid:durableId="64A80D3D"/>
  <w16cid:commentId w16cid:paraId="12BF15F0" w16cid:durableId="326BFDC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9518C1" w14:textId="77777777" w:rsidR="00770088" w:rsidRDefault="00770088" w:rsidP="00EA459D">
      <w:pPr>
        <w:spacing w:line="240" w:lineRule="auto"/>
      </w:pPr>
      <w:r>
        <w:separator/>
      </w:r>
    </w:p>
  </w:endnote>
  <w:endnote w:type="continuationSeparator" w:id="0">
    <w:p w14:paraId="58E1C33E" w14:textId="77777777" w:rsidR="00770088" w:rsidRDefault="00770088" w:rsidP="00EA459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embedRegular r:id="rId1" w:fontKey="{08E9B1CD-5A5A-4E52-BA35-230CCA523524}"/>
    <w:embedBold r:id="rId2" w:fontKey="{B9C56300-A805-4411-9927-80FFD2962619}"/>
    <w:embedItalic r:id="rId3" w:fontKey="{400D6FDE-705F-414E-9F30-42AD707403E5}"/>
    <w:embedBoldItalic r:id="rId4" w:fontKey="{01D9F1A7-F07A-4407-BD21-27695E0F393C}"/>
  </w:font>
  <w:font w:name="Cambria">
    <w:panose1 w:val="02040503050406030204"/>
    <w:charset w:val="00"/>
    <w:family w:val="roman"/>
    <w:pitch w:val="variable"/>
    <w:sig w:usb0="E00006FF" w:usb1="420024FF" w:usb2="02000000" w:usb3="00000000" w:csb0="0000019F" w:csb1="00000000"/>
    <w:embedRegular r:id="rId5" w:fontKey="{874F83D7-8677-49EE-8D47-6B6EE24D3FDC}"/>
    <w:embedBold r:id="rId6" w:fontKey="{F3124958-30A7-4348-92A2-FA61F782A59C}"/>
    <w:embedItalic r:id="rId7" w:fontKey="{F77E5972-0E5B-410A-A0FA-5B674793915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8" w:fontKey="{C030A52C-485E-45E5-BFD7-4C3FECDB4140}"/>
    <w:embedBold r:id="rId9" w:fontKey="{C678684A-189E-4A32-AB27-B9C9B713C1D0}"/>
    <w:embedItalic r:id="rId10" w:fontKey="{E4351C36-0473-45C2-9A7F-BA50A428F6A3}"/>
    <w:embedBoldItalic r:id="rId11" w:fontKey="{0C95127E-D4B9-4291-9824-3AE8D198A2E4}"/>
  </w:font>
  <w:font w:name="Cambria Math">
    <w:panose1 w:val="02040503050406030204"/>
    <w:charset w:val="00"/>
    <w:family w:val="roman"/>
    <w:pitch w:val="variable"/>
    <w:sig w:usb0="E00006FF" w:usb1="420024FF" w:usb2="02000000" w:usb3="00000000" w:csb0="0000019F" w:csb1="00000000"/>
    <w:embedRegular r:id="rId12" w:fontKey="{E376DF4E-DCAF-45EE-BEC9-7A2FB3BE961A}"/>
    <w:embedItalic r:id="rId13" w:fontKey="{5C3A4537-4A12-49A2-A4D4-9B998FC529E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AEFB22" w14:textId="77777777" w:rsidR="00EA459D" w:rsidRDefault="00EA459D">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40105BE7" w14:textId="77777777" w:rsidR="00EA459D" w:rsidRDefault="00EA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EF28B7" w14:textId="77777777" w:rsidR="00770088" w:rsidRDefault="00770088" w:rsidP="00EA459D">
      <w:pPr>
        <w:spacing w:line="240" w:lineRule="auto"/>
      </w:pPr>
      <w:r>
        <w:separator/>
      </w:r>
    </w:p>
  </w:footnote>
  <w:footnote w:type="continuationSeparator" w:id="0">
    <w:p w14:paraId="6B48212C" w14:textId="77777777" w:rsidR="00770088" w:rsidRDefault="00770088" w:rsidP="00EA459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452C9"/>
    <w:multiLevelType w:val="multilevel"/>
    <w:tmpl w:val="742E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C1375"/>
    <w:multiLevelType w:val="multilevel"/>
    <w:tmpl w:val="5184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5E4428"/>
    <w:multiLevelType w:val="multilevel"/>
    <w:tmpl w:val="F296239E"/>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3" w15:restartNumberingAfterBreak="0">
    <w:nsid w:val="0E2C68F0"/>
    <w:multiLevelType w:val="hybridMultilevel"/>
    <w:tmpl w:val="2BA4AA26"/>
    <w:lvl w:ilvl="0" w:tplc="04090001">
      <w:start w:val="1"/>
      <w:numFmt w:val="bullet"/>
      <w:lvlText w:val=""/>
      <w:lvlJc w:val="left"/>
      <w:pPr>
        <w:ind w:left="2214" w:hanging="360"/>
      </w:pPr>
      <w:rPr>
        <w:rFonts w:ascii="Symbol" w:hAnsi="Symbol" w:hint="default"/>
      </w:rPr>
    </w:lvl>
    <w:lvl w:ilvl="1" w:tplc="04090003" w:tentative="1">
      <w:start w:val="1"/>
      <w:numFmt w:val="bullet"/>
      <w:lvlText w:val="o"/>
      <w:lvlJc w:val="left"/>
      <w:pPr>
        <w:ind w:left="2934" w:hanging="360"/>
      </w:pPr>
      <w:rPr>
        <w:rFonts w:ascii="Courier New" w:hAnsi="Courier New" w:cs="Courier New" w:hint="default"/>
      </w:rPr>
    </w:lvl>
    <w:lvl w:ilvl="2" w:tplc="04090005" w:tentative="1">
      <w:start w:val="1"/>
      <w:numFmt w:val="bullet"/>
      <w:lvlText w:val=""/>
      <w:lvlJc w:val="left"/>
      <w:pPr>
        <w:ind w:left="3654" w:hanging="360"/>
      </w:pPr>
      <w:rPr>
        <w:rFonts w:ascii="Wingdings" w:hAnsi="Wingdings" w:hint="default"/>
      </w:rPr>
    </w:lvl>
    <w:lvl w:ilvl="3" w:tplc="04090001" w:tentative="1">
      <w:start w:val="1"/>
      <w:numFmt w:val="bullet"/>
      <w:lvlText w:val=""/>
      <w:lvlJc w:val="left"/>
      <w:pPr>
        <w:ind w:left="4374" w:hanging="360"/>
      </w:pPr>
      <w:rPr>
        <w:rFonts w:ascii="Symbol" w:hAnsi="Symbol" w:hint="default"/>
      </w:rPr>
    </w:lvl>
    <w:lvl w:ilvl="4" w:tplc="04090003" w:tentative="1">
      <w:start w:val="1"/>
      <w:numFmt w:val="bullet"/>
      <w:lvlText w:val="o"/>
      <w:lvlJc w:val="left"/>
      <w:pPr>
        <w:ind w:left="5094" w:hanging="360"/>
      </w:pPr>
      <w:rPr>
        <w:rFonts w:ascii="Courier New" w:hAnsi="Courier New" w:cs="Courier New" w:hint="default"/>
      </w:rPr>
    </w:lvl>
    <w:lvl w:ilvl="5" w:tplc="04090005" w:tentative="1">
      <w:start w:val="1"/>
      <w:numFmt w:val="bullet"/>
      <w:lvlText w:val=""/>
      <w:lvlJc w:val="left"/>
      <w:pPr>
        <w:ind w:left="5814" w:hanging="360"/>
      </w:pPr>
      <w:rPr>
        <w:rFonts w:ascii="Wingdings" w:hAnsi="Wingdings" w:hint="default"/>
      </w:rPr>
    </w:lvl>
    <w:lvl w:ilvl="6" w:tplc="04090001" w:tentative="1">
      <w:start w:val="1"/>
      <w:numFmt w:val="bullet"/>
      <w:lvlText w:val=""/>
      <w:lvlJc w:val="left"/>
      <w:pPr>
        <w:ind w:left="6534" w:hanging="360"/>
      </w:pPr>
      <w:rPr>
        <w:rFonts w:ascii="Symbol" w:hAnsi="Symbol" w:hint="default"/>
      </w:rPr>
    </w:lvl>
    <w:lvl w:ilvl="7" w:tplc="04090003" w:tentative="1">
      <w:start w:val="1"/>
      <w:numFmt w:val="bullet"/>
      <w:lvlText w:val="o"/>
      <w:lvlJc w:val="left"/>
      <w:pPr>
        <w:ind w:left="7254" w:hanging="360"/>
      </w:pPr>
      <w:rPr>
        <w:rFonts w:ascii="Courier New" w:hAnsi="Courier New" w:cs="Courier New" w:hint="default"/>
      </w:rPr>
    </w:lvl>
    <w:lvl w:ilvl="8" w:tplc="04090005" w:tentative="1">
      <w:start w:val="1"/>
      <w:numFmt w:val="bullet"/>
      <w:lvlText w:val=""/>
      <w:lvlJc w:val="left"/>
      <w:pPr>
        <w:ind w:left="7974" w:hanging="360"/>
      </w:pPr>
      <w:rPr>
        <w:rFonts w:ascii="Wingdings" w:hAnsi="Wingdings" w:hint="default"/>
      </w:rPr>
    </w:lvl>
  </w:abstractNum>
  <w:abstractNum w:abstractNumId="4" w15:restartNumberingAfterBreak="0">
    <w:nsid w:val="0E9342B3"/>
    <w:multiLevelType w:val="hybridMultilevel"/>
    <w:tmpl w:val="1DC2248A"/>
    <w:lvl w:ilvl="0" w:tplc="04090001">
      <w:start w:val="1"/>
      <w:numFmt w:val="bullet"/>
      <w:lvlText w:val=""/>
      <w:lvlJc w:val="left"/>
      <w:pPr>
        <w:ind w:left="2080" w:hanging="360"/>
      </w:pPr>
      <w:rPr>
        <w:rFonts w:ascii="Symbol" w:hAnsi="Symbol" w:hint="default"/>
      </w:rPr>
    </w:lvl>
    <w:lvl w:ilvl="1" w:tplc="04090003" w:tentative="1">
      <w:start w:val="1"/>
      <w:numFmt w:val="bullet"/>
      <w:lvlText w:val="o"/>
      <w:lvlJc w:val="left"/>
      <w:pPr>
        <w:ind w:left="2800" w:hanging="360"/>
      </w:pPr>
      <w:rPr>
        <w:rFonts w:ascii="Courier New" w:hAnsi="Courier New" w:cs="Courier New" w:hint="default"/>
      </w:rPr>
    </w:lvl>
    <w:lvl w:ilvl="2" w:tplc="04090005" w:tentative="1">
      <w:start w:val="1"/>
      <w:numFmt w:val="bullet"/>
      <w:lvlText w:val=""/>
      <w:lvlJc w:val="left"/>
      <w:pPr>
        <w:ind w:left="3520" w:hanging="360"/>
      </w:pPr>
      <w:rPr>
        <w:rFonts w:ascii="Wingdings" w:hAnsi="Wingdings" w:hint="default"/>
      </w:rPr>
    </w:lvl>
    <w:lvl w:ilvl="3" w:tplc="04090001" w:tentative="1">
      <w:start w:val="1"/>
      <w:numFmt w:val="bullet"/>
      <w:lvlText w:val=""/>
      <w:lvlJc w:val="left"/>
      <w:pPr>
        <w:ind w:left="4240" w:hanging="360"/>
      </w:pPr>
      <w:rPr>
        <w:rFonts w:ascii="Symbol" w:hAnsi="Symbol" w:hint="default"/>
      </w:rPr>
    </w:lvl>
    <w:lvl w:ilvl="4" w:tplc="04090003" w:tentative="1">
      <w:start w:val="1"/>
      <w:numFmt w:val="bullet"/>
      <w:lvlText w:val="o"/>
      <w:lvlJc w:val="left"/>
      <w:pPr>
        <w:ind w:left="4960" w:hanging="360"/>
      </w:pPr>
      <w:rPr>
        <w:rFonts w:ascii="Courier New" w:hAnsi="Courier New" w:cs="Courier New" w:hint="default"/>
      </w:rPr>
    </w:lvl>
    <w:lvl w:ilvl="5" w:tplc="04090005" w:tentative="1">
      <w:start w:val="1"/>
      <w:numFmt w:val="bullet"/>
      <w:lvlText w:val=""/>
      <w:lvlJc w:val="left"/>
      <w:pPr>
        <w:ind w:left="5680" w:hanging="360"/>
      </w:pPr>
      <w:rPr>
        <w:rFonts w:ascii="Wingdings" w:hAnsi="Wingdings" w:hint="default"/>
      </w:rPr>
    </w:lvl>
    <w:lvl w:ilvl="6" w:tplc="04090001" w:tentative="1">
      <w:start w:val="1"/>
      <w:numFmt w:val="bullet"/>
      <w:lvlText w:val=""/>
      <w:lvlJc w:val="left"/>
      <w:pPr>
        <w:ind w:left="6400" w:hanging="360"/>
      </w:pPr>
      <w:rPr>
        <w:rFonts w:ascii="Symbol" w:hAnsi="Symbol" w:hint="default"/>
      </w:rPr>
    </w:lvl>
    <w:lvl w:ilvl="7" w:tplc="04090003" w:tentative="1">
      <w:start w:val="1"/>
      <w:numFmt w:val="bullet"/>
      <w:lvlText w:val="o"/>
      <w:lvlJc w:val="left"/>
      <w:pPr>
        <w:ind w:left="7120" w:hanging="360"/>
      </w:pPr>
      <w:rPr>
        <w:rFonts w:ascii="Courier New" w:hAnsi="Courier New" w:cs="Courier New" w:hint="default"/>
      </w:rPr>
    </w:lvl>
    <w:lvl w:ilvl="8" w:tplc="04090005" w:tentative="1">
      <w:start w:val="1"/>
      <w:numFmt w:val="bullet"/>
      <w:lvlText w:val=""/>
      <w:lvlJc w:val="left"/>
      <w:pPr>
        <w:ind w:left="7840" w:hanging="360"/>
      </w:pPr>
      <w:rPr>
        <w:rFonts w:ascii="Wingdings" w:hAnsi="Wingdings" w:hint="default"/>
      </w:rPr>
    </w:lvl>
  </w:abstractNum>
  <w:abstractNum w:abstractNumId="5" w15:restartNumberingAfterBreak="0">
    <w:nsid w:val="0FD93024"/>
    <w:multiLevelType w:val="hybridMultilevel"/>
    <w:tmpl w:val="060C7804"/>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6" w15:restartNumberingAfterBreak="0">
    <w:nsid w:val="108151DB"/>
    <w:multiLevelType w:val="multilevel"/>
    <w:tmpl w:val="2AE4E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870090"/>
    <w:multiLevelType w:val="multilevel"/>
    <w:tmpl w:val="6DDE6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F220B9"/>
    <w:multiLevelType w:val="multilevel"/>
    <w:tmpl w:val="0366A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FA3BF6"/>
    <w:multiLevelType w:val="hybridMultilevel"/>
    <w:tmpl w:val="F4F272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137F75"/>
    <w:multiLevelType w:val="multilevel"/>
    <w:tmpl w:val="0D42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6100B3"/>
    <w:multiLevelType w:val="multilevel"/>
    <w:tmpl w:val="E7B24AB6"/>
    <w:lvl w:ilvl="0">
      <w:start w:val="1"/>
      <w:numFmt w:val="bullet"/>
      <w:lvlText w:val=""/>
      <w:lvlJc w:val="left"/>
      <w:pPr>
        <w:tabs>
          <w:tab w:val="num" w:pos="2520"/>
        </w:tabs>
        <w:ind w:left="2520" w:hanging="360"/>
      </w:pPr>
      <w:rPr>
        <w:rFonts w:ascii="Symbol" w:hAnsi="Symbol" w:hint="default"/>
        <w:sz w:val="20"/>
      </w:rPr>
    </w:lvl>
    <w:lvl w:ilvl="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20C54CF3"/>
    <w:multiLevelType w:val="multilevel"/>
    <w:tmpl w:val="5572559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ind w:left="1352" w:hanging="360"/>
      </w:pPr>
      <w:rPr>
        <w:rFonts w:hint="default"/>
        <w:b/>
        <w:bCs/>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184355"/>
    <w:multiLevelType w:val="multilevel"/>
    <w:tmpl w:val="9FBC818C"/>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4" w15:restartNumberingAfterBreak="0">
    <w:nsid w:val="2457692D"/>
    <w:multiLevelType w:val="multilevel"/>
    <w:tmpl w:val="4330F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18193B"/>
    <w:multiLevelType w:val="hybridMultilevel"/>
    <w:tmpl w:val="616616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78C57DA"/>
    <w:multiLevelType w:val="multilevel"/>
    <w:tmpl w:val="373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B80614"/>
    <w:multiLevelType w:val="hybridMultilevel"/>
    <w:tmpl w:val="A37423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9B7778"/>
    <w:multiLevelType w:val="hybridMultilevel"/>
    <w:tmpl w:val="20C0CA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B3B37D4"/>
    <w:multiLevelType w:val="multilevel"/>
    <w:tmpl w:val="FC969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41636A"/>
    <w:multiLevelType w:val="hybridMultilevel"/>
    <w:tmpl w:val="260871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350E74"/>
    <w:multiLevelType w:val="multilevel"/>
    <w:tmpl w:val="5FC46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6F00D5"/>
    <w:multiLevelType w:val="hybridMultilevel"/>
    <w:tmpl w:val="21CAC8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0BA034F"/>
    <w:multiLevelType w:val="hybridMultilevel"/>
    <w:tmpl w:val="4A1224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2CE33D6"/>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25" w15:restartNumberingAfterBreak="0">
    <w:nsid w:val="33ED53C1"/>
    <w:multiLevelType w:val="multilevel"/>
    <w:tmpl w:val="CEA4E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627B01"/>
    <w:multiLevelType w:val="multilevel"/>
    <w:tmpl w:val="55A0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16022C"/>
    <w:multiLevelType w:val="multilevel"/>
    <w:tmpl w:val="0852A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4D1632"/>
    <w:multiLevelType w:val="hybridMultilevel"/>
    <w:tmpl w:val="26748518"/>
    <w:lvl w:ilvl="0" w:tplc="20000003">
      <w:start w:val="1"/>
      <w:numFmt w:val="bullet"/>
      <w:lvlText w:val="o"/>
      <w:lvlJc w:val="left"/>
      <w:pPr>
        <w:ind w:left="2160" w:hanging="360"/>
      </w:pPr>
      <w:rPr>
        <w:rFonts w:ascii="Courier New" w:hAnsi="Courier New" w:cs="Courier New" w:hint="default"/>
      </w:rPr>
    </w:lvl>
    <w:lvl w:ilvl="1" w:tplc="20000003" w:tentative="1">
      <w:start w:val="1"/>
      <w:numFmt w:val="bullet"/>
      <w:lvlText w:val="o"/>
      <w:lvlJc w:val="left"/>
      <w:pPr>
        <w:ind w:left="2880" w:hanging="360"/>
      </w:pPr>
      <w:rPr>
        <w:rFonts w:ascii="Courier New" w:hAnsi="Courier New" w:cs="Courier New" w:hint="default"/>
      </w:rPr>
    </w:lvl>
    <w:lvl w:ilvl="2" w:tplc="20000005" w:tentative="1">
      <w:start w:val="1"/>
      <w:numFmt w:val="bullet"/>
      <w:lvlText w:val=""/>
      <w:lvlJc w:val="left"/>
      <w:pPr>
        <w:ind w:left="3600" w:hanging="360"/>
      </w:pPr>
      <w:rPr>
        <w:rFonts w:ascii="Wingdings" w:hAnsi="Wingdings" w:hint="default"/>
      </w:rPr>
    </w:lvl>
    <w:lvl w:ilvl="3" w:tplc="20000001" w:tentative="1">
      <w:start w:val="1"/>
      <w:numFmt w:val="bullet"/>
      <w:lvlText w:val=""/>
      <w:lvlJc w:val="left"/>
      <w:pPr>
        <w:ind w:left="4320" w:hanging="360"/>
      </w:pPr>
      <w:rPr>
        <w:rFonts w:ascii="Symbol" w:hAnsi="Symbol" w:hint="default"/>
      </w:rPr>
    </w:lvl>
    <w:lvl w:ilvl="4" w:tplc="20000003" w:tentative="1">
      <w:start w:val="1"/>
      <w:numFmt w:val="bullet"/>
      <w:lvlText w:val="o"/>
      <w:lvlJc w:val="left"/>
      <w:pPr>
        <w:ind w:left="5040" w:hanging="360"/>
      </w:pPr>
      <w:rPr>
        <w:rFonts w:ascii="Courier New" w:hAnsi="Courier New" w:cs="Courier New" w:hint="default"/>
      </w:rPr>
    </w:lvl>
    <w:lvl w:ilvl="5" w:tplc="20000005" w:tentative="1">
      <w:start w:val="1"/>
      <w:numFmt w:val="bullet"/>
      <w:lvlText w:val=""/>
      <w:lvlJc w:val="left"/>
      <w:pPr>
        <w:ind w:left="5760" w:hanging="360"/>
      </w:pPr>
      <w:rPr>
        <w:rFonts w:ascii="Wingdings" w:hAnsi="Wingdings" w:hint="default"/>
      </w:rPr>
    </w:lvl>
    <w:lvl w:ilvl="6" w:tplc="20000001" w:tentative="1">
      <w:start w:val="1"/>
      <w:numFmt w:val="bullet"/>
      <w:lvlText w:val=""/>
      <w:lvlJc w:val="left"/>
      <w:pPr>
        <w:ind w:left="6480" w:hanging="360"/>
      </w:pPr>
      <w:rPr>
        <w:rFonts w:ascii="Symbol" w:hAnsi="Symbol" w:hint="default"/>
      </w:rPr>
    </w:lvl>
    <w:lvl w:ilvl="7" w:tplc="20000003" w:tentative="1">
      <w:start w:val="1"/>
      <w:numFmt w:val="bullet"/>
      <w:lvlText w:val="o"/>
      <w:lvlJc w:val="left"/>
      <w:pPr>
        <w:ind w:left="7200" w:hanging="360"/>
      </w:pPr>
      <w:rPr>
        <w:rFonts w:ascii="Courier New" w:hAnsi="Courier New" w:cs="Courier New" w:hint="default"/>
      </w:rPr>
    </w:lvl>
    <w:lvl w:ilvl="8" w:tplc="20000005" w:tentative="1">
      <w:start w:val="1"/>
      <w:numFmt w:val="bullet"/>
      <w:lvlText w:val=""/>
      <w:lvlJc w:val="left"/>
      <w:pPr>
        <w:ind w:left="7920" w:hanging="360"/>
      </w:pPr>
      <w:rPr>
        <w:rFonts w:ascii="Wingdings" w:hAnsi="Wingdings" w:hint="default"/>
      </w:rPr>
    </w:lvl>
  </w:abstractNum>
  <w:abstractNum w:abstractNumId="29" w15:restartNumberingAfterBreak="0">
    <w:nsid w:val="394B1F6F"/>
    <w:multiLevelType w:val="hybridMultilevel"/>
    <w:tmpl w:val="28EE75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02282F"/>
    <w:multiLevelType w:val="multilevel"/>
    <w:tmpl w:val="ACACC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B45778F"/>
    <w:multiLevelType w:val="hybridMultilevel"/>
    <w:tmpl w:val="0256E7E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3B560051"/>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3" w15:restartNumberingAfterBreak="0">
    <w:nsid w:val="3F084DAD"/>
    <w:multiLevelType w:val="multilevel"/>
    <w:tmpl w:val="378E8CB4"/>
    <w:lvl w:ilvl="0">
      <w:start w:val="1"/>
      <w:numFmt w:val="bullet"/>
      <w:lvlText w:val=""/>
      <w:lvlJc w:val="left"/>
      <w:pPr>
        <w:tabs>
          <w:tab w:val="num" w:pos="1440"/>
        </w:tabs>
        <w:ind w:left="1440" w:hanging="360"/>
      </w:pPr>
      <w:rPr>
        <w:rFonts w:ascii="Symbol" w:hAnsi="Symbol"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4" w15:restartNumberingAfterBreak="0">
    <w:nsid w:val="3F18482C"/>
    <w:multiLevelType w:val="multilevel"/>
    <w:tmpl w:val="059C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B5473C"/>
    <w:multiLevelType w:val="multilevel"/>
    <w:tmpl w:val="2826B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3AB496F"/>
    <w:multiLevelType w:val="hybridMultilevel"/>
    <w:tmpl w:val="E5964D4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BA22D7"/>
    <w:multiLevelType w:val="multilevel"/>
    <w:tmpl w:val="B8AC182C"/>
    <w:lvl w:ilvl="0">
      <w:start w:val="1"/>
      <w:numFmt w:val="bullet"/>
      <w:lvlText w:val=""/>
      <w:lvlJc w:val="left"/>
      <w:pPr>
        <w:tabs>
          <w:tab w:val="num" w:pos="3080"/>
        </w:tabs>
        <w:ind w:left="3080" w:hanging="360"/>
      </w:pPr>
      <w:rPr>
        <w:rFonts w:ascii="Symbol" w:hAnsi="Symbol" w:hint="default"/>
        <w:sz w:val="20"/>
      </w:rPr>
    </w:lvl>
    <w:lvl w:ilvl="1">
      <w:start w:val="1"/>
      <w:numFmt w:val="bullet"/>
      <w:lvlText w:val="o"/>
      <w:lvlJc w:val="left"/>
      <w:pPr>
        <w:tabs>
          <w:tab w:val="num" w:pos="1353"/>
        </w:tabs>
        <w:ind w:left="1353"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38" w15:restartNumberingAfterBreak="0">
    <w:nsid w:val="46C1235E"/>
    <w:multiLevelType w:val="multilevel"/>
    <w:tmpl w:val="ECB8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62498A"/>
    <w:multiLevelType w:val="multilevel"/>
    <w:tmpl w:val="13B45286"/>
    <w:lvl w:ilvl="0">
      <w:start w:val="1"/>
      <w:numFmt w:val="bullet"/>
      <w:lvlText w:val=""/>
      <w:lvlJc w:val="left"/>
      <w:pPr>
        <w:tabs>
          <w:tab w:val="num" w:pos="-1102"/>
        </w:tabs>
        <w:ind w:left="-1102" w:hanging="360"/>
      </w:pPr>
      <w:rPr>
        <w:rFonts w:ascii="Symbol" w:hAnsi="Symbol" w:hint="default"/>
        <w:sz w:val="20"/>
      </w:rPr>
    </w:lvl>
    <w:lvl w:ilvl="1" w:tentative="1">
      <w:start w:val="1"/>
      <w:numFmt w:val="bullet"/>
      <w:lvlText w:val="o"/>
      <w:lvlJc w:val="left"/>
      <w:pPr>
        <w:tabs>
          <w:tab w:val="num" w:pos="-382"/>
        </w:tabs>
        <w:ind w:left="-382" w:hanging="360"/>
      </w:pPr>
      <w:rPr>
        <w:rFonts w:ascii="Courier New" w:hAnsi="Courier New" w:hint="default"/>
        <w:sz w:val="20"/>
      </w:rPr>
    </w:lvl>
    <w:lvl w:ilvl="2" w:tentative="1">
      <w:start w:val="1"/>
      <w:numFmt w:val="bullet"/>
      <w:lvlText w:val=""/>
      <w:lvlJc w:val="left"/>
      <w:pPr>
        <w:tabs>
          <w:tab w:val="num" w:pos="338"/>
        </w:tabs>
        <w:ind w:left="338" w:hanging="360"/>
      </w:pPr>
      <w:rPr>
        <w:rFonts w:ascii="Wingdings" w:hAnsi="Wingdings" w:hint="default"/>
        <w:sz w:val="20"/>
      </w:rPr>
    </w:lvl>
    <w:lvl w:ilvl="3" w:tentative="1">
      <w:start w:val="1"/>
      <w:numFmt w:val="bullet"/>
      <w:lvlText w:val=""/>
      <w:lvlJc w:val="left"/>
      <w:pPr>
        <w:tabs>
          <w:tab w:val="num" w:pos="1058"/>
        </w:tabs>
        <w:ind w:left="1058" w:hanging="360"/>
      </w:pPr>
      <w:rPr>
        <w:rFonts w:ascii="Wingdings" w:hAnsi="Wingdings" w:hint="default"/>
        <w:sz w:val="20"/>
      </w:rPr>
    </w:lvl>
    <w:lvl w:ilvl="4" w:tentative="1">
      <w:start w:val="1"/>
      <w:numFmt w:val="bullet"/>
      <w:lvlText w:val=""/>
      <w:lvlJc w:val="left"/>
      <w:pPr>
        <w:tabs>
          <w:tab w:val="num" w:pos="1778"/>
        </w:tabs>
        <w:ind w:left="1778" w:hanging="360"/>
      </w:pPr>
      <w:rPr>
        <w:rFonts w:ascii="Wingdings" w:hAnsi="Wingdings" w:hint="default"/>
        <w:sz w:val="20"/>
      </w:rPr>
    </w:lvl>
    <w:lvl w:ilvl="5" w:tentative="1">
      <w:start w:val="1"/>
      <w:numFmt w:val="bullet"/>
      <w:lvlText w:val=""/>
      <w:lvlJc w:val="left"/>
      <w:pPr>
        <w:tabs>
          <w:tab w:val="num" w:pos="2498"/>
        </w:tabs>
        <w:ind w:left="2498" w:hanging="360"/>
      </w:pPr>
      <w:rPr>
        <w:rFonts w:ascii="Wingdings" w:hAnsi="Wingdings" w:hint="default"/>
        <w:sz w:val="20"/>
      </w:rPr>
    </w:lvl>
    <w:lvl w:ilvl="6" w:tentative="1">
      <w:start w:val="1"/>
      <w:numFmt w:val="bullet"/>
      <w:lvlText w:val=""/>
      <w:lvlJc w:val="left"/>
      <w:pPr>
        <w:tabs>
          <w:tab w:val="num" w:pos="3218"/>
        </w:tabs>
        <w:ind w:left="3218" w:hanging="360"/>
      </w:pPr>
      <w:rPr>
        <w:rFonts w:ascii="Wingdings" w:hAnsi="Wingdings" w:hint="default"/>
        <w:sz w:val="20"/>
      </w:rPr>
    </w:lvl>
    <w:lvl w:ilvl="7" w:tentative="1">
      <w:start w:val="1"/>
      <w:numFmt w:val="bullet"/>
      <w:lvlText w:val=""/>
      <w:lvlJc w:val="left"/>
      <w:pPr>
        <w:tabs>
          <w:tab w:val="num" w:pos="3938"/>
        </w:tabs>
        <w:ind w:left="3938" w:hanging="360"/>
      </w:pPr>
      <w:rPr>
        <w:rFonts w:ascii="Wingdings" w:hAnsi="Wingdings" w:hint="default"/>
        <w:sz w:val="20"/>
      </w:rPr>
    </w:lvl>
    <w:lvl w:ilvl="8" w:tentative="1">
      <w:start w:val="1"/>
      <w:numFmt w:val="bullet"/>
      <w:lvlText w:val=""/>
      <w:lvlJc w:val="left"/>
      <w:pPr>
        <w:tabs>
          <w:tab w:val="num" w:pos="4658"/>
        </w:tabs>
        <w:ind w:left="4658" w:hanging="360"/>
      </w:pPr>
      <w:rPr>
        <w:rFonts w:ascii="Wingdings" w:hAnsi="Wingdings" w:hint="default"/>
        <w:sz w:val="20"/>
      </w:rPr>
    </w:lvl>
  </w:abstractNum>
  <w:abstractNum w:abstractNumId="40" w15:restartNumberingAfterBreak="0">
    <w:nsid w:val="48F93C69"/>
    <w:multiLevelType w:val="multilevel"/>
    <w:tmpl w:val="929047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C7EB1"/>
    <w:multiLevelType w:val="hybridMultilevel"/>
    <w:tmpl w:val="791EFC10"/>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42" w15:restartNumberingAfterBreak="0">
    <w:nsid w:val="4AE622B3"/>
    <w:multiLevelType w:val="multilevel"/>
    <w:tmpl w:val="C3F2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433101"/>
    <w:multiLevelType w:val="hybridMultilevel"/>
    <w:tmpl w:val="602AC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F1931E5"/>
    <w:multiLevelType w:val="hybridMultilevel"/>
    <w:tmpl w:val="D12C12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FD9003B"/>
    <w:multiLevelType w:val="hybridMultilevel"/>
    <w:tmpl w:val="1DE080A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FF94727"/>
    <w:multiLevelType w:val="hybridMultilevel"/>
    <w:tmpl w:val="F30CA68A"/>
    <w:lvl w:ilvl="0" w:tplc="04090001">
      <w:start w:val="1"/>
      <w:numFmt w:val="bullet"/>
      <w:lvlText w:val=""/>
      <w:lvlJc w:val="left"/>
      <w:pPr>
        <w:ind w:left="1280" w:hanging="360"/>
      </w:pPr>
      <w:rPr>
        <w:rFonts w:ascii="Symbol" w:hAnsi="Symbol" w:hint="default"/>
      </w:rPr>
    </w:lvl>
    <w:lvl w:ilvl="1" w:tplc="04090003" w:tentative="1">
      <w:start w:val="1"/>
      <w:numFmt w:val="bullet"/>
      <w:lvlText w:val="o"/>
      <w:lvlJc w:val="left"/>
      <w:pPr>
        <w:ind w:left="2000" w:hanging="360"/>
      </w:pPr>
      <w:rPr>
        <w:rFonts w:ascii="Courier New" w:hAnsi="Courier New" w:cs="Courier New" w:hint="default"/>
      </w:rPr>
    </w:lvl>
    <w:lvl w:ilvl="2" w:tplc="04090005" w:tentative="1">
      <w:start w:val="1"/>
      <w:numFmt w:val="bullet"/>
      <w:lvlText w:val=""/>
      <w:lvlJc w:val="left"/>
      <w:pPr>
        <w:ind w:left="2720" w:hanging="360"/>
      </w:pPr>
      <w:rPr>
        <w:rFonts w:ascii="Wingdings" w:hAnsi="Wingdings" w:hint="default"/>
      </w:rPr>
    </w:lvl>
    <w:lvl w:ilvl="3" w:tplc="04090001" w:tentative="1">
      <w:start w:val="1"/>
      <w:numFmt w:val="bullet"/>
      <w:lvlText w:val=""/>
      <w:lvlJc w:val="left"/>
      <w:pPr>
        <w:ind w:left="3440" w:hanging="360"/>
      </w:pPr>
      <w:rPr>
        <w:rFonts w:ascii="Symbol" w:hAnsi="Symbol" w:hint="default"/>
      </w:rPr>
    </w:lvl>
    <w:lvl w:ilvl="4" w:tplc="04090003" w:tentative="1">
      <w:start w:val="1"/>
      <w:numFmt w:val="bullet"/>
      <w:lvlText w:val="o"/>
      <w:lvlJc w:val="left"/>
      <w:pPr>
        <w:ind w:left="4160" w:hanging="360"/>
      </w:pPr>
      <w:rPr>
        <w:rFonts w:ascii="Courier New" w:hAnsi="Courier New" w:cs="Courier New" w:hint="default"/>
      </w:rPr>
    </w:lvl>
    <w:lvl w:ilvl="5" w:tplc="04090005" w:tentative="1">
      <w:start w:val="1"/>
      <w:numFmt w:val="bullet"/>
      <w:lvlText w:val=""/>
      <w:lvlJc w:val="left"/>
      <w:pPr>
        <w:ind w:left="4880" w:hanging="360"/>
      </w:pPr>
      <w:rPr>
        <w:rFonts w:ascii="Wingdings" w:hAnsi="Wingdings" w:hint="default"/>
      </w:rPr>
    </w:lvl>
    <w:lvl w:ilvl="6" w:tplc="04090001" w:tentative="1">
      <w:start w:val="1"/>
      <w:numFmt w:val="bullet"/>
      <w:lvlText w:val=""/>
      <w:lvlJc w:val="left"/>
      <w:pPr>
        <w:ind w:left="5600" w:hanging="360"/>
      </w:pPr>
      <w:rPr>
        <w:rFonts w:ascii="Symbol" w:hAnsi="Symbol" w:hint="default"/>
      </w:rPr>
    </w:lvl>
    <w:lvl w:ilvl="7" w:tplc="04090003" w:tentative="1">
      <w:start w:val="1"/>
      <w:numFmt w:val="bullet"/>
      <w:lvlText w:val="o"/>
      <w:lvlJc w:val="left"/>
      <w:pPr>
        <w:ind w:left="6320" w:hanging="360"/>
      </w:pPr>
      <w:rPr>
        <w:rFonts w:ascii="Courier New" w:hAnsi="Courier New" w:cs="Courier New" w:hint="default"/>
      </w:rPr>
    </w:lvl>
    <w:lvl w:ilvl="8" w:tplc="04090005" w:tentative="1">
      <w:start w:val="1"/>
      <w:numFmt w:val="bullet"/>
      <w:lvlText w:val=""/>
      <w:lvlJc w:val="left"/>
      <w:pPr>
        <w:ind w:left="7040" w:hanging="360"/>
      </w:pPr>
      <w:rPr>
        <w:rFonts w:ascii="Wingdings" w:hAnsi="Wingdings" w:hint="default"/>
      </w:rPr>
    </w:lvl>
  </w:abstractNum>
  <w:abstractNum w:abstractNumId="47" w15:restartNumberingAfterBreak="0">
    <w:nsid w:val="50E65923"/>
    <w:multiLevelType w:val="multilevel"/>
    <w:tmpl w:val="C39C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1142C89"/>
    <w:multiLevelType w:val="multilevel"/>
    <w:tmpl w:val="0CB257B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49" w15:restartNumberingAfterBreak="0">
    <w:nsid w:val="53ED7E9D"/>
    <w:multiLevelType w:val="multilevel"/>
    <w:tmpl w:val="2A7C1F76"/>
    <w:lvl w:ilvl="0">
      <w:start w:val="1"/>
      <w:numFmt w:val="bullet"/>
      <w:lvlText w:val=""/>
      <w:lvlJc w:val="left"/>
      <w:pPr>
        <w:tabs>
          <w:tab w:val="num" w:pos="3080"/>
        </w:tabs>
        <w:ind w:left="3080" w:hanging="360"/>
      </w:pPr>
      <w:rPr>
        <w:rFonts w:ascii="Symbol" w:hAnsi="Symbol" w:hint="default"/>
        <w:sz w:val="20"/>
      </w:rPr>
    </w:lvl>
    <w:lvl w:ilvl="1" w:tentative="1">
      <w:start w:val="1"/>
      <w:numFmt w:val="bullet"/>
      <w:lvlText w:val="o"/>
      <w:lvlJc w:val="left"/>
      <w:pPr>
        <w:tabs>
          <w:tab w:val="num" w:pos="3800"/>
        </w:tabs>
        <w:ind w:left="3800" w:hanging="360"/>
      </w:pPr>
      <w:rPr>
        <w:rFonts w:ascii="Courier New" w:hAnsi="Courier New" w:hint="default"/>
        <w:sz w:val="20"/>
      </w:rPr>
    </w:lvl>
    <w:lvl w:ilvl="2" w:tentative="1">
      <w:start w:val="1"/>
      <w:numFmt w:val="bullet"/>
      <w:lvlText w:val=""/>
      <w:lvlJc w:val="left"/>
      <w:pPr>
        <w:tabs>
          <w:tab w:val="num" w:pos="4520"/>
        </w:tabs>
        <w:ind w:left="4520" w:hanging="360"/>
      </w:pPr>
      <w:rPr>
        <w:rFonts w:ascii="Wingdings" w:hAnsi="Wingdings" w:hint="default"/>
        <w:sz w:val="20"/>
      </w:rPr>
    </w:lvl>
    <w:lvl w:ilvl="3" w:tentative="1">
      <w:start w:val="1"/>
      <w:numFmt w:val="bullet"/>
      <w:lvlText w:val=""/>
      <w:lvlJc w:val="left"/>
      <w:pPr>
        <w:tabs>
          <w:tab w:val="num" w:pos="5240"/>
        </w:tabs>
        <w:ind w:left="5240" w:hanging="360"/>
      </w:pPr>
      <w:rPr>
        <w:rFonts w:ascii="Wingdings" w:hAnsi="Wingdings" w:hint="default"/>
        <w:sz w:val="20"/>
      </w:rPr>
    </w:lvl>
    <w:lvl w:ilvl="4" w:tentative="1">
      <w:start w:val="1"/>
      <w:numFmt w:val="bullet"/>
      <w:lvlText w:val=""/>
      <w:lvlJc w:val="left"/>
      <w:pPr>
        <w:tabs>
          <w:tab w:val="num" w:pos="5960"/>
        </w:tabs>
        <w:ind w:left="5960" w:hanging="360"/>
      </w:pPr>
      <w:rPr>
        <w:rFonts w:ascii="Wingdings" w:hAnsi="Wingdings" w:hint="default"/>
        <w:sz w:val="20"/>
      </w:rPr>
    </w:lvl>
    <w:lvl w:ilvl="5" w:tentative="1">
      <w:start w:val="1"/>
      <w:numFmt w:val="bullet"/>
      <w:lvlText w:val=""/>
      <w:lvlJc w:val="left"/>
      <w:pPr>
        <w:tabs>
          <w:tab w:val="num" w:pos="6680"/>
        </w:tabs>
        <w:ind w:left="6680" w:hanging="360"/>
      </w:pPr>
      <w:rPr>
        <w:rFonts w:ascii="Wingdings" w:hAnsi="Wingdings" w:hint="default"/>
        <w:sz w:val="20"/>
      </w:rPr>
    </w:lvl>
    <w:lvl w:ilvl="6" w:tentative="1">
      <w:start w:val="1"/>
      <w:numFmt w:val="bullet"/>
      <w:lvlText w:val=""/>
      <w:lvlJc w:val="left"/>
      <w:pPr>
        <w:tabs>
          <w:tab w:val="num" w:pos="7400"/>
        </w:tabs>
        <w:ind w:left="7400" w:hanging="360"/>
      </w:pPr>
      <w:rPr>
        <w:rFonts w:ascii="Wingdings" w:hAnsi="Wingdings" w:hint="default"/>
        <w:sz w:val="20"/>
      </w:rPr>
    </w:lvl>
    <w:lvl w:ilvl="7" w:tentative="1">
      <w:start w:val="1"/>
      <w:numFmt w:val="bullet"/>
      <w:lvlText w:val=""/>
      <w:lvlJc w:val="left"/>
      <w:pPr>
        <w:tabs>
          <w:tab w:val="num" w:pos="8120"/>
        </w:tabs>
        <w:ind w:left="8120" w:hanging="360"/>
      </w:pPr>
      <w:rPr>
        <w:rFonts w:ascii="Wingdings" w:hAnsi="Wingdings" w:hint="default"/>
        <w:sz w:val="20"/>
      </w:rPr>
    </w:lvl>
    <w:lvl w:ilvl="8" w:tentative="1">
      <w:start w:val="1"/>
      <w:numFmt w:val="bullet"/>
      <w:lvlText w:val=""/>
      <w:lvlJc w:val="left"/>
      <w:pPr>
        <w:tabs>
          <w:tab w:val="num" w:pos="8840"/>
        </w:tabs>
        <w:ind w:left="8840" w:hanging="360"/>
      </w:pPr>
      <w:rPr>
        <w:rFonts w:ascii="Wingdings" w:hAnsi="Wingdings" w:hint="default"/>
        <w:sz w:val="20"/>
      </w:rPr>
    </w:lvl>
  </w:abstractNum>
  <w:abstractNum w:abstractNumId="50" w15:restartNumberingAfterBreak="0">
    <w:nsid w:val="57BC07D0"/>
    <w:multiLevelType w:val="hybridMultilevel"/>
    <w:tmpl w:val="B93E09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AD260AC"/>
    <w:multiLevelType w:val="multilevel"/>
    <w:tmpl w:val="03A8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C905885"/>
    <w:multiLevelType w:val="hybridMultilevel"/>
    <w:tmpl w:val="C298C01E"/>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3" w15:restartNumberingAfterBreak="0">
    <w:nsid w:val="5FED5B3F"/>
    <w:multiLevelType w:val="multilevel"/>
    <w:tmpl w:val="B48E3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68A016B7"/>
    <w:multiLevelType w:val="multilevel"/>
    <w:tmpl w:val="41C6BFEE"/>
    <w:lvl w:ilvl="0">
      <w:start w:val="1"/>
      <w:numFmt w:val="bullet"/>
      <w:lvlText w:val=""/>
      <w:lvlJc w:val="left"/>
      <w:pPr>
        <w:tabs>
          <w:tab w:val="num" w:pos="2720"/>
        </w:tabs>
        <w:ind w:left="2720" w:hanging="360"/>
      </w:pPr>
      <w:rPr>
        <w:rFonts w:ascii="Symbol" w:hAnsi="Symbol" w:hint="default"/>
        <w:sz w:val="20"/>
      </w:rPr>
    </w:lvl>
    <w:lvl w:ilvl="1" w:tentative="1">
      <w:start w:val="1"/>
      <w:numFmt w:val="bullet"/>
      <w:lvlText w:val="o"/>
      <w:lvlJc w:val="left"/>
      <w:pPr>
        <w:tabs>
          <w:tab w:val="num" w:pos="3440"/>
        </w:tabs>
        <w:ind w:left="3440" w:hanging="360"/>
      </w:pPr>
      <w:rPr>
        <w:rFonts w:ascii="Courier New" w:hAnsi="Courier New" w:hint="default"/>
        <w:sz w:val="20"/>
      </w:rPr>
    </w:lvl>
    <w:lvl w:ilvl="2" w:tentative="1">
      <w:start w:val="1"/>
      <w:numFmt w:val="bullet"/>
      <w:lvlText w:val=""/>
      <w:lvlJc w:val="left"/>
      <w:pPr>
        <w:tabs>
          <w:tab w:val="num" w:pos="4160"/>
        </w:tabs>
        <w:ind w:left="4160" w:hanging="360"/>
      </w:pPr>
      <w:rPr>
        <w:rFonts w:ascii="Wingdings" w:hAnsi="Wingdings" w:hint="default"/>
        <w:sz w:val="20"/>
      </w:rPr>
    </w:lvl>
    <w:lvl w:ilvl="3" w:tentative="1">
      <w:start w:val="1"/>
      <w:numFmt w:val="bullet"/>
      <w:lvlText w:val=""/>
      <w:lvlJc w:val="left"/>
      <w:pPr>
        <w:tabs>
          <w:tab w:val="num" w:pos="4880"/>
        </w:tabs>
        <w:ind w:left="4880" w:hanging="360"/>
      </w:pPr>
      <w:rPr>
        <w:rFonts w:ascii="Wingdings" w:hAnsi="Wingdings" w:hint="default"/>
        <w:sz w:val="20"/>
      </w:rPr>
    </w:lvl>
    <w:lvl w:ilvl="4" w:tentative="1">
      <w:start w:val="1"/>
      <w:numFmt w:val="bullet"/>
      <w:lvlText w:val=""/>
      <w:lvlJc w:val="left"/>
      <w:pPr>
        <w:tabs>
          <w:tab w:val="num" w:pos="5600"/>
        </w:tabs>
        <w:ind w:left="5600" w:hanging="360"/>
      </w:pPr>
      <w:rPr>
        <w:rFonts w:ascii="Wingdings" w:hAnsi="Wingdings" w:hint="default"/>
        <w:sz w:val="20"/>
      </w:rPr>
    </w:lvl>
    <w:lvl w:ilvl="5" w:tentative="1">
      <w:start w:val="1"/>
      <w:numFmt w:val="bullet"/>
      <w:lvlText w:val=""/>
      <w:lvlJc w:val="left"/>
      <w:pPr>
        <w:tabs>
          <w:tab w:val="num" w:pos="6320"/>
        </w:tabs>
        <w:ind w:left="6320" w:hanging="360"/>
      </w:pPr>
      <w:rPr>
        <w:rFonts w:ascii="Wingdings" w:hAnsi="Wingdings" w:hint="default"/>
        <w:sz w:val="20"/>
      </w:rPr>
    </w:lvl>
    <w:lvl w:ilvl="6" w:tentative="1">
      <w:start w:val="1"/>
      <w:numFmt w:val="bullet"/>
      <w:lvlText w:val=""/>
      <w:lvlJc w:val="left"/>
      <w:pPr>
        <w:tabs>
          <w:tab w:val="num" w:pos="7040"/>
        </w:tabs>
        <w:ind w:left="7040" w:hanging="360"/>
      </w:pPr>
      <w:rPr>
        <w:rFonts w:ascii="Wingdings" w:hAnsi="Wingdings" w:hint="default"/>
        <w:sz w:val="20"/>
      </w:rPr>
    </w:lvl>
    <w:lvl w:ilvl="7" w:tentative="1">
      <w:start w:val="1"/>
      <w:numFmt w:val="bullet"/>
      <w:lvlText w:val=""/>
      <w:lvlJc w:val="left"/>
      <w:pPr>
        <w:tabs>
          <w:tab w:val="num" w:pos="7760"/>
        </w:tabs>
        <w:ind w:left="7760" w:hanging="360"/>
      </w:pPr>
      <w:rPr>
        <w:rFonts w:ascii="Wingdings" w:hAnsi="Wingdings" w:hint="default"/>
        <w:sz w:val="20"/>
      </w:rPr>
    </w:lvl>
    <w:lvl w:ilvl="8" w:tentative="1">
      <w:start w:val="1"/>
      <w:numFmt w:val="bullet"/>
      <w:lvlText w:val=""/>
      <w:lvlJc w:val="left"/>
      <w:pPr>
        <w:tabs>
          <w:tab w:val="num" w:pos="8480"/>
        </w:tabs>
        <w:ind w:left="8480" w:hanging="360"/>
      </w:pPr>
      <w:rPr>
        <w:rFonts w:ascii="Wingdings" w:hAnsi="Wingdings" w:hint="default"/>
        <w:sz w:val="20"/>
      </w:rPr>
    </w:lvl>
  </w:abstractNum>
  <w:abstractNum w:abstractNumId="55" w15:restartNumberingAfterBreak="0">
    <w:nsid w:val="693865C5"/>
    <w:multiLevelType w:val="hybridMultilevel"/>
    <w:tmpl w:val="EB7A289C"/>
    <w:lvl w:ilvl="0" w:tplc="20000001">
      <w:start w:val="1"/>
      <w:numFmt w:val="bullet"/>
      <w:lvlText w:val=""/>
      <w:lvlJc w:val="left"/>
      <w:pPr>
        <w:ind w:left="2072" w:hanging="360"/>
      </w:pPr>
      <w:rPr>
        <w:rFonts w:ascii="Symbol" w:hAnsi="Symbol" w:hint="default"/>
      </w:rPr>
    </w:lvl>
    <w:lvl w:ilvl="1" w:tplc="20000003" w:tentative="1">
      <w:start w:val="1"/>
      <w:numFmt w:val="bullet"/>
      <w:lvlText w:val="o"/>
      <w:lvlJc w:val="left"/>
      <w:pPr>
        <w:ind w:left="2792" w:hanging="360"/>
      </w:pPr>
      <w:rPr>
        <w:rFonts w:ascii="Courier New" w:hAnsi="Courier New" w:cs="Courier New" w:hint="default"/>
      </w:rPr>
    </w:lvl>
    <w:lvl w:ilvl="2" w:tplc="20000005" w:tentative="1">
      <w:start w:val="1"/>
      <w:numFmt w:val="bullet"/>
      <w:lvlText w:val=""/>
      <w:lvlJc w:val="left"/>
      <w:pPr>
        <w:ind w:left="3512" w:hanging="360"/>
      </w:pPr>
      <w:rPr>
        <w:rFonts w:ascii="Wingdings" w:hAnsi="Wingdings" w:hint="default"/>
      </w:rPr>
    </w:lvl>
    <w:lvl w:ilvl="3" w:tplc="20000001" w:tentative="1">
      <w:start w:val="1"/>
      <w:numFmt w:val="bullet"/>
      <w:lvlText w:val=""/>
      <w:lvlJc w:val="left"/>
      <w:pPr>
        <w:ind w:left="4232" w:hanging="360"/>
      </w:pPr>
      <w:rPr>
        <w:rFonts w:ascii="Symbol" w:hAnsi="Symbol" w:hint="default"/>
      </w:rPr>
    </w:lvl>
    <w:lvl w:ilvl="4" w:tplc="20000003" w:tentative="1">
      <w:start w:val="1"/>
      <w:numFmt w:val="bullet"/>
      <w:lvlText w:val="o"/>
      <w:lvlJc w:val="left"/>
      <w:pPr>
        <w:ind w:left="4952" w:hanging="360"/>
      </w:pPr>
      <w:rPr>
        <w:rFonts w:ascii="Courier New" w:hAnsi="Courier New" w:cs="Courier New" w:hint="default"/>
      </w:rPr>
    </w:lvl>
    <w:lvl w:ilvl="5" w:tplc="20000005" w:tentative="1">
      <w:start w:val="1"/>
      <w:numFmt w:val="bullet"/>
      <w:lvlText w:val=""/>
      <w:lvlJc w:val="left"/>
      <w:pPr>
        <w:ind w:left="5672" w:hanging="360"/>
      </w:pPr>
      <w:rPr>
        <w:rFonts w:ascii="Wingdings" w:hAnsi="Wingdings" w:hint="default"/>
      </w:rPr>
    </w:lvl>
    <w:lvl w:ilvl="6" w:tplc="20000001" w:tentative="1">
      <w:start w:val="1"/>
      <w:numFmt w:val="bullet"/>
      <w:lvlText w:val=""/>
      <w:lvlJc w:val="left"/>
      <w:pPr>
        <w:ind w:left="6392" w:hanging="360"/>
      </w:pPr>
      <w:rPr>
        <w:rFonts w:ascii="Symbol" w:hAnsi="Symbol" w:hint="default"/>
      </w:rPr>
    </w:lvl>
    <w:lvl w:ilvl="7" w:tplc="20000003" w:tentative="1">
      <w:start w:val="1"/>
      <w:numFmt w:val="bullet"/>
      <w:lvlText w:val="o"/>
      <w:lvlJc w:val="left"/>
      <w:pPr>
        <w:ind w:left="7112" w:hanging="360"/>
      </w:pPr>
      <w:rPr>
        <w:rFonts w:ascii="Courier New" w:hAnsi="Courier New" w:cs="Courier New" w:hint="default"/>
      </w:rPr>
    </w:lvl>
    <w:lvl w:ilvl="8" w:tplc="20000005" w:tentative="1">
      <w:start w:val="1"/>
      <w:numFmt w:val="bullet"/>
      <w:lvlText w:val=""/>
      <w:lvlJc w:val="left"/>
      <w:pPr>
        <w:ind w:left="7832" w:hanging="360"/>
      </w:pPr>
      <w:rPr>
        <w:rFonts w:ascii="Wingdings" w:hAnsi="Wingdings" w:hint="default"/>
      </w:rPr>
    </w:lvl>
  </w:abstractNum>
  <w:abstractNum w:abstractNumId="56" w15:restartNumberingAfterBreak="0">
    <w:nsid w:val="69E13418"/>
    <w:multiLevelType w:val="multilevel"/>
    <w:tmpl w:val="8662E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C524F39"/>
    <w:multiLevelType w:val="multilevel"/>
    <w:tmpl w:val="25E8B082"/>
    <w:lvl w:ilvl="0">
      <w:start w:val="1"/>
      <w:numFmt w:val="bullet"/>
      <w:lvlText w:val=""/>
      <w:lvlJc w:val="left"/>
      <w:pPr>
        <w:tabs>
          <w:tab w:val="num" w:pos="3088"/>
        </w:tabs>
        <w:ind w:left="3088" w:hanging="360"/>
      </w:pPr>
      <w:rPr>
        <w:rFonts w:ascii="Symbol" w:hAnsi="Symbol" w:hint="default"/>
        <w:sz w:val="20"/>
      </w:rPr>
    </w:lvl>
    <w:lvl w:ilvl="1" w:tentative="1">
      <w:start w:val="1"/>
      <w:numFmt w:val="bullet"/>
      <w:lvlText w:val="o"/>
      <w:lvlJc w:val="left"/>
      <w:pPr>
        <w:tabs>
          <w:tab w:val="num" w:pos="3808"/>
        </w:tabs>
        <w:ind w:left="3808" w:hanging="360"/>
      </w:pPr>
      <w:rPr>
        <w:rFonts w:ascii="Courier New" w:hAnsi="Courier New" w:hint="default"/>
        <w:sz w:val="20"/>
      </w:rPr>
    </w:lvl>
    <w:lvl w:ilvl="2" w:tentative="1">
      <w:start w:val="1"/>
      <w:numFmt w:val="bullet"/>
      <w:lvlText w:val=""/>
      <w:lvlJc w:val="left"/>
      <w:pPr>
        <w:tabs>
          <w:tab w:val="num" w:pos="4528"/>
        </w:tabs>
        <w:ind w:left="4528" w:hanging="360"/>
      </w:pPr>
      <w:rPr>
        <w:rFonts w:ascii="Wingdings" w:hAnsi="Wingdings" w:hint="default"/>
        <w:sz w:val="20"/>
      </w:rPr>
    </w:lvl>
    <w:lvl w:ilvl="3" w:tentative="1">
      <w:start w:val="1"/>
      <w:numFmt w:val="bullet"/>
      <w:lvlText w:val=""/>
      <w:lvlJc w:val="left"/>
      <w:pPr>
        <w:tabs>
          <w:tab w:val="num" w:pos="5248"/>
        </w:tabs>
        <w:ind w:left="5248" w:hanging="360"/>
      </w:pPr>
      <w:rPr>
        <w:rFonts w:ascii="Wingdings" w:hAnsi="Wingdings" w:hint="default"/>
        <w:sz w:val="20"/>
      </w:rPr>
    </w:lvl>
    <w:lvl w:ilvl="4" w:tentative="1">
      <w:start w:val="1"/>
      <w:numFmt w:val="bullet"/>
      <w:lvlText w:val=""/>
      <w:lvlJc w:val="left"/>
      <w:pPr>
        <w:tabs>
          <w:tab w:val="num" w:pos="5968"/>
        </w:tabs>
        <w:ind w:left="5968" w:hanging="360"/>
      </w:pPr>
      <w:rPr>
        <w:rFonts w:ascii="Wingdings" w:hAnsi="Wingdings" w:hint="default"/>
        <w:sz w:val="20"/>
      </w:rPr>
    </w:lvl>
    <w:lvl w:ilvl="5" w:tentative="1">
      <w:start w:val="1"/>
      <w:numFmt w:val="bullet"/>
      <w:lvlText w:val=""/>
      <w:lvlJc w:val="left"/>
      <w:pPr>
        <w:tabs>
          <w:tab w:val="num" w:pos="6688"/>
        </w:tabs>
        <w:ind w:left="6688" w:hanging="360"/>
      </w:pPr>
      <w:rPr>
        <w:rFonts w:ascii="Wingdings" w:hAnsi="Wingdings" w:hint="default"/>
        <w:sz w:val="20"/>
      </w:rPr>
    </w:lvl>
    <w:lvl w:ilvl="6" w:tentative="1">
      <w:start w:val="1"/>
      <w:numFmt w:val="bullet"/>
      <w:lvlText w:val=""/>
      <w:lvlJc w:val="left"/>
      <w:pPr>
        <w:tabs>
          <w:tab w:val="num" w:pos="7408"/>
        </w:tabs>
        <w:ind w:left="7408" w:hanging="360"/>
      </w:pPr>
      <w:rPr>
        <w:rFonts w:ascii="Wingdings" w:hAnsi="Wingdings" w:hint="default"/>
        <w:sz w:val="20"/>
      </w:rPr>
    </w:lvl>
    <w:lvl w:ilvl="7" w:tentative="1">
      <w:start w:val="1"/>
      <w:numFmt w:val="bullet"/>
      <w:lvlText w:val=""/>
      <w:lvlJc w:val="left"/>
      <w:pPr>
        <w:tabs>
          <w:tab w:val="num" w:pos="8128"/>
        </w:tabs>
        <w:ind w:left="8128" w:hanging="360"/>
      </w:pPr>
      <w:rPr>
        <w:rFonts w:ascii="Wingdings" w:hAnsi="Wingdings" w:hint="default"/>
        <w:sz w:val="20"/>
      </w:rPr>
    </w:lvl>
    <w:lvl w:ilvl="8" w:tentative="1">
      <w:start w:val="1"/>
      <w:numFmt w:val="bullet"/>
      <w:lvlText w:val=""/>
      <w:lvlJc w:val="left"/>
      <w:pPr>
        <w:tabs>
          <w:tab w:val="num" w:pos="8848"/>
        </w:tabs>
        <w:ind w:left="8848" w:hanging="360"/>
      </w:pPr>
      <w:rPr>
        <w:rFonts w:ascii="Wingdings" w:hAnsi="Wingdings" w:hint="default"/>
        <w:sz w:val="20"/>
      </w:rPr>
    </w:lvl>
  </w:abstractNum>
  <w:abstractNum w:abstractNumId="58" w15:restartNumberingAfterBreak="0">
    <w:nsid w:val="6DBB7741"/>
    <w:multiLevelType w:val="hybridMultilevel"/>
    <w:tmpl w:val="C2D28822"/>
    <w:lvl w:ilvl="0" w:tplc="04090001">
      <w:start w:val="1"/>
      <w:numFmt w:val="bullet"/>
      <w:lvlText w:val=""/>
      <w:lvlJc w:val="left"/>
      <w:pPr>
        <w:ind w:left="1940" w:hanging="360"/>
      </w:pPr>
      <w:rPr>
        <w:rFonts w:ascii="Symbol" w:hAnsi="Symbol" w:hint="default"/>
      </w:rPr>
    </w:lvl>
    <w:lvl w:ilvl="1" w:tplc="04090003" w:tentative="1">
      <w:start w:val="1"/>
      <w:numFmt w:val="bullet"/>
      <w:lvlText w:val="o"/>
      <w:lvlJc w:val="left"/>
      <w:pPr>
        <w:ind w:left="2660" w:hanging="360"/>
      </w:pPr>
      <w:rPr>
        <w:rFonts w:ascii="Courier New" w:hAnsi="Courier New" w:cs="Courier New" w:hint="default"/>
      </w:rPr>
    </w:lvl>
    <w:lvl w:ilvl="2" w:tplc="04090005" w:tentative="1">
      <w:start w:val="1"/>
      <w:numFmt w:val="bullet"/>
      <w:lvlText w:val=""/>
      <w:lvlJc w:val="left"/>
      <w:pPr>
        <w:ind w:left="3380" w:hanging="360"/>
      </w:pPr>
      <w:rPr>
        <w:rFonts w:ascii="Wingdings" w:hAnsi="Wingdings" w:hint="default"/>
      </w:rPr>
    </w:lvl>
    <w:lvl w:ilvl="3" w:tplc="04090001" w:tentative="1">
      <w:start w:val="1"/>
      <w:numFmt w:val="bullet"/>
      <w:lvlText w:val=""/>
      <w:lvlJc w:val="left"/>
      <w:pPr>
        <w:ind w:left="4100" w:hanging="360"/>
      </w:pPr>
      <w:rPr>
        <w:rFonts w:ascii="Symbol" w:hAnsi="Symbol" w:hint="default"/>
      </w:rPr>
    </w:lvl>
    <w:lvl w:ilvl="4" w:tplc="04090003" w:tentative="1">
      <w:start w:val="1"/>
      <w:numFmt w:val="bullet"/>
      <w:lvlText w:val="o"/>
      <w:lvlJc w:val="left"/>
      <w:pPr>
        <w:ind w:left="4820" w:hanging="360"/>
      </w:pPr>
      <w:rPr>
        <w:rFonts w:ascii="Courier New" w:hAnsi="Courier New" w:cs="Courier New" w:hint="default"/>
      </w:rPr>
    </w:lvl>
    <w:lvl w:ilvl="5" w:tplc="04090005" w:tentative="1">
      <w:start w:val="1"/>
      <w:numFmt w:val="bullet"/>
      <w:lvlText w:val=""/>
      <w:lvlJc w:val="left"/>
      <w:pPr>
        <w:ind w:left="5540" w:hanging="360"/>
      </w:pPr>
      <w:rPr>
        <w:rFonts w:ascii="Wingdings" w:hAnsi="Wingdings" w:hint="default"/>
      </w:rPr>
    </w:lvl>
    <w:lvl w:ilvl="6" w:tplc="04090001" w:tentative="1">
      <w:start w:val="1"/>
      <w:numFmt w:val="bullet"/>
      <w:lvlText w:val=""/>
      <w:lvlJc w:val="left"/>
      <w:pPr>
        <w:ind w:left="6260" w:hanging="360"/>
      </w:pPr>
      <w:rPr>
        <w:rFonts w:ascii="Symbol" w:hAnsi="Symbol" w:hint="default"/>
      </w:rPr>
    </w:lvl>
    <w:lvl w:ilvl="7" w:tplc="04090003" w:tentative="1">
      <w:start w:val="1"/>
      <w:numFmt w:val="bullet"/>
      <w:lvlText w:val="o"/>
      <w:lvlJc w:val="left"/>
      <w:pPr>
        <w:ind w:left="6980" w:hanging="360"/>
      </w:pPr>
      <w:rPr>
        <w:rFonts w:ascii="Courier New" w:hAnsi="Courier New" w:cs="Courier New" w:hint="default"/>
      </w:rPr>
    </w:lvl>
    <w:lvl w:ilvl="8" w:tplc="04090005" w:tentative="1">
      <w:start w:val="1"/>
      <w:numFmt w:val="bullet"/>
      <w:lvlText w:val=""/>
      <w:lvlJc w:val="left"/>
      <w:pPr>
        <w:ind w:left="7700" w:hanging="360"/>
      </w:pPr>
      <w:rPr>
        <w:rFonts w:ascii="Wingdings" w:hAnsi="Wingdings" w:hint="default"/>
      </w:rPr>
    </w:lvl>
  </w:abstractNum>
  <w:abstractNum w:abstractNumId="59" w15:restartNumberingAfterBreak="0">
    <w:nsid w:val="71174D1A"/>
    <w:multiLevelType w:val="hybridMultilevel"/>
    <w:tmpl w:val="E914269A"/>
    <w:lvl w:ilvl="0" w:tplc="3CE20844">
      <w:start w:val="1"/>
      <w:numFmt w:val="decimal"/>
      <w:lvlText w:val="%1."/>
      <w:lvlJc w:val="left"/>
      <w:pPr>
        <w:ind w:left="1803" w:hanging="360"/>
      </w:pPr>
      <w:rPr>
        <w:rFonts w:ascii="David" w:eastAsia="Times New Roman" w:hAnsi="David" w:cs="David"/>
      </w:rPr>
    </w:lvl>
    <w:lvl w:ilvl="1" w:tplc="20000019" w:tentative="1">
      <w:start w:val="1"/>
      <w:numFmt w:val="lowerLetter"/>
      <w:lvlText w:val="%2."/>
      <w:lvlJc w:val="left"/>
      <w:pPr>
        <w:ind w:left="2523" w:hanging="360"/>
      </w:pPr>
    </w:lvl>
    <w:lvl w:ilvl="2" w:tplc="2000001B" w:tentative="1">
      <w:start w:val="1"/>
      <w:numFmt w:val="lowerRoman"/>
      <w:lvlText w:val="%3."/>
      <w:lvlJc w:val="right"/>
      <w:pPr>
        <w:ind w:left="3243" w:hanging="180"/>
      </w:pPr>
    </w:lvl>
    <w:lvl w:ilvl="3" w:tplc="2000000F" w:tentative="1">
      <w:start w:val="1"/>
      <w:numFmt w:val="decimal"/>
      <w:lvlText w:val="%4."/>
      <w:lvlJc w:val="left"/>
      <w:pPr>
        <w:ind w:left="3963" w:hanging="360"/>
      </w:pPr>
    </w:lvl>
    <w:lvl w:ilvl="4" w:tplc="20000019" w:tentative="1">
      <w:start w:val="1"/>
      <w:numFmt w:val="lowerLetter"/>
      <w:lvlText w:val="%5."/>
      <w:lvlJc w:val="left"/>
      <w:pPr>
        <w:ind w:left="4683" w:hanging="360"/>
      </w:pPr>
    </w:lvl>
    <w:lvl w:ilvl="5" w:tplc="2000001B" w:tentative="1">
      <w:start w:val="1"/>
      <w:numFmt w:val="lowerRoman"/>
      <w:lvlText w:val="%6."/>
      <w:lvlJc w:val="right"/>
      <w:pPr>
        <w:ind w:left="5403" w:hanging="180"/>
      </w:pPr>
    </w:lvl>
    <w:lvl w:ilvl="6" w:tplc="2000000F" w:tentative="1">
      <w:start w:val="1"/>
      <w:numFmt w:val="decimal"/>
      <w:lvlText w:val="%7."/>
      <w:lvlJc w:val="left"/>
      <w:pPr>
        <w:ind w:left="6123" w:hanging="360"/>
      </w:pPr>
    </w:lvl>
    <w:lvl w:ilvl="7" w:tplc="20000019" w:tentative="1">
      <w:start w:val="1"/>
      <w:numFmt w:val="lowerLetter"/>
      <w:lvlText w:val="%8."/>
      <w:lvlJc w:val="left"/>
      <w:pPr>
        <w:ind w:left="6843" w:hanging="360"/>
      </w:pPr>
    </w:lvl>
    <w:lvl w:ilvl="8" w:tplc="2000001B" w:tentative="1">
      <w:start w:val="1"/>
      <w:numFmt w:val="lowerRoman"/>
      <w:lvlText w:val="%9."/>
      <w:lvlJc w:val="right"/>
      <w:pPr>
        <w:ind w:left="7563" w:hanging="180"/>
      </w:pPr>
    </w:lvl>
  </w:abstractNum>
  <w:abstractNum w:abstractNumId="60" w15:restartNumberingAfterBreak="0">
    <w:nsid w:val="79480FDD"/>
    <w:multiLevelType w:val="multilevel"/>
    <w:tmpl w:val="67ACB49A"/>
    <w:lvl w:ilvl="0">
      <w:start w:val="1"/>
      <w:numFmt w:val="decimal"/>
      <w:lvlText w:val="%1.0"/>
      <w:lvlJc w:val="left"/>
      <w:pPr>
        <w:ind w:left="1712" w:hanging="360"/>
      </w:pPr>
      <w:rPr>
        <w:rFonts w:hint="default"/>
      </w:rPr>
    </w:lvl>
    <w:lvl w:ilvl="1">
      <w:start w:val="1"/>
      <w:numFmt w:val="decimal"/>
      <w:lvlText w:val="%1.%2"/>
      <w:lvlJc w:val="left"/>
      <w:pPr>
        <w:ind w:left="2432" w:hanging="360"/>
      </w:pPr>
      <w:rPr>
        <w:rFonts w:hint="default"/>
      </w:rPr>
    </w:lvl>
    <w:lvl w:ilvl="2">
      <w:start w:val="1"/>
      <w:numFmt w:val="decimal"/>
      <w:lvlText w:val="%1.%2.%3"/>
      <w:lvlJc w:val="left"/>
      <w:pPr>
        <w:ind w:left="3512" w:hanging="720"/>
      </w:pPr>
      <w:rPr>
        <w:rFonts w:hint="default"/>
      </w:rPr>
    </w:lvl>
    <w:lvl w:ilvl="3">
      <w:start w:val="1"/>
      <w:numFmt w:val="decimal"/>
      <w:lvlText w:val="%1.%2.%3.%4"/>
      <w:lvlJc w:val="left"/>
      <w:pPr>
        <w:ind w:left="4232" w:hanging="720"/>
      </w:pPr>
      <w:rPr>
        <w:rFonts w:hint="default"/>
      </w:rPr>
    </w:lvl>
    <w:lvl w:ilvl="4">
      <w:start w:val="1"/>
      <w:numFmt w:val="decimal"/>
      <w:lvlText w:val="%1.%2.%3.%4.%5"/>
      <w:lvlJc w:val="left"/>
      <w:pPr>
        <w:ind w:left="5312" w:hanging="1080"/>
      </w:pPr>
      <w:rPr>
        <w:rFonts w:hint="default"/>
      </w:rPr>
    </w:lvl>
    <w:lvl w:ilvl="5">
      <w:start w:val="1"/>
      <w:numFmt w:val="decimal"/>
      <w:lvlText w:val="%1.%2.%3.%4.%5.%6"/>
      <w:lvlJc w:val="left"/>
      <w:pPr>
        <w:ind w:left="6032" w:hanging="1080"/>
      </w:pPr>
      <w:rPr>
        <w:rFonts w:hint="default"/>
      </w:rPr>
    </w:lvl>
    <w:lvl w:ilvl="6">
      <w:start w:val="1"/>
      <w:numFmt w:val="decimal"/>
      <w:lvlText w:val="%1.%2.%3.%4.%5.%6.%7"/>
      <w:lvlJc w:val="left"/>
      <w:pPr>
        <w:ind w:left="6752" w:hanging="1080"/>
      </w:pPr>
      <w:rPr>
        <w:rFonts w:hint="default"/>
      </w:rPr>
    </w:lvl>
    <w:lvl w:ilvl="7">
      <w:start w:val="1"/>
      <w:numFmt w:val="decimal"/>
      <w:lvlText w:val="%1.%2.%3.%4.%5.%6.%7.%8"/>
      <w:lvlJc w:val="left"/>
      <w:pPr>
        <w:ind w:left="7832" w:hanging="1440"/>
      </w:pPr>
      <w:rPr>
        <w:rFonts w:hint="default"/>
      </w:rPr>
    </w:lvl>
    <w:lvl w:ilvl="8">
      <w:start w:val="1"/>
      <w:numFmt w:val="decimal"/>
      <w:lvlText w:val="%1.%2.%3.%4.%5.%6.%7.%8.%9"/>
      <w:lvlJc w:val="left"/>
      <w:pPr>
        <w:ind w:left="8552" w:hanging="1440"/>
      </w:pPr>
      <w:rPr>
        <w:rFonts w:hint="default"/>
      </w:rPr>
    </w:lvl>
  </w:abstractNum>
  <w:num w:numId="1" w16cid:durableId="1123692661">
    <w:abstractNumId w:val="48"/>
  </w:num>
  <w:num w:numId="2" w16cid:durableId="292639327">
    <w:abstractNumId w:val="13"/>
  </w:num>
  <w:num w:numId="3" w16cid:durableId="1371109185">
    <w:abstractNumId w:val="28"/>
  </w:num>
  <w:num w:numId="4" w16cid:durableId="1753695355">
    <w:abstractNumId w:val="58"/>
  </w:num>
  <w:num w:numId="5" w16cid:durableId="757479375">
    <w:abstractNumId w:val="41"/>
  </w:num>
  <w:num w:numId="6" w16cid:durableId="700472308">
    <w:abstractNumId w:val="52"/>
  </w:num>
  <w:num w:numId="7" w16cid:durableId="970939264">
    <w:abstractNumId w:val="4"/>
  </w:num>
  <w:num w:numId="8" w16cid:durableId="1629242186">
    <w:abstractNumId w:val="2"/>
  </w:num>
  <w:num w:numId="9" w16cid:durableId="1116674218">
    <w:abstractNumId w:val="11"/>
  </w:num>
  <w:num w:numId="10" w16cid:durableId="534007109">
    <w:abstractNumId w:val="39"/>
  </w:num>
  <w:num w:numId="11" w16cid:durableId="1536965713">
    <w:abstractNumId w:val="54"/>
  </w:num>
  <w:num w:numId="12" w16cid:durableId="286737237">
    <w:abstractNumId w:val="57"/>
  </w:num>
  <w:num w:numId="13" w16cid:durableId="1299185815">
    <w:abstractNumId w:val="37"/>
  </w:num>
  <w:num w:numId="14" w16cid:durableId="702097217">
    <w:abstractNumId w:val="49"/>
  </w:num>
  <w:num w:numId="15" w16cid:durableId="62333841">
    <w:abstractNumId w:val="6"/>
  </w:num>
  <w:num w:numId="16" w16cid:durableId="2145923775">
    <w:abstractNumId w:val="16"/>
  </w:num>
  <w:num w:numId="17" w16cid:durableId="2066447636">
    <w:abstractNumId w:val="0"/>
  </w:num>
  <w:num w:numId="18" w16cid:durableId="126901352">
    <w:abstractNumId w:val="42"/>
  </w:num>
  <w:num w:numId="19" w16cid:durableId="909312195">
    <w:abstractNumId w:val="21"/>
  </w:num>
  <w:num w:numId="20" w16cid:durableId="1589386559">
    <w:abstractNumId w:val="7"/>
  </w:num>
  <w:num w:numId="21" w16cid:durableId="1571035565">
    <w:abstractNumId w:val="25"/>
  </w:num>
  <w:num w:numId="22" w16cid:durableId="1148664476">
    <w:abstractNumId w:val="38"/>
  </w:num>
  <w:num w:numId="23" w16cid:durableId="608513334">
    <w:abstractNumId w:val="27"/>
  </w:num>
  <w:num w:numId="24" w16cid:durableId="453327811">
    <w:abstractNumId w:val="34"/>
  </w:num>
  <w:num w:numId="25" w16cid:durableId="320735750">
    <w:abstractNumId w:val="26"/>
  </w:num>
  <w:num w:numId="26" w16cid:durableId="909997031">
    <w:abstractNumId w:val="12"/>
  </w:num>
  <w:num w:numId="27" w16cid:durableId="1837919428">
    <w:abstractNumId w:val="12"/>
    <w:lvlOverride w:ilvl="1">
      <w:lvl w:ilvl="1">
        <w:numFmt w:val="bullet"/>
        <w:lvlText w:val="o"/>
        <w:lvlJc w:val="left"/>
        <w:pPr>
          <w:tabs>
            <w:tab w:val="num" w:pos="1440"/>
          </w:tabs>
          <w:ind w:left="1440" w:hanging="360"/>
        </w:pPr>
        <w:rPr>
          <w:rFonts w:ascii="Courier New" w:hAnsi="Courier New" w:hint="default"/>
          <w:sz w:val="20"/>
        </w:rPr>
      </w:lvl>
    </w:lvlOverride>
  </w:num>
  <w:num w:numId="28" w16cid:durableId="2141065708">
    <w:abstractNumId w:val="36"/>
  </w:num>
  <w:num w:numId="29" w16cid:durableId="1462577386">
    <w:abstractNumId w:val="50"/>
  </w:num>
  <w:num w:numId="30" w16cid:durableId="1516728958">
    <w:abstractNumId w:val="17"/>
  </w:num>
  <w:num w:numId="31" w16cid:durableId="268902049">
    <w:abstractNumId w:val="20"/>
  </w:num>
  <w:num w:numId="32" w16cid:durableId="1453400079">
    <w:abstractNumId w:val="15"/>
  </w:num>
  <w:num w:numId="33" w16cid:durableId="1426727873">
    <w:abstractNumId w:val="45"/>
  </w:num>
  <w:num w:numId="34" w16cid:durableId="831063921">
    <w:abstractNumId w:val="9"/>
  </w:num>
  <w:num w:numId="35" w16cid:durableId="1281300528">
    <w:abstractNumId w:val="18"/>
  </w:num>
  <w:num w:numId="36" w16cid:durableId="1006787227">
    <w:abstractNumId w:val="29"/>
  </w:num>
  <w:num w:numId="37" w16cid:durableId="1155952298">
    <w:abstractNumId w:val="44"/>
  </w:num>
  <w:num w:numId="38" w16cid:durableId="1439834908">
    <w:abstractNumId w:val="23"/>
  </w:num>
  <w:num w:numId="39" w16cid:durableId="925847468">
    <w:abstractNumId w:val="24"/>
  </w:num>
  <w:num w:numId="40" w16cid:durableId="1763451887">
    <w:abstractNumId w:val="32"/>
  </w:num>
  <w:num w:numId="41" w16cid:durableId="1425956830">
    <w:abstractNumId w:val="5"/>
  </w:num>
  <w:num w:numId="42" w16cid:durableId="675302380">
    <w:abstractNumId w:val="46"/>
  </w:num>
  <w:num w:numId="43" w16cid:durableId="940720970">
    <w:abstractNumId w:val="22"/>
  </w:num>
  <w:num w:numId="44" w16cid:durableId="812479090">
    <w:abstractNumId w:val="43"/>
  </w:num>
  <w:num w:numId="45" w16cid:durableId="344675551">
    <w:abstractNumId w:val="14"/>
  </w:num>
  <w:num w:numId="46" w16cid:durableId="1475247800">
    <w:abstractNumId w:val="40"/>
  </w:num>
  <w:num w:numId="47" w16cid:durableId="1341927808">
    <w:abstractNumId w:val="35"/>
  </w:num>
  <w:num w:numId="48" w16cid:durableId="1064642322">
    <w:abstractNumId w:val="3"/>
  </w:num>
  <w:num w:numId="49" w16cid:durableId="797067833">
    <w:abstractNumId w:val="33"/>
  </w:num>
  <w:num w:numId="50" w16cid:durableId="1627003530">
    <w:abstractNumId w:val="55"/>
  </w:num>
  <w:num w:numId="51" w16cid:durableId="258099893">
    <w:abstractNumId w:val="60"/>
  </w:num>
  <w:num w:numId="52" w16cid:durableId="264194739">
    <w:abstractNumId w:val="59"/>
  </w:num>
  <w:num w:numId="53" w16cid:durableId="1870675959">
    <w:abstractNumId w:val="47"/>
  </w:num>
  <w:num w:numId="54" w16cid:durableId="1161772191">
    <w:abstractNumId w:val="30"/>
  </w:num>
  <w:num w:numId="55" w16cid:durableId="1379669895">
    <w:abstractNumId w:val="56"/>
  </w:num>
  <w:num w:numId="56" w16cid:durableId="566114217">
    <w:abstractNumId w:val="51"/>
  </w:num>
  <w:num w:numId="57" w16cid:durableId="783813771">
    <w:abstractNumId w:val="8"/>
  </w:num>
  <w:num w:numId="58" w16cid:durableId="571934723">
    <w:abstractNumId w:val="53"/>
  </w:num>
  <w:num w:numId="59" w16cid:durableId="1304196768">
    <w:abstractNumId w:val="1"/>
  </w:num>
  <w:num w:numId="60" w16cid:durableId="144208307">
    <w:abstractNumId w:val="10"/>
  </w:num>
  <w:num w:numId="61" w16cid:durableId="1586259134">
    <w:abstractNumId w:val="19"/>
  </w:num>
  <w:num w:numId="62" w16cid:durableId="289015122">
    <w:abstractNumId w:val="31"/>
  </w:num>
  <w:numIdMacAtCleanup w:val="5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יוני גרינברג">
    <w15:presenceInfo w15:providerId="AD" w15:userId="S::Yoni.Grinberg@e.braude.ac.il::152b2d6f-7645-4078-bab0-a2354c97c726"/>
  </w15:person>
  <w15:person w15:author="Yoni Grinberg">
    <w15:presenceInfo w15:providerId="Windows Live" w15:userId="6c365a4b2a8df078"/>
  </w15:person>
  <w15:person w15:author="אלנה רווה">
    <w15:presenceInfo w15:providerId="AD" w15:userId="S::cselena@braude.ac.il::e737f234-fa40-4bd3-8cb4-223eee8316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trackRevision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16DC"/>
    <w:rsid w:val="00000298"/>
    <w:rsid w:val="00000700"/>
    <w:rsid w:val="00000844"/>
    <w:rsid w:val="0000097D"/>
    <w:rsid w:val="00001F43"/>
    <w:rsid w:val="0000600E"/>
    <w:rsid w:val="00007278"/>
    <w:rsid w:val="00013B63"/>
    <w:rsid w:val="0001608F"/>
    <w:rsid w:val="00016CB0"/>
    <w:rsid w:val="00016D89"/>
    <w:rsid w:val="00017FCD"/>
    <w:rsid w:val="00017FF1"/>
    <w:rsid w:val="0002015D"/>
    <w:rsid w:val="00022B7B"/>
    <w:rsid w:val="00023D30"/>
    <w:rsid w:val="00023FF7"/>
    <w:rsid w:val="0002691E"/>
    <w:rsid w:val="0002732D"/>
    <w:rsid w:val="00027C28"/>
    <w:rsid w:val="000306EA"/>
    <w:rsid w:val="000414A9"/>
    <w:rsid w:val="00044F15"/>
    <w:rsid w:val="00045615"/>
    <w:rsid w:val="00050ED6"/>
    <w:rsid w:val="00051506"/>
    <w:rsid w:val="0005562C"/>
    <w:rsid w:val="00055C08"/>
    <w:rsid w:val="000562F9"/>
    <w:rsid w:val="00060569"/>
    <w:rsid w:val="000619E0"/>
    <w:rsid w:val="000668F3"/>
    <w:rsid w:val="00073BD3"/>
    <w:rsid w:val="000744F0"/>
    <w:rsid w:val="00075B85"/>
    <w:rsid w:val="0008307C"/>
    <w:rsid w:val="000911E2"/>
    <w:rsid w:val="000925A4"/>
    <w:rsid w:val="00093468"/>
    <w:rsid w:val="000945E4"/>
    <w:rsid w:val="000949F3"/>
    <w:rsid w:val="000A1633"/>
    <w:rsid w:val="000A1A57"/>
    <w:rsid w:val="000A53C2"/>
    <w:rsid w:val="000A6C57"/>
    <w:rsid w:val="000B02B7"/>
    <w:rsid w:val="000B4E6C"/>
    <w:rsid w:val="000C2DCD"/>
    <w:rsid w:val="000C3F8E"/>
    <w:rsid w:val="000C4176"/>
    <w:rsid w:val="000C64E5"/>
    <w:rsid w:val="000C6EE7"/>
    <w:rsid w:val="000D2403"/>
    <w:rsid w:val="000D65E9"/>
    <w:rsid w:val="000D74A3"/>
    <w:rsid w:val="000E4857"/>
    <w:rsid w:val="000E576E"/>
    <w:rsid w:val="000E783B"/>
    <w:rsid w:val="000F03A7"/>
    <w:rsid w:val="000F0D7C"/>
    <w:rsid w:val="000F6CBD"/>
    <w:rsid w:val="001017BD"/>
    <w:rsid w:val="00101872"/>
    <w:rsid w:val="0010483B"/>
    <w:rsid w:val="00107EA9"/>
    <w:rsid w:val="00114C71"/>
    <w:rsid w:val="00115FCB"/>
    <w:rsid w:val="00121A11"/>
    <w:rsid w:val="00124A13"/>
    <w:rsid w:val="00127074"/>
    <w:rsid w:val="001300CE"/>
    <w:rsid w:val="00131D26"/>
    <w:rsid w:val="00132065"/>
    <w:rsid w:val="0013271C"/>
    <w:rsid w:val="00134F80"/>
    <w:rsid w:val="0013549C"/>
    <w:rsid w:val="00152D06"/>
    <w:rsid w:val="0015768C"/>
    <w:rsid w:val="00165AB6"/>
    <w:rsid w:val="0017377D"/>
    <w:rsid w:val="00173B54"/>
    <w:rsid w:val="0017530E"/>
    <w:rsid w:val="001768F0"/>
    <w:rsid w:val="00182F89"/>
    <w:rsid w:val="00183146"/>
    <w:rsid w:val="001868DC"/>
    <w:rsid w:val="001874D9"/>
    <w:rsid w:val="001A4964"/>
    <w:rsid w:val="001A6646"/>
    <w:rsid w:val="001B0D63"/>
    <w:rsid w:val="001B7A10"/>
    <w:rsid w:val="001C360B"/>
    <w:rsid w:val="001C40C1"/>
    <w:rsid w:val="001C4FB4"/>
    <w:rsid w:val="001C6650"/>
    <w:rsid w:val="001C719D"/>
    <w:rsid w:val="001D3AAA"/>
    <w:rsid w:val="001D576D"/>
    <w:rsid w:val="001E0136"/>
    <w:rsid w:val="001E3C0E"/>
    <w:rsid w:val="001E5EC8"/>
    <w:rsid w:val="001E6C29"/>
    <w:rsid w:val="001F5E0B"/>
    <w:rsid w:val="002032BC"/>
    <w:rsid w:val="00210377"/>
    <w:rsid w:val="0021093E"/>
    <w:rsid w:val="00217392"/>
    <w:rsid w:val="002201EE"/>
    <w:rsid w:val="002202B8"/>
    <w:rsid w:val="002206BE"/>
    <w:rsid w:val="0022108D"/>
    <w:rsid w:val="00221639"/>
    <w:rsid w:val="00222431"/>
    <w:rsid w:val="00223681"/>
    <w:rsid w:val="00224D10"/>
    <w:rsid w:val="002353B2"/>
    <w:rsid w:val="00241805"/>
    <w:rsid w:val="00242084"/>
    <w:rsid w:val="002451F9"/>
    <w:rsid w:val="0024736B"/>
    <w:rsid w:val="002478C1"/>
    <w:rsid w:val="00255773"/>
    <w:rsid w:val="00257741"/>
    <w:rsid w:val="00261AA7"/>
    <w:rsid w:val="00261D48"/>
    <w:rsid w:val="0026239A"/>
    <w:rsid w:val="00263C8C"/>
    <w:rsid w:val="00284375"/>
    <w:rsid w:val="002928E9"/>
    <w:rsid w:val="0029366B"/>
    <w:rsid w:val="00293FCF"/>
    <w:rsid w:val="00294870"/>
    <w:rsid w:val="0029614C"/>
    <w:rsid w:val="002A049E"/>
    <w:rsid w:val="002A281F"/>
    <w:rsid w:val="002A2FD4"/>
    <w:rsid w:val="002B080E"/>
    <w:rsid w:val="002B455F"/>
    <w:rsid w:val="002B5B97"/>
    <w:rsid w:val="002C0AFF"/>
    <w:rsid w:val="002C115A"/>
    <w:rsid w:val="002C164B"/>
    <w:rsid w:val="002C5330"/>
    <w:rsid w:val="002D150D"/>
    <w:rsid w:val="002D359D"/>
    <w:rsid w:val="002D5ACE"/>
    <w:rsid w:val="002E215B"/>
    <w:rsid w:val="002E6C74"/>
    <w:rsid w:val="002E7548"/>
    <w:rsid w:val="002E7E3A"/>
    <w:rsid w:val="002F055E"/>
    <w:rsid w:val="002F10B4"/>
    <w:rsid w:val="002F1F34"/>
    <w:rsid w:val="002F2A92"/>
    <w:rsid w:val="002F348B"/>
    <w:rsid w:val="002F676A"/>
    <w:rsid w:val="00300DEF"/>
    <w:rsid w:val="00300F36"/>
    <w:rsid w:val="003117CD"/>
    <w:rsid w:val="0031791A"/>
    <w:rsid w:val="003212B9"/>
    <w:rsid w:val="00331CD6"/>
    <w:rsid w:val="0033340A"/>
    <w:rsid w:val="0033393A"/>
    <w:rsid w:val="00333F3A"/>
    <w:rsid w:val="00336E65"/>
    <w:rsid w:val="00346998"/>
    <w:rsid w:val="00346A16"/>
    <w:rsid w:val="00346B88"/>
    <w:rsid w:val="0035277A"/>
    <w:rsid w:val="00353BCD"/>
    <w:rsid w:val="00353BFE"/>
    <w:rsid w:val="003566EB"/>
    <w:rsid w:val="003609E1"/>
    <w:rsid w:val="00367EC8"/>
    <w:rsid w:val="00372598"/>
    <w:rsid w:val="0037676A"/>
    <w:rsid w:val="00383603"/>
    <w:rsid w:val="00384F45"/>
    <w:rsid w:val="00385ED3"/>
    <w:rsid w:val="00391771"/>
    <w:rsid w:val="003A2548"/>
    <w:rsid w:val="003A37BD"/>
    <w:rsid w:val="003A5E81"/>
    <w:rsid w:val="003A6B0D"/>
    <w:rsid w:val="003A7960"/>
    <w:rsid w:val="003A7A2F"/>
    <w:rsid w:val="003B5E68"/>
    <w:rsid w:val="003B5F94"/>
    <w:rsid w:val="003C07CC"/>
    <w:rsid w:val="003C1583"/>
    <w:rsid w:val="003C4350"/>
    <w:rsid w:val="003C76F2"/>
    <w:rsid w:val="003D283B"/>
    <w:rsid w:val="003D32E7"/>
    <w:rsid w:val="003D4870"/>
    <w:rsid w:val="003D5B8E"/>
    <w:rsid w:val="003D6F02"/>
    <w:rsid w:val="003D71D9"/>
    <w:rsid w:val="003F1C8E"/>
    <w:rsid w:val="003F3A20"/>
    <w:rsid w:val="003F3E79"/>
    <w:rsid w:val="00400D66"/>
    <w:rsid w:val="00401A34"/>
    <w:rsid w:val="00403E20"/>
    <w:rsid w:val="00413342"/>
    <w:rsid w:val="00420908"/>
    <w:rsid w:val="00425FAA"/>
    <w:rsid w:val="00433C47"/>
    <w:rsid w:val="00435AAE"/>
    <w:rsid w:val="0043631A"/>
    <w:rsid w:val="0043701B"/>
    <w:rsid w:val="004427FF"/>
    <w:rsid w:val="00445DAF"/>
    <w:rsid w:val="00446085"/>
    <w:rsid w:val="00446498"/>
    <w:rsid w:val="00447077"/>
    <w:rsid w:val="00447178"/>
    <w:rsid w:val="004471D9"/>
    <w:rsid w:val="00450628"/>
    <w:rsid w:val="00450B51"/>
    <w:rsid w:val="00452404"/>
    <w:rsid w:val="0045301A"/>
    <w:rsid w:val="00456DA7"/>
    <w:rsid w:val="00460158"/>
    <w:rsid w:val="0046092E"/>
    <w:rsid w:val="004615AE"/>
    <w:rsid w:val="004631B2"/>
    <w:rsid w:val="004633AA"/>
    <w:rsid w:val="00464742"/>
    <w:rsid w:val="0047172E"/>
    <w:rsid w:val="004724E5"/>
    <w:rsid w:val="0048588F"/>
    <w:rsid w:val="004909AF"/>
    <w:rsid w:val="00494454"/>
    <w:rsid w:val="004A11AC"/>
    <w:rsid w:val="004A1305"/>
    <w:rsid w:val="004A5C7D"/>
    <w:rsid w:val="004A685A"/>
    <w:rsid w:val="004B1409"/>
    <w:rsid w:val="004C33BB"/>
    <w:rsid w:val="004C46F6"/>
    <w:rsid w:val="004C4949"/>
    <w:rsid w:val="004D1713"/>
    <w:rsid w:val="004D2EE1"/>
    <w:rsid w:val="004D3B7A"/>
    <w:rsid w:val="004D5A54"/>
    <w:rsid w:val="004D6A06"/>
    <w:rsid w:val="004E1882"/>
    <w:rsid w:val="004E1A38"/>
    <w:rsid w:val="004E5EA6"/>
    <w:rsid w:val="004F28A2"/>
    <w:rsid w:val="004F2981"/>
    <w:rsid w:val="004F5EA2"/>
    <w:rsid w:val="005018ED"/>
    <w:rsid w:val="005038D4"/>
    <w:rsid w:val="00505246"/>
    <w:rsid w:val="005064F7"/>
    <w:rsid w:val="005316F9"/>
    <w:rsid w:val="00532105"/>
    <w:rsid w:val="00537CF3"/>
    <w:rsid w:val="00540504"/>
    <w:rsid w:val="00540E46"/>
    <w:rsid w:val="00541209"/>
    <w:rsid w:val="00542174"/>
    <w:rsid w:val="00547AAF"/>
    <w:rsid w:val="00547F9A"/>
    <w:rsid w:val="005508DE"/>
    <w:rsid w:val="00551F07"/>
    <w:rsid w:val="0055347E"/>
    <w:rsid w:val="00554276"/>
    <w:rsid w:val="00556CB4"/>
    <w:rsid w:val="00556CBE"/>
    <w:rsid w:val="00563312"/>
    <w:rsid w:val="00563544"/>
    <w:rsid w:val="00567C3A"/>
    <w:rsid w:val="00570B3A"/>
    <w:rsid w:val="00571709"/>
    <w:rsid w:val="005742A2"/>
    <w:rsid w:val="00576BFC"/>
    <w:rsid w:val="00577069"/>
    <w:rsid w:val="005A181D"/>
    <w:rsid w:val="005A288C"/>
    <w:rsid w:val="005A4161"/>
    <w:rsid w:val="005B1BB6"/>
    <w:rsid w:val="005B773F"/>
    <w:rsid w:val="005B7E88"/>
    <w:rsid w:val="005C2583"/>
    <w:rsid w:val="005C3AC6"/>
    <w:rsid w:val="005C453B"/>
    <w:rsid w:val="005C4DEB"/>
    <w:rsid w:val="005C5476"/>
    <w:rsid w:val="005D2AD3"/>
    <w:rsid w:val="005D5328"/>
    <w:rsid w:val="005E42EB"/>
    <w:rsid w:val="005E6F03"/>
    <w:rsid w:val="005F1E7C"/>
    <w:rsid w:val="005F649F"/>
    <w:rsid w:val="006035AF"/>
    <w:rsid w:val="00607CFB"/>
    <w:rsid w:val="00613D5D"/>
    <w:rsid w:val="00623232"/>
    <w:rsid w:val="00624AB9"/>
    <w:rsid w:val="006259EA"/>
    <w:rsid w:val="006271E6"/>
    <w:rsid w:val="0063023D"/>
    <w:rsid w:val="00643084"/>
    <w:rsid w:val="00643448"/>
    <w:rsid w:val="00643867"/>
    <w:rsid w:val="006462BF"/>
    <w:rsid w:val="0065415E"/>
    <w:rsid w:val="00656507"/>
    <w:rsid w:val="00663417"/>
    <w:rsid w:val="0066754F"/>
    <w:rsid w:val="0067066D"/>
    <w:rsid w:val="006715B1"/>
    <w:rsid w:val="00671C85"/>
    <w:rsid w:val="006847A3"/>
    <w:rsid w:val="00687C5F"/>
    <w:rsid w:val="006941BD"/>
    <w:rsid w:val="00696D84"/>
    <w:rsid w:val="006A1057"/>
    <w:rsid w:val="006A42E1"/>
    <w:rsid w:val="006A45F4"/>
    <w:rsid w:val="006B5B6A"/>
    <w:rsid w:val="006C068D"/>
    <w:rsid w:val="006C0800"/>
    <w:rsid w:val="006C08C3"/>
    <w:rsid w:val="006C1918"/>
    <w:rsid w:val="006C45B5"/>
    <w:rsid w:val="006C5EC2"/>
    <w:rsid w:val="006C6E4C"/>
    <w:rsid w:val="006D2D33"/>
    <w:rsid w:val="006D6A39"/>
    <w:rsid w:val="006D7294"/>
    <w:rsid w:val="006E1AB0"/>
    <w:rsid w:val="006E56CA"/>
    <w:rsid w:val="006E5F88"/>
    <w:rsid w:val="006F2136"/>
    <w:rsid w:val="006F2B06"/>
    <w:rsid w:val="006F60E3"/>
    <w:rsid w:val="00711ABF"/>
    <w:rsid w:val="00722ADC"/>
    <w:rsid w:val="00724BC9"/>
    <w:rsid w:val="007254BB"/>
    <w:rsid w:val="00725710"/>
    <w:rsid w:val="00733848"/>
    <w:rsid w:val="00734E87"/>
    <w:rsid w:val="00735E19"/>
    <w:rsid w:val="00736110"/>
    <w:rsid w:val="00736797"/>
    <w:rsid w:val="007409DA"/>
    <w:rsid w:val="00742EED"/>
    <w:rsid w:val="007435F0"/>
    <w:rsid w:val="007467A4"/>
    <w:rsid w:val="00750CCA"/>
    <w:rsid w:val="0075158D"/>
    <w:rsid w:val="007515BB"/>
    <w:rsid w:val="00754C34"/>
    <w:rsid w:val="00763586"/>
    <w:rsid w:val="00764BC7"/>
    <w:rsid w:val="007665C5"/>
    <w:rsid w:val="00770088"/>
    <w:rsid w:val="0077110C"/>
    <w:rsid w:val="00777F04"/>
    <w:rsid w:val="007801E6"/>
    <w:rsid w:val="00782729"/>
    <w:rsid w:val="00782AFB"/>
    <w:rsid w:val="007A0087"/>
    <w:rsid w:val="007A152D"/>
    <w:rsid w:val="007A26EA"/>
    <w:rsid w:val="007A46C3"/>
    <w:rsid w:val="007B3D50"/>
    <w:rsid w:val="007B5591"/>
    <w:rsid w:val="007B6A0C"/>
    <w:rsid w:val="007B6B70"/>
    <w:rsid w:val="007B7901"/>
    <w:rsid w:val="007C56B1"/>
    <w:rsid w:val="007C76F6"/>
    <w:rsid w:val="007C7EFA"/>
    <w:rsid w:val="007D0704"/>
    <w:rsid w:val="007D09AC"/>
    <w:rsid w:val="007E3BBF"/>
    <w:rsid w:val="007E4987"/>
    <w:rsid w:val="007F0BDD"/>
    <w:rsid w:val="007F60B5"/>
    <w:rsid w:val="007F6CC7"/>
    <w:rsid w:val="0080403C"/>
    <w:rsid w:val="00806025"/>
    <w:rsid w:val="00806AA5"/>
    <w:rsid w:val="00813D7D"/>
    <w:rsid w:val="00814CD7"/>
    <w:rsid w:val="00815BDC"/>
    <w:rsid w:val="00822EB1"/>
    <w:rsid w:val="008258B4"/>
    <w:rsid w:val="008263AB"/>
    <w:rsid w:val="008304F4"/>
    <w:rsid w:val="008340B5"/>
    <w:rsid w:val="0083500F"/>
    <w:rsid w:val="00837A26"/>
    <w:rsid w:val="00837A4D"/>
    <w:rsid w:val="00843226"/>
    <w:rsid w:val="00847E23"/>
    <w:rsid w:val="00854247"/>
    <w:rsid w:val="00856DCC"/>
    <w:rsid w:val="008658E0"/>
    <w:rsid w:val="008672D8"/>
    <w:rsid w:val="00880B66"/>
    <w:rsid w:val="008827A9"/>
    <w:rsid w:val="00883216"/>
    <w:rsid w:val="00884028"/>
    <w:rsid w:val="00887E37"/>
    <w:rsid w:val="00894AE7"/>
    <w:rsid w:val="008A1078"/>
    <w:rsid w:val="008A45AC"/>
    <w:rsid w:val="008B11EE"/>
    <w:rsid w:val="008B1CF7"/>
    <w:rsid w:val="008B5F77"/>
    <w:rsid w:val="008C455E"/>
    <w:rsid w:val="008D44F0"/>
    <w:rsid w:val="008D5720"/>
    <w:rsid w:val="008D7CC7"/>
    <w:rsid w:val="008E56A0"/>
    <w:rsid w:val="008E7348"/>
    <w:rsid w:val="008F2F5D"/>
    <w:rsid w:val="008F5588"/>
    <w:rsid w:val="00901882"/>
    <w:rsid w:val="00901B46"/>
    <w:rsid w:val="00901D11"/>
    <w:rsid w:val="00902E2E"/>
    <w:rsid w:val="00904544"/>
    <w:rsid w:val="009056A1"/>
    <w:rsid w:val="0091595A"/>
    <w:rsid w:val="0092456A"/>
    <w:rsid w:val="00924AF5"/>
    <w:rsid w:val="009263DB"/>
    <w:rsid w:val="00927FB6"/>
    <w:rsid w:val="00927FF0"/>
    <w:rsid w:val="009319AF"/>
    <w:rsid w:val="009334EB"/>
    <w:rsid w:val="009342DB"/>
    <w:rsid w:val="0093458D"/>
    <w:rsid w:val="0093491F"/>
    <w:rsid w:val="009370B3"/>
    <w:rsid w:val="009510B0"/>
    <w:rsid w:val="00952EC8"/>
    <w:rsid w:val="009571A5"/>
    <w:rsid w:val="00960F9B"/>
    <w:rsid w:val="00961DB7"/>
    <w:rsid w:val="00963D3D"/>
    <w:rsid w:val="00967B42"/>
    <w:rsid w:val="00972F57"/>
    <w:rsid w:val="009735B1"/>
    <w:rsid w:val="00973A97"/>
    <w:rsid w:val="00974133"/>
    <w:rsid w:val="0097440E"/>
    <w:rsid w:val="00977206"/>
    <w:rsid w:val="009814E7"/>
    <w:rsid w:val="0098711A"/>
    <w:rsid w:val="009920BC"/>
    <w:rsid w:val="00993BB7"/>
    <w:rsid w:val="00996914"/>
    <w:rsid w:val="009A3272"/>
    <w:rsid w:val="009A42B0"/>
    <w:rsid w:val="009B2C93"/>
    <w:rsid w:val="009B3FCB"/>
    <w:rsid w:val="009B45AF"/>
    <w:rsid w:val="009B6077"/>
    <w:rsid w:val="009B6098"/>
    <w:rsid w:val="009B7415"/>
    <w:rsid w:val="009C670B"/>
    <w:rsid w:val="009C6BF8"/>
    <w:rsid w:val="009E0B28"/>
    <w:rsid w:val="009E3B4A"/>
    <w:rsid w:val="009F36F5"/>
    <w:rsid w:val="009F4148"/>
    <w:rsid w:val="00A0161B"/>
    <w:rsid w:val="00A01744"/>
    <w:rsid w:val="00A02BC0"/>
    <w:rsid w:val="00A03FAA"/>
    <w:rsid w:val="00A04F36"/>
    <w:rsid w:val="00A05381"/>
    <w:rsid w:val="00A066BB"/>
    <w:rsid w:val="00A078B1"/>
    <w:rsid w:val="00A10D08"/>
    <w:rsid w:val="00A12970"/>
    <w:rsid w:val="00A221FF"/>
    <w:rsid w:val="00A22E52"/>
    <w:rsid w:val="00A24FD5"/>
    <w:rsid w:val="00A306DB"/>
    <w:rsid w:val="00A30B09"/>
    <w:rsid w:val="00A32707"/>
    <w:rsid w:val="00A34644"/>
    <w:rsid w:val="00A40D7E"/>
    <w:rsid w:val="00A42B2B"/>
    <w:rsid w:val="00A53F12"/>
    <w:rsid w:val="00A75D28"/>
    <w:rsid w:val="00A80CEA"/>
    <w:rsid w:val="00A87B6C"/>
    <w:rsid w:val="00A92802"/>
    <w:rsid w:val="00A9337B"/>
    <w:rsid w:val="00A97E7C"/>
    <w:rsid w:val="00AA4714"/>
    <w:rsid w:val="00AA65F4"/>
    <w:rsid w:val="00AB26EE"/>
    <w:rsid w:val="00AC1461"/>
    <w:rsid w:val="00AC38E0"/>
    <w:rsid w:val="00AC4107"/>
    <w:rsid w:val="00AC4AB6"/>
    <w:rsid w:val="00AC5735"/>
    <w:rsid w:val="00AD05DE"/>
    <w:rsid w:val="00AD13DD"/>
    <w:rsid w:val="00AD5492"/>
    <w:rsid w:val="00AD6BE6"/>
    <w:rsid w:val="00AE0D1F"/>
    <w:rsid w:val="00AE19EC"/>
    <w:rsid w:val="00AF2379"/>
    <w:rsid w:val="00AF4C9C"/>
    <w:rsid w:val="00AF6D16"/>
    <w:rsid w:val="00B03113"/>
    <w:rsid w:val="00B03EBC"/>
    <w:rsid w:val="00B0419E"/>
    <w:rsid w:val="00B07E1B"/>
    <w:rsid w:val="00B20485"/>
    <w:rsid w:val="00B22703"/>
    <w:rsid w:val="00B250A3"/>
    <w:rsid w:val="00B256E0"/>
    <w:rsid w:val="00B30885"/>
    <w:rsid w:val="00B31D00"/>
    <w:rsid w:val="00B334F0"/>
    <w:rsid w:val="00B35FEA"/>
    <w:rsid w:val="00B3787A"/>
    <w:rsid w:val="00B41A02"/>
    <w:rsid w:val="00B42C51"/>
    <w:rsid w:val="00B5201E"/>
    <w:rsid w:val="00B543DB"/>
    <w:rsid w:val="00B56C38"/>
    <w:rsid w:val="00B62B21"/>
    <w:rsid w:val="00B64AC2"/>
    <w:rsid w:val="00B70562"/>
    <w:rsid w:val="00B73F15"/>
    <w:rsid w:val="00B75783"/>
    <w:rsid w:val="00B772CE"/>
    <w:rsid w:val="00B84951"/>
    <w:rsid w:val="00B97AE9"/>
    <w:rsid w:val="00BA20CB"/>
    <w:rsid w:val="00BA546D"/>
    <w:rsid w:val="00BA7D30"/>
    <w:rsid w:val="00BB2D63"/>
    <w:rsid w:val="00BB302D"/>
    <w:rsid w:val="00BC101E"/>
    <w:rsid w:val="00BC12B0"/>
    <w:rsid w:val="00BC1556"/>
    <w:rsid w:val="00BC434D"/>
    <w:rsid w:val="00BC5FB8"/>
    <w:rsid w:val="00BC617A"/>
    <w:rsid w:val="00BD16DC"/>
    <w:rsid w:val="00BD7474"/>
    <w:rsid w:val="00BE2421"/>
    <w:rsid w:val="00BE573A"/>
    <w:rsid w:val="00BE6428"/>
    <w:rsid w:val="00BE7B70"/>
    <w:rsid w:val="00BF442F"/>
    <w:rsid w:val="00BF4FE6"/>
    <w:rsid w:val="00BF55D8"/>
    <w:rsid w:val="00BF7F8F"/>
    <w:rsid w:val="00C01C10"/>
    <w:rsid w:val="00C0289A"/>
    <w:rsid w:val="00C06A1A"/>
    <w:rsid w:val="00C074E5"/>
    <w:rsid w:val="00C07A58"/>
    <w:rsid w:val="00C13B74"/>
    <w:rsid w:val="00C1643B"/>
    <w:rsid w:val="00C20412"/>
    <w:rsid w:val="00C2077D"/>
    <w:rsid w:val="00C2147A"/>
    <w:rsid w:val="00C22780"/>
    <w:rsid w:val="00C267AE"/>
    <w:rsid w:val="00C308C7"/>
    <w:rsid w:val="00C309B5"/>
    <w:rsid w:val="00C35875"/>
    <w:rsid w:val="00C43082"/>
    <w:rsid w:val="00C437F0"/>
    <w:rsid w:val="00C476ED"/>
    <w:rsid w:val="00C47FD0"/>
    <w:rsid w:val="00C500AB"/>
    <w:rsid w:val="00C51896"/>
    <w:rsid w:val="00C55441"/>
    <w:rsid w:val="00C55978"/>
    <w:rsid w:val="00C57DDB"/>
    <w:rsid w:val="00C61896"/>
    <w:rsid w:val="00C62297"/>
    <w:rsid w:val="00C677A9"/>
    <w:rsid w:val="00C707D8"/>
    <w:rsid w:val="00C725E6"/>
    <w:rsid w:val="00C74654"/>
    <w:rsid w:val="00C7553F"/>
    <w:rsid w:val="00C760CC"/>
    <w:rsid w:val="00C760E7"/>
    <w:rsid w:val="00C7700C"/>
    <w:rsid w:val="00C822A5"/>
    <w:rsid w:val="00C82C62"/>
    <w:rsid w:val="00C87636"/>
    <w:rsid w:val="00C87ACB"/>
    <w:rsid w:val="00C93FC6"/>
    <w:rsid w:val="00C94A66"/>
    <w:rsid w:val="00C9535E"/>
    <w:rsid w:val="00C972D2"/>
    <w:rsid w:val="00CA00CE"/>
    <w:rsid w:val="00CA2A0B"/>
    <w:rsid w:val="00CA2C33"/>
    <w:rsid w:val="00CA6F99"/>
    <w:rsid w:val="00CB5402"/>
    <w:rsid w:val="00CB5C28"/>
    <w:rsid w:val="00CC3F90"/>
    <w:rsid w:val="00CC45F0"/>
    <w:rsid w:val="00CD5AB8"/>
    <w:rsid w:val="00CD7333"/>
    <w:rsid w:val="00CE0239"/>
    <w:rsid w:val="00CE7334"/>
    <w:rsid w:val="00CF1393"/>
    <w:rsid w:val="00CF2B94"/>
    <w:rsid w:val="00CF35E1"/>
    <w:rsid w:val="00CF3CE0"/>
    <w:rsid w:val="00CF4142"/>
    <w:rsid w:val="00CF69D5"/>
    <w:rsid w:val="00D02173"/>
    <w:rsid w:val="00D03C4F"/>
    <w:rsid w:val="00D053A6"/>
    <w:rsid w:val="00D07342"/>
    <w:rsid w:val="00D2431F"/>
    <w:rsid w:val="00D248F1"/>
    <w:rsid w:val="00D2722A"/>
    <w:rsid w:val="00D332BE"/>
    <w:rsid w:val="00D3468D"/>
    <w:rsid w:val="00D349C1"/>
    <w:rsid w:val="00D366A5"/>
    <w:rsid w:val="00D36E7F"/>
    <w:rsid w:val="00D439C9"/>
    <w:rsid w:val="00D453E3"/>
    <w:rsid w:val="00D47272"/>
    <w:rsid w:val="00D508EF"/>
    <w:rsid w:val="00D51577"/>
    <w:rsid w:val="00D51A3C"/>
    <w:rsid w:val="00D52C4C"/>
    <w:rsid w:val="00D5341B"/>
    <w:rsid w:val="00D57CC2"/>
    <w:rsid w:val="00D646B5"/>
    <w:rsid w:val="00D70854"/>
    <w:rsid w:val="00D72763"/>
    <w:rsid w:val="00D83A2F"/>
    <w:rsid w:val="00D9218A"/>
    <w:rsid w:val="00D97292"/>
    <w:rsid w:val="00DA0FBA"/>
    <w:rsid w:val="00DA161A"/>
    <w:rsid w:val="00DA341C"/>
    <w:rsid w:val="00DA38CF"/>
    <w:rsid w:val="00DA408B"/>
    <w:rsid w:val="00DA5BFB"/>
    <w:rsid w:val="00DB19CD"/>
    <w:rsid w:val="00DC154C"/>
    <w:rsid w:val="00DC180D"/>
    <w:rsid w:val="00DC2550"/>
    <w:rsid w:val="00DC3A85"/>
    <w:rsid w:val="00DC701C"/>
    <w:rsid w:val="00DC7B76"/>
    <w:rsid w:val="00DE1C57"/>
    <w:rsid w:val="00DE4DA4"/>
    <w:rsid w:val="00DF140B"/>
    <w:rsid w:val="00DF2D49"/>
    <w:rsid w:val="00DF6A74"/>
    <w:rsid w:val="00E03164"/>
    <w:rsid w:val="00E045F3"/>
    <w:rsid w:val="00E047E0"/>
    <w:rsid w:val="00E04A1B"/>
    <w:rsid w:val="00E066F8"/>
    <w:rsid w:val="00E1211D"/>
    <w:rsid w:val="00E16CCB"/>
    <w:rsid w:val="00E173A9"/>
    <w:rsid w:val="00E2220E"/>
    <w:rsid w:val="00E24B12"/>
    <w:rsid w:val="00E30A60"/>
    <w:rsid w:val="00E41F3E"/>
    <w:rsid w:val="00E42319"/>
    <w:rsid w:val="00E42512"/>
    <w:rsid w:val="00E44868"/>
    <w:rsid w:val="00E46FB0"/>
    <w:rsid w:val="00E47137"/>
    <w:rsid w:val="00E532EF"/>
    <w:rsid w:val="00E56533"/>
    <w:rsid w:val="00E627F7"/>
    <w:rsid w:val="00E63755"/>
    <w:rsid w:val="00E709E7"/>
    <w:rsid w:val="00E71C50"/>
    <w:rsid w:val="00E74D9D"/>
    <w:rsid w:val="00E762A1"/>
    <w:rsid w:val="00E77409"/>
    <w:rsid w:val="00E92C01"/>
    <w:rsid w:val="00E9568F"/>
    <w:rsid w:val="00E97998"/>
    <w:rsid w:val="00EA10D1"/>
    <w:rsid w:val="00EA1B9A"/>
    <w:rsid w:val="00EA3A58"/>
    <w:rsid w:val="00EA459D"/>
    <w:rsid w:val="00EA5B55"/>
    <w:rsid w:val="00EA71C1"/>
    <w:rsid w:val="00EB17D0"/>
    <w:rsid w:val="00EB184E"/>
    <w:rsid w:val="00EB4B83"/>
    <w:rsid w:val="00EB4C11"/>
    <w:rsid w:val="00EB57AA"/>
    <w:rsid w:val="00EB6CB0"/>
    <w:rsid w:val="00EC1A87"/>
    <w:rsid w:val="00EC5678"/>
    <w:rsid w:val="00EC6518"/>
    <w:rsid w:val="00EC7779"/>
    <w:rsid w:val="00ED081B"/>
    <w:rsid w:val="00ED17CC"/>
    <w:rsid w:val="00ED6809"/>
    <w:rsid w:val="00EE40D6"/>
    <w:rsid w:val="00EE7D46"/>
    <w:rsid w:val="00EF0143"/>
    <w:rsid w:val="00EF0BDD"/>
    <w:rsid w:val="00EF170A"/>
    <w:rsid w:val="00EF40FF"/>
    <w:rsid w:val="00F02425"/>
    <w:rsid w:val="00F05DE0"/>
    <w:rsid w:val="00F10D9E"/>
    <w:rsid w:val="00F152E3"/>
    <w:rsid w:val="00F16CCA"/>
    <w:rsid w:val="00F17EA2"/>
    <w:rsid w:val="00F20F7F"/>
    <w:rsid w:val="00F2389E"/>
    <w:rsid w:val="00F30C80"/>
    <w:rsid w:val="00F30F61"/>
    <w:rsid w:val="00F3108C"/>
    <w:rsid w:val="00F33CD1"/>
    <w:rsid w:val="00F37196"/>
    <w:rsid w:val="00F37C1E"/>
    <w:rsid w:val="00F41071"/>
    <w:rsid w:val="00F44140"/>
    <w:rsid w:val="00F5405A"/>
    <w:rsid w:val="00F62020"/>
    <w:rsid w:val="00F62291"/>
    <w:rsid w:val="00F62FCE"/>
    <w:rsid w:val="00F64907"/>
    <w:rsid w:val="00F64D36"/>
    <w:rsid w:val="00F66572"/>
    <w:rsid w:val="00F67015"/>
    <w:rsid w:val="00F67675"/>
    <w:rsid w:val="00F7698F"/>
    <w:rsid w:val="00F771B8"/>
    <w:rsid w:val="00F77E2C"/>
    <w:rsid w:val="00F85B65"/>
    <w:rsid w:val="00F85F8F"/>
    <w:rsid w:val="00F92086"/>
    <w:rsid w:val="00F93A9F"/>
    <w:rsid w:val="00F95ACB"/>
    <w:rsid w:val="00F95BA1"/>
    <w:rsid w:val="00F96F2C"/>
    <w:rsid w:val="00F970E0"/>
    <w:rsid w:val="00F97489"/>
    <w:rsid w:val="00FA08C2"/>
    <w:rsid w:val="00FA5892"/>
    <w:rsid w:val="00FB2816"/>
    <w:rsid w:val="00FB3E37"/>
    <w:rsid w:val="00FB6008"/>
    <w:rsid w:val="00FC5373"/>
    <w:rsid w:val="00FC6636"/>
    <w:rsid w:val="00FC7A4E"/>
    <w:rsid w:val="00FD3173"/>
    <w:rsid w:val="00FD3C5A"/>
    <w:rsid w:val="00FD4792"/>
    <w:rsid w:val="00FD4D29"/>
    <w:rsid w:val="00FD5781"/>
    <w:rsid w:val="00FD66D1"/>
    <w:rsid w:val="00FE2FBA"/>
    <w:rsid w:val="00FE3862"/>
    <w:rsid w:val="00FE7873"/>
    <w:rsid w:val="00FE7DD0"/>
    <w:rsid w:val="00FF01F3"/>
    <w:rsid w:val="00FF7F4E"/>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A8E541"/>
  <w15:docId w15:val="{81F7F8CB-2B93-42D9-88F6-E74B7B153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e" w:eastAsia="en-US" w:bidi="he-IL"/>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41C"/>
  </w:style>
  <w:style w:type="paragraph" w:styleId="Heading1">
    <w:name w:val="heading 1"/>
    <w:basedOn w:val="Normal"/>
    <w:next w:val="Normal"/>
    <w:link w:val="Heading1Char"/>
    <w:uiPriority w:val="9"/>
    <w:qFormat/>
    <w:rsid w:val="00DA341C"/>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DA341C"/>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DA341C"/>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DA341C"/>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DA341C"/>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DA341C"/>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DA341C"/>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DA341C"/>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DA341C"/>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rsid w:val="00DA341C"/>
    <w:pPr>
      <w:spacing w:after="0" w:line="240" w:lineRule="auto"/>
      <w:contextualSpacing/>
      <w:jc w:val="center"/>
    </w:pPr>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DA341C"/>
    <w:pPr>
      <w:numPr>
        <w:ilvl w:val="1"/>
      </w:numPr>
      <w:spacing w:after="240"/>
      <w:jc w:val="center"/>
    </w:pPr>
    <w:rPr>
      <w:rFonts w:asciiTheme="majorHAnsi" w:eastAsiaTheme="majorEastAsia" w:hAnsiTheme="majorHAnsi" w:cstheme="majorBidi"/>
      <w:sz w:val="24"/>
      <w:szCs w:val="24"/>
    </w:rPr>
  </w:style>
  <w:style w:type="table" w:customStyle="1" w:styleId="3">
    <w:name w:val="3"/>
    <w:basedOn w:val="TableNormal0"/>
    <w:tblPr>
      <w:tblStyleRowBandSize w:val="1"/>
      <w:tblStyleColBandSize w:val="1"/>
    </w:tblPr>
  </w:style>
  <w:style w:type="table" w:customStyle="1" w:styleId="2">
    <w:name w:val="2"/>
    <w:basedOn w:val="TableNormal0"/>
    <w:tblPr>
      <w:tblStyleRowBandSize w:val="1"/>
      <w:tblStyleColBandSize w:val="1"/>
    </w:tblPr>
  </w:style>
  <w:style w:type="table" w:customStyle="1" w:styleId="1">
    <w:name w:val="1"/>
    <w:basedOn w:val="TableNormal0"/>
    <w:tblPr>
      <w:tblStyleRowBandSize w:val="1"/>
      <w:tblStyleColBandSize w:val="1"/>
    </w:tblPr>
  </w:style>
  <w:style w:type="paragraph" w:styleId="Revision">
    <w:name w:val="Revision"/>
    <w:hidden/>
    <w:uiPriority w:val="99"/>
    <w:semiHidden/>
    <w:rsid w:val="00B64AC2"/>
    <w:pPr>
      <w:spacing w:line="240" w:lineRule="auto"/>
    </w:pPr>
  </w:style>
  <w:style w:type="character" w:styleId="CommentReference">
    <w:name w:val="annotation reference"/>
    <w:basedOn w:val="DefaultParagraphFont"/>
    <w:uiPriority w:val="99"/>
    <w:semiHidden/>
    <w:unhideWhenUsed/>
    <w:rsid w:val="003C1583"/>
    <w:rPr>
      <w:sz w:val="16"/>
      <w:szCs w:val="16"/>
    </w:rPr>
  </w:style>
  <w:style w:type="paragraph" w:styleId="CommentText">
    <w:name w:val="annotation text"/>
    <w:basedOn w:val="Normal"/>
    <w:link w:val="CommentTextChar"/>
    <w:uiPriority w:val="99"/>
    <w:unhideWhenUsed/>
    <w:rsid w:val="003C1583"/>
    <w:pPr>
      <w:spacing w:line="240" w:lineRule="auto"/>
    </w:pPr>
    <w:rPr>
      <w:sz w:val="20"/>
      <w:szCs w:val="20"/>
    </w:rPr>
  </w:style>
  <w:style w:type="character" w:customStyle="1" w:styleId="CommentTextChar">
    <w:name w:val="Comment Text Char"/>
    <w:basedOn w:val="DefaultParagraphFont"/>
    <w:link w:val="CommentText"/>
    <w:uiPriority w:val="99"/>
    <w:rsid w:val="003C1583"/>
    <w:rPr>
      <w:sz w:val="20"/>
      <w:szCs w:val="20"/>
    </w:rPr>
  </w:style>
  <w:style w:type="paragraph" w:styleId="CommentSubject">
    <w:name w:val="annotation subject"/>
    <w:basedOn w:val="CommentText"/>
    <w:next w:val="CommentText"/>
    <w:link w:val="CommentSubjectChar"/>
    <w:uiPriority w:val="99"/>
    <w:semiHidden/>
    <w:unhideWhenUsed/>
    <w:rsid w:val="003C1583"/>
    <w:rPr>
      <w:b/>
      <w:bCs/>
    </w:rPr>
  </w:style>
  <w:style w:type="character" w:customStyle="1" w:styleId="CommentSubjectChar">
    <w:name w:val="Comment Subject Char"/>
    <w:basedOn w:val="CommentTextChar"/>
    <w:link w:val="CommentSubject"/>
    <w:uiPriority w:val="99"/>
    <w:semiHidden/>
    <w:rsid w:val="003C1583"/>
    <w:rPr>
      <w:b/>
      <w:bCs/>
      <w:sz w:val="20"/>
      <w:szCs w:val="20"/>
    </w:rPr>
  </w:style>
  <w:style w:type="character" w:styleId="Hyperlink">
    <w:name w:val="Hyperlink"/>
    <w:basedOn w:val="DefaultParagraphFont"/>
    <w:uiPriority w:val="99"/>
    <w:unhideWhenUsed/>
    <w:rsid w:val="00C62297"/>
    <w:rPr>
      <w:color w:val="0000FF" w:themeColor="hyperlink"/>
      <w:u w:val="single"/>
    </w:rPr>
  </w:style>
  <w:style w:type="character" w:styleId="UnresolvedMention">
    <w:name w:val="Unresolved Mention"/>
    <w:basedOn w:val="DefaultParagraphFont"/>
    <w:uiPriority w:val="99"/>
    <w:semiHidden/>
    <w:unhideWhenUsed/>
    <w:rsid w:val="00C62297"/>
    <w:rPr>
      <w:color w:val="605E5C"/>
      <w:shd w:val="clear" w:color="auto" w:fill="E1DFDD"/>
    </w:rPr>
  </w:style>
  <w:style w:type="paragraph" w:styleId="NormalWeb">
    <w:name w:val="Normal (Web)"/>
    <w:basedOn w:val="Normal"/>
    <w:uiPriority w:val="99"/>
    <w:semiHidden/>
    <w:unhideWhenUsed/>
    <w:rsid w:val="007B5591"/>
    <w:rPr>
      <w:rFonts w:ascii="Times New Roman" w:hAnsi="Times New Roman" w:cs="Times New Roman"/>
      <w:sz w:val="24"/>
      <w:szCs w:val="24"/>
    </w:rPr>
  </w:style>
  <w:style w:type="paragraph" w:styleId="ListParagraph">
    <w:name w:val="List Paragraph"/>
    <w:basedOn w:val="Normal"/>
    <w:uiPriority w:val="34"/>
    <w:qFormat/>
    <w:rsid w:val="003D32E7"/>
    <w:pPr>
      <w:ind w:left="720"/>
      <w:contextualSpacing/>
    </w:pPr>
  </w:style>
  <w:style w:type="paragraph" w:styleId="Header">
    <w:name w:val="header"/>
    <w:basedOn w:val="Normal"/>
    <w:link w:val="HeaderChar"/>
    <w:uiPriority w:val="99"/>
    <w:unhideWhenUsed/>
    <w:rsid w:val="00EA459D"/>
    <w:pPr>
      <w:tabs>
        <w:tab w:val="center" w:pos="4513"/>
        <w:tab w:val="right" w:pos="9026"/>
      </w:tabs>
      <w:spacing w:line="240" w:lineRule="auto"/>
    </w:pPr>
  </w:style>
  <w:style w:type="character" w:customStyle="1" w:styleId="HeaderChar">
    <w:name w:val="Header Char"/>
    <w:basedOn w:val="DefaultParagraphFont"/>
    <w:link w:val="Header"/>
    <w:uiPriority w:val="99"/>
    <w:rsid w:val="00EA459D"/>
  </w:style>
  <w:style w:type="paragraph" w:styleId="Footer">
    <w:name w:val="footer"/>
    <w:basedOn w:val="Normal"/>
    <w:link w:val="FooterChar"/>
    <w:uiPriority w:val="99"/>
    <w:unhideWhenUsed/>
    <w:rsid w:val="00EA459D"/>
    <w:pPr>
      <w:tabs>
        <w:tab w:val="center" w:pos="4513"/>
        <w:tab w:val="right" w:pos="9026"/>
      </w:tabs>
      <w:spacing w:line="240" w:lineRule="auto"/>
    </w:pPr>
  </w:style>
  <w:style w:type="character" w:customStyle="1" w:styleId="FooterChar">
    <w:name w:val="Footer Char"/>
    <w:basedOn w:val="DefaultParagraphFont"/>
    <w:link w:val="Footer"/>
    <w:uiPriority w:val="99"/>
    <w:rsid w:val="00EA459D"/>
  </w:style>
  <w:style w:type="character" w:styleId="FollowedHyperlink">
    <w:name w:val="FollowedHyperlink"/>
    <w:basedOn w:val="DefaultParagraphFont"/>
    <w:uiPriority w:val="99"/>
    <w:semiHidden/>
    <w:unhideWhenUsed/>
    <w:rsid w:val="00222431"/>
    <w:rPr>
      <w:color w:val="800080" w:themeColor="followedHyperlink"/>
      <w:u w:val="single"/>
    </w:rPr>
  </w:style>
  <w:style w:type="character" w:customStyle="1" w:styleId="Heading1Char">
    <w:name w:val="Heading 1 Char"/>
    <w:basedOn w:val="DefaultParagraphFont"/>
    <w:link w:val="Heading1"/>
    <w:uiPriority w:val="9"/>
    <w:rsid w:val="00DA341C"/>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DA341C"/>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DA341C"/>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DA341C"/>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DA341C"/>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DA341C"/>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DA341C"/>
    <w:rPr>
      <w:i/>
      <w:iCs/>
    </w:rPr>
  </w:style>
  <w:style w:type="character" w:customStyle="1" w:styleId="Heading8Char">
    <w:name w:val="Heading 8 Char"/>
    <w:basedOn w:val="DefaultParagraphFont"/>
    <w:link w:val="Heading8"/>
    <w:uiPriority w:val="9"/>
    <w:semiHidden/>
    <w:rsid w:val="00DA341C"/>
    <w:rPr>
      <w:b/>
      <w:bCs/>
    </w:rPr>
  </w:style>
  <w:style w:type="character" w:customStyle="1" w:styleId="Heading9Char">
    <w:name w:val="Heading 9 Char"/>
    <w:basedOn w:val="DefaultParagraphFont"/>
    <w:link w:val="Heading9"/>
    <w:uiPriority w:val="9"/>
    <w:semiHidden/>
    <w:rsid w:val="00DA341C"/>
    <w:rPr>
      <w:i/>
      <w:iCs/>
    </w:rPr>
  </w:style>
  <w:style w:type="paragraph" w:styleId="Caption">
    <w:name w:val="caption"/>
    <w:basedOn w:val="Normal"/>
    <w:next w:val="Normal"/>
    <w:uiPriority w:val="35"/>
    <w:semiHidden/>
    <w:unhideWhenUsed/>
    <w:qFormat/>
    <w:rsid w:val="00DA341C"/>
    <w:rPr>
      <w:b/>
      <w:bCs/>
      <w:sz w:val="18"/>
      <w:szCs w:val="18"/>
    </w:rPr>
  </w:style>
  <w:style w:type="character" w:customStyle="1" w:styleId="TitleChar">
    <w:name w:val="Title Char"/>
    <w:basedOn w:val="DefaultParagraphFont"/>
    <w:link w:val="Title"/>
    <w:uiPriority w:val="10"/>
    <w:rsid w:val="00DA341C"/>
    <w:rPr>
      <w:rFonts w:asciiTheme="majorHAnsi" w:eastAsiaTheme="majorEastAsia" w:hAnsiTheme="majorHAnsi" w:cstheme="majorBidi"/>
      <w:b/>
      <w:bCs/>
      <w:spacing w:val="-7"/>
      <w:sz w:val="48"/>
      <w:szCs w:val="48"/>
    </w:rPr>
  </w:style>
  <w:style w:type="character" w:customStyle="1" w:styleId="SubtitleChar">
    <w:name w:val="Subtitle Char"/>
    <w:basedOn w:val="DefaultParagraphFont"/>
    <w:link w:val="Subtitle"/>
    <w:uiPriority w:val="11"/>
    <w:rsid w:val="00DA341C"/>
    <w:rPr>
      <w:rFonts w:asciiTheme="majorHAnsi" w:eastAsiaTheme="majorEastAsia" w:hAnsiTheme="majorHAnsi" w:cstheme="majorBidi"/>
      <w:sz w:val="24"/>
      <w:szCs w:val="24"/>
    </w:rPr>
  </w:style>
  <w:style w:type="character" w:styleId="Strong">
    <w:name w:val="Strong"/>
    <w:basedOn w:val="DefaultParagraphFont"/>
    <w:uiPriority w:val="22"/>
    <w:qFormat/>
    <w:rsid w:val="00DA341C"/>
    <w:rPr>
      <w:b/>
      <w:bCs/>
      <w:color w:val="auto"/>
    </w:rPr>
  </w:style>
  <w:style w:type="character" w:styleId="Emphasis">
    <w:name w:val="Emphasis"/>
    <w:basedOn w:val="DefaultParagraphFont"/>
    <w:uiPriority w:val="20"/>
    <w:qFormat/>
    <w:rsid w:val="00DA341C"/>
    <w:rPr>
      <w:i/>
      <w:iCs/>
      <w:color w:val="auto"/>
    </w:rPr>
  </w:style>
  <w:style w:type="paragraph" w:styleId="NoSpacing">
    <w:name w:val="No Spacing"/>
    <w:uiPriority w:val="1"/>
    <w:qFormat/>
    <w:rsid w:val="00DA341C"/>
    <w:pPr>
      <w:spacing w:after="0" w:line="240" w:lineRule="auto"/>
    </w:pPr>
  </w:style>
  <w:style w:type="paragraph" w:styleId="Quote">
    <w:name w:val="Quote"/>
    <w:basedOn w:val="Normal"/>
    <w:next w:val="Normal"/>
    <w:link w:val="QuoteChar"/>
    <w:uiPriority w:val="29"/>
    <w:qFormat/>
    <w:rsid w:val="00DA341C"/>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DA341C"/>
    <w:rPr>
      <w:rFonts w:asciiTheme="majorHAnsi" w:eastAsiaTheme="majorEastAsia" w:hAnsiTheme="majorHAnsi" w:cstheme="majorBidi"/>
      <w:i/>
      <w:iCs/>
      <w:sz w:val="24"/>
      <w:szCs w:val="24"/>
    </w:rPr>
  </w:style>
  <w:style w:type="paragraph" w:styleId="IntenseQuote">
    <w:name w:val="Intense Quote"/>
    <w:basedOn w:val="Normal"/>
    <w:next w:val="Normal"/>
    <w:link w:val="IntenseQuoteChar"/>
    <w:uiPriority w:val="30"/>
    <w:qFormat/>
    <w:rsid w:val="00DA341C"/>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DA341C"/>
    <w:rPr>
      <w:rFonts w:asciiTheme="majorHAnsi" w:eastAsiaTheme="majorEastAsia" w:hAnsiTheme="majorHAnsi" w:cstheme="majorBidi"/>
      <w:sz w:val="26"/>
      <w:szCs w:val="26"/>
    </w:rPr>
  </w:style>
  <w:style w:type="character" w:styleId="SubtleEmphasis">
    <w:name w:val="Subtle Emphasis"/>
    <w:basedOn w:val="DefaultParagraphFont"/>
    <w:uiPriority w:val="19"/>
    <w:qFormat/>
    <w:rsid w:val="00DA341C"/>
    <w:rPr>
      <w:i/>
      <w:iCs/>
      <w:color w:val="auto"/>
    </w:rPr>
  </w:style>
  <w:style w:type="character" w:styleId="IntenseEmphasis">
    <w:name w:val="Intense Emphasis"/>
    <w:basedOn w:val="DefaultParagraphFont"/>
    <w:uiPriority w:val="21"/>
    <w:qFormat/>
    <w:rsid w:val="00DA341C"/>
    <w:rPr>
      <w:b/>
      <w:bCs/>
      <w:i/>
      <w:iCs/>
      <w:color w:val="auto"/>
    </w:rPr>
  </w:style>
  <w:style w:type="character" w:styleId="SubtleReference">
    <w:name w:val="Subtle Reference"/>
    <w:basedOn w:val="DefaultParagraphFont"/>
    <w:uiPriority w:val="31"/>
    <w:qFormat/>
    <w:rsid w:val="00DA341C"/>
    <w:rPr>
      <w:smallCaps/>
      <w:color w:val="auto"/>
      <w:u w:val="single" w:color="7F7F7F" w:themeColor="text1" w:themeTint="80"/>
    </w:rPr>
  </w:style>
  <w:style w:type="character" w:styleId="IntenseReference">
    <w:name w:val="Intense Reference"/>
    <w:basedOn w:val="DefaultParagraphFont"/>
    <w:uiPriority w:val="32"/>
    <w:qFormat/>
    <w:rsid w:val="00DA341C"/>
    <w:rPr>
      <w:b/>
      <w:bCs/>
      <w:smallCaps/>
      <w:color w:val="auto"/>
      <w:u w:val="single"/>
    </w:rPr>
  </w:style>
  <w:style w:type="character" w:styleId="BookTitle">
    <w:name w:val="Book Title"/>
    <w:basedOn w:val="DefaultParagraphFont"/>
    <w:uiPriority w:val="33"/>
    <w:qFormat/>
    <w:rsid w:val="00DA341C"/>
    <w:rPr>
      <w:b/>
      <w:bCs/>
      <w:smallCaps/>
      <w:color w:val="auto"/>
    </w:rPr>
  </w:style>
  <w:style w:type="paragraph" w:styleId="TOCHeading">
    <w:name w:val="TOC Heading"/>
    <w:basedOn w:val="Heading1"/>
    <w:next w:val="Normal"/>
    <w:uiPriority w:val="39"/>
    <w:semiHidden/>
    <w:unhideWhenUsed/>
    <w:qFormat/>
    <w:rsid w:val="00DA341C"/>
    <w:pPr>
      <w:outlineLvl w:val="9"/>
    </w:pPr>
  </w:style>
  <w:style w:type="character" w:styleId="PlaceholderText">
    <w:name w:val="Placeholder Text"/>
    <w:basedOn w:val="DefaultParagraphFont"/>
    <w:uiPriority w:val="99"/>
    <w:semiHidden/>
    <w:rsid w:val="00F6490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213576">
      <w:bodyDiv w:val="1"/>
      <w:marLeft w:val="0"/>
      <w:marRight w:val="0"/>
      <w:marTop w:val="0"/>
      <w:marBottom w:val="0"/>
      <w:divBdr>
        <w:top w:val="none" w:sz="0" w:space="0" w:color="auto"/>
        <w:left w:val="none" w:sz="0" w:space="0" w:color="auto"/>
        <w:bottom w:val="none" w:sz="0" w:space="0" w:color="auto"/>
        <w:right w:val="none" w:sz="0" w:space="0" w:color="auto"/>
      </w:divBdr>
    </w:div>
    <w:div w:id="118183250">
      <w:bodyDiv w:val="1"/>
      <w:marLeft w:val="0"/>
      <w:marRight w:val="0"/>
      <w:marTop w:val="0"/>
      <w:marBottom w:val="0"/>
      <w:divBdr>
        <w:top w:val="none" w:sz="0" w:space="0" w:color="auto"/>
        <w:left w:val="none" w:sz="0" w:space="0" w:color="auto"/>
        <w:bottom w:val="none" w:sz="0" w:space="0" w:color="auto"/>
        <w:right w:val="none" w:sz="0" w:space="0" w:color="auto"/>
      </w:divBdr>
    </w:div>
    <w:div w:id="256447360">
      <w:bodyDiv w:val="1"/>
      <w:marLeft w:val="0"/>
      <w:marRight w:val="0"/>
      <w:marTop w:val="0"/>
      <w:marBottom w:val="0"/>
      <w:divBdr>
        <w:top w:val="none" w:sz="0" w:space="0" w:color="auto"/>
        <w:left w:val="none" w:sz="0" w:space="0" w:color="auto"/>
        <w:bottom w:val="none" w:sz="0" w:space="0" w:color="auto"/>
        <w:right w:val="none" w:sz="0" w:space="0" w:color="auto"/>
      </w:divBdr>
    </w:div>
    <w:div w:id="258367412">
      <w:bodyDiv w:val="1"/>
      <w:marLeft w:val="0"/>
      <w:marRight w:val="0"/>
      <w:marTop w:val="0"/>
      <w:marBottom w:val="0"/>
      <w:divBdr>
        <w:top w:val="none" w:sz="0" w:space="0" w:color="auto"/>
        <w:left w:val="none" w:sz="0" w:space="0" w:color="auto"/>
        <w:bottom w:val="none" w:sz="0" w:space="0" w:color="auto"/>
        <w:right w:val="none" w:sz="0" w:space="0" w:color="auto"/>
      </w:divBdr>
    </w:div>
    <w:div w:id="261425764">
      <w:bodyDiv w:val="1"/>
      <w:marLeft w:val="0"/>
      <w:marRight w:val="0"/>
      <w:marTop w:val="0"/>
      <w:marBottom w:val="0"/>
      <w:divBdr>
        <w:top w:val="none" w:sz="0" w:space="0" w:color="auto"/>
        <w:left w:val="none" w:sz="0" w:space="0" w:color="auto"/>
        <w:bottom w:val="none" w:sz="0" w:space="0" w:color="auto"/>
        <w:right w:val="none" w:sz="0" w:space="0" w:color="auto"/>
      </w:divBdr>
    </w:div>
    <w:div w:id="347760501">
      <w:bodyDiv w:val="1"/>
      <w:marLeft w:val="0"/>
      <w:marRight w:val="0"/>
      <w:marTop w:val="0"/>
      <w:marBottom w:val="0"/>
      <w:divBdr>
        <w:top w:val="none" w:sz="0" w:space="0" w:color="auto"/>
        <w:left w:val="none" w:sz="0" w:space="0" w:color="auto"/>
        <w:bottom w:val="none" w:sz="0" w:space="0" w:color="auto"/>
        <w:right w:val="none" w:sz="0" w:space="0" w:color="auto"/>
      </w:divBdr>
    </w:div>
    <w:div w:id="595136515">
      <w:bodyDiv w:val="1"/>
      <w:marLeft w:val="0"/>
      <w:marRight w:val="0"/>
      <w:marTop w:val="0"/>
      <w:marBottom w:val="0"/>
      <w:divBdr>
        <w:top w:val="none" w:sz="0" w:space="0" w:color="auto"/>
        <w:left w:val="none" w:sz="0" w:space="0" w:color="auto"/>
        <w:bottom w:val="none" w:sz="0" w:space="0" w:color="auto"/>
        <w:right w:val="none" w:sz="0" w:space="0" w:color="auto"/>
      </w:divBdr>
    </w:div>
    <w:div w:id="1166898966">
      <w:bodyDiv w:val="1"/>
      <w:marLeft w:val="0"/>
      <w:marRight w:val="0"/>
      <w:marTop w:val="0"/>
      <w:marBottom w:val="0"/>
      <w:divBdr>
        <w:top w:val="none" w:sz="0" w:space="0" w:color="auto"/>
        <w:left w:val="none" w:sz="0" w:space="0" w:color="auto"/>
        <w:bottom w:val="none" w:sz="0" w:space="0" w:color="auto"/>
        <w:right w:val="none" w:sz="0" w:space="0" w:color="auto"/>
      </w:divBdr>
    </w:div>
    <w:div w:id="1168055707">
      <w:bodyDiv w:val="1"/>
      <w:marLeft w:val="0"/>
      <w:marRight w:val="0"/>
      <w:marTop w:val="0"/>
      <w:marBottom w:val="0"/>
      <w:divBdr>
        <w:top w:val="none" w:sz="0" w:space="0" w:color="auto"/>
        <w:left w:val="none" w:sz="0" w:space="0" w:color="auto"/>
        <w:bottom w:val="none" w:sz="0" w:space="0" w:color="auto"/>
        <w:right w:val="none" w:sz="0" w:space="0" w:color="auto"/>
      </w:divBdr>
    </w:div>
    <w:div w:id="1371151388">
      <w:bodyDiv w:val="1"/>
      <w:marLeft w:val="0"/>
      <w:marRight w:val="0"/>
      <w:marTop w:val="0"/>
      <w:marBottom w:val="0"/>
      <w:divBdr>
        <w:top w:val="none" w:sz="0" w:space="0" w:color="auto"/>
        <w:left w:val="none" w:sz="0" w:space="0" w:color="auto"/>
        <w:bottom w:val="none" w:sz="0" w:space="0" w:color="auto"/>
        <w:right w:val="none" w:sz="0" w:space="0" w:color="auto"/>
      </w:divBdr>
    </w:div>
    <w:div w:id="1482579566">
      <w:bodyDiv w:val="1"/>
      <w:marLeft w:val="0"/>
      <w:marRight w:val="0"/>
      <w:marTop w:val="0"/>
      <w:marBottom w:val="0"/>
      <w:divBdr>
        <w:top w:val="none" w:sz="0" w:space="0" w:color="auto"/>
        <w:left w:val="none" w:sz="0" w:space="0" w:color="auto"/>
        <w:bottom w:val="none" w:sz="0" w:space="0" w:color="auto"/>
        <w:right w:val="none" w:sz="0" w:space="0" w:color="auto"/>
      </w:divBdr>
    </w:div>
    <w:div w:id="1542591758">
      <w:bodyDiv w:val="1"/>
      <w:marLeft w:val="0"/>
      <w:marRight w:val="0"/>
      <w:marTop w:val="0"/>
      <w:marBottom w:val="0"/>
      <w:divBdr>
        <w:top w:val="none" w:sz="0" w:space="0" w:color="auto"/>
        <w:left w:val="none" w:sz="0" w:space="0" w:color="auto"/>
        <w:bottom w:val="none" w:sz="0" w:space="0" w:color="auto"/>
        <w:right w:val="none" w:sz="0" w:space="0" w:color="auto"/>
      </w:divBdr>
    </w:div>
    <w:div w:id="1843934903">
      <w:bodyDiv w:val="1"/>
      <w:marLeft w:val="0"/>
      <w:marRight w:val="0"/>
      <w:marTop w:val="0"/>
      <w:marBottom w:val="0"/>
      <w:divBdr>
        <w:top w:val="none" w:sz="0" w:space="0" w:color="auto"/>
        <w:left w:val="none" w:sz="0" w:space="0" w:color="auto"/>
        <w:bottom w:val="none" w:sz="0" w:space="0" w:color="auto"/>
        <w:right w:val="none" w:sz="0" w:space="0" w:color="auto"/>
      </w:divBdr>
    </w:div>
    <w:div w:id="1892493625">
      <w:bodyDiv w:val="1"/>
      <w:marLeft w:val="0"/>
      <w:marRight w:val="0"/>
      <w:marTop w:val="0"/>
      <w:marBottom w:val="0"/>
      <w:divBdr>
        <w:top w:val="none" w:sz="0" w:space="0" w:color="auto"/>
        <w:left w:val="none" w:sz="0" w:space="0" w:color="auto"/>
        <w:bottom w:val="none" w:sz="0" w:space="0" w:color="auto"/>
        <w:right w:val="none" w:sz="0" w:space="0" w:color="auto"/>
      </w:divBdr>
    </w:div>
    <w:div w:id="1895237689">
      <w:bodyDiv w:val="1"/>
      <w:marLeft w:val="0"/>
      <w:marRight w:val="0"/>
      <w:marTop w:val="0"/>
      <w:marBottom w:val="0"/>
      <w:divBdr>
        <w:top w:val="none" w:sz="0" w:space="0" w:color="auto"/>
        <w:left w:val="none" w:sz="0" w:space="0" w:color="auto"/>
        <w:bottom w:val="none" w:sz="0" w:space="0" w:color="auto"/>
        <w:right w:val="none" w:sz="0" w:space="0" w:color="auto"/>
      </w:divBdr>
    </w:div>
    <w:div w:id="1928807158">
      <w:bodyDiv w:val="1"/>
      <w:marLeft w:val="0"/>
      <w:marRight w:val="0"/>
      <w:marTop w:val="0"/>
      <w:marBottom w:val="0"/>
      <w:divBdr>
        <w:top w:val="none" w:sz="0" w:space="0" w:color="auto"/>
        <w:left w:val="none" w:sz="0" w:space="0" w:color="auto"/>
        <w:bottom w:val="none" w:sz="0" w:space="0" w:color="auto"/>
        <w:right w:val="none" w:sz="0" w:space="0" w:color="auto"/>
      </w:divBdr>
    </w:div>
    <w:div w:id="2071269358">
      <w:bodyDiv w:val="1"/>
      <w:marLeft w:val="0"/>
      <w:marRight w:val="0"/>
      <w:marTop w:val="0"/>
      <w:marBottom w:val="0"/>
      <w:divBdr>
        <w:top w:val="none" w:sz="0" w:space="0" w:color="auto"/>
        <w:left w:val="none" w:sz="0" w:space="0" w:color="auto"/>
        <w:bottom w:val="none" w:sz="0" w:space="0" w:color="auto"/>
        <w:right w:val="none" w:sz="0" w:space="0" w:color="auto"/>
      </w:divBdr>
    </w:div>
    <w:div w:id="20771201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image" Target="media/image4.jpeg"/><Relationship Id="rId26" Type="http://schemas.openxmlformats.org/officeDocument/2006/relationships/image" Target="media/image12.jpe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jpeg"/><Relationship Id="rId25" Type="http://schemas.openxmlformats.org/officeDocument/2006/relationships/image" Target="media/image11.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image" Target="media/image10.jpeg"/><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9.jpeg"/><Relationship Id="rId28" Type="http://schemas.openxmlformats.org/officeDocument/2006/relationships/image" Target="media/image14.jpeg"/><Relationship Id="rId10" Type="http://schemas.openxmlformats.org/officeDocument/2006/relationships/endnotes" Target="endnotes.xml"/><Relationship Id="rId19" Type="http://schemas.openxmlformats.org/officeDocument/2006/relationships/image" Target="media/image5.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image" Target="media/image8.png"/><Relationship Id="rId27" Type="http://schemas.openxmlformats.org/officeDocument/2006/relationships/image" Target="media/image13.jpeg"/><Relationship Id="rId30"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75ed3cab-3afb-4117-85dd-44e2a12b383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46CF8CDFCFEDC4AA4D16DC214094B76" ma:contentTypeVersion="9" ma:contentTypeDescription="Create a new document." ma:contentTypeScope="" ma:versionID="97d97e63e912cf3072997ba21b4b3fda">
  <xsd:schema xmlns:xsd="http://www.w3.org/2001/XMLSchema" xmlns:xs="http://www.w3.org/2001/XMLSchema" xmlns:p="http://schemas.microsoft.com/office/2006/metadata/properties" xmlns:ns3="75ed3cab-3afb-4117-85dd-44e2a12b383b" xmlns:ns4="e4fed794-6a0d-4fc7-8d97-da862ddf2a49" targetNamespace="http://schemas.microsoft.com/office/2006/metadata/properties" ma:root="true" ma:fieldsID="e62900f7199cdf7aec8a2990dadff52e" ns3:_="" ns4:_="">
    <xsd:import namespace="75ed3cab-3afb-4117-85dd-44e2a12b383b"/>
    <xsd:import namespace="e4fed794-6a0d-4fc7-8d97-da862ddf2a49"/>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d3cab-3afb-4117-85dd-44e2a12b38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4fed794-6a0d-4fc7-8d97-da862ddf2a4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E00B58-DC8D-49EB-ABD4-A903E5591104}">
  <ds:schemaRefs>
    <ds:schemaRef ds:uri="http://schemas.microsoft.com/sharepoint/v3/contenttype/forms"/>
  </ds:schemaRefs>
</ds:datastoreItem>
</file>

<file path=customXml/itemProps2.xml><?xml version="1.0" encoding="utf-8"?>
<ds:datastoreItem xmlns:ds="http://schemas.openxmlformats.org/officeDocument/2006/customXml" ds:itemID="{B966339A-033E-46B9-93F7-C01DF591510B}">
  <ds:schemaRefs>
    <ds:schemaRef ds:uri="http://schemas.microsoft.com/office/2006/metadata/properties"/>
    <ds:schemaRef ds:uri="http://schemas.microsoft.com/office/infopath/2007/PartnerControls"/>
    <ds:schemaRef ds:uri="75ed3cab-3afb-4117-85dd-44e2a12b383b"/>
  </ds:schemaRefs>
</ds:datastoreItem>
</file>

<file path=customXml/itemProps3.xml><?xml version="1.0" encoding="utf-8"?>
<ds:datastoreItem xmlns:ds="http://schemas.openxmlformats.org/officeDocument/2006/customXml" ds:itemID="{78F8C49E-0B81-4268-B88F-B328D50725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ed3cab-3afb-4117-85dd-44e2a12b383b"/>
    <ds:schemaRef ds:uri="e4fed794-6a0d-4fc7-8d97-da862ddf2a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85B5AAF-40E1-4BF5-A055-49564E7C93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43</Pages>
  <Words>11240</Words>
  <Characters>64069</Characters>
  <Application>Microsoft Office Word</Application>
  <DocSecurity>0</DocSecurity>
  <Lines>533</Lines>
  <Paragraphs>150</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75159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אלנה רווה</dc:creator>
  <cp:keywords/>
  <dc:description/>
  <cp:lastModifiedBy>Yoni Grinberg</cp:lastModifiedBy>
  <cp:revision>48</cp:revision>
  <dcterms:created xsi:type="dcterms:W3CDTF">2026-06-17T11:42:00Z</dcterms:created>
  <dcterms:modified xsi:type="dcterms:W3CDTF">2026-06-22T09:28:00Z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0x010100E46CF8CDFCFEDC4AA4D16DC214094B76</vt:lpwstr>
  </property>
</Properties>
</file>
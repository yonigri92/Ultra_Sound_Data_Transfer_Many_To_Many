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31174D19" w:rsidR="00BD16DC" w:rsidRPr="00AD6BE6" w:rsidRDefault="00BD16DC">
      <w:pPr>
        <w:shd w:val="clear" w:color="auto" w:fill="FFFFFF"/>
        <w:spacing w:before="240" w:after="240"/>
        <w:ind w:right="8300"/>
        <w:jc w:val="left"/>
        <w:rPr>
          <w:rFonts w:ascii="David" w:hAnsi="David" w:cs="David"/>
          <w:sz w:val="24"/>
          <w:szCs w:val="24"/>
          <w:rtl/>
          <w:lang w:val="en-US"/>
        </w:rPr>
        <w:pPrChange w:id="0" w:author="Yoni Grinberg" w:date="2026-07-15T22:12:00Z" w16du:dateUtc="2026-07-15T19:12:00Z">
          <w:pPr>
            <w:shd w:val="clear" w:color="auto" w:fill="FFFFFF"/>
            <w:ind w:right="8300"/>
            <w:jc w:val="left"/>
          </w:pPr>
        </w:pPrChange>
      </w:pPr>
    </w:p>
    <w:p w14:paraId="5A9C1F29" w14:textId="2FCED1BF" w:rsidR="00BD16DC" w:rsidRPr="00AD6BE6" w:rsidRDefault="00736797">
      <w:pPr>
        <w:shd w:val="clear" w:color="auto" w:fill="FFFFFF"/>
        <w:spacing w:before="240" w:after="240"/>
        <w:ind w:left="40" w:right="580"/>
        <w:jc w:val="center"/>
        <w:rPr>
          <w:rFonts w:ascii="David" w:eastAsia="Times New Roman" w:hAnsi="David" w:cs="David"/>
          <w:sz w:val="32"/>
          <w:szCs w:val="32"/>
          <w:lang w:val="en-US"/>
        </w:rPr>
        <w:pPrChange w:id="1" w:author="Yoni Grinberg" w:date="2026-07-15T22:12:00Z" w16du:dateUtc="2026-07-15T19:12:00Z">
          <w:pPr>
            <w:shd w:val="clear" w:color="auto" w:fill="FFFFFF"/>
            <w:spacing w:after="240"/>
            <w:ind w:left="40" w:right="580"/>
            <w:jc w:val="center"/>
          </w:pPr>
        </w:pPrChange>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pPr>
        <w:shd w:val="clear" w:color="auto" w:fill="FFFFFF"/>
        <w:spacing w:before="240" w:after="240"/>
        <w:ind w:left="40" w:right="580"/>
        <w:jc w:val="left"/>
        <w:rPr>
          <w:rFonts w:ascii="David" w:eastAsia="Times New Roman" w:hAnsi="David" w:cs="David"/>
          <w:sz w:val="24"/>
          <w:szCs w:val="24"/>
          <w:lang w:val="en-US"/>
        </w:rPr>
        <w:pPrChange w:id="2" w:author="Yoni Grinberg" w:date="2026-07-15T22:12:00Z" w16du:dateUtc="2026-07-15T19:12:00Z">
          <w:pPr>
            <w:shd w:val="clear" w:color="auto" w:fill="FFFFFF"/>
            <w:spacing w:after="280"/>
            <w:ind w:left="40" w:right="580"/>
            <w:jc w:val="left"/>
          </w:pPr>
        </w:pPrChange>
      </w:pPr>
      <w:r w:rsidRPr="00AD6BE6">
        <w:rPr>
          <w:rFonts w:ascii="David" w:eastAsia="Times New Roman" w:hAnsi="David" w:cs="David"/>
          <w:sz w:val="24"/>
          <w:szCs w:val="24"/>
          <w:lang w:val="en-US"/>
        </w:rPr>
        <w:t xml:space="preserve"> </w:t>
      </w:r>
    </w:p>
    <w:p w14:paraId="4CD2D6FD" w14:textId="77777777" w:rsidR="00BD16DC" w:rsidRPr="00AD6BE6" w:rsidRDefault="00C7700C">
      <w:pPr>
        <w:shd w:val="clear" w:color="auto" w:fill="FFFFFF"/>
        <w:spacing w:before="240" w:after="240"/>
        <w:ind w:right="20" w:firstLine="280"/>
        <w:jc w:val="center"/>
        <w:rPr>
          <w:rFonts w:ascii="David" w:eastAsia="Times New Roman" w:hAnsi="David" w:cs="David"/>
          <w:b/>
          <w:bCs/>
          <w:sz w:val="32"/>
          <w:szCs w:val="32"/>
          <w:lang w:val="en-US"/>
        </w:rPr>
        <w:pPrChange w:id="3" w:author="Yoni Grinberg" w:date="2026-07-15T22:12:00Z" w16du:dateUtc="2026-07-15T19:12:00Z">
          <w:pPr>
            <w:shd w:val="clear" w:color="auto" w:fill="FFFFFF"/>
            <w:spacing w:after="240"/>
            <w:ind w:right="20" w:firstLine="280"/>
            <w:jc w:val="center"/>
          </w:pPr>
        </w:pPrChange>
      </w:pPr>
      <w:r w:rsidRPr="00AD6BE6">
        <w:rPr>
          <w:rFonts w:ascii="David" w:eastAsia="Times New Roman" w:hAnsi="David" w:cs="David"/>
          <w:b/>
          <w:bCs/>
          <w:sz w:val="32"/>
          <w:szCs w:val="32"/>
          <w:lang w:val="en-US"/>
        </w:rPr>
        <w:t>Authors:</w:t>
      </w:r>
    </w:p>
    <w:p w14:paraId="4F8E9920" w14:textId="4E35010D" w:rsidR="00BD16DC" w:rsidRPr="00AD6BE6" w:rsidRDefault="00F334FD" w:rsidP="00F334FD">
      <w:pPr>
        <w:shd w:val="clear" w:color="auto" w:fill="FFFFFF"/>
        <w:spacing w:before="240" w:after="240"/>
        <w:ind w:right="20"/>
        <w:jc w:val="left"/>
        <w:rPr>
          <w:rFonts w:ascii="David" w:eastAsia="Times New Roman" w:hAnsi="David" w:cs="David"/>
          <w:sz w:val="24"/>
          <w:szCs w:val="24"/>
          <w:lang w:val="en-US"/>
        </w:rPr>
      </w:pPr>
      <w:r>
        <w:rPr>
          <w:rFonts w:ascii="David" w:eastAsia="Times New Roman" w:hAnsi="David" w:cs="David" w:hint="cs"/>
          <w:sz w:val="24"/>
          <w:szCs w:val="24"/>
          <w:rtl/>
          <w:lang w:val="en-US"/>
        </w:rPr>
        <w:t xml:space="preserve">    </w:t>
      </w:r>
      <w:r w:rsidR="00C7700C" w:rsidRPr="00AD6BE6">
        <w:rPr>
          <w:rFonts w:ascii="David" w:eastAsia="Times New Roman" w:hAnsi="David" w:cs="David"/>
          <w:sz w:val="24"/>
          <w:szCs w:val="24"/>
          <w:lang w:val="en-US"/>
        </w:rPr>
        <w:t xml:space="preserve">Yoni Grinberg </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rsidR="00C62297">
        <w:fldChar w:fldCharType="begin"/>
      </w:r>
      <w:r w:rsidR="00C62297" w:rsidRPr="0003545A">
        <w:rPr>
          <w:lang w:val="en-US"/>
          <w:rPrChange w:id="4" w:author="Yoni Grinberg" w:date="2026-07-02T15:47:00Z" w16du:dateUtc="2026-07-02T12:47:00Z">
            <w:rPr/>
          </w:rPrChange>
        </w:rPr>
        <w:instrText>HYPERLINK "mailto:Yoni.Grinberg@e.braude.ac.il"</w:instrText>
      </w:r>
      <w:r w:rsidR="00C62297">
        <w:fldChar w:fldCharType="separate"/>
      </w:r>
      <w:r w:rsidR="00C62297" w:rsidRPr="00AD6BE6">
        <w:rPr>
          <w:rStyle w:val="Hyperlink"/>
          <w:rFonts w:ascii="David" w:eastAsia="Times New Roman" w:hAnsi="David" w:cs="David"/>
          <w:color w:val="auto"/>
          <w:sz w:val="24"/>
          <w:szCs w:val="24"/>
          <w:u w:val="none"/>
          <w:lang w:val="en-US"/>
        </w:rPr>
        <w:t>Yoni.Grinberg@e.braude.ac.il</w:t>
      </w:r>
      <w:r w:rsidR="00C62297">
        <w:fldChar w:fldCharType="end"/>
      </w:r>
    </w:p>
    <w:p w14:paraId="2C954C13" w14:textId="56422DF3" w:rsidR="00BD16DC" w:rsidRPr="00AD6BE6" w:rsidRDefault="000E4857">
      <w:pPr>
        <w:shd w:val="clear" w:color="auto" w:fill="FFFFFF"/>
        <w:spacing w:before="240" w:after="240"/>
        <w:ind w:right="20"/>
        <w:jc w:val="left"/>
        <w:rPr>
          <w:rFonts w:ascii="David" w:eastAsia="Times New Roman" w:hAnsi="David" w:cs="David"/>
          <w:sz w:val="24"/>
          <w:szCs w:val="24"/>
          <w:lang w:val="en-US"/>
        </w:rPr>
        <w:pPrChange w:id="5" w:author="Yoni Grinberg" w:date="2026-07-15T22:12:00Z" w16du:dateUtc="2026-07-15T19:12:00Z">
          <w:pPr>
            <w:shd w:val="clear" w:color="auto" w:fill="FFFFFF"/>
            <w:spacing w:after="0"/>
            <w:ind w:right="20"/>
            <w:jc w:val="left"/>
          </w:pPr>
        </w:pPrChange>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Bar Harush</w:t>
      </w:r>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pPr>
        <w:shd w:val="clear" w:color="auto" w:fill="FFFFFF"/>
        <w:spacing w:before="240" w:after="240"/>
        <w:ind w:left="40" w:right="580"/>
        <w:jc w:val="left"/>
        <w:rPr>
          <w:rFonts w:ascii="David" w:eastAsia="Times New Roman" w:hAnsi="David" w:cs="David"/>
          <w:sz w:val="24"/>
          <w:szCs w:val="24"/>
          <w:lang w:val="en-US"/>
        </w:rPr>
        <w:pPrChange w:id="6" w:author="Yoni Grinberg" w:date="2026-07-15T22:12:00Z" w16du:dateUtc="2026-07-15T19:12:00Z">
          <w:pPr>
            <w:shd w:val="clear" w:color="auto" w:fill="FFFFFF"/>
            <w:spacing w:after="240"/>
            <w:ind w:left="40" w:right="580"/>
            <w:jc w:val="left"/>
          </w:pPr>
        </w:pPrChange>
      </w:pPr>
    </w:p>
    <w:p w14:paraId="6600FAEB" w14:textId="77777777" w:rsidR="00D03C4F" w:rsidRPr="00AD6BE6" w:rsidRDefault="00D03C4F">
      <w:pPr>
        <w:shd w:val="clear" w:color="auto" w:fill="FFFFFF"/>
        <w:spacing w:before="240" w:after="240"/>
        <w:ind w:left="40" w:right="580"/>
        <w:jc w:val="center"/>
        <w:rPr>
          <w:rFonts w:ascii="David" w:eastAsia="Times New Roman" w:hAnsi="David" w:cs="David"/>
          <w:sz w:val="24"/>
          <w:szCs w:val="24"/>
          <w:lang w:val="en-US"/>
        </w:rPr>
        <w:pPrChange w:id="7" w:author="Yoni Grinberg" w:date="2026-07-15T22:12:00Z" w16du:dateUtc="2026-07-15T19:12:00Z">
          <w:pPr>
            <w:shd w:val="clear" w:color="auto" w:fill="FFFFFF"/>
            <w:spacing w:after="240"/>
            <w:ind w:left="40" w:right="580"/>
            <w:jc w:val="center"/>
          </w:pPr>
        </w:pPrChange>
      </w:pPr>
      <w:r w:rsidRPr="00AD6BE6">
        <w:rPr>
          <w:rFonts w:ascii="David" w:eastAsia="Times New Roman" w:hAnsi="David" w:cs="David"/>
          <w:sz w:val="24"/>
          <w:szCs w:val="24"/>
          <w:lang w:val="en-US"/>
        </w:rPr>
        <w:t>Group:26-1-D-7</w:t>
      </w:r>
    </w:p>
    <w:p w14:paraId="58B49E90" w14:textId="37667661" w:rsidR="00BD16DC" w:rsidRPr="00AD6BE6" w:rsidRDefault="00BD16DC">
      <w:pPr>
        <w:shd w:val="clear" w:color="auto" w:fill="FFFFFF"/>
        <w:spacing w:before="240" w:after="240"/>
        <w:ind w:left="40" w:right="580"/>
        <w:jc w:val="center"/>
        <w:rPr>
          <w:rFonts w:ascii="David" w:eastAsia="Times New Roman" w:hAnsi="David" w:cs="David"/>
          <w:sz w:val="24"/>
          <w:szCs w:val="24"/>
          <w:lang w:val="en-US"/>
        </w:rPr>
        <w:pPrChange w:id="8" w:author="Yoni Grinberg" w:date="2026-07-15T22:12:00Z" w16du:dateUtc="2026-07-15T19:12:00Z">
          <w:pPr>
            <w:shd w:val="clear" w:color="auto" w:fill="FFFFFF"/>
            <w:spacing w:after="240"/>
            <w:ind w:left="40" w:right="580"/>
            <w:jc w:val="center"/>
          </w:pPr>
        </w:pPrChange>
      </w:pPr>
    </w:p>
    <w:p w14:paraId="2433E430" w14:textId="7BA5C7B1" w:rsidR="00BD16DC" w:rsidRPr="00AD6BE6" w:rsidRDefault="00C7700C">
      <w:pPr>
        <w:shd w:val="clear" w:color="auto" w:fill="FFFFFF"/>
        <w:spacing w:before="240" w:after="240"/>
        <w:ind w:right="20" w:firstLine="280"/>
        <w:jc w:val="center"/>
        <w:rPr>
          <w:rFonts w:ascii="David" w:eastAsia="Times New Roman" w:hAnsi="David" w:cs="David"/>
          <w:b/>
          <w:bCs/>
          <w:sz w:val="32"/>
          <w:szCs w:val="32"/>
          <w:u w:val="single"/>
          <w:lang w:val="en-US"/>
        </w:rPr>
        <w:pPrChange w:id="9" w:author="Yoni Grinberg" w:date="2026-07-15T22:12:00Z" w16du:dateUtc="2026-07-15T19:12:00Z">
          <w:pPr>
            <w:shd w:val="clear" w:color="auto" w:fill="FFFFFF"/>
            <w:spacing w:after="240"/>
            <w:ind w:right="20" w:firstLine="280"/>
            <w:jc w:val="center"/>
          </w:pPr>
        </w:pPrChange>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AB72B0">
      <w:pPr>
        <w:shd w:val="clear" w:color="auto" w:fill="FFFFFF"/>
        <w:spacing w:before="240" w:after="24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Dr. Elena Ravve</w:t>
      </w:r>
    </w:p>
    <w:p w14:paraId="75A79B0D" w14:textId="60418776" w:rsidR="00EE7D46" w:rsidRPr="00AD6BE6" w:rsidDel="00AB72B0" w:rsidRDefault="00EE7D46" w:rsidP="00AB72B0">
      <w:pPr>
        <w:shd w:val="clear" w:color="auto" w:fill="FFFFFF"/>
        <w:spacing w:before="240" w:after="240"/>
        <w:ind w:right="20" w:firstLine="280"/>
        <w:jc w:val="center"/>
        <w:rPr>
          <w:del w:id="10" w:author="Yoni Grinberg" w:date="2026-07-15T22:31:00Z" w16du:dateUtc="2026-07-15T19:31:00Z"/>
          <w:rFonts w:ascii="David" w:eastAsia="Times New Roman" w:hAnsi="David" w:cs="David"/>
          <w:sz w:val="24"/>
          <w:szCs w:val="24"/>
          <w:lang w:val="en-US"/>
        </w:rPr>
      </w:pPr>
    </w:p>
    <w:p w14:paraId="12019819" w14:textId="03FD9DEE" w:rsidR="00D439C9" w:rsidRPr="00AD6BE6" w:rsidRDefault="00D439C9" w:rsidP="00AB72B0">
      <w:pPr>
        <w:shd w:val="clear" w:color="auto" w:fill="FFFFFF"/>
        <w:spacing w:before="240" w:after="24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rsidR="00977206">
        <w:fldChar w:fldCharType="begin"/>
      </w:r>
      <w:r w:rsidR="00977206" w:rsidRPr="0003545A">
        <w:rPr>
          <w:lang w:val="en-US"/>
          <w:rPrChange w:id="11" w:author="Yoni Grinberg" w:date="2026-07-02T15:47:00Z" w16du:dateUtc="2026-07-02T12:47:00Z">
            <w:rPr/>
          </w:rPrChange>
        </w:rPr>
        <w:instrText>HYPERLINK "https://github.com/yonigri92/Ultra_Sound_Data_Transfer_Many_To_Many"</w:instrText>
      </w:r>
      <w:r w:rsidR="00977206">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sidR="00977206">
        <w:fldChar w:fldCharType="end"/>
      </w:r>
    </w:p>
    <w:p w14:paraId="411C6F19" w14:textId="1C4574F4" w:rsidR="00BD16DC" w:rsidRPr="00AD6BE6" w:rsidRDefault="00BD16DC">
      <w:pPr>
        <w:shd w:val="clear" w:color="auto" w:fill="FFFFFF"/>
        <w:spacing w:before="240" w:after="240"/>
        <w:ind w:right="20"/>
        <w:jc w:val="left"/>
        <w:rPr>
          <w:rFonts w:ascii="David" w:eastAsia="Times New Roman" w:hAnsi="David" w:cs="David"/>
          <w:sz w:val="24"/>
          <w:szCs w:val="24"/>
          <w:lang w:val="en-US"/>
        </w:rPr>
        <w:pPrChange w:id="12" w:author="Yoni Grinberg" w:date="2026-07-15T22:12:00Z" w16du:dateUtc="2026-07-15T19:12:00Z">
          <w:pPr>
            <w:shd w:val="clear" w:color="auto" w:fill="FFFFFF"/>
            <w:spacing w:after="240"/>
            <w:ind w:right="20"/>
            <w:jc w:val="left"/>
          </w:pPr>
        </w:pPrChange>
      </w:pPr>
    </w:p>
    <w:p w14:paraId="7ADEE3D3" w14:textId="77777777" w:rsidR="00BD16DC" w:rsidRPr="00AD6BE6" w:rsidRDefault="00C7700C">
      <w:pPr>
        <w:shd w:val="clear" w:color="auto" w:fill="FFFFFF"/>
        <w:spacing w:before="240" w:after="240"/>
        <w:ind w:left="1280" w:right="580"/>
        <w:jc w:val="left"/>
        <w:rPr>
          <w:rFonts w:ascii="David" w:eastAsia="Times New Roman" w:hAnsi="David" w:cs="David"/>
          <w:sz w:val="24"/>
          <w:szCs w:val="24"/>
          <w:lang w:val="en-US"/>
        </w:rPr>
        <w:pPrChange w:id="13" w:author="Yoni Grinberg" w:date="2026-07-15T22:12:00Z" w16du:dateUtc="2026-07-15T19:12:00Z">
          <w:pPr>
            <w:shd w:val="clear" w:color="auto" w:fill="FFFFFF"/>
            <w:spacing w:after="120"/>
            <w:ind w:left="1280" w:right="580"/>
            <w:jc w:val="left"/>
          </w:pPr>
        </w:pPrChange>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F334FD">
      <w:pPr>
        <w:shd w:val="clear" w:color="auto" w:fill="FFFFFF"/>
        <w:spacing w:before="240" w:after="240"/>
        <w:ind w:right="580"/>
        <w:jc w:val="left"/>
        <w:rPr>
          <w:rFonts w:ascii="David" w:eastAsia="Times New Roman" w:hAnsi="David" w:cs="David"/>
          <w:i/>
          <w:iCs/>
          <w:sz w:val="24"/>
          <w:szCs w:val="24"/>
          <w:lang w:val="en-US"/>
        </w:rPr>
        <w:pPrChange w:id="14" w:author="Yoni Grinberg" w:date="2026-07-15T23:15:00Z" w16du:dateUtc="2026-07-15T20:15:00Z">
          <w:pPr>
            <w:shd w:val="clear" w:color="auto" w:fill="FFFFFF"/>
            <w:ind w:left="1280" w:right="580"/>
            <w:jc w:val="left"/>
          </w:pPr>
        </w:pPrChange>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F334FD">
      <w:pPr>
        <w:shd w:val="clear" w:color="auto" w:fill="FFFFFF"/>
        <w:spacing w:before="240" w:after="240"/>
        <w:ind w:left="1080" w:right="580"/>
        <w:jc w:val="left"/>
        <w:rPr>
          <w:rFonts w:ascii="David" w:eastAsia="Times New Roman" w:hAnsi="David" w:cs="David"/>
          <w:i/>
          <w:iCs/>
          <w:sz w:val="24"/>
          <w:szCs w:val="24"/>
          <w:lang w:val="en-US"/>
        </w:rPr>
        <w:pPrChange w:id="15" w:author="Yoni Grinberg" w:date="2026-07-15T23:15:00Z" w16du:dateUtc="2026-07-15T20:15:00Z">
          <w:pPr>
            <w:shd w:val="clear" w:color="auto" w:fill="FFFFFF"/>
            <w:ind w:left="1280" w:right="580"/>
            <w:jc w:val="left"/>
          </w:pPr>
        </w:pPrChange>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F334FD">
      <w:pPr>
        <w:shd w:val="clear" w:color="auto" w:fill="FFFFFF"/>
        <w:spacing w:before="240" w:after="240"/>
        <w:ind w:left="1080" w:right="580"/>
        <w:jc w:val="left"/>
        <w:rPr>
          <w:rFonts w:ascii="David" w:hAnsi="David" w:cs="David"/>
          <w:i/>
          <w:iCs/>
          <w:color w:val="F0F6FC"/>
          <w:sz w:val="24"/>
          <w:szCs w:val="24"/>
          <w:shd w:val="clear" w:color="auto" w:fill="0D1117"/>
          <w:lang w:val="en-US"/>
        </w:rPr>
        <w:pPrChange w:id="16" w:author="Yoni Grinberg" w:date="2026-07-15T23:15:00Z" w16du:dateUtc="2026-07-15T20:15:00Z">
          <w:pPr>
            <w:shd w:val="clear" w:color="auto" w:fill="FFFFFF"/>
            <w:ind w:left="1280" w:right="580"/>
            <w:jc w:val="left"/>
          </w:pPr>
        </w:pPrChange>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F334FD">
      <w:pPr>
        <w:spacing w:before="240" w:after="240"/>
        <w:ind w:right="580"/>
        <w:jc w:val="left"/>
        <w:rPr>
          <w:rFonts w:ascii="David" w:hAnsi="David" w:cs="David"/>
          <w:i/>
          <w:iCs/>
          <w:sz w:val="24"/>
          <w:szCs w:val="24"/>
          <w:lang w:val="en-US"/>
        </w:rPr>
        <w:pPrChange w:id="17" w:author="Yoni Grinberg" w:date="2026-07-15T23:14:00Z" w16du:dateUtc="2026-07-15T20:14:00Z">
          <w:pPr>
            <w:spacing w:after="120"/>
            <w:ind w:left="560" w:right="580"/>
            <w:jc w:val="left"/>
          </w:pPr>
        </w:pPrChange>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0B8E52F3"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Primary Keywords: Ultrasonic Communication, Data-over-Sound, Many-to-Many Networking</w:t>
      </w:r>
    </w:p>
    <w:p w14:paraId="3A674857" w14:textId="4C9BA2B4"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2F61433A" w14:textId="73E2B411" w:rsidR="00BD16DC" w:rsidRPr="00AD6BE6" w:rsidRDefault="00DA341C">
      <w:pPr>
        <w:pStyle w:val="Heading1"/>
        <w:keepNext w:val="0"/>
        <w:keepLines w:val="0"/>
        <w:spacing w:before="240" w:after="240"/>
        <w:jc w:val="left"/>
        <w:rPr>
          <w:rFonts w:ascii="David" w:hAnsi="David" w:cs="David"/>
          <w:sz w:val="32"/>
          <w:szCs w:val="32"/>
          <w:lang w:val="en-US"/>
        </w:rPr>
        <w:pPrChange w:id="18" w:author="Yoni Grinberg" w:date="2026-07-15T22:12:00Z" w16du:dateUtc="2026-07-15T19:12:00Z">
          <w:pPr>
            <w:pStyle w:val="Heading1"/>
            <w:keepNext w:val="0"/>
            <w:keepLines w:val="0"/>
            <w:spacing w:before="0" w:after="240"/>
            <w:jc w:val="left"/>
          </w:pPr>
        </w:pPrChange>
      </w:pPr>
      <w:bookmarkStart w:id="19" w:name="_kw0zw56p4at8" w:colFirst="0" w:colLast="0"/>
      <w:bookmarkEnd w:id="19"/>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Default="00EC6518">
      <w:pPr>
        <w:spacing w:before="240" w:after="240"/>
        <w:ind w:left="1083"/>
        <w:jc w:val="left"/>
        <w:rPr>
          <w:rFonts w:ascii="David" w:hAnsi="David" w:cs="David"/>
          <w:sz w:val="24"/>
          <w:szCs w:val="24"/>
          <w:lang w:val="en-US"/>
        </w:rPr>
        <w:pPrChange w:id="20" w:author="Yoni Grinberg" w:date="2026-07-15T22:12:00Z" w16du:dateUtc="2026-07-15T19:12:00Z">
          <w:pPr>
            <w:spacing w:after="40"/>
            <w:ind w:left="1083"/>
            <w:jc w:val="left"/>
          </w:pPr>
        </w:pPrChange>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pPr>
        <w:spacing w:before="240" w:after="240"/>
        <w:ind w:left="1083"/>
        <w:jc w:val="left"/>
        <w:rPr>
          <w:rFonts w:ascii="David" w:hAnsi="David" w:cs="David"/>
          <w:sz w:val="24"/>
          <w:szCs w:val="24"/>
          <w:lang w:val="en-US"/>
        </w:rPr>
        <w:pPrChange w:id="21" w:author="Yoni Grinberg" w:date="2026-07-15T22:12:00Z" w16du:dateUtc="2026-07-15T19:12:00Z">
          <w:pPr>
            <w:spacing w:after="40"/>
            <w:ind w:left="1083"/>
            <w:jc w:val="left"/>
          </w:pPr>
        </w:pPrChange>
      </w:pPr>
    </w:p>
    <w:p w14:paraId="65DADA4E" w14:textId="77777777" w:rsidR="00EC6518" w:rsidRDefault="00EC6518">
      <w:pPr>
        <w:spacing w:before="240" w:after="240"/>
        <w:ind w:left="1083"/>
        <w:jc w:val="left"/>
        <w:rPr>
          <w:rFonts w:ascii="David" w:hAnsi="David" w:cs="David"/>
          <w:sz w:val="24"/>
          <w:szCs w:val="24"/>
          <w:lang w:val="en-US"/>
        </w:rPr>
        <w:pPrChange w:id="22" w:author="Yoni Grinberg" w:date="2026-07-15T22:12:00Z" w16du:dateUtc="2026-07-15T19:12:00Z">
          <w:pPr>
            <w:spacing w:after="40"/>
            <w:ind w:left="1083"/>
            <w:jc w:val="left"/>
          </w:pPr>
        </w:pPrChange>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pPr>
        <w:spacing w:before="240" w:after="240"/>
        <w:ind w:left="1083"/>
        <w:jc w:val="left"/>
        <w:rPr>
          <w:rFonts w:ascii="David" w:hAnsi="David" w:cs="David"/>
          <w:sz w:val="24"/>
          <w:szCs w:val="24"/>
          <w:lang w:val="en-US"/>
        </w:rPr>
        <w:pPrChange w:id="23" w:author="Yoni Grinberg" w:date="2026-07-15T22:12:00Z" w16du:dateUtc="2026-07-15T19:12:00Z">
          <w:pPr>
            <w:spacing w:after="40"/>
            <w:ind w:left="1083"/>
            <w:jc w:val="left"/>
          </w:pPr>
        </w:pPrChange>
      </w:pPr>
    </w:p>
    <w:p w14:paraId="173C2588" w14:textId="2BA642AE" w:rsidR="00F02425" w:rsidRDefault="00F02425">
      <w:pPr>
        <w:spacing w:before="240" w:after="240"/>
        <w:ind w:left="1083"/>
        <w:jc w:val="left"/>
        <w:rPr>
          <w:rFonts w:ascii="David" w:hAnsi="David" w:cs="David"/>
          <w:sz w:val="24"/>
          <w:szCs w:val="24"/>
          <w:lang w:val="en-US"/>
        </w:rPr>
        <w:pPrChange w:id="24" w:author="Yoni Grinberg" w:date="2026-07-15T22:12:00Z" w16du:dateUtc="2026-07-15T19:12:00Z">
          <w:pPr>
            <w:spacing w:after="40"/>
            <w:ind w:left="1083"/>
            <w:jc w:val="left"/>
          </w:pPr>
        </w:pPrChange>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pPr>
        <w:spacing w:before="240" w:after="240"/>
        <w:ind w:left="1083"/>
        <w:jc w:val="left"/>
        <w:rPr>
          <w:rFonts w:ascii="David" w:hAnsi="David" w:cs="David"/>
          <w:sz w:val="24"/>
          <w:szCs w:val="24"/>
          <w:rtl/>
          <w:lang w:val="en-US"/>
        </w:rPr>
        <w:pPrChange w:id="25" w:author="Yoni Grinberg" w:date="2026-07-15T22:12:00Z" w16du:dateUtc="2026-07-15T19:12:00Z">
          <w:pPr>
            <w:spacing w:after="40"/>
            <w:ind w:left="1083"/>
            <w:jc w:val="left"/>
          </w:pPr>
        </w:pPrChange>
      </w:pPr>
    </w:p>
    <w:p w14:paraId="5FBEB1B6" w14:textId="4308BDFA" w:rsidR="00EF170A" w:rsidRDefault="00556CBE">
      <w:pPr>
        <w:spacing w:before="240" w:after="240"/>
        <w:ind w:left="1083" w:right="580"/>
        <w:jc w:val="left"/>
        <w:rPr>
          <w:rFonts w:ascii="David" w:hAnsi="David" w:cs="David"/>
          <w:sz w:val="24"/>
          <w:szCs w:val="24"/>
          <w:lang w:val="en-US"/>
        </w:rPr>
        <w:pPrChange w:id="26" w:author="Yoni Grinberg" w:date="2026-07-15T22:12:00Z" w16du:dateUtc="2026-07-15T19:12:00Z">
          <w:pPr>
            <w:spacing w:after="120"/>
            <w:ind w:left="1083" w:right="580"/>
            <w:jc w:val="left"/>
          </w:pPr>
        </w:pPrChange>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27" w:name="_4v7xaal01i0j" w:colFirst="0" w:colLast="0"/>
      <w:bookmarkEnd w:id="27"/>
    </w:p>
    <w:p w14:paraId="0D20DDCB" w14:textId="77777777" w:rsidR="00C55441" w:rsidRDefault="00C55441" w:rsidP="002F2003">
      <w:pPr>
        <w:spacing w:before="240" w:after="240"/>
        <w:ind w:right="580"/>
        <w:jc w:val="left"/>
        <w:rPr>
          <w:ins w:id="28" w:author="Yoni Grinberg" w:date="2026-07-15T22:32:00Z" w16du:dateUtc="2026-07-15T19:32:00Z"/>
          <w:rFonts w:ascii="David" w:hAnsi="David" w:cs="David"/>
          <w:b/>
          <w:bCs/>
          <w:sz w:val="24"/>
          <w:szCs w:val="24"/>
          <w:rtl/>
          <w:lang w:val="en-US"/>
        </w:rPr>
      </w:pPr>
    </w:p>
    <w:p w14:paraId="5A931391" w14:textId="77777777" w:rsidR="00AB72B0" w:rsidRDefault="00AB72B0" w:rsidP="002F2003">
      <w:pPr>
        <w:spacing w:before="240" w:after="240"/>
        <w:ind w:right="580"/>
        <w:jc w:val="left"/>
        <w:rPr>
          <w:ins w:id="29" w:author="Yoni Grinberg" w:date="2026-07-15T22:32:00Z" w16du:dateUtc="2026-07-15T19:32:00Z"/>
          <w:rFonts w:ascii="David" w:hAnsi="David" w:cs="David"/>
          <w:b/>
          <w:bCs/>
          <w:sz w:val="24"/>
          <w:szCs w:val="24"/>
          <w:rtl/>
          <w:lang w:val="en-US"/>
        </w:rPr>
      </w:pPr>
    </w:p>
    <w:p w14:paraId="34F253E3" w14:textId="77777777" w:rsidR="00AB72B0" w:rsidRDefault="00AB72B0" w:rsidP="002F2003">
      <w:pPr>
        <w:spacing w:before="240" w:after="240"/>
        <w:ind w:right="580"/>
        <w:jc w:val="left"/>
        <w:rPr>
          <w:ins w:id="30" w:author="Yoni Grinberg" w:date="2026-07-15T22:33:00Z" w16du:dateUtc="2026-07-15T19:33:00Z"/>
          <w:rFonts w:ascii="David" w:hAnsi="David" w:cs="David"/>
          <w:b/>
          <w:bCs/>
          <w:sz w:val="24"/>
          <w:szCs w:val="24"/>
          <w:rtl/>
          <w:lang w:val="en-US"/>
        </w:rPr>
      </w:pPr>
    </w:p>
    <w:p w14:paraId="01A74005" w14:textId="77777777" w:rsidR="00AB72B0" w:rsidRDefault="00AB72B0" w:rsidP="002F2003">
      <w:pPr>
        <w:spacing w:before="240" w:after="240"/>
        <w:ind w:right="580"/>
        <w:jc w:val="left"/>
        <w:rPr>
          <w:ins w:id="31" w:author="Yoni Grinberg" w:date="2026-07-15T22:33:00Z" w16du:dateUtc="2026-07-15T19:33:00Z"/>
          <w:rFonts w:ascii="David" w:hAnsi="David" w:cs="David"/>
          <w:b/>
          <w:bCs/>
          <w:sz w:val="24"/>
          <w:szCs w:val="24"/>
          <w:rtl/>
          <w:lang w:val="en-US"/>
        </w:rPr>
      </w:pPr>
    </w:p>
    <w:p w14:paraId="301CE431" w14:textId="77777777" w:rsidR="00AB72B0" w:rsidRDefault="00AB72B0" w:rsidP="002F2003">
      <w:pPr>
        <w:spacing w:before="240" w:after="240"/>
        <w:ind w:right="580"/>
        <w:jc w:val="left"/>
        <w:rPr>
          <w:ins w:id="32" w:author="Yoni Grinberg" w:date="2026-07-15T22:33:00Z" w16du:dateUtc="2026-07-15T19:33:00Z"/>
          <w:rFonts w:ascii="David" w:hAnsi="David" w:cs="David"/>
          <w:b/>
          <w:bCs/>
          <w:sz w:val="24"/>
          <w:szCs w:val="24"/>
          <w:rtl/>
          <w:lang w:val="en-US"/>
        </w:rPr>
      </w:pPr>
    </w:p>
    <w:p w14:paraId="5F64A09A" w14:textId="77777777" w:rsidR="00AB72B0" w:rsidRDefault="00AB72B0" w:rsidP="002F2003">
      <w:pPr>
        <w:spacing w:before="240" w:after="240"/>
        <w:ind w:right="580"/>
        <w:jc w:val="left"/>
        <w:rPr>
          <w:ins w:id="33" w:author="Yoni Grinberg" w:date="2026-07-15T22:33:00Z" w16du:dateUtc="2026-07-15T19:33:00Z"/>
          <w:rFonts w:ascii="David" w:hAnsi="David" w:cs="David"/>
          <w:b/>
          <w:bCs/>
          <w:sz w:val="24"/>
          <w:szCs w:val="24"/>
          <w:rtl/>
          <w:lang w:val="en-US"/>
        </w:rPr>
      </w:pPr>
    </w:p>
    <w:p w14:paraId="0D50643B" w14:textId="77777777" w:rsidR="00AB72B0" w:rsidRDefault="00AB72B0" w:rsidP="002F2003">
      <w:pPr>
        <w:spacing w:before="240" w:after="240"/>
        <w:ind w:right="580"/>
        <w:jc w:val="left"/>
        <w:rPr>
          <w:ins w:id="34" w:author="Yoni Grinberg" w:date="2026-07-15T22:33:00Z" w16du:dateUtc="2026-07-15T19:33:00Z"/>
          <w:rFonts w:ascii="David" w:hAnsi="David" w:cs="David"/>
          <w:b/>
          <w:bCs/>
          <w:sz w:val="24"/>
          <w:szCs w:val="24"/>
          <w:rtl/>
          <w:lang w:val="en-US"/>
        </w:rPr>
      </w:pPr>
    </w:p>
    <w:p w14:paraId="0C81677C" w14:textId="77777777" w:rsidR="00AB72B0" w:rsidRDefault="00AB72B0" w:rsidP="002F2003">
      <w:pPr>
        <w:spacing w:before="240" w:after="240"/>
        <w:ind w:right="580"/>
        <w:jc w:val="left"/>
        <w:rPr>
          <w:ins w:id="35" w:author="Yoni Grinberg" w:date="2026-07-15T22:33:00Z" w16du:dateUtc="2026-07-15T19:33:00Z"/>
          <w:rFonts w:ascii="David" w:hAnsi="David" w:cs="David"/>
          <w:b/>
          <w:bCs/>
          <w:sz w:val="24"/>
          <w:szCs w:val="24"/>
          <w:rtl/>
          <w:lang w:val="en-US"/>
        </w:rPr>
      </w:pPr>
    </w:p>
    <w:p w14:paraId="229AA6D9" w14:textId="77777777" w:rsidR="00AB72B0" w:rsidRDefault="00AB72B0" w:rsidP="002F2003">
      <w:pPr>
        <w:spacing w:before="240" w:after="240"/>
        <w:ind w:right="580"/>
        <w:jc w:val="left"/>
        <w:rPr>
          <w:ins w:id="36" w:author="Yoni Grinberg" w:date="2026-07-15T22:33:00Z" w16du:dateUtc="2026-07-15T19:33:00Z"/>
          <w:rFonts w:ascii="David" w:hAnsi="David" w:cs="David"/>
          <w:b/>
          <w:bCs/>
          <w:sz w:val="24"/>
          <w:szCs w:val="24"/>
          <w:rtl/>
          <w:lang w:val="en-US"/>
        </w:rPr>
      </w:pPr>
    </w:p>
    <w:p w14:paraId="58D7B44A" w14:textId="77777777" w:rsidR="00AB72B0" w:rsidRDefault="00AB72B0" w:rsidP="002F2003">
      <w:pPr>
        <w:spacing w:before="240" w:after="240"/>
        <w:ind w:right="580"/>
        <w:jc w:val="left"/>
        <w:rPr>
          <w:ins w:id="37" w:author="Yoni Grinberg" w:date="2026-07-15T22:33:00Z" w16du:dateUtc="2026-07-15T19:33:00Z"/>
          <w:rFonts w:ascii="David" w:hAnsi="David" w:cs="David"/>
          <w:b/>
          <w:bCs/>
          <w:sz w:val="24"/>
          <w:szCs w:val="24"/>
          <w:rtl/>
          <w:lang w:val="en-US"/>
        </w:rPr>
      </w:pPr>
    </w:p>
    <w:p w14:paraId="1937966B" w14:textId="77777777" w:rsidR="00AB72B0" w:rsidRDefault="00AB72B0" w:rsidP="002F2003">
      <w:pPr>
        <w:spacing w:before="240" w:after="240"/>
        <w:ind w:right="580"/>
        <w:jc w:val="left"/>
        <w:rPr>
          <w:ins w:id="38" w:author="Yoni Grinberg" w:date="2026-07-15T22:33:00Z" w16du:dateUtc="2026-07-15T19:33:00Z"/>
          <w:rFonts w:ascii="David" w:hAnsi="David" w:cs="David"/>
          <w:b/>
          <w:bCs/>
          <w:sz w:val="24"/>
          <w:szCs w:val="24"/>
          <w:rtl/>
          <w:lang w:val="en-US"/>
        </w:rPr>
      </w:pPr>
    </w:p>
    <w:p w14:paraId="02A38A03" w14:textId="77777777" w:rsidR="00AB72B0" w:rsidRPr="00494454" w:rsidRDefault="00AB72B0">
      <w:pPr>
        <w:spacing w:before="240" w:after="240"/>
        <w:ind w:right="580"/>
        <w:jc w:val="left"/>
        <w:rPr>
          <w:rFonts w:ascii="David" w:hAnsi="David" w:cs="David"/>
          <w:b/>
          <w:bCs/>
          <w:sz w:val="24"/>
          <w:szCs w:val="24"/>
          <w:lang w:val="en-US"/>
        </w:rPr>
        <w:pPrChange w:id="39" w:author="Yoni Grinberg" w:date="2026-07-15T22:12:00Z" w16du:dateUtc="2026-07-15T19:12:00Z">
          <w:pPr>
            <w:spacing w:after="120"/>
            <w:ind w:right="580"/>
            <w:jc w:val="left"/>
          </w:pPr>
        </w:pPrChange>
      </w:pPr>
    </w:p>
    <w:p w14:paraId="70A224EC" w14:textId="113504A7" w:rsidR="00D51A3C" w:rsidRPr="00AD6BE6" w:rsidRDefault="00D51A3C">
      <w:pPr>
        <w:spacing w:before="240" w:after="240"/>
        <w:ind w:right="580"/>
        <w:jc w:val="left"/>
        <w:rPr>
          <w:rFonts w:ascii="David" w:hAnsi="David" w:cs="David"/>
          <w:b/>
          <w:bCs/>
          <w:sz w:val="24"/>
          <w:szCs w:val="24"/>
          <w:lang w:val="en-US"/>
        </w:rPr>
        <w:pPrChange w:id="40" w:author="Yoni Grinberg" w:date="2026-07-15T22:12:00Z" w16du:dateUtc="2026-07-15T19:12:00Z">
          <w:pPr>
            <w:spacing w:after="120"/>
            <w:ind w:right="580"/>
            <w:jc w:val="left"/>
          </w:pPr>
        </w:pPrChange>
      </w:pPr>
      <w:r w:rsidRPr="00AD6BE6">
        <w:rPr>
          <w:rFonts w:ascii="David" w:hAnsi="David" w:cs="David"/>
          <w:b/>
          <w:bCs/>
          <w:sz w:val="24"/>
          <w:szCs w:val="24"/>
          <w:lang w:val="en-US"/>
        </w:rPr>
        <w:lastRenderedPageBreak/>
        <w:t>1.1. Organization Of The Book</w:t>
      </w:r>
    </w:p>
    <w:p w14:paraId="0B221761" w14:textId="08B20110" w:rsidR="007C56B1" w:rsidRPr="00D24F39" w:rsidRDefault="007C56B1">
      <w:pPr>
        <w:spacing w:before="240" w:after="240"/>
        <w:ind w:left="720" w:right="580" w:firstLine="720"/>
        <w:jc w:val="left"/>
        <w:rPr>
          <w:rFonts w:ascii="David" w:hAnsi="David" w:cs="David"/>
          <w:sz w:val="24"/>
          <w:szCs w:val="24"/>
          <w:lang w:val="en-US"/>
        </w:rPr>
        <w:pPrChange w:id="41" w:author="Yoni Grinberg" w:date="2026-07-15T22:12:00Z" w16du:dateUtc="2026-07-15T19:12:00Z">
          <w:pPr>
            <w:spacing w:after="100"/>
            <w:ind w:left="720" w:right="580" w:firstLine="720"/>
            <w:jc w:val="left"/>
          </w:pPr>
        </w:pPrChange>
      </w:pPr>
      <w:r w:rsidRPr="00D24F39">
        <w:rPr>
          <w:rFonts w:ascii="David" w:hAnsi="David" w:cs="David"/>
          <w:sz w:val="24"/>
          <w:szCs w:val="24"/>
          <w:lang w:val="en-US"/>
        </w:rPr>
        <w:t xml:space="preserve">Chapter 1: </w:t>
      </w:r>
      <w:r w:rsidR="00671C85" w:rsidRPr="00D24F39">
        <w:rPr>
          <w:rFonts w:ascii="David" w:hAnsi="David" w:cs="David"/>
          <w:sz w:val="24"/>
          <w:szCs w:val="24"/>
          <w:lang w:val="en-US"/>
        </w:rPr>
        <w:t>INTRODUCTION</w:t>
      </w:r>
    </w:p>
    <w:p w14:paraId="35FA391F" w14:textId="48EBF015" w:rsidR="007C56B1" w:rsidRPr="00D24F39" w:rsidRDefault="007C56B1">
      <w:pPr>
        <w:spacing w:before="240" w:after="240"/>
        <w:ind w:left="1440" w:right="580"/>
        <w:jc w:val="left"/>
        <w:rPr>
          <w:rFonts w:ascii="David" w:hAnsi="David" w:cs="David"/>
          <w:sz w:val="24"/>
          <w:szCs w:val="24"/>
          <w:lang w:val="en-US"/>
        </w:rPr>
        <w:pPrChange w:id="42" w:author="Yoni Grinberg" w:date="2026-07-15T22:12:00Z" w16du:dateUtc="2026-07-15T19:12:00Z">
          <w:pPr>
            <w:spacing w:after="100"/>
            <w:ind w:left="1440" w:right="580"/>
            <w:jc w:val="left"/>
          </w:pPr>
        </w:pPrChange>
      </w:pPr>
      <w:r w:rsidRPr="00D24F39">
        <w:rPr>
          <w:rFonts w:ascii="David" w:hAnsi="David" w:cs="David"/>
          <w:sz w:val="24"/>
          <w:szCs w:val="24"/>
          <w:lang w:val="en-US"/>
        </w:rPr>
        <w:t>1.1</w:t>
      </w:r>
      <w:r w:rsidR="00DA341C" w:rsidRPr="00D24F39">
        <w:rPr>
          <w:rFonts w:ascii="David" w:hAnsi="David" w:cs="David"/>
          <w:sz w:val="24"/>
          <w:szCs w:val="24"/>
          <w:lang w:val="en-US"/>
        </w:rPr>
        <w:t>.</w:t>
      </w:r>
      <w:r w:rsidRPr="00D24F39">
        <w:rPr>
          <w:rFonts w:ascii="David" w:hAnsi="David" w:cs="David"/>
          <w:sz w:val="24"/>
          <w:szCs w:val="24"/>
          <w:lang w:val="en-US"/>
        </w:rPr>
        <w:t xml:space="preserve"> Organization </w:t>
      </w:r>
      <w:r w:rsidR="00E24B12" w:rsidRPr="00D24F39">
        <w:rPr>
          <w:rFonts w:ascii="David" w:hAnsi="David" w:cs="David"/>
          <w:sz w:val="24"/>
          <w:szCs w:val="24"/>
          <w:lang w:val="en-US"/>
        </w:rPr>
        <w:t xml:space="preserve">Of The </w:t>
      </w:r>
      <w:r w:rsidRPr="00D24F39">
        <w:rPr>
          <w:rFonts w:ascii="David" w:hAnsi="David" w:cs="David"/>
          <w:sz w:val="24"/>
          <w:szCs w:val="24"/>
          <w:lang w:val="en-US"/>
        </w:rPr>
        <w:t>Book</w:t>
      </w:r>
    </w:p>
    <w:p w14:paraId="5B6E2EDB" w14:textId="383418DB" w:rsidR="007C56B1" w:rsidRPr="00D24F39" w:rsidRDefault="007C56B1">
      <w:pPr>
        <w:spacing w:before="240" w:after="240"/>
        <w:ind w:left="1440" w:right="580"/>
        <w:jc w:val="left"/>
        <w:rPr>
          <w:rFonts w:ascii="David" w:hAnsi="David" w:cs="David"/>
          <w:sz w:val="24"/>
          <w:szCs w:val="24"/>
          <w:lang w:val="en-US"/>
        </w:rPr>
        <w:pPrChange w:id="43" w:author="Yoni Grinberg" w:date="2026-07-15T22:12:00Z" w16du:dateUtc="2026-07-15T19:12:00Z">
          <w:pPr>
            <w:spacing w:after="100"/>
            <w:ind w:left="1440" w:right="580"/>
            <w:jc w:val="left"/>
          </w:pPr>
        </w:pPrChange>
      </w:pPr>
      <w:r w:rsidRPr="00D24F39">
        <w:rPr>
          <w:rFonts w:ascii="David" w:hAnsi="David" w:cs="David"/>
          <w:sz w:val="24"/>
          <w:szCs w:val="24"/>
          <w:lang w:val="en-US"/>
        </w:rPr>
        <w:t>1.2</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007254BB" w:rsidRPr="00D24F39">
        <w:rPr>
          <w:rFonts w:ascii="David" w:hAnsi="David" w:cs="David"/>
          <w:sz w:val="24"/>
          <w:szCs w:val="24"/>
          <w:lang w:val="en-US"/>
        </w:rPr>
        <w:t>Project Scope and Objectives</w:t>
      </w:r>
      <w:r w:rsidRPr="00D24F39">
        <w:rPr>
          <w:rFonts w:ascii="David" w:hAnsi="David" w:cs="David"/>
          <w:sz w:val="24"/>
          <w:szCs w:val="24"/>
          <w:lang w:val="en-US"/>
        </w:rPr>
        <w:t xml:space="preserve">? </w:t>
      </w:r>
    </w:p>
    <w:p w14:paraId="2D08642C" w14:textId="1FB44415" w:rsidR="007C56B1" w:rsidRPr="00D24F39" w:rsidRDefault="007C56B1">
      <w:pPr>
        <w:spacing w:before="240" w:after="240"/>
        <w:ind w:left="1440" w:right="580"/>
        <w:jc w:val="left"/>
        <w:rPr>
          <w:rFonts w:ascii="David" w:hAnsi="David" w:cs="David"/>
          <w:sz w:val="24"/>
          <w:szCs w:val="24"/>
          <w:lang w:val="en-US"/>
        </w:rPr>
        <w:pPrChange w:id="44" w:author="Yoni Grinberg" w:date="2026-07-15T22:12:00Z" w16du:dateUtc="2026-07-15T19:12:00Z">
          <w:pPr>
            <w:spacing w:after="100"/>
            <w:ind w:left="1440" w:right="580"/>
            <w:jc w:val="left"/>
          </w:pPr>
        </w:pPrChange>
      </w:pPr>
      <w:r w:rsidRPr="00D24F39">
        <w:rPr>
          <w:rFonts w:ascii="David" w:hAnsi="David" w:cs="David"/>
          <w:sz w:val="24"/>
          <w:szCs w:val="24"/>
          <w:lang w:val="en-US"/>
        </w:rPr>
        <w:t>1.3</w:t>
      </w:r>
      <w:r w:rsidR="00DA341C" w:rsidRPr="00D24F39">
        <w:rPr>
          <w:rFonts w:ascii="David" w:hAnsi="David" w:cs="David"/>
          <w:sz w:val="24"/>
          <w:szCs w:val="24"/>
          <w:lang w:val="en-US"/>
        </w:rPr>
        <w:t>.</w:t>
      </w:r>
      <w:r w:rsidRPr="00D24F39">
        <w:rPr>
          <w:rFonts w:ascii="David" w:hAnsi="David" w:cs="David"/>
          <w:sz w:val="24"/>
          <w:szCs w:val="24"/>
          <w:lang w:val="en-US"/>
        </w:rPr>
        <w:t xml:space="preserve"> Why Is </w:t>
      </w:r>
      <w:r w:rsidR="00E24B12" w:rsidRPr="00D24F39">
        <w:rPr>
          <w:rFonts w:ascii="David" w:hAnsi="David" w:cs="David"/>
          <w:sz w:val="24"/>
          <w:szCs w:val="24"/>
          <w:lang w:val="en-US"/>
        </w:rPr>
        <w:t xml:space="preserve">The </w:t>
      </w:r>
      <w:r w:rsidRPr="00D24F39">
        <w:rPr>
          <w:rFonts w:ascii="David" w:hAnsi="David" w:cs="David"/>
          <w:sz w:val="24"/>
          <w:szCs w:val="24"/>
          <w:lang w:val="en-US"/>
        </w:rPr>
        <w:t xml:space="preserve">Project Not Trivial? </w:t>
      </w:r>
    </w:p>
    <w:p w14:paraId="1956AE2A" w14:textId="5EC00385" w:rsidR="00DA341C" w:rsidRPr="00D24F39" w:rsidRDefault="00DA341C">
      <w:pPr>
        <w:spacing w:before="240" w:after="240"/>
        <w:ind w:left="1440" w:right="580"/>
        <w:jc w:val="left"/>
        <w:rPr>
          <w:rFonts w:ascii="David" w:hAnsi="David" w:cs="David"/>
          <w:sz w:val="24"/>
          <w:szCs w:val="24"/>
          <w:lang w:val="en-US"/>
        </w:rPr>
        <w:pPrChange w:id="45" w:author="Yoni Grinberg" w:date="2026-07-15T22:12:00Z" w16du:dateUtc="2026-07-15T19:12:00Z">
          <w:pPr>
            <w:spacing w:after="100"/>
            <w:ind w:left="1440" w:right="580"/>
            <w:jc w:val="left"/>
          </w:pPr>
        </w:pPrChange>
      </w:pPr>
      <w:r w:rsidRPr="00D24F39">
        <w:rPr>
          <w:rFonts w:ascii="David" w:hAnsi="David" w:cs="David"/>
          <w:sz w:val="24"/>
          <w:szCs w:val="24"/>
          <w:lang w:val="en-US"/>
        </w:rPr>
        <w:t xml:space="preserve">1.4. </w:t>
      </w:r>
      <w:r w:rsidR="00E24B12" w:rsidRPr="00D24F39">
        <w:rPr>
          <w:rFonts w:ascii="David" w:hAnsi="David" w:cs="David"/>
          <w:sz w:val="24"/>
          <w:szCs w:val="24"/>
          <w:lang w:val="en-US"/>
        </w:rPr>
        <w:t>What Has Been Done Until Now</w:t>
      </w:r>
      <w:r w:rsidRPr="00D24F39">
        <w:rPr>
          <w:rFonts w:ascii="David" w:hAnsi="David" w:cs="David"/>
          <w:sz w:val="24"/>
          <w:szCs w:val="24"/>
          <w:lang w:val="en-US"/>
        </w:rPr>
        <w:t>?</w:t>
      </w:r>
    </w:p>
    <w:p w14:paraId="09372CD8" w14:textId="091BC827" w:rsidR="00DA341C" w:rsidRPr="00D24F39" w:rsidRDefault="00DA341C">
      <w:pPr>
        <w:spacing w:before="240" w:after="240"/>
        <w:ind w:left="1440" w:right="580"/>
        <w:jc w:val="left"/>
        <w:rPr>
          <w:rFonts w:ascii="David" w:hAnsi="David" w:cs="David"/>
          <w:sz w:val="24"/>
          <w:szCs w:val="24"/>
          <w:lang w:val="en-US"/>
        </w:rPr>
        <w:pPrChange w:id="46" w:author="Yoni Grinberg" w:date="2026-07-15T22:12:00Z" w16du:dateUtc="2026-07-15T19:12:00Z">
          <w:pPr>
            <w:spacing w:after="100"/>
            <w:ind w:left="1440" w:right="580"/>
            <w:jc w:val="left"/>
          </w:pPr>
        </w:pPrChange>
      </w:pPr>
      <w:r w:rsidRPr="00D24F39">
        <w:rPr>
          <w:rFonts w:ascii="David" w:hAnsi="David" w:cs="David"/>
          <w:sz w:val="24"/>
          <w:szCs w:val="24"/>
          <w:lang w:val="en-US"/>
        </w:rPr>
        <w:t>1.4.</w:t>
      </w:r>
      <w:r w:rsidRPr="00D24F39">
        <w:rPr>
          <w:rFonts w:ascii="David" w:hAnsi="David" w:cs="David"/>
          <w:sz w:val="24"/>
          <w:szCs w:val="24"/>
          <w:rtl/>
          <w:lang w:val="en-US"/>
        </w:rPr>
        <w:t>1</w:t>
      </w:r>
      <w:r w:rsidRPr="00D24F39">
        <w:rPr>
          <w:rFonts w:ascii="David" w:hAnsi="David" w:cs="David"/>
          <w:sz w:val="24"/>
          <w:szCs w:val="24"/>
          <w:lang w:val="en-US"/>
        </w:rPr>
        <w:t xml:space="preserve">. What </w:t>
      </w:r>
      <w:r w:rsidR="00E24B12" w:rsidRPr="00D24F39">
        <w:rPr>
          <w:rFonts w:ascii="David" w:hAnsi="David" w:cs="David"/>
          <w:sz w:val="24"/>
          <w:szCs w:val="24"/>
          <w:lang w:val="en-US"/>
        </w:rPr>
        <w:t>Is Wrong With What Is Done Till Now</w:t>
      </w:r>
      <w:r w:rsidRPr="00D24F39">
        <w:rPr>
          <w:rFonts w:ascii="David" w:hAnsi="David" w:cs="David"/>
          <w:sz w:val="24"/>
          <w:szCs w:val="24"/>
          <w:lang w:val="en-US"/>
        </w:rPr>
        <w:t>?</w:t>
      </w:r>
    </w:p>
    <w:p w14:paraId="345AD7BC" w14:textId="77777777" w:rsidR="009208E0" w:rsidRPr="00D24F39" w:rsidRDefault="00DA341C">
      <w:pPr>
        <w:spacing w:before="240" w:after="240"/>
        <w:ind w:left="1440" w:right="580"/>
        <w:jc w:val="left"/>
        <w:rPr>
          <w:rFonts w:ascii="David" w:hAnsi="David" w:cs="David"/>
          <w:sz w:val="24"/>
          <w:szCs w:val="24"/>
          <w:rtl/>
          <w:lang w:val="en-US"/>
        </w:rPr>
        <w:pPrChange w:id="47" w:author="Yoni Grinberg" w:date="2026-07-15T22:12:00Z" w16du:dateUtc="2026-07-15T19:12:00Z">
          <w:pPr>
            <w:spacing w:after="100"/>
            <w:ind w:left="1440" w:right="580"/>
            <w:jc w:val="left"/>
          </w:pPr>
        </w:pPrChange>
      </w:pPr>
      <w:r w:rsidRPr="00D24F39">
        <w:rPr>
          <w:rFonts w:ascii="David" w:hAnsi="David" w:cs="David"/>
          <w:sz w:val="24"/>
          <w:szCs w:val="24"/>
          <w:lang w:val="en-US"/>
        </w:rPr>
        <w:t>1.4.</w:t>
      </w:r>
      <w:r w:rsidRPr="00D24F39">
        <w:rPr>
          <w:rFonts w:ascii="David" w:hAnsi="David" w:cs="David"/>
          <w:sz w:val="24"/>
          <w:szCs w:val="24"/>
          <w:rtl/>
          <w:lang w:val="en-US"/>
        </w:rPr>
        <w:t>2</w:t>
      </w:r>
      <w:r w:rsidRPr="00D24F39">
        <w:rPr>
          <w:rFonts w:ascii="David" w:hAnsi="David" w:cs="David"/>
          <w:sz w:val="24"/>
          <w:szCs w:val="24"/>
          <w:lang w:val="en-US"/>
        </w:rPr>
        <w:t xml:space="preserve">. </w:t>
      </w:r>
      <w:r w:rsidR="006A42E1" w:rsidRPr="00D24F39">
        <w:rPr>
          <w:rFonts w:ascii="David" w:hAnsi="David" w:cs="David"/>
          <w:sz w:val="24"/>
          <w:szCs w:val="24"/>
          <w:lang w:val="en-US"/>
        </w:rPr>
        <w:t>Proposed Solution and Implementation</w:t>
      </w:r>
      <w:r w:rsidR="006A42E1" w:rsidRPr="00D24F39" w:rsidDel="006A42E1">
        <w:rPr>
          <w:rFonts w:ascii="David" w:hAnsi="David" w:cs="David"/>
          <w:sz w:val="24"/>
          <w:szCs w:val="24"/>
          <w:lang w:val="en-US"/>
        </w:rPr>
        <w:t xml:space="preserve"> </w:t>
      </w:r>
    </w:p>
    <w:p w14:paraId="0AFF7F2E" w14:textId="64588E60" w:rsidR="00DA341C" w:rsidRPr="00D24F39" w:rsidRDefault="00DA341C">
      <w:pPr>
        <w:spacing w:before="240" w:after="240"/>
        <w:ind w:left="1440" w:right="580"/>
        <w:jc w:val="left"/>
        <w:rPr>
          <w:rFonts w:ascii="David" w:hAnsi="David" w:cs="David"/>
          <w:sz w:val="24"/>
          <w:szCs w:val="24"/>
          <w:lang w:val="en-US"/>
        </w:rPr>
        <w:pPrChange w:id="48" w:author="Yoni Grinberg" w:date="2026-07-15T22:12:00Z" w16du:dateUtc="2026-07-15T19:12:00Z">
          <w:pPr>
            <w:spacing w:after="100"/>
            <w:ind w:left="1440" w:right="580"/>
            <w:jc w:val="left"/>
          </w:pPr>
        </w:pPrChange>
      </w:pPr>
      <w:r w:rsidRPr="00D24F39">
        <w:rPr>
          <w:rFonts w:ascii="David" w:hAnsi="David" w:cs="David"/>
          <w:sz w:val="24"/>
          <w:szCs w:val="24"/>
          <w:lang w:val="en-US"/>
        </w:rPr>
        <w:t xml:space="preserve">1.4.3. </w:t>
      </w:r>
      <w:r w:rsidR="006A42E1" w:rsidRPr="00D24F39">
        <w:rPr>
          <w:rFonts w:ascii="David" w:hAnsi="David" w:cs="David"/>
          <w:sz w:val="24"/>
          <w:szCs w:val="24"/>
          <w:lang w:val="en-US"/>
        </w:rPr>
        <w:t>System Implementation and Functional Improvements</w:t>
      </w:r>
    </w:p>
    <w:p w14:paraId="7B0B9ACF" w14:textId="367AA259" w:rsidR="007C56B1" w:rsidRPr="00D24F39" w:rsidRDefault="007C56B1">
      <w:pPr>
        <w:spacing w:before="240" w:after="240"/>
        <w:ind w:left="1440" w:right="580"/>
        <w:jc w:val="left"/>
        <w:rPr>
          <w:rFonts w:ascii="David" w:hAnsi="David" w:cs="David"/>
          <w:sz w:val="24"/>
          <w:szCs w:val="24"/>
          <w:lang w:val="en-US"/>
        </w:rPr>
        <w:pPrChange w:id="49" w:author="Yoni Grinberg" w:date="2026-07-15T22:12:00Z" w16du:dateUtc="2026-07-15T19:12:00Z">
          <w:pPr>
            <w:spacing w:after="100"/>
            <w:ind w:left="1440" w:right="580"/>
            <w:jc w:val="left"/>
          </w:pPr>
        </w:pPrChange>
      </w:pPr>
      <w:r w:rsidRPr="00D24F39">
        <w:rPr>
          <w:rFonts w:ascii="David" w:hAnsi="David" w:cs="David"/>
          <w:sz w:val="24"/>
          <w:szCs w:val="24"/>
          <w:lang w:val="en-US"/>
        </w:rPr>
        <w:t>1.5</w:t>
      </w:r>
      <w:r w:rsidR="00DA341C" w:rsidRPr="00D24F39">
        <w:rPr>
          <w:rFonts w:ascii="David" w:hAnsi="David" w:cs="David"/>
          <w:sz w:val="24"/>
          <w:szCs w:val="24"/>
          <w:lang w:val="en-US"/>
        </w:rPr>
        <w:t>.</w:t>
      </w:r>
      <w:r w:rsidRPr="00D24F39">
        <w:rPr>
          <w:rFonts w:ascii="David" w:hAnsi="David" w:cs="David"/>
          <w:sz w:val="24"/>
          <w:szCs w:val="24"/>
          <w:lang w:val="en-US"/>
        </w:rPr>
        <w:t xml:space="preserve"> Difficulties </w:t>
      </w:r>
      <w:r w:rsidR="00E24B12" w:rsidRPr="00D24F39">
        <w:rPr>
          <w:rFonts w:ascii="David" w:hAnsi="David" w:cs="David"/>
          <w:sz w:val="24"/>
          <w:szCs w:val="24"/>
          <w:lang w:val="en-US"/>
        </w:rPr>
        <w:t xml:space="preserve">In Setting This Project </w:t>
      </w:r>
    </w:p>
    <w:p w14:paraId="073EF322" w14:textId="70CB3062" w:rsidR="007C56B1" w:rsidRPr="00D24F39" w:rsidRDefault="007C56B1">
      <w:pPr>
        <w:spacing w:before="240" w:after="240"/>
        <w:ind w:left="1440" w:right="580"/>
        <w:jc w:val="left"/>
        <w:rPr>
          <w:rFonts w:ascii="David" w:hAnsi="David" w:cs="David"/>
          <w:sz w:val="24"/>
          <w:szCs w:val="24"/>
          <w:lang w:val="en-US"/>
        </w:rPr>
        <w:pPrChange w:id="50" w:author="Yoni Grinberg" w:date="2026-07-15T22:12:00Z" w16du:dateUtc="2026-07-15T19:12:00Z">
          <w:pPr>
            <w:spacing w:after="100"/>
            <w:ind w:left="1440" w:right="580"/>
            <w:jc w:val="left"/>
          </w:pPr>
        </w:pPrChange>
      </w:pPr>
      <w:r w:rsidRPr="00D24F39">
        <w:rPr>
          <w:rFonts w:ascii="David" w:hAnsi="David" w:cs="David"/>
          <w:sz w:val="24"/>
          <w:szCs w:val="24"/>
          <w:lang w:val="en-US"/>
        </w:rPr>
        <w:t>1.5.1</w:t>
      </w:r>
      <w:r w:rsidR="00DA341C" w:rsidRPr="00D24F39">
        <w:rPr>
          <w:rFonts w:ascii="David" w:hAnsi="David" w:cs="David"/>
          <w:sz w:val="24"/>
          <w:szCs w:val="24"/>
          <w:lang w:val="en-US"/>
        </w:rPr>
        <w:t>.</w:t>
      </w:r>
      <w:r w:rsidRPr="00D24F39">
        <w:rPr>
          <w:rFonts w:ascii="David" w:hAnsi="David" w:cs="David"/>
          <w:sz w:val="24"/>
          <w:szCs w:val="24"/>
          <w:lang w:val="en-US"/>
        </w:rPr>
        <w:t xml:space="preserve"> Algorithmic Challenges </w:t>
      </w:r>
    </w:p>
    <w:p w14:paraId="5E3CBD06" w14:textId="23B852A8" w:rsidR="00DA341C" w:rsidRPr="00D24F39" w:rsidRDefault="00DA341C">
      <w:pPr>
        <w:spacing w:before="240" w:after="240"/>
        <w:ind w:left="1440" w:right="580"/>
        <w:jc w:val="left"/>
        <w:rPr>
          <w:rFonts w:ascii="David" w:hAnsi="David" w:cs="David"/>
          <w:sz w:val="24"/>
          <w:szCs w:val="24"/>
          <w:lang w:val="en-US"/>
        </w:rPr>
        <w:pPrChange w:id="51" w:author="Yoni Grinberg" w:date="2026-07-15T22:12:00Z" w16du:dateUtc="2026-07-15T19:12:00Z">
          <w:pPr>
            <w:spacing w:after="100"/>
            <w:ind w:left="1440" w:right="580"/>
            <w:jc w:val="left"/>
          </w:pPr>
        </w:pPrChange>
      </w:pPr>
      <w:r w:rsidRPr="00D24F39">
        <w:rPr>
          <w:rFonts w:ascii="David" w:hAnsi="David" w:cs="David"/>
          <w:sz w:val="24"/>
          <w:szCs w:val="24"/>
          <w:lang w:val="en-US"/>
        </w:rPr>
        <w:t>1.5.</w:t>
      </w:r>
      <w:r w:rsidR="006A42E1" w:rsidRPr="00D24F39">
        <w:rPr>
          <w:rFonts w:ascii="David" w:hAnsi="David" w:cs="David"/>
          <w:sz w:val="24"/>
          <w:szCs w:val="24"/>
          <w:lang w:val="en-US"/>
        </w:rPr>
        <w:t>2</w:t>
      </w:r>
      <w:r w:rsidRPr="00D24F39">
        <w:rPr>
          <w:rFonts w:ascii="David" w:hAnsi="David" w:cs="David"/>
          <w:sz w:val="24"/>
          <w:szCs w:val="24"/>
          <w:lang w:val="en-US"/>
        </w:rPr>
        <w:t xml:space="preserve">. </w:t>
      </w:r>
      <w:r w:rsidR="006A42E1" w:rsidRPr="00414D30">
        <w:rPr>
          <w:rFonts w:ascii="David" w:hAnsi="David" w:cs="David"/>
          <w:sz w:val="24"/>
          <w:szCs w:val="24"/>
          <w:lang w:val="en-US"/>
        </w:rPr>
        <w:t>Physical Layer Challenge</w:t>
      </w:r>
    </w:p>
    <w:p w14:paraId="05784C4D" w14:textId="0837E3A9" w:rsidR="00D24F39" w:rsidRPr="00D24F39" w:rsidRDefault="00DA341C">
      <w:pPr>
        <w:spacing w:before="240" w:after="240"/>
        <w:ind w:left="1440" w:right="580"/>
        <w:jc w:val="left"/>
        <w:rPr>
          <w:rFonts w:ascii="David" w:hAnsi="David" w:cs="David"/>
          <w:sz w:val="24"/>
          <w:szCs w:val="24"/>
          <w:rtl/>
          <w:lang w:val="en-US"/>
        </w:rPr>
        <w:pPrChange w:id="52" w:author="Yoni Grinberg" w:date="2026-07-15T22:12:00Z" w16du:dateUtc="2026-07-15T19:12:00Z">
          <w:pPr>
            <w:spacing w:after="100"/>
            <w:ind w:left="1440" w:right="580"/>
            <w:jc w:val="left"/>
          </w:pPr>
        </w:pPrChange>
      </w:pPr>
      <w:r w:rsidRPr="00D24F39">
        <w:rPr>
          <w:rFonts w:ascii="David" w:hAnsi="David" w:cs="David"/>
          <w:sz w:val="24"/>
          <w:szCs w:val="24"/>
          <w:lang w:val="en-US"/>
        </w:rPr>
        <w:t>1.5.</w:t>
      </w:r>
      <w:r w:rsidR="006A42E1" w:rsidRPr="00D24F39">
        <w:rPr>
          <w:rFonts w:ascii="David" w:hAnsi="David" w:cs="David"/>
          <w:sz w:val="24"/>
          <w:szCs w:val="24"/>
          <w:lang w:val="en-US"/>
        </w:rPr>
        <w:t>3</w:t>
      </w:r>
      <w:r w:rsidRPr="00D24F39">
        <w:rPr>
          <w:rFonts w:ascii="David" w:hAnsi="David" w:cs="David"/>
          <w:sz w:val="24"/>
          <w:szCs w:val="24"/>
          <w:lang w:val="en-US"/>
        </w:rPr>
        <w:t xml:space="preserve">. </w:t>
      </w:r>
      <w:r w:rsidR="006A42E1" w:rsidRPr="00414D30">
        <w:rPr>
          <w:rFonts w:ascii="David" w:hAnsi="David" w:cs="David"/>
          <w:sz w:val="24"/>
          <w:szCs w:val="24"/>
          <w:lang w:val="en-US"/>
        </w:rPr>
        <w:t>Implementation Challenge</w:t>
      </w:r>
      <w:r w:rsidR="006A42E1" w:rsidRPr="00D24F39">
        <w:rPr>
          <w:rFonts w:ascii="David" w:hAnsi="David" w:cs="David"/>
          <w:sz w:val="24"/>
          <w:szCs w:val="24"/>
          <w:lang w:val="en-US"/>
        </w:rPr>
        <w:t xml:space="preserve"> </w:t>
      </w:r>
    </w:p>
    <w:p w14:paraId="0A2480D7" w14:textId="6A3EC77F" w:rsidR="007C56B1" w:rsidRPr="00AB6797" w:rsidRDefault="007C56B1">
      <w:pPr>
        <w:spacing w:before="240" w:after="240"/>
        <w:ind w:left="1440" w:right="580"/>
        <w:jc w:val="left"/>
        <w:rPr>
          <w:rFonts w:ascii="David" w:hAnsi="David" w:cs="David"/>
          <w:sz w:val="24"/>
          <w:szCs w:val="24"/>
          <w:lang w:val="en-US"/>
        </w:rPr>
        <w:pPrChange w:id="53" w:author="Yoni Grinberg" w:date="2026-07-15T22:12:00Z" w16du:dateUtc="2026-07-15T19:12:00Z">
          <w:pPr>
            <w:spacing w:after="100"/>
            <w:ind w:left="1440" w:right="580"/>
            <w:jc w:val="left"/>
          </w:pPr>
        </w:pPrChange>
      </w:pPr>
      <w:r w:rsidRPr="00AB6797">
        <w:rPr>
          <w:rFonts w:ascii="David" w:hAnsi="David" w:cs="David"/>
          <w:sz w:val="24"/>
          <w:szCs w:val="24"/>
          <w:lang w:val="en-US"/>
        </w:rPr>
        <w:t xml:space="preserve">Chapter 2: Background </w:t>
      </w:r>
      <w:r w:rsidR="00E24B12" w:rsidRPr="00AB6797">
        <w:rPr>
          <w:rFonts w:ascii="David" w:hAnsi="David" w:cs="David"/>
          <w:sz w:val="24"/>
          <w:szCs w:val="24"/>
          <w:lang w:val="en-US"/>
        </w:rPr>
        <w:t xml:space="preserve">And </w:t>
      </w:r>
      <w:r w:rsidRPr="00AB6797">
        <w:rPr>
          <w:rFonts w:ascii="David" w:hAnsi="David" w:cs="David"/>
          <w:sz w:val="24"/>
          <w:szCs w:val="24"/>
          <w:lang w:val="en-US"/>
        </w:rPr>
        <w:t>Related Work</w:t>
      </w:r>
    </w:p>
    <w:p w14:paraId="356F6729" w14:textId="3B949938" w:rsidR="007C56B1" w:rsidRPr="002E5190" w:rsidRDefault="007C56B1">
      <w:pPr>
        <w:spacing w:before="240" w:after="240"/>
        <w:ind w:left="1440" w:right="580"/>
        <w:jc w:val="left"/>
        <w:rPr>
          <w:rFonts w:ascii="David" w:hAnsi="David" w:cs="David"/>
          <w:sz w:val="24"/>
          <w:szCs w:val="24"/>
          <w:lang w:val="en-US"/>
        </w:rPr>
        <w:pPrChange w:id="54" w:author="Yoni Grinberg" w:date="2026-07-15T22:12:00Z" w16du:dateUtc="2026-07-15T19:12:00Z">
          <w:pPr>
            <w:spacing w:after="100"/>
            <w:ind w:left="1440" w:right="580"/>
            <w:jc w:val="left"/>
          </w:pPr>
        </w:pPrChange>
      </w:pPr>
      <w:r w:rsidRPr="00D24F39">
        <w:rPr>
          <w:rFonts w:ascii="David" w:hAnsi="David" w:cs="David"/>
          <w:sz w:val="24"/>
          <w:szCs w:val="24"/>
          <w:lang w:val="en-US"/>
        </w:rPr>
        <w:t>2.1</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Pr="002E5190">
        <w:rPr>
          <w:rFonts w:ascii="David" w:hAnsi="David" w:cs="David"/>
          <w:sz w:val="24"/>
          <w:szCs w:val="24"/>
          <w:lang w:val="en-US"/>
        </w:rPr>
        <w:t xml:space="preserve">Reasons </w:t>
      </w:r>
      <w:r w:rsidR="00E24B12" w:rsidRPr="002E5190">
        <w:rPr>
          <w:rFonts w:ascii="David" w:hAnsi="David" w:cs="David"/>
          <w:sz w:val="24"/>
          <w:szCs w:val="24"/>
          <w:lang w:val="en-US"/>
        </w:rPr>
        <w:t xml:space="preserve">To </w:t>
      </w:r>
      <w:r w:rsidRPr="002E5190">
        <w:rPr>
          <w:rFonts w:ascii="David" w:hAnsi="David" w:cs="David"/>
          <w:sz w:val="24"/>
          <w:szCs w:val="24"/>
          <w:lang w:val="en-US"/>
        </w:rPr>
        <w:t>Use Ultrasound</w:t>
      </w:r>
    </w:p>
    <w:p w14:paraId="529F418C" w14:textId="10826E26" w:rsidR="007C56B1" w:rsidRPr="002E5190" w:rsidRDefault="007C56B1">
      <w:pPr>
        <w:spacing w:before="240" w:after="240"/>
        <w:ind w:left="1440" w:right="580"/>
        <w:jc w:val="left"/>
        <w:rPr>
          <w:rFonts w:ascii="David" w:hAnsi="David" w:cs="David"/>
          <w:sz w:val="24"/>
          <w:szCs w:val="24"/>
          <w:lang w:val="en-US"/>
        </w:rPr>
        <w:pPrChange w:id="55" w:author="Yoni Grinberg" w:date="2026-07-15T22:12:00Z" w16du:dateUtc="2026-07-15T19:12:00Z">
          <w:pPr>
            <w:spacing w:after="100"/>
            <w:ind w:left="1440" w:right="580"/>
            <w:jc w:val="left"/>
          </w:pPr>
        </w:pPrChange>
      </w:pPr>
      <w:r w:rsidRPr="002E5190">
        <w:rPr>
          <w:rFonts w:ascii="David" w:hAnsi="David" w:cs="David"/>
          <w:sz w:val="24"/>
          <w:szCs w:val="24"/>
          <w:lang w:val="en-US"/>
        </w:rPr>
        <w:t>2.2</w:t>
      </w:r>
      <w:r w:rsidR="00DA341C" w:rsidRPr="002E5190">
        <w:rPr>
          <w:rFonts w:ascii="David" w:hAnsi="David" w:cs="David"/>
          <w:sz w:val="24"/>
          <w:szCs w:val="24"/>
          <w:lang w:val="en-US"/>
        </w:rPr>
        <w:t>.</w:t>
      </w:r>
      <w:r w:rsidRPr="002E5190">
        <w:rPr>
          <w:rFonts w:ascii="David" w:hAnsi="David" w:cs="David"/>
          <w:sz w:val="24"/>
          <w:szCs w:val="24"/>
          <w:lang w:val="en-US"/>
        </w:rPr>
        <w:t xml:space="preserve"> Specific Environmental Struggles </w:t>
      </w:r>
    </w:p>
    <w:p w14:paraId="47B4014D" w14:textId="423E5204" w:rsidR="006A42E1" w:rsidRPr="002E5190" w:rsidRDefault="007C56B1">
      <w:pPr>
        <w:shd w:val="clear" w:color="auto" w:fill="FFFFFF"/>
        <w:spacing w:before="240" w:after="240"/>
        <w:ind w:left="1440" w:right="580"/>
        <w:jc w:val="left"/>
        <w:rPr>
          <w:rFonts w:ascii="David" w:eastAsia="Times New Roman" w:hAnsi="David" w:cs="David"/>
          <w:sz w:val="24"/>
          <w:szCs w:val="24"/>
          <w:lang w:val="en-US"/>
        </w:rPr>
        <w:pPrChange w:id="56" w:author="Yoni Grinberg" w:date="2026-07-15T22:12:00Z" w16du:dateUtc="2026-07-15T19:12:00Z">
          <w:pPr>
            <w:shd w:val="clear" w:color="auto" w:fill="FFFFFF"/>
            <w:spacing w:after="100"/>
            <w:ind w:left="1440" w:right="580"/>
            <w:jc w:val="left"/>
          </w:pPr>
        </w:pPrChange>
      </w:pPr>
      <w:r w:rsidRPr="002E5190">
        <w:rPr>
          <w:rFonts w:ascii="David" w:hAnsi="David" w:cs="David"/>
          <w:sz w:val="24"/>
          <w:szCs w:val="24"/>
          <w:lang w:val="en-US"/>
        </w:rPr>
        <w:t>2.3</w:t>
      </w:r>
      <w:r w:rsidR="00DA341C" w:rsidRPr="002E5190">
        <w:rPr>
          <w:rFonts w:ascii="David" w:hAnsi="David" w:cs="David"/>
          <w:sz w:val="24"/>
          <w:szCs w:val="24"/>
          <w:lang w:val="en-US"/>
        </w:rPr>
        <w:t>.</w:t>
      </w:r>
      <w:r w:rsidRPr="002E5190">
        <w:rPr>
          <w:rFonts w:ascii="David" w:hAnsi="David" w:cs="David"/>
          <w:sz w:val="24"/>
          <w:szCs w:val="24"/>
          <w:lang w:val="en-US"/>
        </w:rPr>
        <w:t xml:space="preserve"> </w:t>
      </w:r>
      <w:r w:rsidR="006A42E1" w:rsidRPr="002E5190">
        <w:rPr>
          <w:rFonts w:ascii="David" w:eastAsia="Times New Roman" w:hAnsi="David" w:cs="David"/>
          <w:sz w:val="24"/>
          <w:szCs w:val="24"/>
          <w:lang w:val="en-US"/>
        </w:rPr>
        <w:t>What Is Ultrasound Communication (Data Transmission Using Sound Waves Above The Human Hearing Range)?</w:t>
      </w:r>
    </w:p>
    <w:p w14:paraId="03A59E2A" w14:textId="77777777" w:rsidR="00D24F39" w:rsidRPr="002E5190" w:rsidRDefault="00D24F39">
      <w:pPr>
        <w:spacing w:before="240" w:after="240"/>
        <w:ind w:left="1440" w:right="580"/>
        <w:jc w:val="left"/>
        <w:rPr>
          <w:rFonts w:ascii="David" w:eastAsia="Times New Roman" w:hAnsi="David" w:cs="David"/>
          <w:sz w:val="24"/>
          <w:szCs w:val="24"/>
          <w:rtl/>
          <w:lang w:val="en-US"/>
        </w:rPr>
        <w:pPrChange w:id="57" w:author="Yoni Grinberg" w:date="2026-07-15T22:12:00Z" w16du:dateUtc="2026-07-15T19:12:00Z">
          <w:pPr>
            <w:spacing w:after="100"/>
            <w:ind w:left="1440" w:right="580"/>
            <w:jc w:val="left"/>
          </w:pPr>
        </w:pPrChange>
      </w:pPr>
    </w:p>
    <w:p w14:paraId="42A27392" w14:textId="07780142" w:rsidR="007C56B1" w:rsidRPr="002E5190" w:rsidRDefault="007C56B1">
      <w:pPr>
        <w:spacing w:before="240" w:after="240"/>
        <w:ind w:left="1440" w:right="580"/>
        <w:jc w:val="left"/>
        <w:rPr>
          <w:rFonts w:ascii="David" w:hAnsi="David" w:cs="David"/>
          <w:sz w:val="24"/>
          <w:szCs w:val="24"/>
          <w:lang w:val="en-US"/>
        </w:rPr>
        <w:pPrChange w:id="58" w:author="Yoni Grinberg" w:date="2026-07-15T22:12:00Z" w16du:dateUtc="2026-07-15T19:12:00Z">
          <w:pPr>
            <w:spacing w:after="100"/>
            <w:ind w:left="1440" w:right="580"/>
            <w:jc w:val="left"/>
          </w:pPr>
        </w:pPrChange>
      </w:pPr>
    </w:p>
    <w:p w14:paraId="6D388E77" w14:textId="4F1A6C36" w:rsidR="007C56B1" w:rsidRPr="002E5190" w:rsidRDefault="007C56B1">
      <w:pPr>
        <w:spacing w:before="240" w:after="240"/>
        <w:ind w:left="1440" w:right="580"/>
        <w:jc w:val="left"/>
        <w:rPr>
          <w:rFonts w:ascii="David" w:hAnsi="David" w:cs="David"/>
          <w:sz w:val="24"/>
          <w:szCs w:val="24"/>
          <w:lang w:val="en-US"/>
        </w:rPr>
        <w:pPrChange w:id="59" w:author="Yoni Grinberg" w:date="2026-07-15T22:12:00Z" w16du:dateUtc="2026-07-15T19:12:00Z">
          <w:pPr>
            <w:spacing w:after="100"/>
            <w:ind w:left="1440" w:right="580"/>
            <w:jc w:val="left"/>
          </w:pPr>
        </w:pPrChange>
      </w:pPr>
      <w:r w:rsidRPr="002E5190">
        <w:rPr>
          <w:rFonts w:ascii="David" w:hAnsi="David" w:cs="David"/>
          <w:sz w:val="24"/>
          <w:szCs w:val="24"/>
          <w:lang w:val="en-US"/>
        </w:rPr>
        <w:t>2.4</w:t>
      </w:r>
      <w:r w:rsidR="00DA341C" w:rsidRPr="002E5190">
        <w:rPr>
          <w:rFonts w:ascii="David" w:hAnsi="David" w:cs="David"/>
          <w:sz w:val="24"/>
          <w:szCs w:val="24"/>
          <w:lang w:val="en-US"/>
        </w:rPr>
        <w:t>.</w:t>
      </w:r>
      <w:r w:rsidRPr="002E5190">
        <w:rPr>
          <w:rFonts w:ascii="David" w:hAnsi="David" w:cs="David"/>
          <w:sz w:val="24"/>
          <w:szCs w:val="24"/>
          <w:lang w:val="en-US"/>
        </w:rPr>
        <w:t xml:space="preserve"> Benefits </w:t>
      </w:r>
      <w:r w:rsidR="00E24B12" w:rsidRPr="002E5190">
        <w:rPr>
          <w:rFonts w:ascii="David" w:hAnsi="David" w:cs="David"/>
          <w:sz w:val="24"/>
          <w:szCs w:val="24"/>
          <w:lang w:val="en-US"/>
        </w:rPr>
        <w:t xml:space="preserve">Of </w:t>
      </w:r>
      <w:r w:rsidRPr="002E5190">
        <w:rPr>
          <w:rFonts w:ascii="David" w:hAnsi="David" w:cs="David"/>
          <w:sz w:val="24"/>
          <w:szCs w:val="24"/>
          <w:lang w:val="en-US"/>
        </w:rPr>
        <w:t xml:space="preserve">Sending Data </w:t>
      </w:r>
      <w:r w:rsidR="00E24B12" w:rsidRPr="002E5190">
        <w:rPr>
          <w:rFonts w:ascii="David" w:hAnsi="David" w:cs="David"/>
          <w:sz w:val="24"/>
          <w:szCs w:val="24"/>
          <w:lang w:val="en-US"/>
        </w:rPr>
        <w:t xml:space="preserve">Over </w:t>
      </w:r>
      <w:r w:rsidRPr="002E5190">
        <w:rPr>
          <w:rFonts w:ascii="David" w:hAnsi="David" w:cs="David"/>
          <w:sz w:val="24"/>
          <w:szCs w:val="24"/>
          <w:lang w:val="en-US"/>
        </w:rPr>
        <w:t>Sound: Summary</w:t>
      </w:r>
    </w:p>
    <w:p w14:paraId="6E4B5DB6" w14:textId="432238E2" w:rsidR="000C2DCD" w:rsidRPr="00414D30" w:rsidRDefault="000C2DCD">
      <w:pPr>
        <w:spacing w:before="240" w:after="240"/>
        <w:ind w:left="1440"/>
        <w:jc w:val="left"/>
        <w:rPr>
          <w:rFonts w:ascii="David" w:hAnsi="David" w:cs="David"/>
          <w:sz w:val="24"/>
          <w:szCs w:val="24"/>
          <w:lang w:val="en-US"/>
        </w:rPr>
        <w:pPrChange w:id="60" w:author="Yoni Grinberg" w:date="2026-07-15T22:12:00Z" w16du:dateUtc="2026-07-15T19:12:00Z">
          <w:pPr>
            <w:spacing w:after="0"/>
            <w:ind w:left="1440"/>
            <w:jc w:val="left"/>
          </w:pPr>
        </w:pPrChange>
      </w:pPr>
      <w:r w:rsidRPr="00414D30">
        <w:rPr>
          <w:rFonts w:ascii="David" w:hAnsi="David" w:cs="David"/>
          <w:sz w:val="24"/>
          <w:szCs w:val="24"/>
          <w:lang w:val="en-US"/>
        </w:rPr>
        <w:t>Chapter 3. Challenges and Solutions</w:t>
      </w:r>
    </w:p>
    <w:p w14:paraId="2DBE50AF" w14:textId="7F4752BB" w:rsidR="007C56B1" w:rsidRPr="00414D30" w:rsidRDefault="007C56B1">
      <w:pPr>
        <w:spacing w:before="240" w:after="240"/>
        <w:ind w:left="1440" w:right="580"/>
        <w:jc w:val="left"/>
        <w:rPr>
          <w:rFonts w:ascii="David" w:hAnsi="David" w:cs="David"/>
          <w:sz w:val="24"/>
          <w:szCs w:val="24"/>
          <w:lang w:val="en-US"/>
        </w:rPr>
        <w:pPrChange w:id="61" w:author="Yoni Grinberg" w:date="2026-07-15T22:12:00Z" w16du:dateUtc="2026-07-15T19:12:00Z">
          <w:pPr>
            <w:spacing w:after="100"/>
            <w:ind w:left="1440" w:right="580"/>
            <w:jc w:val="left"/>
          </w:pPr>
        </w:pPrChange>
      </w:pPr>
      <w:r w:rsidRPr="00414D30">
        <w:rPr>
          <w:rFonts w:ascii="David" w:hAnsi="David" w:cs="David"/>
          <w:sz w:val="24"/>
          <w:szCs w:val="24"/>
          <w:lang w:val="en-US"/>
        </w:rPr>
        <w:t xml:space="preserve">Chapter </w:t>
      </w:r>
      <w:r w:rsidR="000C2DCD" w:rsidRPr="00414D30">
        <w:rPr>
          <w:rFonts w:ascii="David" w:hAnsi="David" w:cs="David"/>
          <w:sz w:val="24"/>
          <w:szCs w:val="24"/>
          <w:lang w:val="en-US"/>
        </w:rPr>
        <w:t>4</w:t>
      </w:r>
      <w:r w:rsidRPr="00414D30">
        <w:rPr>
          <w:rFonts w:ascii="David" w:hAnsi="David" w:cs="David"/>
          <w:sz w:val="24"/>
          <w:szCs w:val="24"/>
          <w:lang w:val="en-US"/>
        </w:rPr>
        <w:t xml:space="preserve">: General Steps </w:t>
      </w:r>
      <w:r w:rsidR="00E24B12" w:rsidRPr="00414D30">
        <w:rPr>
          <w:rFonts w:ascii="David" w:hAnsi="David" w:cs="David"/>
          <w:sz w:val="24"/>
          <w:szCs w:val="24"/>
          <w:lang w:val="en-US"/>
        </w:rPr>
        <w:t xml:space="preserve">Of </w:t>
      </w:r>
      <w:r w:rsidRPr="00414D30">
        <w:rPr>
          <w:rFonts w:ascii="David" w:hAnsi="David" w:cs="David"/>
          <w:sz w:val="24"/>
          <w:szCs w:val="24"/>
          <w:lang w:val="en-US"/>
        </w:rPr>
        <w:t>Implementation</w:t>
      </w:r>
    </w:p>
    <w:p w14:paraId="792A2150" w14:textId="55E3AAB0" w:rsidR="007C56B1" w:rsidRPr="00BB2D63" w:rsidRDefault="000C2DCD">
      <w:pPr>
        <w:spacing w:before="240" w:after="240"/>
        <w:ind w:left="1440" w:right="580"/>
        <w:jc w:val="left"/>
        <w:rPr>
          <w:rFonts w:ascii="David" w:hAnsi="David" w:cs="David"/>
          <w:sz w:val="24"/>
          <w:szCs w:val="24"/>
          <w:lang w:val="en-US"/>
        </w:rPr>
        <w:pPrChange w:id="62"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Data Encoding: Frequency-Shift Keying (FSK)</w:t>
      </w:r>
    </w:p>
    <w:p w14:paraId="604CEECD" w14:textId="07C6ADF0" w:rsidR="007C56B1" w:rsidRPr="00BB2D63" w:rsidRDefault="000C2DCD">
      <w:pPr>
        <w:spacing w:before="240" w:after="240"/>
        <w:ind w:left="1440" w:right="580"/>
        <w:jc w:val="left"/>
        <w:rPr>
          <w:rFonts w:ascii="David" w:hAnsi="David" w:cs="David"/>
          <w:sz w:val="24"/>
          <w:szCs w:val="24"/>
          <w:lang w:val="en-US"/>
        </w:rPr>
        <w:pPrChange w:id="63"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.1.1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Frequency Selection </w:t>
      </w:r>
    </w:p>
    <w:p w14:paraId="02720851" w14:textId="64C0D1CE" w:rsidR="007C56B1" w:rsidRPr="00BB2D63" w:rsidRDefault="000C2DCD">
      <w:pPr>
        <w:spacing w:before="240" w:after="240"/>
        <w:ind w:left="1440" w:right="580"/>
        <w:jc w:val="left"/>
        <w:rPr>
          <w:rFonts w:ascii="David" w:hAnsi="David" w:cs="David"/>
          <w:sz w:val="24"/>
          <w:szCs w:val="24"/>
          <w:lang w:val="en-US"/>
        </w:rPr>
        <w:pPrChange w:id="64"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.1.2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Bit Duration </w:t>
      </w:r>
    </w:p>
    <w:p w14:paraId="6BB5B6BB" w14:textId="3857C4B3" w:rsidR="007C56B1" w:rsidRPr="00BB2D63" w:rsidRDefault="000C2DCD">
      <w:pPr>
        <w:spacing w:before="240" w:after="240"/>
        <w:ind w:left="1440" w:right="580"/>
        <w:jc w:val="left"/>
        <w:rPr>
          <w:rFonts w:ascii="David" w:hAnsi="David" w:cs="David"/>
          <w:sz w:val="24"/>
          <w:szCs w:val="24"/>
          <w:lang w:val="en-US"/>
        </w:rPr>
        <w:pPrChange w:id="65"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007C56B1" w:rsidRPr="00BB2D63">
        <w:rPr>
          <w:rFonts w:ascii="David" w:hAnsi="David" w:cs="David"/>
          <w:sz w:val="24"/>
          <w:szCs w:val="24"/>
          <w:lang w:val="en-US"/>
        </w:rPr>
        <w:t xml:space="preserve">RTS/CTS </w:t>
      </w:r>
    </w:p>
    <w:p w14:paraId="1B9E6B91" w14:textId="39EDCB23" w:rsidR="006D7294" w:rsidRPr="00BB2D63" w:rsidRDefault="000C2DCD">
      <w:pPr>
        <w:spacing w:before="240" w:after="240"/>
        <w:ind w:left="1440" w:right="580"/>
        <w:jc w:val="left"/>
        <w:rPr>
          <w:rFonts w:ascii="David" w:hAnsi="David" w:cs="David"/>
          <w:sz w:val="24"/>
          <w:szCs w:val="24"/>
          <w:lang w:val="en-US"/>
        </w:rPr>
        <w:pPrChange w:id="66"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.2.1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007C56B1" w:rsidRPr="00BB2D63">
        <w:rPr>
          <w:rFonts w:ascii="David" w:hAnsi="David" w:cs="David"/>
          <w:sz w:val="24"/>
          <w:szCs w:val="24"/>
          <w:lang w:val="en-US"/>
        </w:rPr>
        <w:t xml:space="preserve">Frame Structure </w:t>
      </w:r>
    </w:p>
    <w:p w14:paraId="353023B1" w14:textId="2068D064" w:rsidR="007C56B1" w:rsidRPr="00BB2D63" w:rsidRDefault="000C2DCD">
      <w:pPr>
        <w:spacing w:before="240" w:after="240"/>
        <w:ind w:left="1440" w:right="580"/>
        <w:jc w:val="left"/>
        <w:rPr>
          <w:rFonts w:ascii="David" w:hAnsi="David" w:cs="David"/>
          <w:sz w:val="24"/>
          <w:szCs w:val="24"/>
          <w:lang w:val="en-US"/>
        </w:rPr>
        <w:pPrChange w:id="67" w:author="Yoni Grinberg" w:date="2026-07-15T22:12:00Z" w16du:dateUtc="2026-07-15T19:12:00Z">
          <w:pPr>
            <w:spacing w:after="100"/>
            <w:ind w:left="1440" w:right="580"/>
            <w:jc w:val="left"/>
          </w:pPr>
        </w:pPrChange>
      </w:pPr>
      <w:r>
        <w:rPr>
          <w:rFonts w:ascii="David" w:hAnsi="David" w:cs="David"/>
          <w:sz w:val="24"/>
          <w:szCs w:val="24"/>
          <w:lang w:val="en-US"/>
        </w:rPr>
        <w:t>4</w:t>
      </w:r>
      <w:r w:rsidR="007C56B1" w:rsidRPr="00BB2D63">
        <w:rPr>
          <w:rFonts w:ascii="David" w:hAnsi="David" w:cs="David"/>
          <w:sz w:val="24"/>
          <w:szCs w:val="24"/>
          <w:lang w:val="en-US"/>
        </w:rPr>
        <w:t xml:space="preserve">.2.2 Transmitter Implementation </w:t>
      </w:r>
    </w:p>
    <w:p w14:paraId="12D5FC2B" w14:textId="1842578C" w:rsidR="007C56B1" w:rsidRPr="00BB2D63" w:rsidRDefault="000C2DCD">
      <w:pPr>
        <w:spacing w:before="240" w:after="240"/>
        <w:ind w:left="1440" w:right="580"/>
        <w:jc w:val="left"/>
        <w:rPr>
          <w:rFonts w:ascii="David" w:hAnsi="David" w:cs="David"/>
          <w:sz w:val="24"/>
          <w:szCs w:val="24"/>
          <w:lang w:val="en-US"/>
        </w:rPr>
        <w:pPrChange w:id="68" w:author="Yoni Grinberg" w:date="2026-07-15T22:12:00Z" w16du:dateUtc="2026-07-15T19:12:00Z">
          <w:pPr>
            <w:spacing w:after="100"/>
            <w:ind w:left="1440" w:right="580"/>
            <w:jc w:val="left"/>
          </w:pPr>
        </w:pPrChange>
      </w:pPr>
      <w:r>
        <w:rPr>
          <w:rFonts w:ascii="David" w:hAnsi="David" w:cs="David"/>
          <w:sz w:val="24"/>
          <w:szCs w:val="24"/>
          <w:lang w:val="en-US"/>
        </w:rPr>
        <w:lastRenderedPageBreak/>
        <w:t>4</w:t>
      </w:r>
      <w:r w:rsidR="007C56B1" w:rsidRPr="00BB2D63">
        <w:rPr>
          <w:rFonts w:ascii="David" w:hAnsi="David" w:cs="David"/>
          <w:sz w:val="24"/>
          <w:szCs w:val="24"/>
          <w:lang w:val="en-US"/>
        </w:rPr>
        <w:t>.2.3</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Receiver Implementation </w:t>
      </w:r>
    </w:p>
    <w:p w14:paraId="33AD4642" w14:textId="40897EFC" w:rsidR="006D7294" w:rsidRPr="000C2DCD" w:rsidRDefault="000C2DCD">
      <w:pPr>
        <w:spacing w:before="240" w:after="240"/>
        <w:ind w:left="1440" w:right="580"/>
        <w:jc w:val="left"/>
        <w:rPr>
          <w:rFonts w:ascii="David" w:hAnsi="David" w:cs="David"/>
          <w:sz w:val="24"/>
          <w:szCs w:val="24"/>
          <w:lang w:val="en-US"/>
        </w:rPr>
        <w:pPrChange w:id="69" w:author="Yoni Grinberg" w:date="2026-07-15T22:12:00Z" w16du:dateUtc="2026-07-15T19:12:00Z">
          <w:pPr>
            <w:spacing w:after="100"/>
            <w:ind w:left="1440" w:right="580"/>
            <w:jc w:val="left"/>
          </w:pPr>
        </w:pPrChange>
      </w:pPr>
      <w:r>
        <w:rPr>
          <w:rFonts w:ascii="David" w:hAnsi="David" w:cs="David"/>
          <w:sz w:val="24"/>
          <w:szCs w:val="24"/>
          <w:lang w:val="en-US"/>
        </w:rPr>
        <w:t>4</w:t>
      </w:r>
      <w:r w:rsidR="006D7294" w:rsidRPr="00BB2D63">
        <w:rPr>
          <w:rFonts w:ascii="David" w:hAnsi="David" w:cs="David"/>
          <w:sz w:val="24"/>
          <w:szCs w:val="24"/>
          <w:lang w:val="en-US"/>
        </w:rPr>
        <w:t xml:space="preserve">.2.4 </w:t>
      </w:r>
      <w:r w:rsidR="006D7294"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 xml:space="preserve">Code </w:t>
      </w:r>
      <w:r w:rsidR="00E24B12" w:rsidRPr="000C2DCD">
        <w:rPr>
          <w:rFonts w:ascii="David" w:eastAsia="Times New Roman" w:hAnsi="David" w:cs="David"/>
          <w:sz w:val="24"/>
          <w:szCs w:val="24"/>
          <w:lang w:val="en-US"/>
        </w:rPr>
        <w:t>And Algorithms</w:t>
      </w:r>
    </w:p>
    <w:p w14:paraId="3637C04F" w14:textId="67670163" w:rsidR="007C56B1" w:rsidRPr="000C2DCD" w:rsidRDefault="000C2DCD">
      <w:pPr>
        <w:spacing w:before="240" w:after="240"/>
        <w:ind w:left="1440" w:right="580"/>
        <w:jc w:val="left"/>
        <w:rPr>
          <w:rFonts w:ascii="David" w:hAnsi="David" w:cs="David"/>
          <w:sz w:val="24"/>
          <w:szCs w:val="24"/>
          <w:lang w:val="en-US"/>
        </w:rPr>
        <w:pPrChange w:id="70" w:author="Yoni Grinberg" w:date="2026-07-15T22:12:00Z" w16du:dateUtc="2026-07-15T19:12:00Z">
          <w:pPr>
            <w:spacing w:after="100"/>
            <w:ind w:left="1440" w:right="580"/>
            <w:jc w:val="left"/>
          </w:pPr>
        </w:pPrChange>
      </w:pPr>
      <w:r w:rsidRPr="000C2DCD">
        <w:rPr>
          <w:rFonts w:ascii="David" w:hAnsi="David" w:cs="David"/>
          <w:sz w:val="24"/>
          <w:szCs w:val="24"/>
          <w:lang w:val="en-US"/>
        </w:rPr>
        <w:t>4</w:t>
      </w:r>
      <w:r w:rsidR="007C56B1" w:rsidRPr="000C2DCD">
        <w:rPr>
          <w:rFonts w:ascii="David" w:hAnsi="David" w:cs="David"/>
          <w:sz w:val="24"/>
          <w:szCs w:val="24"/>
          <w:lang w:val="en-US"/>
        </w:rPr>
        <w:t>.2.</w:t>
      </w:r>
      <w:r w:rsidR="006D7294" w:rsidRPr="000C2DCD">
        <w:rPr>
          <w:rFonts w:ascii="David" w:hAnsi="David" w:cs="David"/>
          <w:sz w:val="24"/>
          <w:szCs w:val="24"/>
          <w:lang w:val="en-US"/>
        </w:rPr>
        <w:t>5</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Collision Avoidance Algorithm (CSMA/CA) &amp; Flow </w:t>
      </w:r>
    </w:p>
    <w:p w14:paraId="7180BD51" w14:textId="4AA69598" w:rsidR="000C2DCD" w:rsidRPr="000C2DCD" w:rsidRDefault="000C2DCD">
      <w:pPr>
        <w:shd w:val="clear" w:color="auto" w:fill="FFFFFF"/>
        <w:spacing w:before="240" w:after="240"/>
        <w:ind w:left="1440" w:right="580"/>
        <w:jc w:val="left"/>
        <w:rPr>
          <w:rFonts w:ascii="David" w:eastAsia="Times New Roman" w:hAnsi="David" w:cs="David"/>
          <w:sz w:val="24"/>
          <w:szCs w:val="24"/>
          <w:lang w:val="en-US"/>
        </w:rPr>
        <w:pPrChange w:id="71"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3.2.6 Cross-Platform Implementation (Android vs. iOS)</w:t>
      </w:r>
    </w:p>
    <w:p w14:paraId="67DA23E4" w14:textId="553C6886" w:rsidR="000C2DCD" w:rsidRPr="0075158D" w:rsidRDefault="000C2DCD">
      <w:pPr>
        <w:shd w:val="clear" w:color="auto" w:fill="FFFFFF"/>
        <w:spacing w:before="240" w:after="240"/>
        <w:ind w:left="1440" w:right="578"/>
        <w:jc w:val="left"/>
        <w:rPr>
          <w:rFonts w:ascii="David" w:hAnsi="David" w:cs="David"/>
          <w:sz w:val="24"/>
          <w:szCs w:val="24"/>
          <w:lang w:val="en-US"/>
        </w:rPr>
        <w:pPrChange w:id="72" w:author="Yoni Grinberg" w:date="2026-07-15T22:12:00Z" w16du:dateUtc="2026-07-15T19:12:00Z">
          <w:pPr>
            <w:shd w:val="clear" w:color="auto" w:fill="FFFFFF"/>
            <w:spacing w:after="120"/>
            <w:ind w:left="1440" w:right="578"/>
            <w:jc w:val="left"/>
          </w:pPr>
        </w:pPrChange>
      </w:pPr>
      <w:r w:rsidRPr="00414D30">
        <w:rPr>
          <w:rFonts w:ascii="David" w:eastAsia="Times New Roman" w:hAnsi="David" w:cs="David"/>
          <w:sz w:val="24"/>
          <w:szCs w:val="24"/>
          <w:lang w:val="en-US"/>
        </w:rPr>
        <w:t xml:space="preserve">3.2.7 </w:t>
      </w:r>
      <w:r w:rsidRPr="00414D30">
        <w:rPr>
          <w:rFonts w:ascii="David" w:hAnsi="David" w:cs="David"/>
          <w:sz w:val="24"/>
          <w:szCs w:val="24"/>
          <w:lang w:val="en-US"/>
        </w:rPr>
        <w:t>ACK Generation and Transmission</w:t>
      </w:r>
    </w:p>
    <w:p w14:paraId="13D96381" w14:textId="06885981" w:rsidR="007C56B1" w:rsidRPr="000C2DCD" w:rsidRDefault="000C2DCD">
      <w:pPr>
        <w:spacing w:before="240" w:after="240"/>
        <w:ind w:left="1440" w:right="580"/>
        <w:jc w:val="left"/>
        <w:rPr>
          <w:rFonts w:ascii="David" w:hAnsi="David" w:cs="David"/>
          <w:sz w:val="24"/>
          <w:szCs w:val="24"/>
          <w:lang w:val="en-US"/>
        </w:rPr>
        <w:pPrChange w:id="73" w:author="Yoni Grinberg" w:date="2026-07-15T22:12:00Z" w16du:dateUtc="2026-07-15T19:12:00Z">
          <w:pPr>
            <w:spacing w:after="100"/>
            <w:ind w:left="1440" w:right="580"/>
            <w:jc w:val="left"/>
          </w:pPr>
        </w:pPrChange>
      </w:pPr>
      <w:r w:rsidRPr="000C2DCD">
        <w:rPr>
          <w:rFonts w:ascii="David" w:hAnsi="David" w:cs="David"/>
          <w:sz w:val="24"/>
          <w:szCs w:val="24"/>
          <w:lang w:val="en-US"/>
        </w:rPr>
        <w:t>4</w:t>
      </w:r>
      <w:r w:rsidR="007C56B1" w:rsidRPr="000C2DCD">
        <w:rPr>
          <w:rFonts w:ascii="David" w:hAnsi="David" w:cs="David"/>
          <w:sz w:val="24"/>
          <w:szCs w:val="24"/>
          <w:lang w:val="en-US"/>
        </w:rPr>
        <w:t>.3</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w:t>
      </w:r>
      <w:r w:rsidRPr="003560FD">
        <w:rPr>
          <w:rFonts w:ascii="David" w:eastAsia="Times New Roman" w:hAnsi="David" w:cs="David"/>
          <w:sz w:val="24"/>
          <w:szCs w:val="24"/>
          <w:lang w:val="en-US"/>
        </w:rPr>
        <w:t>Many-to-Many Topology Discovery and Control Channel Protocol</w:t>
      </w:r>
    </w:p>
    <w:p w14:paraId="0894E502" w14:textId="77777777" w:rsidR="000C2DCD" w:rsidRPr="00414D30" w:rsidRDefault="000C2DCD">
      <w:pPr>
        <w:shd w:val="clear" w:color="auto" w:fill="FFFFFF"/>
        <w:spacing w:before="240" w:after="240"/>
        <w:ind w:left="1440" w:right="580"/>
        <w:jc w:val="left"/>
        <w:rPr>
          <w:rFonts w:ascii="David" w:eastAsia="Times New Roman" w:hAnsi="David" w:cs="David"/>
          <w:sz w:val="24"/>
          <w:szCs w:val="24"/>
          <w:lang w:val="en-US"/>
        </w:rPr>
        <w:pPrChange w:id="74"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3.3.1 Architectural Foundations and Channel Separation</w:t>
      </w:r>
    </w:p>
    <w:p w14:paraId="0C1C596A" w14:textId="77777777" w:rsidR="000C2DCD" w:rsidRPr="00414D30" w:rsidRDefault="000C2DCD">
      <w:pPr>
        <w:shd w:val="clear" w:color="auto" w:fill="FFFFFF"/>
        <w:spacing w:before="240" w:after="240"/>
        <w:ind w:left="1440" w:right="580"/>
        <w:jc w:val="left"/>
        <w:rPr>
          <w:rFonts w:ascii="David" w:eastAsia="Times New Roman" w:hAnsi="David" w:cs="David"/>
          <w:sz w:val="24"/>
          <w:szCs w:val="24"/>
          <w:lang w:val="en-US"/>
        </w:rPr>
        <w:pPrChange w:id="75"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3.3.2 The Four-Stage Topology Discovery Algorithm</w:t>
      </w:r>
    </w:p>
    <w:p w14:paraId="06C7A6EC" w14:textId="77777777" w:rsidR="000C2DCD" w:rsidRPr="00414D30" w:rsidRDefault="000C2DCD">
      <w:pPr>
        <w:shd w:val="clear" w:color="auto" w:fill="FFFFFF"/>
        <w:spacing w:before="240" w:after="240"/>
        <w:ind w:left="1440" w:right="580"/>
        <w:jc w:val="left"/>
        <w:rPr>
          <w:rFonts w:ascii="David" w:eastAsia="Times New Roman" w:hAnsi="David" w:cs="David"/>
          <w:sz w:val="24"/>
          <w:szCs w:val="24"/>
          <w:lang w:val="en-US"/>
        </w:rPr>
        <w:pPrChange w:id="76"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3.3.3 Fault Tolerance: Dynamic Disconnection Detection</w:t>
      </w:r>
    </w:p>
    <w:p w14:paraId="5E1B9B72" w14:textId="686AEF16" w:rsidR="000C2DCD" w:rsidRPr="00A62A31" w:rsidRDefault="000C2DCD">
      <w:pPr>
        <w:shd w:val="clear" w:color="auto" w:fill="FFFFFF"/>
        <w:spacing w:before="240" w:after="240"/>
        <w:ind w:left="1440" w:right="580"/>
        <w:jc w:val="left"/>
        <w:rPr>
          <w:rFonts w:ascii="David" w:eastAsia="Times New Roman" w:hAnsi="David" w:cs="David"/>
          <w:sz w:val="24"/>
          <w:szCs w:val="24"/>
          <w:lang w:val="en-US"/>
        </w:rPr>
        <w:pPrChange w:id="77"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3</w:t>
      </w:r>
      <w:r w:rsidRPr="00A62A31">
        <w:rPr>
          <w:rFonts w:ascii="David" w:eastAsia="Times New Roman" w:hAnsi="David" w:cs="David"/>
          <w:sz w:val="24"/>
          <w:szCs w:val="24"/>
          <w:lang w:val="en-US"/>
        </w:rPr>
        <w:t>.3.4 Mathematical Timing Analysis and Network Convergence Budget</w:t>
      </w:r>
    </w:p>
    <w:p w14:paraId="15CB064F" w14:textId="02891CB4" w:rsidR="007C56B1" w:rsidRPr="00A62A31" w:rsidRDefault="007C56B1">
      <w:pPr>
        <w:spacing w:before="240" w:after="240"/>
        <w:ind w:left="1440" w:right="580"/>
        <w:jc w:val="left"/>
        <w:rPr>
          <w:rFonts w:ascii="David" w:hAnsi="David" w:cs="David"/>
          <w:sz w:val="24"/>
          <w:szCs w:val="24"/>
          <w:lang w:val="en-US"/>
        </w:rPr>
        <w:pPrChange w:id="78" w:author="Yoni Grinberg" w:date="2026-07-15T22:12:00Z" w16du:dateUtc="2026-07-15T19:12:00Z">
          <w:pPr>
            <w:spacing w:after="100"/>
            <w:ind w:left="1440" w:right="580"/>
            <w:jc w:val="left"/>
          </w:pPr>
        </w:pPrChange>
      </w:pPr>
      <w:r w:rsidRPr="00A62A31">
        <w:rPr>
          <w:rFonts w:ascii="David" w:hAnsi="David" w:cs="David"/>
          <w:sz w:val="24"/>
          <w:szCs w:val="24"/>
          <w:lang w:val="en-US"/>
        </w:rPr>
        <w:t xml:space="preserve">Chapter </w:t>
      </w:r>
      <w:r w:rsidR="000C2DCD" w:rsidRPr="00A62A31">
        <w:rPr>
          <w:rFonts w:ascii="David" w:hAnsi="David" w:cs="David"/>
          <w:sz w:val="24"/>
          <w:szCs w:val="24"/>
          <w:lang w:val="en-US"/>
        </w:rPr>
        <w:t>5</w:t>
      </w:r>
      <w:r w:rsidRPr="00A62A31">
        <w:rPr>
          <w:rFonts w:ascii="David" w:hAnsi="David" w:cs="David"/>
          <w:sz w:val="24"/>
          <w:szCs w:val="24"/>
          <w:lang w:val="en-US"/>
        </w:rPr>
        <w:t xml:space="preserve">: </w:t>
      </w:r>
      <w:commentRangeStart w:id="79"/>
      <w:commentRangeEnd w:id="79"/>
      <w:r w:rsidR="00AB72B0" w:rsidRPr="00A62A31">
        <w:rPr>
          <w:rStyle w:val="CommentReference"/>
          <w:rFonts w:ascii="David" w:eastAsia="Times New Roman" w:hAnsi="David" w:cs="David"/>
          <w:sz w:val="24"/>
          <w:szCs w:val="24"/>
          <w:lang w:val="en-US"/>
        </w:rPr>
        <w:commentReference w:id="79"/>
      </w:r>
      <w:r w:rsidR="00B256E0" w:rsidRPr="00A62A31">
        <w:rPr>
          <w:rFonts w:ascii="David" w:eastAsia="Times New Roman" w:hAnsi="David" w:cs="David"/>
          <w:sz w:val="24"/>
          <w:szCs w:val="24"/>
          <w:lang w:val="en-US"/>
        </w:rPr>
        <w:t>EXPECTED RESULTS and REALITY</w:t>
      </w:r>
    </w:p>
    <w:p w14:paraId="28BDD240" w14:textId="09A600F1" w:rsidR="007C56B1" w:rsidRPr="00A62A31" w:rsidRDefault="007C56B1">
      <w:pPr>
        <w:spacing w:before="240" w:after="240"/>
        <w:ind w:left="1440" w:right="580"/>
        <w:jc w:val="left"/>
        <w:rPr>
          <w:rFonts w:ascii="David" w:hAnsi="David" w:cs="David"/>
          <w:sz w:val="24"/>
          <w:szCs w:val="24"/>
          <w:lang w:val="en-US"/>
        </w:rPr>
        <w:pPrChange w:id="80" w:author="Yoni Grinberg" w:date="2026-07-15T22:12:00Z" w16du:dateUtc="2026-07-15T19:12:00Z">
          <w:pPr>
            <w:spacing w:after="100"/>
            <w:ind w:left="1440" w:right="580"/>
            <w:jc w:val="left"/>
          </w:pPr>
        </w:pPrChange>
      </w:pPr>
      <w:r w:rsidRPr="00A62A31">
        <w:rPr>
          <w:rFonts w:ascii="David" w:hAnsi="David" w:cs="David"/>
          <w:sz w:val="24"/>
          <w:szCs w:val="24"/>
          <w:lang w:val="en-US"/>
        </w:rPr>
        <w:t xml:space="preserve">Chapter </w:t>
      </w:r>
      <w:r w:rsidR="000C2DCD" w:rsidRPr="00A62A31">
        <w:rPr>
          <w:rFonts w:ascii="David" w:hAnsi="David" w:cs="David"/>
          <w:sz w:val="24"/>
          <w:szCs w:val="24"/>
          <w:lang w:val="en-US"/>
        </w:rPr>
        <w:t>6</w:t>
      </w:r>
      <w:r w:rsidRPr="00A62A31">
        <w:rPr>
          <w:rFonts w:ascii="David" w:hAnsi="David" w:cs="David"/>
          <w:sz w:val="24"/>
          <w:szCs w:val="24"/>
          <w:lang w:val="en-US"/>
        </w:rPr>
        <w:t xml:space="preserve">: </w:t>
      </w:r>
      <w:r w:rsidR="006D7294" w:rsidRPr="00A62A31">
        <w:rPr>
          <w:rFonts w:ascii="David" w:hAnsi="David" w:cs="David"/>
          <w:sz w:val="24"/>
          <w:szCs w:val="24"/>
          <w:lang w:val="en-US"/>
        </w:rPr>
        <w:t>UML</w:t>
      </w:r>
    </w:p>
    <w:p w14:paraId="02DB0CD1" w14:textId="65AD702B" w:rsidR="00542174" w:rsidRPr="0029366B" w:rsidRDefault="00542174">
      <w:pPr>
        <w:tabs>
          <w:tab w:val="left" w:pos="3982"/>
        </w:tabs>
        <w:spacing w:before="240" w:after="240"/>
        <w:ind w:left="1440" w:right="580"/>
        <w:jc w:val="left"/>
        <w:rPr>
          <w:rFonts w:ascii="David" w:hAnsi="David" w:cs="David"/>
          <w:sz w:val="24"/>
          <w:szCs w:val="24"/>
          <w:lang w:val="en-US"/>
        </w:rPr>
        <w:pPrChange w:id="81" w:author="Yoni Grinberg" w:date="2026-07-15T22:12:00Z" w16du:dateUtc="2026-07-15T19:12:00Z">
          <w:pPr>
            <w:tabs>
              <w:tab w:val="left" w:pos="3982"/>
            </w:tabs>
            <w:spacing w:after="100"/>
            <w:ind w:left="1440" w:right="580"/>
            <w:jc w:val="left"/>
          </w:pPr>
        </w:pPrChange>
      </w:pPr>
      <w:r w:rsidRPr="00A62A31">
        <w:rPr>
          <w:rFonts w:ascii="David" w:hAnsi="David" w:cs="David"/>
          <w:sz w:val="24"/>
          <w:szCs w:val="24"/>
          <w:lang w:val="en-US"/>
        </w:rPr>
        <w:t xml:space="preserve">Chapter </w:t>
      </w:r>
      <w:r w:rsidR="000C2DCD" w:rsidRPr="00A62A31">
        <w:rPr>
          <w:rFonts w:ascii="David" w:hAnsi="David" w:cs="David"/>
          <w:sz w:val="24"/>
          <w:szCs w:val="24"/>
          <w:lang w:val="en-US"/>
        </w:rPr>
        <w:t>7</w:t>
      </w:r>
      <w:r w:rsidR="00F20F7F" w:rsidRPr="00A62A31">
        <w:rPr>
          <w:rFonts w:ascii="David" w:hAnsi="David" w:cs="David"/>
          <w:sz w:val="24"/>
          <w:szCs w:val="24"/>
          <w:lang w:val="en-US"/>
        </w:rPr>
        <w:t xml:space="preserve">: </w:t>
      </w:r>
      <w:r w:rsidR="0029366B" w:rsidRPr="00A62A31">
        <w:rPr>
          <w:rFonts w:ascii="David" w:eastAsia="Times New Roman" w:hAnsi="David" w:cs="David"/>
          <w:sz w:val="24"/>
          <w:szCs w:val="24"/>
          <w:lang w:val="en-US"/>
        </w:rPr>
        <w:t>. Testing and Reality</w:t>
      </w:r>
      <w:r w:rsidRPr="0029366B">
        <w:rPr>
          <w:rFonts w:ascii="David" w:hAnsi="David" w:cs="David"/>
          <w:sz w:val="24"/>
          <w:szCs w:val="24"/>
          <w:lang w:val="en-US"/>
        </w:rPr>
        <w:t xml:space="preserve"> </w:t>
      </w:r>
      <w:r w:rsidR="006D7294" w:rsidRPr="0029366B">
        <w:rPr>
          <w:rFonts w:ascii="David" w:hAnsi="David" w:cs="David"/>
          <w:sz w:val="24"/>
          <w:szCs w:val="24"/>
          <w:lang w:val="en-US"/>
        </w:rPr>
        <w:tab/>
      </w:r>
    </w:p>
    <w:p w14:paraId="482515A1" w14:textId="25EDD21A"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2"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 xml:space="preserve">.1. Bit Packing </w:t>
      </w:r>
      <w:r w:rsidR="00E24B12" w:rsidRPr="00BB2D63">
        <w:rPr>
          <w:rFonts w:ascii="David" w:eastAsia="Times New Roman" w:hAnsi="David" w:cs="David"/>
          <w:sz w:val="24"/>
          <w:szCs w:val="24"/>
          <w:lang w:val="en-US"/>
        </w:rPr>
        <w:t xml:space="preserve">And </w:t>
      </w:r>
      <w:r w:rsidR="006D7294" w:rsidRPr="00BB2D63">
        <w:rPr>
          <w:rFonts w:ascii="David" w:eastAsia="Times New Roman" w:hAnsi="David" w:cs="David"/>
          <w:sz w:val="24"/>
          <w:szCs w:val="24"/>
          <w:lang w:val="en-US"/>
        </w:rPr>
        <w:t>Fragmentation Logic</w:t>
      </w:r>
    </w:p>
    <w:p w14:paraId="014885A0" w14:textId="5F99E0FF"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3"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.1.1. Checksum Calculation Accuracy</w:t>
      </w:r>
    </w:p>
    <w:p w14:paraId="6B05B7F6" w14:textId="7FAEBDC9"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4"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.1.2 Packet Serialization</w:t>
      </w:r>
    </w:p>
    <w:p w14:paraId="7E608595" w14:textId="0CC12F38"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5"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.1.3 Frequency Analysis Algorithm</w:t>
      </w:r>
    </w:p>
    <w:p w14:paraId="41B687D6" w14:textId="7D44DA7A"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6"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 xml:space="preserve">.2 Physical Layer Testing </w:t>
      </w:r>
    </w:p>
    <w:p w14:paraId="1285F60F" w14:textId="152EFA96"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7"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.2.1. Bit Duration and Timing</w:t>
      </w:r>
    </w:p>
    <w:p w14:paraId="793300DB" w14:textId="453E3BCC"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8"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 Integration Testing</w:t>
      </w:r>
    </w:p>
    <w:p w14:paraId="34B4C5EC" w14:textId="5227B606"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89"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.3.1. Single Packet Transmission</w:t>
      </w:r>
    </w:p>
    <w:p w14:paraId="2673AE7D" w14:textId="4A47A041"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90"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.3.2. RTS/CTS Handshake Verification</w:t>
      </w:r>
    </w:p>
    <w:p w14:paraId="33C12B60" w14:textId="4B9D277E" w:rsidR="006D7294" w:rsidRPr="00BB2D63" w:rsidRDefault="0029366B">
      <w:pPr>
        <w:shd w:val="clear" w:color="auto" w:fill="FFFFFF"/>
        <w:spacing w:before="240" w:after="240"/>
        <w:ind w:left="1440" w:right="580"/>
        <w:jc w:val="left"/>
        <w:rPr>
          <w:rFonts w:ascii="David" w:eastAsia="Times New Roman" w:hAnsi="David" w:cs="David"/>
          <w:sz w:val="24"/>
          <w:szCs w:val="24"/>
          <w:lang w:val="en-US"/>
        </w:rPr>
        <w:pPrChange w:id="91" w:author="Yoni Grinberg" w:date="2026-07-15T22:12:00Z" w16du:dateUtc="2026-07-15T19:12:00Z">
          <w:pPr>
            <w:shd w:val="clear" w:color="auto" w:fill="FFFFFF"/>
            <w:spacing w:after="120"/>
            <w:ind w:left="1440" w:right="580"/>
            <w:jc w:val="left"/>
          </w:pPr>
        </w:pPrChange>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.4. Field Testing</w:t>
      </w:r>
    </w:p>
    <w:p w14:paraId="14A9C9A9" w14:textId="3283F599" w:rsidR="006D7294" w:rsidRPr="00414D30" w:rsidRDefault="0029366B">
      <w:pPr>
        <w:shd w:val="clear" w:color="auto" w:fill="FFFFFF"/>
        <w:spacing w:before="240" w:after="240"/>
        <w:ind w:left="1440" w:right="580"/>
        <w:jc w:val="left"/>
        <w:rPr>
          <w:rFonts w:ascii="David" w:eastAsia="Times New Roman" w:hAnsi="David" w:cs="David"/>
          <w:sz w:val="24"/>
          <w:szCs w:val="24"/>
          <w:lang w:val="en-US"/>
        </w:rPr>
        <w:pPrChange w:id="92"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.4.1 Maximum Effective Range</w:t>
      </w:r>
    </w:p>
    <w:p w14:paraId="48E1CA76" w14:textId="5F29E768" w:rsidR="006D7294" w:rsidRPr="00414D30" w:rsidRDefault="0029366B">
      <w:pPr>
        <w:shd w:val="clear" w:color="auto" w:fill="FFFFFF"/>
        <w:spacing w:before="240" w:after="240"/>
        <w:ind w:left="1440" w:right="580"/>
        <w:jc w:val="left"/>
        <w:rPr>
          <w:rFonts w:ascii="David" w:eastAsia="Times New Roman" w:hAnsi="David" w:cs="David"/>
          <w:sz w:val="24"/>
          <w:szCs w:val="24"/>
          <w:lang w:val="en-US"/>
        </w:rPr>
        <w:pPrChange w:id="93"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.4.2 Noise Immunity</w:t>
      </w:r>
    </w:p>
    <w:p w14:paraId="33F93E27" w14:textId="4BBD8133" w:rsidR="006D7294" w:rsidRPr="00414D30" w:rsidRDefault="0029366B">
      <w:pPr>
        <w:shd w:val="clear" w:color="auto" w:fill="FFFFFF"/>
        <w:spacing w:before="240" w:after="240"/>
        <w:ind w:left="1440" w:right="580"/>
        <w:jc w:val="left"/>
        <w:rPr>
          <w:rFonts w:ascii="David" w:eastAsia="Times New Roman" w:hAnsi="David" w:cs="David"/>
          <w:sz w:val="24"/>
          <w:szCs w:val="24"/>
          <w:lang w:val="en-US"/>
        </w:rPr>
        <w:pPrChange w:id="94" w:author="Yoni Grinberg" w:date="2026-07-15T22:12:00Z" w16du:dateUtc="2026-07-15T19:12:00Z">
          <w:pPr>
            <w:shd w:val="clear" w:color="auto" w:fill="FFFFFF"/>
            <w:spacing w:after="120"/>
            <w:ind w:left="1440" w:right="580"/>
            <w:jc w:val="left"/>
          </w:pPr>
        </w:pPrChange>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.4.3 Wall/Barrier Penetration Test</w:t>
      </w:r>
    </w:p>
    <w:p w14:paraId="08CE29A2" w14:textId="332BA358" w:rsidR="003C4350" w:rsidRPr="003560FD" w:rsidRDefault="003C4350">
      <w:pPr>
        <w:shd w:val="clear" w:color="auto" w:fill="FFFFFF"/>
        <w:spacing w:before="240" w:after="240"/>
        <w:ind w:left="1440" w:right="580"/>
        <w:jc w:val="left"/>
        <w:rPr>
          <w:rFonts w:ascii="David" w:eastAsia="Times New Roman" w:hAnsi="David" w:cs="David"/>
          <w:sz w:val="24"/>
          <w:szCs w:val="24"/>
          <w:lang w:val="en-US"/>
        </w:rPr>
        <w:pPrChange w:id="95"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t xml:space="preserve">Chapter </w:t>
      </w:r>
      <w:r w:rsidR="0029366B" w:rsidRPr="003560FD">
        <w:rPr>
          <w:rFonts w:ascii="David" w:eastAsia="Times New Roman" w:hAnsi="David" w:cs="David"/>
          <w:sz w:val="24"/>
          <w:szCs w:val="24"/>
          <w:lang w:val="en-US"/>
        </w:rPr>
        <w:t>8</w:t>
      </w:r>
      <w:r w:rsidRPr="003560FD">
        <w:rPr>
          <w:rFonts w:ascii="David" w:eastAsia="Times New Roman" w:hAnsi="David" w:cs="David"/>
          <w:sz w:val="24"/>
          <w:szCs w:val="24"/>
          <w:lang w:val="en-US"/>
        </w:rPr>
        <w:t>: FR\NFR Requirements</w:t>
      </w:r>
    </w:p>
    <w:p w14:paraId="1D887CDA" w14:textId="521D71A5" w:rsidR="0029366B" w:rsidRPr="003560FD" w:rsidRDefault="0029366B">
      <w:pPr>
        <w:shd w:val="clear" w:color="auto" w:fill="FFFFFF"/>
        <w:spacing w:before="240" w:after="240"/>
        <w:ind w:left="1440" w:right="580"/>
        <w:jc w:val="left"/>
        <w:rPr>
          <w:rFonts w:ascii="David" w:eastAsia="Times New Roman" w:hAnsi="David" w:cs="David"/>
          <w:sz w:val="24"/>
          <w:szCs w:val="24"/>
          <w:lang w:val="en-US"/>
        </w:rPr>
        <w:pPrChange w:id="96"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t>Chapter 9. Future Work and Scalability Horizons</w:t>
      </w:r>
    </w:p>
    <w:p w14:paraId="173D0469" w14:textId="13385C99" w:rsidR="0029366B" w:rsidRPr="003560FD" w:rsidRDefault="0029366B">
      <w:pPr>
        <w:shd w:val="clear" w:color="auto" w:fill="FFFFFF"/>
        <w:spacing w:before="240" w:after="240"/>
        <w:ind w:left="1440" w:right="580"/>
        <w:jc w:val="left"/>
        <w:rPr>
          <w:rFonts w:ascii="David" w:eastAsia="Times New Roman" w:hAnsi="David" w:cs="David"/>
          <w:sz w:val="24"/>
          <w:szCs w:val="24"/>
          <w:lang w:val="en-US"/>
        </w:rPr>
        <w:pPrChange w:id="97"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lastRenderedPageBreak/>
        <w:t>9.1 Introduction and Physical Layer Bottlenecks</w:t>
      </w:r>
    </w:p>
    <w:p w14:paraId="5F6A5C22" w14:textId="58CF5696" w:rsidR="0029366B" w:rsidRPr="003560FD" w:rsidRDefault="0029366B">
      <w:pPr>
        <w:shd w:val="clear" w:color="auto" w:fill="FFFFFF"/>
        <w:spacing w:before="240" w:after="240"/>
        <w:ind w:left="1440" w:right="580"/>
        <w:jc w:val="left"/>
        <w:rPr>
          <w:rFonts w:ascii="David" w:eastAsia="Times New Roman" w:hAnsi="David" w:cs="David"/>
          <w:sz w:val="24"/>
          <w:szCs w:val="24"/>
          <w:lang w:val="en-US"/>
        </w:rPr>
        <w:pPrChange w:id="98"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t>9.2 Distributed Multi-Initiator Discovery Framework (Starvation Mitigation)</w:t>
      </w:r>
    </w:p>
    <w:p w14:paraId="394A3D9A" w14:textId="60E35A73" w:rsidR="0029366B" w:rsidRPr="003560FD" w:rsidRDefault="0029366B">
      <w:pPr>
        <w:shd w:val="clear" w:color="auto" w:fill="FFFFFF"/>
        <w:spacing w:before="240" w:after="240"/>
        <w:ind w:left="1440" w:right="580"/>
        <w:jc w:val="left"/>
        <w:rPr>
          <w:rFonts w:ascii="David" w:eastAsia="Times New Roman" w:hAnsi="David" w:cs="David"/>
          <w:sz w:val="24"/>
          <w:szCs w:val="24"/>
          <w:lang w:val="en-US"/>
        </w:rPr>
        <w:pPrChange w:id="99"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t>9.3 Multi-Hop Mesh Relay Architecture (Range Extension)</w:t>
      </w:r>
    </w:p>
    <w:p w14:paraId="4BD5E324" w14:textId="67FF0501" w:rsidR="0029366B" w:rsidRPr="003560FD" w:rsidRDefault="0029366B">
      <w:pPr>
        <w:shd w:val="clear" w:color="auto" w:fill="FFFFFF"/>
        <w:spacing w:before="240" w:after="240"/>
        <w:ind w:left="1440" w:right="580"/>
        <w:jc w:val="left"/>
        <w:rPr>
          <w:rFonts w:ascii="David" w:eastAsia="Times New Roman" w:hAnsi="David" w:cs="David"/>
          <w:sz w:val="24"/>
          <w:szCs w:val="24"/>
          <w:lang w:val="en-US"/>
        </w:rPr>
        <w:pPrChange w:id="100" w:author="Yoni Grinberg" w:date="2026-07-15T22:12:00Z" w16du:dateUtc="2026-07-15T19:12:00Z">
          <w:pPr>
            <w:shd w:val="clear" w:color="auto" w:fill="FFFFFF"/>
            <w:spacing w:after="120"/>
            <w:ind w:left="1440" w:right="580"/>
            <w:jc w:val="left"/>
          </w:pPr>
        </w:pPrChange>
      </w:pPr>
      <w:r w:rsidRPr="003560FD">
        <w:rPr>
          <w:rFonts w:ascii="David" w:eastAsia="Times New Roman" w:hAnsi="David" w:cs="David"/>
          <w:sz w:val="24"/>
          <w:szCs w:val="24"/>
          <w:lang w:val="en-US"/>
        </w:rPr>
        <w:t>9.4 Dynamic Framing and Expanded Addressing Space</w:t>
      </w:r>
    </w:p>
    <w:p w14:paraId="1537BB04" w14:textId="5C10E3EA" w:rsidR="007C56B1" w:rsidRDefault="007C56B1">
      <w:pPr>
        <w:spacing w:before="240" w:after="240"/>
        <w:ind w:left="1440" w:right="580"/>
        <w:jc w:val="left"/>
        <w:rPr>
          <w:rFonts w:ascii="David" w:hAnsi="David" w:cs="David"/>
          <w:sz w:val="24"/>
          <w:szCs w:val="24"/>
          <w:rtl/>
          <w:lang w:val="en-US"/>
        </w:rPr>
        <w:pPrChange w:id="101" w:author="Yoni Grinberg" w:date="2026-07-15T22:12:00Z" w16du:dateUtc="2026-07-15T19:12:00Z">
          <w:pPr>
            <w:spacing w:after="100"/>
            <w:ind w:left="1440" w:right="580"/>
            <w:jc w:val="left"/>
          </w:pPr>
        </w:pPrChange>
      </w:pPr>
      <w:r w:rsidRPr="003560FD">
        <w:rPr>
          <w:rFonts w:ascii="David" w:hAnsi="David" w:cs="David"/>
          <w:sz w:val="24"/>
          <w:szCs w:val="24"/>
          <w:lang w:val="en-US"/>
        </w:rPr>
        <w:t xml:space="preserve">Chapter </w:t>
      </w:r>
      <w:r w:rsidR="0029366B" w:rsidRPr="003560FD">
        <w:rPr>
          <w:rFonts w:ascii="David" w:hAnsi="David" w:cs="David"/>
          <w:sz w:val="24"/>
          <w:szCs w:val="24"/>
          <w:lang w:val="en-US"/>
        </w:rPr>
        <w:t>10</w:t>
      </w:r>
      <w:r w:rsidRPr="003560FD">
        <w:rPr>
          <w:rFonts w:ascii="David" w:hAnsi="David" w:cs="David"/>
          <w:sz w:val="24"/>
          <w:szCs w:val="24"/>
          <w:lang w:val="en-US"/>
        </w:rPr>
        <w:t>: References</w:t>
      </w:r>
    </w:p>
    <w:p w14:paraId="2129827E" w14:textId="77777777" w:rsidR="003560FD" w:rsidRPr="003560FD" w:rsidRDefault="003560FD">
      <w:pPr>
        <w:spacing w:before="240" w:after="240"/>
        <w:ind w:left="1440" w:right="580"/>
        <w:jc w:val="left"/>
        <w:rPr>
          <w:rFonts w:ascii="David" w:hAnsi="David" w:cs="David"/>
          <w:sz w:val="24"/>
          <w:szCs w:val="24"/>
          <w:lang w:val="en-US"/>
        </w:rPr>
        <w:pPrChange w:id="102" w:author="Yoni Grinberg" w:date="2026-07-15T22:12:00Z" w16du:dateUtc="2026-07-15T19:12:00Z">
          <w:pPr>
            <w:spacing w:after="100"/>
            <w:ind w:left="1440" w:right="580"/>
            <w:jc w:val="left"/>
          </w:pPr>
        </w:pPrChange>
      </w:pPr>
    </w:p>
    <w:p w14:paraId="5157BB21" w14:textId="07CCD6CC" w:rsidR="00BD16DC" w:rsidRPr="00BB2D63" w:rsidRDefault="00C7700C">
      <w:pPr>
        <w:spacing w:before="240" w:after="240" w:line="264" w:lineRule="auto"/>
        <w:ind w:left="440" w:right="580" w:hanging="440"/>
        <w:jc w:val="left"/>
        <w:rPr>
          <w:rFonts w:ascii="David" w:hAnsi="David" w:cs="David"/>
          <w:b/>
          <w:bCs/>
          <w:sz w:val="24"/>
          <w:szCs w:val="24"/>
          <w:lang w:val="en-US"/>
        </w:rPr>
        <w:pPrChange w:id="103" w:author="Yoni Grinberg" w:date="2026-07-15T22:12:00Z" w16du:dateUtc="2026-07-15T19:12:00Z">
          <w:pPr>
            <w:spacing w:after="120" w:line="264" w:lineRule="auto"/>
            <w:ind w:left="440" w:right="580" w:hanging="440"/>
            <w:jc w:val="left"/>
          </w:pPr>
        </w:pPrChange>
      </w:pPr>
      <w:r w:rsidRPr="00BB2D63">
        <w:rPr>
          <w:rFonts w:ascii="David" w:hAnsi="David" w:cs="David"/>
          <w:b/>
          <w:bCs/>
          <w:sz w:val="24"/>
          <w:szCs w:val="24"/>
          <w:lang w:val="en-US"/>
        </w:rPr>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commentRangeStart w:id="104"/>
      <w:del w:id="105" w:author="Yoni Grinberg" w:date="2026-07-15T22:09:00Z" w16du:dateUtc="2026-07-15T19:09:00Z">
        <w:r w:rsidRPr="00BB2D63" w:rsidDel="002F2003">
          <w:rPr>
            <w:rFonts w:ascii="David" w:hAnsi="David" w:cs="David"/>
            <w:b/>
            <w:bCs/>
            <w:sz w:val="24"/>
            <w:szCs w:val="24"/>
            <w:lang w:val="en-US"/>
          </w:rPr>
          <w:delText>?</w:delText>
        </w:r>
        <w:commentRangeEnd w:id="104"/>
        <w:r w:rsidR="00AB72B0" w:rsidRPr="00BB2D63" w:rsidDel="002F2003">
          <w:rPr>
            <w:rStyle w:val="CommentReference"/>
            <w:rFonts w:ascii="David" w:hAnsi="David" w:cs="David"/>
            <w:b/>
            <w:bCs/>
            <w:sz w:val="24"/>
            <w:szCs w:val="24"/>
            <w:lang w:val="en-US"/>
          </w:rPr>
          <w:commentReference w:id="104"/>
        </w:r>
      </w:del>
    </w:p>
    <w:p w14:paraId="56455F6D" w14:textId="480CEF61" w:rsidR="009370B3" w:rsidRPr="00BB2D63" w:rsidRDefault="009370B3" w:rsidP="002F200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2F200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pPr>
        <w:spacing w:before="240" w:after="240"/>
        <w:ind w:left="720"/>
        <w:jc w:val="left"/>
        <w:rPr>
          <w:rFonts w:ascii="David" w:hAnsi="David" w:cs="David"/>
          <w:b/>
          <w:bCs/>
          <w:sz w:val="24"/>
          <w:szCs w:val="24"/>
          <w:lang w:val="en-US"/>
        </w:rPr>
        <w:pPrChange w:id="106" w:author="Yoni Grinberg" w:date="2026-07-15T22:12:00Z" w16du:dateUtc="2026-07-15T19:12:00Z">
          <w:pPr>
            <w:spacing w:after="140"/>
            <w:ind w:left="720"/>
            <w:jc w:val="left"/>
          </w:pPr>
        </w:pPrChange>
      </w:pPr>
    </w:p>
    <w:p w14:paraId="595DC0B3" w14:textId="7973DAB0" w:rsidR="00993BB7" w:rsidRPr="00BB2D63" w:rsidRDefault="00C7700C">
      <w:pPr>
        <w:spacing w:before="240" w:after="240" w:line="264" w:lineRule="auto"/>
        <w:ind w:right="580"/>
        <w:jc w:val="left"/>
        <w:rPr>
          <w:rFonts w:ascii="David" w:hAnsi="David" w:cs="David"/>
          <w:sz w:val="24"/>
          <w:szCs w:val="24"/>
          <w:lang w:val="en-US"/>
        </w:rPr>
        <w:pPrChange w:id="107" w:author="Yoni Grinberg" w:date="2026-07-15T22:12:00Z" w16du:dateUtc="2026-07-15T19:12:00Z">
          <w:pPr>
            <w:spacing w:line="264" w:lineRule="auto"/>
            <w:ind w:right="580"/>
            <w:jc w:val="left"/>
          </w:pPr>
        </w:pPrChange>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pPr>
        <w:spacing w:before="240" w:after="240" w:line="264" w:lineRule="auto"/>
        <w:ind w:left="440" w:right="580" w:hanging="440"/>
        <w:jc w:val="left"/>
        <w:rPr>
          <w:rFonts w:ascii="David" w:hAnsi="David" w:cs="David"/>
          <w:sz w:val="24"/>
          <w:szCs w:val="24"/>
          <w:lang w:val="en-US"/>
        </w:rPr>
        <w:pPrChange w:id="108" w:author="Yoni Grinberg" w:date="2026-07-15T22:12:00Z" w16du:dateUtc="2026-07-15T19:12:00Z">
          <w:pPr>
            <w:spacing w:line="264" w:lineRule="auto"/>
            <w:ind w:left="440" w:right="580" w:hanging="440"/>
            <w:jc w:val="left"/>
          </w:pPr>
        </w:pPrChange>
      </w:pPr>
    </w:p>
    <w:p w14:paraId="3A19EB8B" w14:textId="36BEEBFB" w:rsidR="0097440E" w:rsidRPr="00BB2D63" w:rsidRDefault="00C7700C" w:rsidP="002F2003">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pPr>
        <w:shd w:val="clear" w:color="auto" w:fill="FFFFFF"/>
        <w:spacing w:before="240" w:after="240" w:line="276" w:lineRule="auto"/>
        <w:ind w:right="580"/>
        <w:jc w:val="left"/>
        <w:rPr>
          <w:rFonts w:ascii="David" w:eastAsia="Arial" w:hAnsi="David" w:cs="David"/>
          <w:b/>
          <w:bCs/>
          <w:sz w:val="24"/>
          <w:szCs w:val="24"/>
          <w:lang w:val="en-US"/>
        </w:rPr>
        <w:pPrChange w:id="109" w:author="Yoni Grinberg" w:date="2026-07-15T22:12:00Z" w16du:dateUtc="2026-07-15T19:12:00Z">
          <w:pPr>
            <w:shd w:val="clear" w:color="auto" w:fill="FFFFFF"/>
            <w:spacing w:after="120" w:line="276" w:lineRule="auto"/>
            <w:ind w:right="580"/>
            <w:jc w:val="left"/>
          </w:pPr>
        </w:pPrChange>
      </w:pPr>
      <w:r w:rsidRPr="00BB2D63">
        <w:rPr>
          <w:rFonts w:ascii="David" w:eastAsia="Times New Roman" w:hAnsi="David" w:cs="David"/>
          <w:sz w:val="24"/>
          <w:szCs w:val="24"/>
          <w:lang w:val="en-US"/>
        </w:rPr>
        <w:t xml:space="preserve">This project builds upon the foundational research and implementation conducted by previous engineering students at Braude College. Specifically, we acknowledge the work of </w:t>
      </w:r>
      <w:r w:rsidR="00101872" w:rsidRPr="00BB2D63">
        <w:rPr>
          <w:rFonts w:ascii="David" w:eastAsia="Times New Roman" w:hAnsi="David" w:cs="David"/>
          <w:sz w:val="24"/>
          <w:szCs w:val="24"/>
          <w:lang w:val="en-US"/>
        </w:rPr>
        <w:t xml:space="preserve">Miras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Ariela Havkin</w:t>
      </w:r>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Taimor Fares   and Fares Jaraisy</w:t>
      </w:r>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pPr>
        <w:shd w:val="clear" w:color="auto" w:fill="FFFFFF"/>
        <w:spacing w:before="240" w:after="240" w:line="264" w:lineRule="auto"/>
        <w:jc w:val="left"/>
        <w:rPr>
          <w:rFonts w:ascii="David" w:eastAsia="Times New Roman" w:hAnsi="David" w:cs="David"/>
          <w:sz w:val="24"/>
          <w:szCs w:val="24"/>
          <w:lang w:val="en-US"/>
        </w:rPr>
        <w:pPrChange w:id="110" w:author="Yoni Grinberg" w:date="2026-07-15T22:12:00Z" w16du:dateUtc="2026-07-15T19:12:00Z">
          <w:pPr>
            <w:shd w:val="clear" w:color="auto" w:fill="FFFFFF"/>
            <w:spacing w:before="240" w:after="120" w:line="264" w:lineRule="auto"/>
            <w:jc w:val="left"/>
          </w:pPr>
        </w:pPrChange>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Change w:id="111" w:author="Yoni Grinberg" w:date="2026-07-15T22:12:00Z" w16du:dateUtc="2026-07-15T19:12:00Z">
          <w:pPr>
            <w:numPr>
              <w:numId w:val="10"/>
            </w:numPr>
            <w:shd w:val="clear" w:color="auto" w:fill="FFFFFF"/>
            <w:tabs>
              <w:tab w:val="num" w:pos="-1102"/>
              <w:tab w:val="num" w:pos="720"/>
            </w:tabs>
            <w:spacing w:before="240" w:after="120" w:line="264" w:lineRule="auto"/>
            <w:ind w:left="1440" w:hanging="360"/>
            <w:jc w:val="left"/>
          </w:pPr>
        </w:pPrChange>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Change w:id="112" w:author="Yoni Grinberg" w:date="2026-07-15T22:12:00Z" w16du:dateUtc="2026-07-15T19:12:00Z">
          <w:pPr>
            <w:numPr>
              <w:numId w:val="10"/>
            </w:numPr>
            <w:shd w:val="clear" w:color="auto" w:fill="FFFFFF"/>
            <w:tabs>
              <w:tab w:val="num" w:pos="-1102"/>
              <w:tab w:val="num" w:pos="720"/>
            </w:tabs>
            <w:spacing w:before="240" w:after="120" w:line="264" w:lineRule="auto"/>
            <w:ind w:left="1440" w:hanging="360"/>
            <w:jc w:val="left"/>
          </w:pPr>
        </w:pPrChange>
      </w:pPr>
      <w:r w:rsidRPr="00BB2D63">
        <w:rPr>
          <w:rFonts w:ascii="David" w:eastAsia="Times New Roman" w:hAnsi="David" w:cs="David"/>
          <w:b/>
          <w:bCs/>
          <w:sz w:val="24"/>
          <w:szCs w:val="24"/>
          <w:lang w:val="en-US"/>
        </w:rPr>
        <w:lastRenderedPageBreak/>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Change w:id="113" w:author="Yoni Grinberg" w:date="2026-07-15T22:12:00Z" w16du:dateUtc="2026-07-15T19:12:00Z">
          <w:pPr>
            <w:numPr>
              <w:numId w:val="10"/>
            </w:numPr>
            <w:shd w:val="clear" w:color="auto" w:fill="FFFFFF"/>
            <w:tabs>
              <w:tab w:val="num" w:pos="-1102"/>
              <w:tab w:val="num" w:pos="720"/>
            </w:tabs>
            <w:spacing w:before="240" w:after="120" w:line="264" w:lineRule="auto"/>
            <w:ind w:left="1440" w:hanging="360"/>
            <w:jc w:val="left"/>
          </w:pPr>
        </w:pPrChange>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2F2003">
      <w:pPr>
        <w:spacing w:before="240" w:after="24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pPr>
        <w:spacing w:before="240" w:after="240"/>
        <w:ind w:left="1080"/>
        <w:jc w:val="left"/>
        <w:rPr>
          <w:rFonts w:ascii="David" w:hAnsi="David" w:cs="David"/>
          <w:sz w:val="24"/>
          <w:szCs w:val="24"/>
          <w:lang w:val="en-US"/>
        </w:rPr>
        <w:pPrChange w:id="114" w:author="Yoni Grinberg" w:date="2026-07-15T22:17:00Z" w16du:dateUtc="2026-07-15T19:17:00Z">
          <w:pPr>
            <w:spacing w:before="240" w:after="240"/>
            <w:jc w:val="left"/>
          </w:pPr>
        </w:pPrChange>
      </w:pPr>
      <w:commentRangeStart w:id="115"/>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440"/>
        <w:jc w:val="left"/>
        <w:rPr>
          <w:rFonts w:ascii="David" w:hAnsi="David" w:cs="David"/>
          <w:sz w:val="24"/>
          <w:szCs w:val="24"/>
          <w:lang w:val="en-US"/>
        </w:rPr>
        <w:pPrChange w:id="116" w:author="Yoni Grinberg" w:date="2026-07-15T22:12:00Z" w16du:dateUtc="2026-07-15T19:12:00Z">
          <w:pPr>
            <w:numPr>
              <w:numId w:val="11"/>
            </w:numPr>
            <w:tabs>
              <w:tab w:val="num" w:pos="720"/>
              <w:tab w:val="num" w:pos="2720"/>
            </w:tabs>
            <w:spacing w:before="240" w:after="240"/>
            <w:ind w:left="1800" w:hanging="360"/>
            <w:jc w:val="left"/>
          </w:pPr>
        </w:pPrChange>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pPr>
        <w:numPr>
          <w:ilvl w:val="0"/>
          <w:numId w:val="11"/>
        </w:numPr>
        <w:tabs>
          <w:tab w:val="num" w:pos="720"/>
        </w:tabs>
        <w:spacing w:before="240" w:after="240"/>
        <w:ind w:left="1440"/>
        <w:jc w:val="left"/>
        <w:rPr>
          <w:rFonts w:ascii="David" w:hAnsi="David" w:cs="David"/>
          <w:sz w:val="24"/>
          <w:szCs w:val="24"/>
          <w:lang w:val="en-US"/>
        </w:rPr>
        <w:pPrChange w:id="117" w:author="Yoni Grinberg" w:date="2026-07-15T22:12:00Z" w16du:dateUtc="2026-07-15T19:12:00Z">
          <w:pPr>
            <w:numPr>
              <w:numId w:val="11"/>
            </w:numPr>
            <w:tabs>
              <w:tab w:val="num" w:pos="720"/>
              <w:tab w:val="num" w:pos="2720"/>
            </w:tabs>
            <w:spacing w:before="240" w:after="240"/>
            <w:ind w:left="1800" w:hanging="360"/>
            <w:jc w:val="left"/>
          </w:pPr>
        </w:pPrChange>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2F2003">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pPr>
        <w:shd w:val="clear" w:color="auto" w:fill="FFFFFF"/>
        <w:spacing w:before="240" w:after="240" w:line="264" w:lineRule="auto"/>
        <w:ind w:left="1080"/>
        <w:jc w:val="left"/>
        <w:rPr>
          <w:rFonts w:ascii="David" w:hAnsi="David" w:cs="David"/>
          <w:sz w:val="24"/>
          <w:szCs w:val="24"/>
          <w:lang w:val="en-US"/>
        </w:rPr>
        <w:pPrChange w:id="118" w:author="Yoni Grinberg" w:date="2026-07-15T22:12:00Z" w16du:dateUtc="2026-07-15T19:12:00Z">
          <w:pPr>
            <w:shd w:val="clear" w:color="auto" w:fill="FFFFFF"/>
            <w:spacing w:before="240" w:after="120" w:line="264" w:lineRule="auto"/>
            <w:ind w:left="1080"/>
            <w:jc w:val="left"/>
          </w:pPr>
        </w:pPrChange>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 xml:space="preserve">demonstration and a robust network by ensuring seamless cross-platform compatibility between Android </w:t>
      </w:r>
      <w:commentRangeEnd w:id="115"/>
      <w:r w:rsidR="00AB72B0" w:rsidRPr="00A078B1">
        <w:rPr>
          <w:rStyle w:val="CommentReference"/>
          <w:rFonts w:ascii="David" w:hAnsi="David" w:cs="David"/>
          <w:sz w:val="24"/>
          <w:szCs w:val="24"/>
          <w:lang w:val="en-US"/>
        </w:rPr>
        <w:commentReference w:id="115"/>
      </w:r>
      <w:r w:rsidR="007B5591" w:rsidRPr="00A078B1">
        <w:rPr>
          <w:rFonts w:ascii="David" w:hAnsi="David" w:cs="David"/>
          <w:sz w:val="24"/>
          <w:szCs w:val="24"/>
          <w:lang w:val="en-US"/>
        </w:rPr>
        <w:t>and iOS</w:t>
      </w:r>
      <w:r w:rsidR="007409DA" w:rsidRPr="00A078B1">
        <w:rPr>
          <w:rFonts w:ascii="David" w:hAnsi="David" w:cs="David"/>
          <w:sz w:val="24"/>
          <w:szCs w:val="24"/>
          <w:lang w:val="en-US"/>
        </w:rPr>
        <w:t>.</w:t>
      </w:r>
    </w:p>
    <w:p w14:paraId="776CC484" w14:textId="3783BBE2" w:rsidR="00C677A9" w:rsidRPr="007D0704" w:rsidRDefault="00C7700C" w:rsidP="002F2003">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pPr>
        <w:spacing w:before="240" w:after="240" w:line="240" w:lineRule="auto"/>
        <w:ind w:left="1080"/>
        <w:jc w:val="left"/>
        <w:rPr>
          <w:rFonts w:ascii="David" w:hAnsi="David" w:cs="David"/>
          <w:sz w:val="24"/>
          <w:szCs w:val="24"/>
          <w:lang w:val="en-US"/>
        </w:rPr>
        <w:pPrChange w:id="119" w:author="Yoni Grinberg" w:date="2026-07-15T22:12:00Z" w16du:dateUtc="2026-07-15T19:12:00Z">
          <w:pPr>
            <w:spacing w:after="0" w:line="240" w:lineRule="auto"/>
            <w:ind w:left="1134"/>
            <w:jc w:val="left"/>
          </w:pPr>
        </w:pPrChange>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pPr>
        <w:spacing w:before="240" w:after="240"/>
        <w:ind w:left="1080"/>
        <w:jc w:val="left"/>
        <w:rPr>
          <w:rFonts w:ascii="David" w:hAnsi="David" w:cs="David"/>
          <w:sz w:val="24"/>
          <w:szCs w:val="24"/>
          <w:lang w:val="en-US"/>
        </w:rPr>
        <w:pPrChange w:id="120" w:author="Yoni Grinberg" w:date="2026-07-15T22:12:00Z" w16du:dateUtc="2026-07-15T19:12:00Z">
          <w:pPr>
            <w:spacing w:before="240" w:after="240"/>
            <w:ind w:left="1083"/>
            <w:jc w:val="left"/>
          </w:pPr>
        </w:pPrChange>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pPr>
        <w:spacing w:before="240" w:after="240"/>
        <w:ind w:left="1080"/>
        <w:jc w:val="left"/>
        <w:rPr>
          <w:rFonts w:ascii="David" w:hAnsi="David" w:cs="David"/>
          <w:b/>
          <w:bCs/>
          <w:sz w:val="24"/>
          <w:szCs w:val="24"/>
          <w:lang w:val="en-US"/>
        </w:rPr>
        <w:pPrChange w:id="121" w:author="Yoni Grinberg" w:date="2026-07-15T22:12:00Z" w16du:dateUtc="2026-07-15T19:12:00Z">
          <w:pPr>
            <w:spacing w:before="240" w:after="240"/>
            <w:ind w:left="1083"/>
            <w:jc w:val="left"/>
          </w:pPr>
        </w:pPrChange>
      </w:pPr>
      <w:r w:rsidRPr="00A078B1">
        <w:rPr>
          <w:rFonts w:ascii="David" w:hAnsi="David" w:cs="David"/>
          <w:sz w:val="24"/>
          <w:szCs w:val="24"/>
          <w:lang w:val="en-US"/>
        </w:rPr>
        <w:t xml:space="preserve">Finally, many-to-many coordination was achieved through the implementation of a CSMA/CA (Carrier Sense Multiple Access with Collision Avoidance) protocol. </w:t>
      </w:r>
      <w:r w:rsidRPr="00A078B1">
        <w:rPr>
          <w:rFonts w:ascii="David" w:hAnsi="David" w:cs="David"/>
          <w:sz w:val="24"/>
          <w:szCs w:val="24"/>
          <w:lang w:val="en-US"/>
        </w:rPr>
        <w:lastRenderedPageBreak/>
        <w:t>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2F2003">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2F2003">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2F2003">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pPr>
        <w:pStyle w:val="ListParagraph"/>
        <w:numPr>
          <w:ilvl w:val="0"/>
          <w:numId w:val="4"/>
        </w:numPr>
        <w:spacing w:before="240" w:after="240"/>
        <w:ind w:left="1440"/>
        <w:jc w:val="left"/>
        <w:rPr>
          <w:rFonts w:ascii="David" w:hAnsi="David" w:cs="David"/>
          <w:sz w:val="24"/>
          <w:szCs w:val="24"/>
          <w:lang w:val="en-US"/>
        </w:rPr>
        <w:pPrChange w:id="122" w:author="Yoni Grinberg" w:date="2026-07-15T22:12:00Z" w16du:dateUtc="2026-07-15T19:12:00Z">
          <w:pPr>
            <w:pStyle w:val="ListParagraph"/>
            <w:numPr>
              <w:numId w:val="4"/>
            </w:numPr>
            <w:spacing w:before="240" w:after="240"/>
            <w:ind w:left="1800" w:hanging="360"/>
            <w:jc w:val="left"/>
          </w:pPr>
        </w:pPrChange>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pPr>
        <w:pStyle w:val="ListParagraph"/>
        <w:numPr>
          <w:ilvl w:val="0"/>
          <w:numId w:val="4"/>
        </w:numPr>
        <w:spacing w:before="240" w:after="240"/>
        <w:ind w:left="1440"/>
        <w:jc w:val="left"/>
        <w:rPr>
          <w:rFonts w:ascii="David" w:hAnsi="David" w:cs="David"/>
          <w:sz w:val="24"/>
          <w:szCs w:val="24"/>
          <w:lang w:val="en-US"/>
        </w:rPr>
        <w:pPrChange w:id="123" w:author="Yoni Grinberg" w:date="2026-07-15T22:12:00Z" w16du:dateUtc="2026-07-15T19:12:00Z">
          <w:pPr>
            <w:pStyle w:val="ListParagraph"/>
            <w:numPr>
              <w:numId w:val="4"/>
            </w:numPr>
            <w:spacing w:before="240" w:after="240"/>
            <w:ind w:left="1800" w:hanging="360"/>
            <w:jc w:val="left"/>
          </w:pPr>
        </w:pPrChange>
      </w:pPr>
      <w:r w:rsidRPr="00EA5B55">
        <w:rPr>
          <w:rFonts w:ascii="David" w:hAnsi="David" w:cs="David"/>
          <w:b/>
          <w:bCs/>
          <w:sz w:val="24"/>
          <w:szCs w:val="24"/>
          <w:lang w:val="en-US"/>
        </w:rPr>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2F2003">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pPr>
        <w:pStyle w:val="ListParagraph"/>
        <w:numPr>
          <w:ilvl w:val="0"/>
          <w:numId w:val="5"/>
        </w:numPr>
        <w:spacing w:before="240" w:after="240"/>
        <w:ind w:left="1440"/>
        <w:jc w:val="left"/>
        <w:rPr>
          <w:rFonts w:ascii="David" w:hAnsi="David" w:cs="David"/>
          <w:sz w:val="24"/>
          <w:szCs w:val="24"/>
          <w:lang w:val="en-US"/>
        </w:rPr>
        <w:pPrChange w:id="124" w:author="Yoni Grinberg" w:date="2026-07-15T22:12:00Z" w16du:dateUtc="2026-07-15T19:12:00Z">
          <w:pPr>
            <w:pStyle w:val="ListParagraph"/>
            <w:numPr>
              <w:numId w:val="5"/>
            </w:numPr>
            <w:spacing w:before="240" w:after="240"/>
            <w:ind w:left="1800" w:hanging="360"/>
            <w:jc w:val="left"/>
          </w:pPr>
        </w:pPrChange>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pPr>
        <w:pStyle w:val="ListParagraph"/>
        <w:numPr>
          <w:ilvl w:val="0"/>
          <w:numId w:val="5"/>
        </w:numPr>
        <w:spacing w:before="240" w:after="240"/>
        <w:ind w:left="1440"/>
        <w:jc w:val="left"/>
        <w:rPr>
          <w:rFonts w:ascii="David" w:hAnsi="David" w:cs="David"/>
          <w:sz w:val="24"/>
          <w:szCs w:val="24"/>
          <w:lang w:val="en-US"/>
        </w:rPr>
        <w:pPrChange w:id="125" w:author="Yoni Grinberg" w:date="2026-07-15T22:12:00Z" w16du:dateUtc="2026-07-15T19:12:00Z">
          <w:pPr>
            <w:pStyle w:val="ListParagraph"/>
            <w:numPr>
              <w:numId w:val="5"/>
            </w:numPr>
            <w:spacing w:before="240" w:after="240"/>
            <w:ind w:left="1800" w:hanging="360"/>
            <w:jc w:val="left"/>
          </w:pPr>
        </w:pPrChange>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2F2003">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pPr>
        <w:pStyle w:val="ListParagraph"/>
        <w:numPr>
          <w:ilvl w:val="0"/>
          <w:numId w:val="6"/>
        </w:numPr>
        <w:spacing w:before="240" w:after="240"/>
        <w:ind w:left="1440"/>
        <w:jc w:val="left"/>
        <w:rPr>
          <w:rFonts w:ascii="David" w:hAnsi="David" w:cs="David"/>
          <w:sz w:val="24"/>
          <w:szCs w:val="24"/>
          <w:lang w:val="en-US"/>
        </w:rPr>
        <w:pPrChange w:id="126" w:author="Yoni Grinberg" w:date="2026-07-15T22:12:00Z" w16du:dateUtc="2026-07-15T19:12:00Z">
          <w:pPr>
            <w:pStyle w:val="ListParagraph"/>
            <w:numPr>
              <w:numId w:val="6"/>
            </w:numPr>
            <w:spacing w:before="240" w:after="240"/>
            <w:ind w:left="1800" w:hanging="360"/>
            <w:jc w:val="left"/>
          </w:pPr>
        </w:pPrChange>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2F2003">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6B3E9BE9" w14:textId="037CA77E" w:rsidR="001B7A10" w:rsidRPr="00257741" w:rsidRDefault="00C972D2">
      <w:pPr>
        <w:shd w:val="clear" w:color="auto" w:fill="FFFFFF"/>
        <w:spacing w:before="240" w:after="240"/>
        <w:ind w:right="580"/>
        <w:jc w:val="left"/>
        <w:rPr>
          <w:rFonts w:ascii="David" w:eastAsia="Times New Roman" w:hAnsi="David" w:cs="David"/>
          <w:sz w:val="24"/>
          <w:szCs w:val="24"/>
          <w:lang w:val="en-US"/>
        </w:rPr>
        <w:pPrChange w:id="127" w:author="Yoni Grinberg" w:date="2026-07-15T22:12:00Z" w16du:dateUtc="2026-07-15T19:12:00Z">
          <w:pPr>
            <w:shd w:val="clear" w:color="auto" w:fill="FFFFFF"/>
            <w:spacing w:after="240"/>
            <w:ind w:right="580"/>
            <w:jc w:val="left"/>
          </w:pPr>
        </w:pPrChange>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pPr>
        <w:shd w:val="clear" w:color="auto" w:fill="FFFFFF"/>
        <w:spacing w:before="240" w:after="240"/>
        <w:ind w:right="580"/>
        <w:jc w:val="left"/>
        <w:rPr>
          <w:rFonts w:ascii="David" w:eastAsia="Times New Roman" w:hAnsi="David" w:cs="David"/>
          <w:b/>
          <w:bCs/>
          <w:sz w:val="24"/>
          <w:szCs w:val="24"/>
          <w:lang w:val="en-US"/>
        </w:rPr>
        <w:pPrChange w:id="128" w:author="Yoni Grinberg" w:date="2026-07-15T22:12:00Z" w16du:dateUtc="2026-07-15T19:12:00Z">
          <w:pPr>
            <w:shd w:val="clear" w:color="auto" w:fill="FFFFFF"/>
            <w:spacing w:after="240"/>
            <w:ind w:right="580"/>
            <w:jc w:val="left"/>
          </w:pPr>
        </w:pPrChange>
      </w:pPr>
      <w:r w:rsidRPr="00257741">
        <w:rPr>
          <w:rFonts w:ascii="David" w:eastAsia="Times New Roman" w:hAnsi="David" w:cs="David"/>
          <w:b/>
          <w:bCs/>
          <w:sz w:val="24"/>
          <w:szCs w:val="24"/>
          <w:lang w:val="en-US"/>
        </w:rPr>
        <w:t xml:space="preserve">2.1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180E7EFC" w:rsidR="00257741" w:rsidRDefault="00C7700C">
      <w:pPr>
        <w:shd w:val="clear" w:color="auto" w:fill="FFFFFF"/>
        <w:spacing w:before="240" w:after="240"/>
        <w:ind w:left="1080" w:right="580"/>
        <w:jc w:val="left"/>
        <w:rPr>
          <w:rFonts w:ascii="David" w:eastAsia="Times New Roman" w:hAnsi="David" w:cs="David"/>
          <w:sz w:val="24"/>
          <w:szCs w:val="24"/>
          <w:lang w:val="en-US"/>
        </w:rPr>
        <w:pPrChange w:id="129" w:author="Yoni Grinberg" w:date="2026-07-15T22:12:00Z" w16du:dateUtc="2026-07-15T19:12:00Z">
          <w:pPr>
            <w:shd w:val="clear" w:color="auto" w:fill="FFFFFF"/>
            <w:spacing w:after="100"/>
            <w:ind w:left="1080" w:right="580"/>
            <w:jc w:val="left"/>
          </w:pPr>
        </w:pPrChange>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AirDrop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pPr>
        <w:shd w:val="clear" w:color="auto" w:fill="FFFFFF"/>
        <w:spacing w:before="240" w:after="240"/>
        <w:ind w:left="1080" w:right="580"/>
        <w:jc w:val="left"/>
        <w:rPr>
          <w:rFonts w:ascii="David" w:eastAsia="Times New Roman" w:hAnsi="David" w:cs="David"/>
          <w:sz w:val="24"/>
          <w:szCs w:val="24"/>
          <w:lang w:val="en-US"/>
        </w:rPr>
        <w:pPrChange w:id="130" w:author="Yoni Grinberg" w:date="2026-07-15T22:12:00Z" w16du:dateUtc="2026-07-15T19:12:00Z">
          <w:pPr>
            <w:shd w:val="clear" w:color="auto" w:fill="FFFFFF"/>
            <w:spacing w:after="100"/>
            <w:ind w:left="1080" w:right="580"/>
            <w:jc w:val="left"/>
          </w:pPr>
        </w:pPrChange>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w:t>
      </w:r>
      <w:r w:rsidRPr="00257741">
        <w:rPr>
          <w:rFonts w:ascii="David" w:eastAsia="Times New Roman" w:hAnsi="David" w:cs="David"/>
          <w:sz w:val="24"/>
          <w:szCs w:val="24"/>
          <w:lang w:val="en-US"/>
        </w:rPr>
        <w:lastRenderedPageBreak/>
        <w:t xml:space="preserve">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pPr>
        <w:shd w:val="clear" w:color="auto" w:fill="FFFFFF"/>
        <w:spacing w:before="240" w:after="240"/>
        <w:ind w:left="1080" w:right="580"/>
        <w:jc w:val="left"/>
        <w:rPr>
          <w:rFonts w:ascii="David" w:eastAsia="Times New Roman" w:hAnsi="David" w:cs="David"/>
          <w:sz w:val="24"/>
          <w:szCs w:val="24"/>
          <w:rtl/>
          <w:lang w:val="en-US"/>
        </w:rPr>
        <w:pPrChange w:id="131" w:author="Yoni Grinberg" w:date="2026-07-15T22:12:00Z" w16du:dateUtc="2026-07-15T19:12:00Z">
          <w:pPr>
            <w:shd w:val="clear" w:color="auto" w:fill="FFFFFF"/>
            <w:spacing w:after="100"/>
            <w:ind w:left="1080" w:right="580"/>
            <w:jc w:val="left"/>
          </w:pPr>
        </w:pPrChange>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pPr>
        <w:shd w:val="clear" w:color="auto" w:fill="FFFFFF"/>
        <w:spacing w:before="240" w:after="240"/>
        <w:ind w:left="1080" w:right="580"/>
        <w:jc w:val="left"/>
        <w:rPr>
          <w:rFonts w:ascii="David" w:eastAsia="Times New Roman" w:hAnsi="David" w:cs="David"/>
          <w:sz w:val="24"/>
          <w:szCs w:val="24"/>
          <w:lang w:val="en-US"/>
        </w:rPr>
        <w:pPrChange w:id="132" w:author="Yoni Grinberg" w:date="2026-07-15T22:12:00Z" w16du:dateUtc="2026-07-15T19:12:00Z">
          <w:pPr>
            <w:shd w:val="clear" w:color="auto" w:fill="FFFFFF"/>
            <w:spacing w:after="100"/>
            <w:ind w:left="1080" w:right="580"/>
            <w:jc w:val="left"/>
          </w:pPr>
        </w:pPrChange>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pPr>
        <w:shd w:val="clear" w:color="auto" w:fill="FFFFFF"/>
        <w:spacing w:before="240" w:after="240"/>
        <w:ind w:left="1080" w:right="580"/>
        <w:jc w:val="left"/>
        <w:rPr>
          <w:rFonts w:ascii="David" w:eastAsia="Times New Roman" w:hAnsi="David" w:cs="David"/>
          <w:sz w:val="24"/>
          <w:szCs w:val="24"/>
          <w:lang w:val="en-US"/>
        </w:rPr>
        <w:pPrChange w:id="133" w:author="Yoni Grinberg" w:date="2026-07-15T22:12:00Z" w16du:dateUtc="2026-07-15T19:12:00Z">
          <w:pPr>
            <w:shd w:val="clear" w:color="auto" w:fill="FFFFFF"/>
            <w:spacing w:after="100"/>
            <w:ind w:left="1080" w:right="580"/>
            <w:jc w:val="left"/>
          </w:pPr>
        </w:pPrChange>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134" w:name="_h1kucinrt7h6" w:colFirst="0" w:colLast="0"/>
      <w:bookmarkEnd w:id="134"/>
    </w:p>
    <w:p w14:paraId="175AD3AD" w14:textId="6239148C" w:rsidR="00BD16DC" w:rsidRPr="000C3F8E" w:rsidRDefault="00E532EF">
      <w:pPr>
        <w:pStyle w:val="ListParagraph"/>
        <w:numPr>
          <w:ilvl w:val="0"/>
          <w:numId w:val="3"/>
        </w:numPr>
        <w:shd w:val="clear" w:color="auto" w:fill="FFFFFF"/>
        <w:spacing w:before="240" w:after="240"/>
        <w:ind w:left="1440"/>
        <w:jc w:val="left"/>
        <w:rPr>
          <w:rFonts w:ascii="David" w:eastAsia="Times New Roman" w:hAnsi="David" w:cs="David"/>
          <w:b/>
          <w:bCs/>
          <w:sz w:val="24"/>
          <w:szCs w:val="24"/>
          <w:lang w:val="en-US"/>
        </w:rPr>
        <w:pPrChange w:id="135" w:author="Yoni Grinberg" w:date="2026-07-15T22:12:00Z" w16du:dateUtc="2026-07-15T19:12:00Z">
          <w:pPr>
            <w:pStyle w:val="ListParagraph"/>
            <w:numPr>
              <w:numId w:val="3"/>
            </w:numPr>
            <w:shd w:val="clear" w:color="auto" w:fill="FFFFFF"/>
            <w:spacing w:after="100"/>
            <w:ind w:left="1800" w:right="580" w:hanging="360"/>
            <w:jc w:val="left"/>
          </w:pPr>
        </w:pPrChange>
      </w:pPr>
      <w:r w:rsidRPr="000C3F8E">
        <w:rPr>
          <w:rFonts w:ascii="David" w:eastAsia="Times New Roman" w:hAnsi="David" w:cs="David"/>
          <w:b/>
          <w:bCs/>
          <w:sz w:val="24"/>
          <w:szCs w:val="24"/>
          <w:lang w:val="en-US"/>
        </w:rPr>
        <w:t>Signal Interference</w:t>
      </w:r>
      <w:del w:id="136" w:author="Yoni Grinberg" w:date="2026-07-15T22:18:00Z" w16du:dateUtc="2026-07-15T19:18:00Z">
        <w:r w:rsidRPr="000C3F8E" w:rsidDel="003430CA">
          <w:rPr>
            <w:rFonts w:ascii="David" w:eastAsia="Times New Roman" w:hAnsi="David" w:cs="David"/>
            <w:b/>
            <w:bCs/>
            <w:sz w:val="24"/>
            <w:szCs w:val="24"/>
            <w:lang w:val="en-US"/>
          </w:rPr>
          <w:delText>:</w:delText>
        </w:r>
      </w:del>
    </w:p>
    <w:p w14:paraId="12773EF0" w14:textId="00F922E2" w:rsidR="00BD16DC" w:rsidRPr="000C3F8E" w:rsidRDefault="00C7700C">
      <w:pPr>
        <w:shd w:val="clear" w:color="auto" w:fill="FFFFFF"/>
        <w:spacing w:before="240" w:after="240"/>
        <w:ind w:left="1080"/>
        <w:jc w:val="left"/>
        <w:rPr>
          <w:rFonts w:ascii="David" w:eastAsia="Times New Roman" w:hAnsi="David" w:cs="David"/>
          <w:sz w:val="24"/>
          <w:szCs w:val="24"/>
          <w:lang w:val="en-US"/>
        </w:rPr>
        <w:pPrChange w:id="137" w:author="Yoni Grinberg" w:date="2026-07-15T22:13:00Z" w16du:dateUtc="2026-07-15T19:13:00Z">
          <w:pPr>
            <w:shd w:val="clear" w:color="auto" w:fill="FFFFFF"/>
            <w:spacing w:before="240" w:after="240"/>
            <w:ind w:left="1584"/>
            <w:jc w:val="left"/>
          </w:pPr>
        </w:pPrChange>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pPr>
        <w:pStyle w:val="Heading3"/>
        <w:keepNext w:val="0"/>
        <w:keepLines w:val="0"/>
        <w:shd w:val="clear" w:color="auto" w:fill="FFFFFF"/>
        <w:spacing w:before="240" w:after="240"/>
        <w:ind w:left="1080"/>
        <w:jc w:val="left"/>
        <w:rPr>
          <w:rFonts w:ascii="David" w:eastAsia="Times New Roman" w:hAnsi="David" w:cs="David"/>
          <w:color w:val="000000"/>
          <w:lang w:val="en-US"/>
        </w:rPr>
        <w:pPrChange w:id="138" w:author="Yoni Grinberg" w:date="2026-07-15T22:13:00Z" w16du:dateUtc="2026-07-15T19:13:00Z">
          <w:pPr>
            <w:pStyle w:val="Heading3"/>
            <w:keepNext w:val="0"/>
            <w:keepLines w:val="0"/>
            <w:shd w:val="clear" w:color="auto" w:fill="FFFFFF"/>
            <w:spacing w:before="280"/>
            <w:ind w:left="1584" w:right="580"/>
            <w:jc w:val="left"/>
          </w:pPr>
        </w:pPrChange>
      </w:pPr>
      <w:bookmarkStart w:id="139" w:name="_3xbmdmq3b1sz" w:colFirst="0" w:colLast="0"/>
      <w:bookmarkEnd w:id="139"/>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pPr>
        <w:spacing w:before="240" w:after="240"/>
        <w:ind w:left="1440"/>
        <w:jc w:val="left"/>
        <w:rPr>
          <w:rFonts w:ascii="David" w:hAnsi="David" w:cs="David"/>
          <w:lang w:val="en-US"/>
        </w:rPr>
        <w:pPrChange w:id="140" w:author="Yoni Grinberg" w:date="2026-07-15T22:12:00Z" w16du:dateUtc="2026-07-15T19:12:00Z">
          <w:pPr>
            <w:jc w:val="left"/>
          </w:pPr>
        </w:pPrChange>
      </w:pPr>
    </w:p>
    <w:p w14:paraId="612BCC4B" w14:textId="29521726" w:rsidR="00BD16DC" w:rsidRPr="000C3F8E" w:rsidRDefault="00C7700C">
      <w:pPr>
        <w:pStyle w:val="Heading2"/>
        <w:keepNext w:val="0"/>
        <w:keepLines w:val="0"/>
        <w:numPr>
          <w:ilvl w:val="0"/>
          <w:numId w:val="3"/>
        </w:numPr>
        <w:shd w:val="clear" w:color="auto" w:fill="FFFFFF"/>
        <w:spacing w:before="240" w:after="240"/>
        <w:ind w:left="1440"/>
        <w:jc w:val="left"/>
        <w:rPr>
          <w:rFonts w:ascii="David" w:eastAsia="Times New Roman" w:hAnsi="David" w:cs="David"/>
          <w:sz w:val="24"/>
          <w:szCs w:val="24"/>
          <w:lang w:val="en-US"/>
        </w:rPr>
        <w:pPrChange w:id="141" w:author="Yoni Grinberg" w:date="2026-07-15T22:12:00Z" w16du:dateUtc="2026-07-15T19:12:00Z">
          <w:pPr>
            <w:pStyle w:val="Heading2"/>
            <w:keepNext w:val="0"/>
            <w:keepLines w:val="0"/>
            <w:numPr>
              <w:numId w:val="3"/>
            </w:numPr>
            <w:shd w:val="clear" w:color="auto" w:fill="FFFFFF"/>
            <w:spacing w:before="0"/>
            <w:ind w:left="1440" w:right="580" w:hanging="360"/>
            <w:jc w:val="left"/>
          </w:pPr>
        </w:pPrChange>
      </w:pPr>
      <w:bookmarkStart w:id="142" w:name="_ca3m0vudhujb" w:colFirst="0" w:colLast="0"/>
      <w:bookmarkStart w:id="143" w:name="_28lsnp3dannf" w:colFirst="0" w:colLast="0"/>
      <w:bookmarkEnd w:id="142"/>
      <w:bookmarkEnd w:id="143"/>
      <w:r w:rsidRPr="000C3F8E">
        <w:rPr>
          <w:rFonts w:ascii="David" w:eastAsia="Times New Roman" w:hAnsi="David" w:cs="David"/>
          <w:sz w:val="24"/>
          <w:szCs w:val="24"/>
          <w:lang w:val="en-US"/>
        </w:rPr>
        <w:t>Security and Signal Containment</w:t>
      </w:r>
    </w:p>
    <w:p w14:paraId="5CEBB122" w14:textId="37134D51" w:rsidR="00BD16DC" w:rsidRPr="000C3F8E" w:rsidRDefault="00C7700C">
      <w:pPr>
        <w:spacing w:before="240" w:after="240"/>
        <w:ind w:left="1080"/>
        <w:jc w:val="left"/>
        <w:rPr>
          <w:rFonts w:ascii="David" w:hAnsi="David" w:cs="David"/>
          <w:sz w:val="24"/>
          <w:szCs w:val="24"/>
          <w:lang w:val="en-US"/>
        </w:rPr>
        <w:pPrChange w:id="144" w:author="Yoni Grinberg" w:date="2026-07-15T22:13:00Z" w16du:dateUtc="2026-07-15T19:13:00Z">
          <w:pPr>
            <w:spacing w:after="240"/>
            <w:ind w:left="1584"/>
            <w:jc w:val="left"/>
          </w:pPr>
        </w:pPrChange>
      </w:pPr>
      <w:bookmarkStart w:id="145" w:name="_duw1rbutnhct" w:colFirst="0" w:colLast="0"/>
      <w:bookmarkEnd w:id="145"/>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pPr>
        <w:spacing w:before="240" w:after="240"/>
        <w:ind w:left="1080"/>
        <w:jc w:val="left"/>
        <w:rPr>
          <w:rFonts w:ascii="David" w:hAnsi="David" w:cs="David"/>
          <w:sz w:val="24"/>
          <w:szCs w:val="24"/>
          <w:lang w:val="en-US"/>
        </w:rPr>
        <w:pPrChange w:id="146" w:author="Yoni Grinberg" w:date="2026-07-15T22:13:00Z" w16du:dateUtc="2026-07-15T19:13:00Z">
          <w:pPr>
            <w:spacing w:before="240" w:after="240"/>
            <w:ind w:left="1584"/>
            <w:jc w:val="left"/>
          </w:pPr>
        </w:pPrChange>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pPr>
        <w:spacing w:before="240" w:after="240"/>
        <w:ind w:left="1080"/>
        <w:jc w:val="left"/>
        <w:rPr>
          <w:rFonts w:ascii="David" w:hAnsi="David" w:cs="David"/>
          <w:sz w:val="24"/>
          <w:szCs w:val="24"/>
          <w:lang w:val="en-US"/>
        </w:rPr>
        <w:pPrChange w:id="147" w:author="Yoni Grinberg" w:date="2026-07-15T22:13:00Z" w16du:dateUtc="2026-07-15T19:13:00Z">
          <w:pPr>
            <w:spacing w:before="240" w:after="240"/>
            <w:ind w:left="1584"/>
            <w:jc w:val="left"/>
          </w:pPr>
        </w:pPrChange>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0C3F8E" w:rsidRDefault="00B70562">
      <w:pPr>
        <w:pStyle w:val="Heading2"/>
        <w:keepNext w:val="0"/>
        <w:keepLines w:val="0"/>
        <w:shd w:val="clear" w:color="auto" w:fill="FFFFFF"/>
        <w:spacing w:before="240" w:after="240"/>
        <w:ind w:right="580"/>
        <w:jc w:val="left"/>
        <w:rPr>
          <w:rFonts w:ascii="David" w:eastAsia="Times New Roman" w:hAnsi="David" w:cs="David"/>
          <w:sz w:val="24"/>
          <w:szCs w:val="24"/>
          <w:lang w:val="en-US"/>
        </w:rPr>
        <w:pPrChange w:id="148" w:author="Yoni Grinberg" w:date="2026-07-15T22:12:00Z" w16du:dateUtc="2026-07-15T19:12:00Z">
          <w:pPr>
            <w:pStyle w:val="Heading2"/>
            <w:keepNext w:val="0"/>
            <w:keepLines w:val="0"/>
            <w:shd w:val="clear" w:color="auto" w:fill="FFFFFF"/>
            <w:spacing w:after="80"/>
            <w:ind w:right="580"/>
            <w:jc w:val="left"/>
          </w:pPr>
        </w:pPrChange>
      </w:pPr>
      <w:bookmarkStart w:id="149" w:name="_ju5790un9c30" w:colFirst="0" w:colLast="0"/>
      <w:bookmarkEnd w:id="149"/>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del w:id="150" w:author="Yoni Grinberg" w:date="2026-07-15T22:18:00Z" w16du:dateUtc="2026-07-15T19:18:00Z">
        <w:r w:rsidRPr="000C3F8E" w:rsidDel="003430CA">
          <w:rPr>
            <w:rFonts w:ascii="David" w:eastAsia="Times New Roman" w:hAnsi="David" w:cs="David"/>
            <w:sz w:val="24"/>
            <w:szCs w:val="24"/>
            <w:lang w:val="en-US"/>
          </w:rPr>
          <w:delText>:</w:delText>
        </w:r>
      </w:del>
    </w:p>
    <w:p w14:paraId="2DE9DF3F" w14:textId="77777777" w:rsidR="00BD16DC" w:rsidRPr="000C3F8E" w:rsidRDefault="00C7700C">
      <w:pPr>
        <w:pStyle w:val="Heading3"/>
        <w:keepNext w:val="0"/>
        <w:keepLines w:val="0"/>
        <w:shd w:val="clear" w:color="auto" w:fill="FFFFFF"/>
        <w:spacing w:before="240" w:after="240"/>
        <w:ind w:left="1080" w:right="580"/>
        <w:jc w:val="left"/>
        <w:rPr>
          <w:rFonts w:ascii="David" w:eastAsia="Times New Roman" w:hAnsi="David" w:cs="David"/>
          <w:b/>
          <w:bCs/>
          <w:color w:val="000000"/>
          <w:lang w:val="en-US"/>
        </w:rPr>
        <w:pPrChange w:id="151" w:author="Yoni Grinberg" w:date="2026-07-15T22:12:00Z" w16du:dateUtc="2026-07-15T19:12:00Z">
          <w:pPr>
            <w:pStyle w:val="Heading3"/>
            <w:keepNext w:val="0"/>
            <w:keepLines w:val="0"/>
            <w:shd w:val="clear" w:color="auto" w:fill="FFFFFF"/>
            <w:spacing w:before="280"/>
            <w:ind w:left="1080" w:right="580"/>
            <w:jc w:val="left"/>
          </w:pPr>
        </w:pPrChange>
      </w:pPr>
      <w:bookmarkStart w:id="152" w:name="_qia6uip3qjht" w:colFirst="0" w:colLast="0"/>
      <w:bookmarkEnd w:id="152"/>
      <w:r w:rsidRPr="000C3F8E">
        <w:rPr>
          <w:rFonts w:ascii="David" w:eastAsia="Times New Roman" w:hAnsi="David" w:cs="David"/>
          <w:b/>
          <w:bCs/>
          <w:color w:val="000000"/>
          <w:lang w:val="en-US"/>
        </w:rPr>
        <w:t>RF Limitation</w:t>
      </w:r>
    </w:p>
    <w:p w14:paraId="00263CB9" w14:textId="41EFB3C2" w:rsidR="00BD16DC" w:rsidRPr="000C3F8E" w:rsidRDefault="00C7700C">
      <w:pPr>
        <w:shd w:val="clear" w:color="auto" w:fill="FFFFFF"/>
        <w:spacing w:before="240" w:after="240"/>
        <w:ind w:left="1080"/>
        <w:jc w:val="left"/>
        <w:rPr>
          <w:rFonts w:ascii="David" w:eastAsia="Times New Roman" w:hAnsi="David" w:cs="David"/>
          <w:sz w:val="24"/>
          <w:szCs w:val="24"/>
          <w:lang w:val="en-US"/>
        </w:rPr>
        <w:pPrChange w:id="153" w:author="Yoni Grinberg" w:date="2026-07-15T22:13:00Z" w16du:dateUtc="2026-07-15T19:13:00Z">
          <w:pPr>
            <w:shd w:val="clear" w:color="auto" w:fill="FFFFFF"/>
            <w:spacing w:before="240" w:after="240"/>
            <w:ind w:left="1584"/>
            <w:jc w:val="left"/>
          </w:pPr>
        </w:pPrChange>
      </w:pPr>
      <w:r w:rsidRPr="000C3F8E">
        <w:rPr>
          <w:rFonts w:ascii="David" w:eastAsia="Times New Roman" w:hAnsi="David" w:cs="David"/>
          <w:sz w:val="24"/>
          <w:szCs w:val="24"/>
          <w:lang w:val="en-US"/>
        </w:rPr>
        <w:lastRenderedPageBreak/>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pPr>
        <w:shd w:val="clear" w:color="auto" w:fill="FFFFFF"/>
        <w:spacing w:before="240" w:after="240"/>
        <w:ind w:left="1080"/>
        <w:jc w:val="left"/>
        <w:rPr>
          <w:rFonts w:ascii="David" w:eastAsia="Times New Roman" w:hAnsi="David" w:cs="David"/>
          <w:sz w:val="24"/>
          <w:szCs w:val="24"/>
          <w:highlight w:val="yellow"/>
          <w:lang w:val="en-US"/>
        </w:rPr>
        <w:pPrChange w:id="154" w:author="Yoni Grinberg" w:date="2026-07-15T22:13:00Z" w16du:dateUtc="2026-07-15T19:13:00Z">
          <w:pPr>
            <w:shd w:val="clear" w:color="auto" w:fill="FFFFFF"/>
            <w:spacing w:before="240" w:after="240"/>
            <w:ind w:left="1584"/>
            <w:jc w:val="left"/>
          </w:pPr>
        </w:pPrChange>
      </w:pPr>
      <w:r w:rsidRPr="000C3F8E">
        <w:rPr>
          <w:rFonts w:ascii="David" w:eastAsia="Times New Roman" w:hAnsi="David" w:cs="David"/>
          <w:sz w:val="24"/>
          <w:szCs w:val="24"/>
          <w:lang w:val="en-US"/>
        </w:rPr>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pPr>
        <w:pStyle w:val="Heading3"/>
        <w:keepNext w:val="0"/>
        <w:keepLines w:val="0"/>
        <w:shd w:val="clear" w:color="auto" w:fill="FFFFFF"/>
        <w:spacing w:before="240" w:after="240"/>
        <w:ind w:left="1080" w:right="580"/>
        <w:jc w:val="left"/>
        <w:rPr>
          <w:rFonts w:ascii="David" w:eastAsia="Times New Roman" w:hAnsi="David" w:cs="David"/>
          <w:b/>
          <w:bCs/>
          <w:color w:val="000000"/>
          <w:lang w:val="en-US"/>
        </w:rPr>
        <w:pPrChange w:id="155" w:author="Yoni Grinberg" w:date="2026-07-15T22:12:00Z" w16du:dateUtc="2026-07-15T19:12:00Z">
          <w:pPr>
            <w:pStyle w:val="Heading3"/>
            <w:keepNext w:val="0"/>
            <w:keepLines w:val="0"/>
            <w:shd w:val="clear" w:color="auto" w:fill="FFFFFF"/>
            <w:spacing w:before="280"/>
            <w:ind w:left="1080" w:right="580"/>
            <w:jc w:val="left"/>
          </w:pPr>
        </w:pPrChange>
      </w:pPr>
      <w:bookmarkStart w:id="156" w:name="_s3qhae5f1rk0" w:colFirst="0" w:colLast="0"/>
      <w:bookmarkEnd w:id="156"/>
      <w:r w:rsidRPr="000C3F8E">
        <w:rPr>
          <w:rFonts w:ascii="David" w:eastAsia="Times New Roman" w:hAnsi="David" w:cs="David"/>
          <w:b/>
          <w:bCs/>
          <w:color w:val="000000"/>
          <w:lang w:val="en-US"/>
        </w:rPr>
        <w:t>How Ultrasound Overcomes It</w:t>
      </w:r>
    </w:p>
    <w:p w14:paraId="1F490098" w14:textId="7F09BB0C" w:rsidR="00BD16DC" w:rsidRPr="000C3F8E" w:rsidRDefault="00C7700C">
      <w:pPr>
        <w:shd w:val="clear" w:color="auto" w:fill="FFFFFF"/>
        <w:spacing w:before="240" w:after="240"/>
        <w:ind w:left="1080"/>
        <w:jc w:val="left"/>
        <w:rPr>
          <w:rFonts w:ascii="David" w:eastAsia="Times New Roman" w:hAnsi="David" w:cs="David"/>
          <w:sz w:val="24"/>
          <w:szCs w:val="24"/>
          <w:lang w:val="en-US"/>
        </w:rPr>
        <w:pPrChange w:id="157" w:author="Yoni Grinberg" w:date="2026-07-15T22:13:00Z" w16du:dateUtc="2026-07-15T19:13:00Z">
          <w:pPr>
            <w:shd w:val="clear" w:color="auto" w:fill="FFFFFF"/>
            <w:spacing w:before="240" w:after="240"/>
            <w:ind w:left="1440"/>
            <w:jc w:val="left"/>
          </w:pPr>
        </w:pPrChange>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2934C30E" w:rsidR="00BD16DC" w:rsidRPr="000C3F8E" w:rsidRDefault="00C7700C">
      <w:pPr>
        <w:shd w:val="clear" w:color="auto" w:fill="FFFFFF"/>
        <w:spacing w:before="240" w:after="240"/>
        <w:ind w:left="1080"/>
        <w:jc w:val="left"/>
        <w:rPr>
          <w:rFonts w:ascii="David" w:eastAsia="Times New Roman" w:hAnsi="David" w:cs="David"/>
          <w:sz w:val="24"/>
          <w:szCs w:val="24"/>
          <w:lang w:val="en-US"/>
        </w:rPr>
        <w:pPrChange w:id="158" w:author="Yoni Grinberg" w:date="2026-07-15T22:14:00Z" w16du:dateUtc="2026-07-15T19:14:00Z">
          <w:pPr>
            <w:shd w:val="clear" w:color="auto" w:fill="FFFFFF"/>
            <w:spacing w:before="240"/>
            <w:ind w:left="1944" w:hanging="360"/>
            <w:jc w:val="left"/>
          </w:pPr>
        </w:pPrChange>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r>
      <w:r w:rsidRPr="002F2003">
        <w:rPr>
          <w:rFonts w:ascii="David" w:eastAsia="Times New Roman" w:hAnsi="David" w:cs="David"/>
          <w:b/>
          <w:bCs/>
          <w:sz w:val="24"/>
          <w:szCs w:val="24"/>
          <w:lang w:val="en-US"/>
          <w:rPrChange w:id="159" w:author="Yoni Grinberg" w:date="2026-07-15T22:14:00Z" w16du:dateUtc="2026-07-15T19:14:00Z">
            <w:rPr>
              <w:rFonts w:ascii="David" w:eastAsia="Times New Roman" w:hAnsi="David" w:cs="David"/>
              <w:sz w:val="24"/>
              <w:szCs w:val="24"/>
              <w:lang w:val="en-US"/>
            </w:rPr>
          </w:rPrChange>
        </w:rPr>
        <w:t>Excellent Propagation in Liquids:</w:t>
      </w:r>
      <w:r w:rsidRPr="000C3F8E">
        <w:rPr>
          <w:rFonts w:ascii="David" w:eastAsia="Times New Roman" w:hAnsi="David" w:cs="David"/>
          <w:sz w:val="24"/>
          <w:szCs w:val="24"/>
          <w:lang w:val="en-US"/>
        </w:rPr>
        <w:t xml:space="preserve"> </w:t>
      </w:r>
      <w:ins w:id="160" w:author="Yoni Grinberg" w:date="2026-07-15T22:13:00Z" w16du:dateUtc="2026-07-15T19:13:00Z">
        <w:r w:rsidR="002F2003">
          <w:rPr>
            <w:rFonts w:ascii="David" w:eastAsia="Times New Roman" w:hAnsi="David" w:cs="David"/>
            <w:sz w:val="24"/>
            <w:szCs w:val="24"/>
            <w:lang w:val="en-US"/>
          </w:rPr>
          <w:br/>
        </w:r>
      </w:ins>
      <w:r w:rsidRPr="000C3F8E">
        <w:rPr>
          <w:rFonts w:ascii="David" w:eastAsia="Times New Roman" w:hAnsi="David" w:cs="David"/>
          <w:sz w:val="24"/>
          <w:szCs w:val="24"/>
          <w:lang w:val="en-US"/>
        </w:rPr>
        <w:t>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5AA1C8C5" w:rsidR="00452404" w:rsidRPr="000C3F8E" w:rsidRDefault="00C7700C">
      <w:pPr>
        <w:shd w:val="clear" w:color="auto" w:fill="FFFFFF"/>
        <w:spacing w:before="240" w:after="240"/>
        <w:ind w:left="1080"/>
        <w:jc w:val="left"/>
        <w:rPr>
          <w:rFonts w:ascii="David" w:eastAsia="Times New Roman" w:hAnsi="David" w:cs="David"/>
          <w:sz w:val="24"/>
          <w:szCs w:val="24"/>
          <w:lang w:val="en-US"/>
        </w:rPr>
        <w:pPrChange w:id="161" w:author="Yoni Grinberg" w:date="2026-07-15T22:14:00Z" w16du:dateUtc="2026-07-15T19:14:00Z">
          <w:pPr>
            <w:shd w:val="clear" w:color="auto" w:fill="FFFFFF"/>
            <w:spacing w:after="240"/>
            <w:ind w:left="1440"/>
            <w:jc w:val="left"/>
          </w:pPr>
        </w:pPrChange>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2F2003">
        <w:rPr>
          <w:rFonts w:ascii="David" w:eastAsia="Times New Roman" w:hAnsi="David" w:cs="David"/>
          <w:b/>
          <w:bCs/>
          <w:sz w:val="24"/>
          <w:szCs w:val="24"/>
          <w:lang w:val="en-US"/>
          <w:rPrChange w:id="162" w:author="Yoni Grinberg" w:date="2026-07-15T22:14:00Z" w16du:dateUtc="2026-07-15T19:14:00Z">
            <w:rPr>
              <w:rFonts w:ascii="David" w:eastAsia="Times New Roman" w:hAnsi="David" w:cs="David"/>
              <w:sz w:val="24"/>
              <w:szCs w:val="24"/>
              <w:lang w:val="en-US"/>
            </w:rPr>
          </w:rPrChange>
        </w:rPr>
        <w:t>Ideal for In-Body Communication:</w:t>
      </w:r>
      <w:ins w:id="163" w:author="Yoni Grinberg" w:date="2026-07-15T22:14:00Z" w16du:dateUtc="2026-07-15T19:14:00Z">
        <w:r w:rsidR="002F2003" w:rsidRPr="002F2003">
          <w:rPr>
            <w:rFonts w:ascii="David" w:eastAsia="Times New Roman" w:hAnsi="David" w:cs="David"/>
            <w:b/>
            <w:bCs/>
            <w:sz w:val="24"/>
            <w:szCs w:val="24"/>
            <w:lang w:val="en-US"/>
            <w:rPrChange w:id="164" w:author="Yoni Grinberg" w:date="2026-07-15T22:14:00Z" w16du:dateUtc="2026-07-15T19:14:00Z">
              <w:rPr>
                <w:rFonts w:ascii="David" w:eastAsia="Times New Roman" w:hAnsi="David" w:cs="David"/>
                <w:sz w:val="24"/>
                <w:szCs w:val="24"/>
                <w:lang w:val="en-US"/>
              </w:rPr>
            </w:rPrChange>
          </w:rPr>
          <w:br/>
        </w:r>
      </w:ins>
      <w:r w:rsidRPr="000C3F8E">
        <w:rPr>
          <w:rFonts w:ascii="David" w:eastAsia="Times New Roman" w:hAnsi="David" w:cs="David"/>
          <w:sz w:val="24"/>
          <w:szCs w:val="24"/>
          <w:lang w:val="en-US"/>
        </w:rPr>
        <w:t xml:space="preserve">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3A4C9605" w:rsidR="00D053A6" w:rsidRPr="000C3F8E" w:rsidRDefault="0033340A">
      <w:pPr>
        <w:shd w:val="clear" w:color="auto" w:fill="FFFFFF"/>
        <w:spacing w:before="240" w:after="240"/>
        <w:ind w:right="580"/>
        <w:jc w:val="left"/>
        <w:rPr>
          <w:rFonts w:ascii="David" w:eastAsia="Times New Roman" w:hAnsi="David" w:cs="David"/>
          <w:b/>
          <w:bCs/>
          <w:sz w:val="24"/>
          <w:szCs w:val="24"/>
          <w:lang w:val="en-US"/>
        </w:rPr>
        <w:pPrChange w:id="165" w:author="Yoni Grinberg" w:date="2026-07-15T22:12:00Z" w16du:dateUtc="2026-07-15T19:12:00Z">
          <w:pPr>
            <w:shd w:val="clear" w:color="auto" w:fill="FFFFFF"/>
            <w:spacing w:after="100"/>
            <w:ind w:right="580"/>
            <w:jc w:val="left"/>
          </w:pPr>
        </w:pPrChange>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Is Ultrasound Communication</w:t>
      </w:r>
      <w:ins w:id="166" w:author="Yoni Grinberg" w:date="2026-07-15T22:27:00Z" w16du:dateUtc="2026-07-15T19:27:00Z">
        <w:r w:rsidR="00831687">
          <w:rPr>
            <w:rFonts w:ascii="David" w:eastAsia="Times New Roman" w:hAnsi="David" w:cs="David" w:hint="cs"/>
            <w:b/>
            <w:bCs/>
            <w:sz w:val="24"/>
            <w:szCs w:val="24"/>
            <w:rtl/>
            <w:lang w:val="en-US"/>
          </w:rPr>
          <w:t>?</w:t>
        </w:r>
      </w:ins>
      <w:del w:id="167" w:author="Yoni Grinberg" w:date="2026-07-15T22:27:00Z" w16du:dateUtc="2026-07-15T19:27:00Z">
        <w:r w:rsidR="00E24B12" w:rsidRPr="000C3F8E" w:rsidDel="00831687">
          <w:rPr>
            <w:rFonts w:ascii="David" w:eastAsia="Times New Roman" w:hAnsi="David" w:cs="David"/>
            <w:b/>
            <w:bCs/>
            <w:sz w:val="24"/>
            <w:szCs w:val="24"/>
            <w:lang w:val="en-US"/>
          </w:rPr>
          <w:delText xml:space="preserve"> </w:delText>
        </w:r>
        <w:r w:rsidRPr="000C3F8E" w:rsidDel="00831687">
          <w:rPr>
            <w:rFonts w:ascii="David" w:eastAsia="Times New Roman" w:hAnsi="David" w:cs="David"/>
            <w:b/>
            <w:bCs/>
            <w:sz w:val="24"/>
            <w:szCs w:val="24"/>
            <w:lang w:val="en-US"/>
          </w:rPr>
          <w:delText>(</w:delText>
        </w:r>
        <w:r w:rsidR="00E24B12" w:rsidRPr="000C3F8E" w:rsidDel="00831687">
          <w:rPr>
            <w:rFonts w:ascii="David" w:eastAsia="Times New Roman" w:hAnsi="David" w:cs="David"/>
            <w:b/>
            <w:bCs/>
            <w:sz w:val="24"/>
            <w:szCs w:val="24"/>
            <w:lang w:val="en-US"/>
          </w:rPr>
          <w:delText>Data Transmission Using Sound W</w:delText>
        </w:r>
        <w:r w:rsidRPr="000C3F8E" w:rsidDel="00831687">
          <w:rPr>
            <w:rFonts w:ascii="David" w:eastAsia="Times New Roman" w:hAnsi="David" w:cs="David"/>
            <w:b/>
            <w:bCs/>
            <w:sz w:val="24"/>
            <w:szCs w:val="24"/>
            <w:lang w:val="en-US"/>
          </w:rPr>
          <w:delText xml:space="preserve">aves </w:delText>
        </w:r>
        <w:r w:rsidR="00E24B12" w:rsidRPr="000C3F8E" w:rsidDel="00831687">
          <w:rPr>
            <w:rFonts w:ascii="David" w:eastAsia="Times New Roman" w:hAnsi="David" w:cs="David"/>
            <w:b/>
            <w:bCs/>
            <w:sz w:val="24"/>
            <w:szCs w:val="24"/>
            <w:lang w:val="en-US"/>
          </w:rPr>
          <w:delText>Above The Human Hearing Range</w:delText>
        </w:r>
        <w:r w:rsidRPr="000C3F8E" w:rsidDel="00831687">
          <w:rPr>
            <w:rFonts w:ascii="David" w:eastAsia="Times New Roman" w:hAnsi="David" w:cs="David"/>
            <w:b/>
            <w:bCs/>
            <w:sz w:val="24"/>
            <w:szCs w:val="24"/>
            <w:lang w:val="en-US"/>
          </w:rPr>
          <w:delText>)?</w:delText>
        </w:r>
      </w:del>
    </w:p>
    <w:p w14:paraId="6DCA7EF7" w14:textId="01696A20" w:rsidR="00BD16DC" w:rsidRPr="000C3F8E" w:rsidDel="008114AE" w:rsidRDefault="0033340A">
      <w:pPr>
        <w:shd w:val="clear" w:color="auto" w:fill="FFFFFF"/>
        <w:spacing w:before="240" w:after="240"/>
        <w:ind w:left="1083" w:right="580"/>
        <w:jc w:val="left"/>
        <w:rPr>
          <w:del w:id="168" w:author="Yoni Grinberg" w:date="2026-07-15T22:27:00Z" w16du:dateUtc="2026-07-15T19:27:00Z"/>
          <w:rFonts w:ascii="David" w:eastAsia="Times New Roman" w:hAnsi="David" w:cs="David"/>
          <w:sz w:val="24"/>
          <w:szCs w:val="24"/>
          <w:lang w:val="en-US"/>
        </w:rPr>
        <w:pPrChange w:id="169" w:author="Yoni Grinberg" w:date="2026-07-15T22:12:00Z" w16du:dateUtc="2026-07-15T19:12:00Z">
          <w:pPr>
            <w:shd w:val="clear" w:color="auto" w:fill="FFFFFF"/>
            <w:spacing w:after="100"/>
            <w:ind w:left="1083" w:right="580"/>
            <w:jc w:val="left"/>
          </w:pPr>
        </w:pPrChange>
      </w:pPr>
      <w:commentRangeStart w:id="170"/>
      <w:del w:id="171" w:author="Yoni Grinberg" w:date="2026-07-15T22:27:00Z" w16du:dateUtc="2026-07-15T19:27:00Z">
        <w:r w:rsidRPr="000C3F8E" w:rsidDel="008114AE">
          <w:rPr>
            <w:rFonts w:ascii="David" w:eastAsia="Times New Roman" w:hAnsi="David" w:cs="David"/>
            <w:sz w:val="24"/>
            <w:szCs w:val="24"/>
            <w:lang w:val="en-US"/>
          </w:rPr>
          <w:delText xml:space="preserve">Ultrasound communication is a method of transmitting digital data using sound waves at frequencies higher than what humans can hear — typically above 20 kHz </w:delText>
        </w:r>
        <w:r w:rsidR="008C455E" w:rsidRPr="000C3F8E" w:rsidDel="008114AE">
          <w:rPr>
            <w:rFonts w:ascii="David" w:eastAsia="Times New Roman" w:hAnsi="David" w:cs="David"/>
            <w:sz w:val="24"/>
            <w:szCs w:val="24"/>
            <w:lang w:val="en-US"/>
          </w:rPr>
          <w:delText>[</w:delText>
        </w:r>
        <w:r w:rsidR="0065415E" w:rsidRPr="000C3F8E" w:rsidDel="008114AE">
          <w:rPr>
            <w:rFonts w:ascii="David" w:eastAsia="Times New Roman" w:hAnsi="David" w:cs="David"/>
            <w:sz w:val="24"/>
            <w:szCs w:val="24"/>
            <w:lang w:val="en-US"/>
          </w:rPr>
          <w:delText>11] (</w:delText>
        </w:r>
        <w:r w:rsidRPr="000C3F8E" w:rsidDel="008114AE">
          <w:rPr>
            <w:rFonts w:ascii="David" w:eastAsia="Times New Roman" w:hAnsi="David" w:cs="David"/>
            <w:sz w:val="24"/>
            <w:szCs w:val="24"/>
            <w:lang w:val="en-US"/>
          </w:rPr>
          <w:delText>the upper limit of human hearing</w:delText>
        </w:r>
        <w:r w:rsidR="004631B2" w:rsidRPr="000C3F8E" w:rsidDel="008114AE">
          <w:rPr>
            <w:rFonts w:ascii="David" w:eastAsia="Times New Roman" w:hAnsi="David" w:cs="David"/>
            <w:sz w:val="24"/>
            <w:szCs w:val="24"/>
            <w:lang w:val="en-US"/>
          </w:rPr>
          <w:delText>). Instead</w:delText>
        </w:r>
        <w:r w:rsidRPr="000C3F8E" w:rsidDel="008114AE">
          <w:rPr>
            <w:rFonts w:ascii="David" w:eastAsia="Times New Roman" w:hAnsi="David" w:cs="David"/>
            <w:sz w:val="24"/>
            <w:szCs w:val="24"/>
            <w:lang w:val="en-US"/>
          </w:rPr>
          <w:delText xml:space="preserve"> of using radio waves, ultrasound communication encodes information into high-frequency </w:delText>
        </w:r>
        <w:commentRangeStart w:id="172"/>
        <w:r w:rsidRPr="000C3F8E" w:rsidDel="008114AE">
          <w:rPr>
            <w:rFonts w:ascii="David" w:eastAsia="Times New Roman" w:hAnsi="David" w:cs="David"/>
            <w:sz w:val="24"/>
            <w:szCs w:val="24"/>
            <w:lang w:val="en-US"/>
          </w:rPr>
          <w:delText>audio signals that can be played by a speaker and detected by a microphone.</w:delText>
        </w:r>
      </w:del>
    </w:p>
    <w:p w14:paraId="01C4A3D6" w14:textId="1C0EF05F" w:rsidR="00837A26" w:rsidRDefault="00C7700C" w:rsidP="002F2003">
      <w:pPr>
        <w:shd w:val="clear" w:color="auto" w:fill="FFFFFF"/>
        <w:spacing w:before="240" w:after="240"/>
        <w:ind w:left="1083" w:right="580"/>
        <w:jc w:val="left"/>
        <w:rPr>
          <w:ins w:id="173" w:author="Yoni Grinberg" w:date="2026-07-15T22:22:00Z" w16du:dateUtc="2026-07-15T19:22:00Z"/>
          <w:rFonts w:ascii="David" w:eastAsia="Times New Roman" w:hAnsi="David" w:cs="David"/>
          <w:sz w:val="24"/>
          <w:szCs w:val="24"/>
          <w:rtl/>
          <w:lang w:val="en-US"/>
        </w:rPr>
      </w:pPr>
      <w:del w:id="174" w:author="Yoni Grinberg" w:date="2026-07-15T22:27:00Z" w16du:dateUtc="2026-07-15T19:27:00Z">
        <w:r w:rsidRPr="000C3F8E" w:rsidDel="008114AE">
          <w:rPr>
            <w:rFonts w:ascii="David" w:eastAsia="Times New Roman" w:hAnsi="David" w:cs="David"/>
            <w:sz w:val="24"/>
            <w:szCs w:val="24"/>
            <w:lang w:val="en-US"/>
          </w:rPr>
          <w:delText>How it compares to traditional wireless methods (</w:delText>
        </w:r>
        <w:r w:rsidR="00AA65F4" w:rsidRPr="000C3F8E" w:rsidDel="008114AE">
          <w:rPr>
            <w:rFonts w:ascii="David" w:eastAsia="Times New Roman" w:hAnsi="David" w:cs="David"/>
            <w:sz w:val="24"/>
            <w:szCs w:val="24"/>
            <w:lang w:val="en-US"/>
          </w:rPr>
          <w:delText xml:space="preserve">Ultrasound </w:delText>
        </w:r>
        <w:r w:rsidR="00EB4C11" w:rsidRPr="000C3F8E" w:rsidDel="008114AE">
          <w:rPr>
            <w:rFonts w:ascii="David" w:eastAsia="Times New Roman" w:hAnsi="David" w:cs="David"/>
            <w:sz w:val="24"/>
            <w:szCs w:val="24"/>
            <w:lang w:val="en-US"/>
          </w:rPr>
          <w:delText>Communication, Wi</w:delText>
        </w:r>
        <w:r w:rsidRPr="000C3F8E" w:rsidDel="008114AE">
          <w:rPr>
            <w:rFonts w:ascii="David" w:eastAsia="Times New Roman" w:hAnsi="David" w:cs="David"/>
            <w:sz w:val="24"/>
            <w:szCs w:val="24"/>
            <w:lang w:val="en-US"/>
          </w:rPr>
          <w:delText xml:space="preserve">-Fi, Bluetooth, </w:delText>
        </w:r>
        <w:r w:rsidR="00EB4C11" w:rsidRPr="000C3F8E" w:rsidDel="008114AE">
          <w:rPr>
            <w:rFonts w:ascii="David" w:eastAsia="Times New Roman" w:hAnsi="David" w:cs="David"/>
            <w:sz w:val="24"/>
            <w:szCs w:val="24"/>
            <w:lang w:val="en-US"/>
          </w:rPr>
          <w:delText>NFC (</w:delText>
        </w:r>
        <w:r w:rsidR="00AA65F4" w:rsidRPr="000C3F8E" w:rsidDel="008114AE">
          <w:rPr>
            <w:rFonts w:ascii="David" w:eastAsia="Times New Roman" w:hAnsi="David" w:cs="David"/>
            <w:sz w:val="24"/>
            <w:szCs w:val="24"/>
            <w:lang w:val="en-US"/>
          </w:rPr>
          <w:delText>Near-Field Communication)</w:delText>
        </w:r>
        <w:r w:rsidRPr="000C3F8E" w:rsidDel="008114AE">
          <w:rPr>
            <w:rFonts w:ascii="David" w:eastAsia="Times New Roman" w:hAnsi="David" w:cs="David"/>
            <w:sz w:val="24"/>
            <w:szCs w:val="24"/>
            <w:lang w:val="en-US"/>
          </w:rPr>
          <w:delText>).</w:delText>
        </w:r>
        <w:r w:rsidR="008C455E" w:rsidRPr="000C3F8E" w:rsidDel="008114AE">
          <w:rPr>
            <w:rFonts w:ascii="David" w:eastAsia="Times New Roman" w:hAnsi="David" w:cs="David"/>
            <w:sz w:val="24"/>
            <w:szCs w:val="24"/>
            <w:lang w:val="en-US"/>
          </w:rPr>
          <w:delText>[5</w:delText>
        </w:r>
      </w:del>
      <w:r w:rsidR="008C455E" w:rsidRPr="000C3F8E">
        <w:rPr>
          <w:rFonts w:ascii="David" w:eastAsia="Times New Roman" w:hAnsi="David" w:cs="David"/>
          <w:sz w:val="24"/>
          <w:szCs w:val="24"/>
          <w:lang w:val="en-US"/>
        </w:rPr>
        <w:t>]</w:t>
      </w:r>
      <w:commentRangeEnd w:id="170"/>
      <w:r w:rsidR="00AB72B0">
        <w:rPr>
          <w:rStyle w:val="CommentReference"/>
          <w:rFonts w:ascii="David" w:eastAsia="Times New Roman" w:hAnsi="David" w:cs="David"/>
          <w:sz w:val="24"/>
          <w:szCs w:val="24"/>
          <w:rtl/>
          <w:lang w:val="en-US"/>
        </w:rPr>
        <w:commentReference w:id="170"/>
      </w:r>
      <w:commentRangeEnd w:id="172"/>
      <w:r w:rsidR="00AB72B0">
        <w:rPr>
          <w:rStyle w:val="CommentReference"/>
          <w:rFonts w:ascii="David" w:eastAsia="Times New Roman" w:hAnsi="David" w:cs="David"/>
          <w:sz w:val="24"/>
          <w:szCs w:val="24"/>
          <w:rtl/>
          <w:lang w:val="en-US"/>
        </w:rPr>
        <w:commentReference w:id="172"/>
      </w:r>
    </w:p>
    <w:p w14:paraId="49143FD8" w14:textId="50A085E4" w:rsidR="008114AE" w:rsidRPr="008114AE" w:rsidRDefault="008114AE">
      <w:pPr>
        <w:shd w:val="clear" w:color="auto" w:fill="FFFFFF"/>
        <w:spacing w:before="240" w:after="240"/>
        <w:ind w:left="1083"/>
        <w:jc w:val="left"/>
        <w:rPr>
          <w:ins w:id="175" w:author="Yoni Grinberg" w:date="2026-07-15T22:22:00Z"/>
          <w:rFonts w:ascii="David" w:eastAsia="Times New Roman" w:hAnsi="David" w:cs="David"/>
          <w:sz w:val="24"/>
          <w:szCs w:val="24"/>
          <w:lang w:val="en-US"/>
        </w:rPr>
        <w:pPrChange w:id="176" w:author="Yoni Grinberg" w:date="2026-07-15T22:28:00Z" w16du:dateUtc="2026-07-15T19:28:00Z">
          <w:pPr>
            <w:shd w:val="clear" w:color="auto" w:fill="FFFFFF"/>
            <w:spacing w:before="240" w:after="240"/>
            <w:ind w:left="1083" w:right="580"/>
            <w:jc w:val="left"/>
          </w:pPr>
        </w:pPrChange>
      </w:pPr>
      <w:ins w:id="177" w:author="Yoni Grinberg" w:date="2026-07-15T22:22:00Z">
        <w:r w:rsidRPr="008114AE">
          <w:rPr>
            <w:rFonts w:ascii="David" w:eastAsia="Times New Roman" w:hAnsi="David" w:cs="David"/>
            <w:sz w:val="24"/>
            <w:szCs w:val="24"/>
            <w:lang w:val="en-US"/>
            <w:rPrChange w:id="178" w:author="Yoni Grinberg" w:date="2026-07-15T22:22:00Z" w16du:dateUtc="2026-07-15T19:22:00Z">
              <w:rPr>
                <w:rFonts w:ascii="David" w:eastAsia="Times New Roman" w:hAnsi="David" w:cs="David"/>
                <w:b/>
                <w:bCs/>
                <w:sz w:val="24"/>
                <w:szCs w:val="24"/>
                <w:lang w:val="en-US"/>
              </w:rPr>
            </w:rPrChange>
          </w:rPr>
          <w:t>Ultrasound communication</w:t>
        </w:r>
        <w:r w:rsidRPr="008114AE">
          <w:rPr>
            <w:rFonts w:ascii="David" w:eastAsia="Times New Roman" w:hAnsi="David" w:cs="David"/>
            <w:sz w:val="24"/>
            <w:szCs w:val="24"/>
            <w:lang w:val="en-US"/>
          </w:rPr>
          <w:t xml:space="preserve"> is a wireless data transmission method that utilizes acoustic (sound) waves as the physical carrier medium instead of electromagnetic (radio) waves. It operates within the near-ultrasound spectrum, typically between 20 kHz and 24 kHz</w:t>
        </w:r>
      </w:ins>
      <w:ins w:id="179" w:author="Yoni Grinberg" w:date="2026-07-15T22:22:00Z" w16du:dateUtc="2026-07-15T19:22:00Z">
        <w:r w:rsidRPr="000C3F8E">
          <w:rPr>
            <w:rFonts w:ascii="David" w:eastAsia="Times New Roman" w:hAnsi="David" w:cs="David"/>
            <w:sz w:val="24"/>
            <w:szCs w:val="24"/>
            <w:lang w:val="en-US"/>
          </w:rPr>
          <w:t>[11]</w:t>
        </w:r>
      </w:ins>
      <w:ins w:id="180" w:author="Yoni Grinberg" w:date="2026-07-15T22:22:00Z">
        <w:r w:rsidRPr="008114AE">
          <w:rPr>
            <w:rFonts w:ascii="David" w:eastAsia="Times New Roman" w:hAnsi="David" w:cs="David"/>
            <w:sz w:val="24"/>
            <w:szCs w:val="24"/>
            <w:lang w:val="en-US"/>
          </w:rPr>
          <w:t>. This frequency range is specifically chosen because it lies just above the nominal upper limit of human hearing, yet remains well within the physical acoustic reproduction and sampling capabilities of standard, off-the-shelf speakers (transmitters) and microphones (receivers).</w:t>
        </w:r>
      </w:ins>
    </w:p>
    <w:p w14:paraId="6FBCB8D0" w14:textId="5820FC4C" w:rsidR="008114AE" w:rsidRPr="000C3F8E" w:rsidRDefault="008114AE">
      <w:pPr>
        <w:shd w:val="clear" w:color="auto" w:fill="FFFFFF"/>
        <w:spacing w:before="240" w:after="240"/>
        <w:ind w:left="1083"/>
        <w:jc w:val="left"/>
        <w:rPr>
          <w:rFonts w:ascii="David" w:eastAsia="Times New Roman" w:hAnsi="David" w:cs="David"/>
          <w:sz w:val="24"/>
          <w:szCs w:val="24"/>
          <w:lang w:val="en-US"/>
        </w:rPr>
        <w:pPrChange w:id="181" w:author="Yoni Grinberg" w:date="2026-07-15T22:28:00Z" w16du:dateUtc="2026-07-15T19:28:00Z">
          <w:pPr>
            <w:shd w:val="clear" w:color="auto" w:fill="FFFFFF"/>
            <w:spacing w:after="100"/>
            <w:ind w:left="1083" w:right="580"/>
            <w:jc w:val="left"/>
          </w:pPr>
        </w:pPrChange>
      </w:pPr>
      <w:ins w:id="182" w:author="Yoni Grinberg" w:date="2026-07-15T22:26:00Z">
        <w:r w:rsidRPr="008114AE">
          <w:rPr>
            <w:rFonts w:ascii="David" w:eastAsia="Times New Roman" w:hAnsi="David" w:cs="David"/>
            <w:sz w:val="24"/>
            <w:szCs w:val="24"/>
            <w:lang w:val="en-US"/>
            <w:rPrChange w:id="183" w:author="Yoni Grinberg" w:date="2026-07-15T22:27:00Z" w16du:dateUtc="2026-07-15T19:27:00Z">
              <w:rPr>
                <w:rFonts w:ascii="David" w:eastAsia="Times New Roman" w:hAnsi="David" w:cs="David"/>
                <w:sz w:val="24"/>
                <w:szCs w:val="24"/>
              </w:rPr>
            </w:rPrChange>
          </w:rPr>
          <w:t>To understand the engineering decisions behind utilizing ultrasound, it must be compared to traditional Radio Frequency (RF) and Electromagnetic (EM) wireless protocols. Each technology represents a different engineering trade-off between range, data rate, hardware complexity, and security</w:t>
        </w:r>
      </w:ins>
      <w:ins w:id="184" w:author="Yoni Grinberg" w:date="2026-07-15T22:27:00Z" w16du:dateUtc="2026-07-15T19:27:00Z">
        <w:r>
          <w:rPr>
            <w:rFonts w:ascii="David" w:eastAsia="Times New Roman" w:hAnsi="David" w:cs="David" w:hint="cs"/>
            <w:sz w:val="24"/>
            <w:szCs w:val="24"/>
            <w:rtl/>
            <w:lang w:val="en-US"/>
          </w:rPr>
          <w:t xml:space="preserve"> </w:t>
        </w:r>
      </w:ins>
      <w:ins w:id="185" w:author="Yoni Grinberg" w:date="2026-07-15T22:26:00Z" w16du:dateUtc="2026-07-15T19:26:00Z">
        <w:r w:rsidRPr="000C3F8E">
          <w:rPr>
            <w:rFonts w:ascii="David" w:eastAsia="Times New Roman" w:hAnsi="David" w:cs="David"/>
            <w:sz w:val="24"/>
            <w:szCs w:val="24"/>
            <w:lang w:val="en-US"/>
          </w:rPr>
          <w:t>[5]</w:t>
        </w:r>
      </w:ins>
      <w:ins w:id="186" w:author="Yoni Grinberg" w:date="2026-07-15T22:24:00Z" w16du:dateUtc="2026-07-15T19:24:00Z">
        <w:r>
          <w:rPr>
            <w:rFonts w:ascii="David" w:eastAsia="Times New Roman" w:hAnsi="David" w:cs="David"/>
            <w:sz w:val="24"/>
            <w:szCs w:val="24"/>
            <w:lang w:val="en-US"/>
          </w:rPr>
          <w:t>:</w:t>
        </w:r>
      </w:ins>
    </w:p>
    <w:p w14:paraId="0C75BB66" w14:textId="4A438E1C" w:rsidR="00BD16DC" w:rsidRDefault="00BD16DC" w:rsidP="002F2003">
      <w:pPr>
        <w:shd w:val="clear" w:color="auto" w:fill="FFFFFF"/>
        <w:spacing w:before="240" w:after="240"/>
        <w:ind w:right="580"/>
        <w:jc w:val="left"/>
        <w:rPr>
          <w:ins w:id="187" w:author="Yoni Grinberg" w:date="2026-07-15T22:33:00Z" w16du:dateUtc="2026-07-15T19:33:00Z"/>
          <w:rFonts w:ascii="David" w:eastAsia="Times New Roman" w:hAnsi="David" w:cs="David"/>
          <w:sz w:val="24"/>
          <w:szCs w:val="24"/>
          <w:rtl/>
          <w:lang w:val="en-US"/>
        </w:rPr>
      </w:pPr>
    </w:p>
    <w:p w14:paraId="24A662CA" w14:textId="77777777" w:rsidR="00AB72B0" w:rsidRPr="000C3F8E" w:rsidRDefault="00AB72B0">
      <w:pPr>
        <w:shd w:val="clear" w:color="auto" w:fill="FFFFFF"/>
        <w:spacing w:before="240" w:after="240"/>
        <w:ind w:right="580"/>
        <w:jc w:val="left"/>
        <w:rPr>
          <w:rFonts w:ascii="David" w:eastAsia="Times New Roman" w:hAnsi="David" w:cs="David"/>
          <w:sz w:val="24"/>
          <w:szCs w:val="24"/>
          <w:lang w:val="en-US"/>
        </w:rPr>
        <w:pPrChange w:id="188" w:author="Yoni Grinberg" w:date="2026-07-15T22:12:00Z" w16du:dateUtc="2026-07-15T19:12:00Z">
          <w:pPr>
            <w:shd w:val="clear" w:color="auto" w:fill="FFFFFF"/>
            <w:spacing w:after="0"/>
            <w:ind w:right="580"/>
            <w:jc w:val="left"/>
          </w:pPr>
        </w:pPrChange>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lastRenderedPageBreak/>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F334FD"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2F2003">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F334FD"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F334FD"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pPr>
        <w:pStyle w:val="Heading2"/>
        <w:keepNext w:val="0"/>
        <w:keepLines w:val="0"/>
        <w:shd w:val="clear" w:color="auto" w:fill="FFFFFF"/>
        <w:spacing w:before="240" w:after="240"/>
        <w:ind w:right="580"/>
        <w:jc w:val="left"/>
        <w:rPr>
          <w:rFonts w:ascii="David" w:eastAsia="Times New Roman" w:hAnsi="David" w:cs="David"/>
          <w:b w:val="0"/>
          <w:bCs w:val="0"/>
          <w:sz w:val="24"/>
          <w:szCs w:val="24"/>
          <w:lang w:val="en-US"/>
        </w:rPr>
        <w:pPrChange w:id="189" w:author="Yoni Grinberg" w:date="2026-07-15T22:12:00Z" w16du:dateUtc="2026-07-15T19:12:00Z">
          <w:pPr>
            <w:pStyle w:val="Heading2"/>
            <w:keepNext w:val="0"/>
            <w:keepLines w:val="0"/>
            <w:shd w:val="clear" w:color="auto" w:fill="FFFFFF"/>
            <w:spacing w:after="80"/>
            <w:ind w:right="580"/>
            <w:jc w:val="left"/>
          </w:pPr>
        </w:pPrChange>
      </w:pPr>
      <w:bookmarkStart w:id="190" w:name="_kwt3q5wqfdd9" w:colFirst="0" w:colLast="0"/>
      <w:bookmarkStart w:id="191" w:name="_moh7h6mwm3b8" w:colFirst="0" w:colLast="0"/>
      <w:bookmarkEnd w:id="190"/>
      <w:bookmarkEnd w:id="191"/>
    </w:p>
    <w:p w14:paraId="2D3E62B4" w14:textId="3FA9DC00" w:rsidR="00904544" w:rsidRPr="00242084" w:rsidRDefault="005B7E88">
      <w:pPr>
        <w:spacing w:before="240" w:after="240"/>
        <w:ind w:left="1083"/>
        <w:jc w:val="left"/>
        <w:rPr>
          <w:rFonts w:ascii="David" w:hAnsi="David" w:cs="David"/>
          <w:b/>
          <w:bCs/>
          <w:sz w:val="24"/>
          <w:szCs w:val="24"/>
          <w:lang w:val="en-US"/>
        </w:rPr>
        <w:pPrChange w:id="192" w:author="Yoni Grinberg" w:date="2026-07-15T22:12:00Z" w16du:dateUtc="2026-07-15T19:12:00Z">
          <w:pPr>
            <w:ind w:left="1083"/>
            <w:jc w:val="left"/>
          </w:pPr>
        </w:pPrChange>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pPr>
        <w:pStyle w:val="Heading2"/>
        <w:keepNext w:val="0"/>
        <w:keepLines w:val="0"/>
        <w:shd w:val="clear" w:color="auto" w:fill="FFFFFF"/>
        <w:spacing w:before="240" w:after="240"/>
        <w:ind w:left="1080"/>
        <w:jc w:val="left"/>
        <w:rPr>
          <w:rFonts w:ascii="David" w:eastAsia="Times New Roman" w:hAnsi="David" w:cs="David"/>
          <w:sz w:val="24"/>
          <w:szCs w:val="24"/>
          <w:lang w:val="en-US"/>
        </w:rPr>
        <w:pPrChange w:id="193" w:author="Yoni Grinberg" w:date="2026-07-15T22:15:00Z" w16du:dateUtc="2026-07-15T19:15:00Z">
          <w:pPr>
            <w:pStyle w:val="Heading2"/>
            <w:keepNext w:val="0"/>
            <w:keepLines w:val="0"/>
            <w:shd w:val="clear" w:color="auto" w:fill="FFFFFF"/>
            <w:spacing w:after="80"/>
            <w:ind w:right="580"/>
            <w:jc w:val="left"/>
          </w:pPr>
        </w:pPrChange>
      </w:pPr>
      <w:bookmarkStart w:id="194" w:name="_6j4lwtykl2ua" w:colFirst="0" w:colLast="0"/>
      <w:bookmarkStart w:id="195" w:name="_on5ztnycai0k" w:colFirst="0" w:colLast="0"/>
      <w:bookmarkEnd w:id="194"/>
      <w:bookmarkEnd w:id="195"/>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597BACD1" w14:textId="04A984C8" w:rsidR="00165AB6" w:rsidRPr="0035738B" w:rsidRDefault="005B1BB6">
      <w:pPr>
        <w:pStyle w:val="ListParagraph"/>
        <w:shd w:val="clear" w:color="auto" w:fill="FFFFFF"/>
        <w:spacing w:before="240" w:after="240"/>
        <w:ind w:left="1080"/>
        <w:jc w:val="left"/>
        <w:rPr>
          <w:rFonts w:ascii="David" w:eastAsia="Times New Roman" w:hAnsi="David" w:cs="David"/>
          <w:sz w:val="24"/>
          <w:szCs w:val="24"/>
          <w:lang w:val="en-US"/>
        </w:rPr>
        <w:pPrChange w:id="196" w:author="Yoni Grinberg" w:date="2026-07-15T22:15:00Z" w16du:dateUtc="2026-07-15T19:15:00Z">
          <w:pPr>
            <w:pStyle w:val="ListParagraph"/>
            <w:shd w:val="clear" w:color="auto" w:fill="FFFFFF"/>
            <w:ind w:left="1800" w:right="580"/>
            <w:jc w:val="left"/>
          </w:pPr>
        </w:pPrChange>
      </w:pPr>
      <w:commentRangeStart w:id="197"/>
      <w:r w:rsidRPr="0035738B">
        <w:rPr>
          <w:rFonts w:ascii="David" w:eastAsia="Times New Roman" w:hAnsi="David" w:cs="David"/>
          <w:sz w:val="24"/>
          <w:szCs w:val="24"/>
          <w:lang w:val="en-US"/>
        </w:rPr>
        <w:t xml:space="preserve">Operational </w:t>
      </w:r>
      <w:r w:rsidR="00EB4C11" w:rsidRPr="0035738B">
        <w:rPr>
          <w:rFonts w:ascii="David" w:eastAsia="Times New Roman" w:hAnsi="David" w:cs="David"/>
          <w:sz w:val="24"/>
          <w:szCs w:val="24"/>
          <w:lang w:val="en-US"/>
        </w:rPr>
        <w:t>Independence (</w:t>
      </w:r>
      <w:r w:rsidRPr="0035738B">
        <w:rPr>
          <w:rFonts w:ascii="David" w:eastAsia="Times New Roman" w:hAnsi="David" w:cs="David"/>
          <w:sz w:val="24"/>
          <w:szCs w:val="24"/>
          <w:lang w:val="en-US"/>
        </w:rPr>
        <w:t>Off-Grid Capability</w:t>
      </w:r>
      <w:r w:rsidR="00AC1461" w:rsidRPr="0035738B">
        <w:rPr>
          <w:rFonts w:ascii="David" w:eastAsia="Times New Roman" w:hAnsi="David" w:cs="David"/>
          <w:sz w:val="24"/>
          <w:szCs w:val="24"/>
          <w:lang w:val="en-US"/>
        </w:rPr>
        <w:t>):</w:t>
      </w:r>
      <w:r w:rsidR="00C7700C" w:rsidRPr="0035738B">
        <w:rPr>
          <w:rFonts w:ascii="David" w:eastAsia="Times New Roman" w:hAnsi="David" w:cs="David"/>
          <w:sz w:val="24"/>
          <w:szCs w:val="24"/>
          <w:lang w:val="en-US"/>
        </w:rPr>
        <w:t xml:space="preserve"> as sound can operate on a </w:t>
      </w:r>
      <w:r w:rsidR="00F5405A" w:rsidRPr="0035738B">
        <w:rPr>
          <w:rFonts w:ascii="David" w:eastAsia="Times New Roman" w:hAnsi="David" w:cs="David"/>
          <w:sz w:val="24"/>
          <w:szCs w:val="24"/>
          <w:lang w:val="en-US"/>
        </w:rPr>
        <w:t>peer-to-peer</w:t>
      </w:r>
      <w:r w:rsidR="00C7700C" w:rsidRPr="0035738B">
        <w:rPr>
          <w:rFonts w:ascii="David" w:eastAsia="Times New Roman" w:hAnsi="David" w:cs="David"/>
          <w:sz w:val="24"/>
          <w:szCs w:val="24"/>
          <w:lang w:val="en-US"/>
        </w:rPr>
        <w:t xml:space="preserve"> basis it does not require Sim card, any infrastructure and can work in areas where RF coverage does not exist.</w:t>
      </w:r>
    </w:p>
    <w:p w14:paraId="6C141522" w14:textId="22222E9E" w:rsidR="00165AB6" w:rsidRPr="0035738B" w:rsidRDefault="00165AB6">
      <w:pPr>
        <w:pStyle w:val="ListParagraph"/>
        <w:numPr>
          <w:ilvl w:val="0"/>
          <w:numId w:val="62"/>
        </w:numPr>
        <w:shd w:val="clear" w:color="auto" w:fill="FFFFFF"/>
        <w:spacing w:before="240" w:after="240"/>
        <w:ind w:left="1080"/>
        <w:jc w:val="left"/>
        <w:rPr>
          <w:rFonts w:ascii="David" w:eastAsia="Times New Roman" w:hAnsi="David" w:cs="David"/>
          <w:sz w:val="24"/>
          <w:szCs w:val="24"/>
          <w:lang w:val="en-US"/>
        </w:rPr>
        <w:pPrChange w:id="198" w:author="Yoni Grinberg" w:date="2026-07-15T22:15:00Z" w16du:dateUtc="2026-07-15T19:15:00Z">
          <w:pPr>
            <w:pStyle w:val="ListParagraph"/>
            <w:numPr>
              <w:numId w:val="62"/>
            </w:numPr>
            <w:shd w:val="clear" w:color="auto" w:fill="FFFFFF"/>
            <w:ind w:left="1800" w:right="580" w:hanging="360"/>
            <w:jc w:val="left"/>
          </w:pPr>
        </w:pPrChange>
      </w:pPr>
      <w:r w:rsidRPr="000B129D">
        <w:rPr>
          <w:rFonts w:ascii="David" w:eastAsia="Times New Roman" w:hAnsi="David" w:cs="David"/>
          <w:b/>
          <w:bCs/>
          <w:sz w:val="24"/>
          <w:szCs w:val="24"/>
          <w:lang w:val="en-US"/>
          <w:rPrChange w:id="199" w:author="Yoni Grinberg" w:date="2026-07-15T22:29:00Z" w16du:dateUtc="2026-07-15T19:29:00Z">
            <w:rPr>
              <w:rFonts w:ascii="David" w:eastAsia="Times New Roman" w:hAnsi="David" w:cs="David"/>
              <w:sz w:val="24"/>
              <w:szCs w:val="24"/>
              <w:lang w:val="en-US"/>
            </w:rPr>
          </w:rPrChange>
        </w:rPr>
        <w:t>Cost effectiveness:</w:t>
      </w:r>
      <w:r w:rsidRPr="00FF5A08">
        <w:rPr>
          <w:rFonts w:ascii="David" w:eastAsia="Times New Roman" w:hAnsi="David" w:cs="David"/>
          <w:sz w:val="24"/>
          <w:szCs w:val="24"/>
          <w:lang w:val="en-US"/>
        </w:rPr>
        <w:t xml:space="preserve"> since we use sound to transfer data all that is required is a receiver, output device and the capability to compute the application, which means it can run on devices that do not have RF access (antenna).</w:t>
      </w:r>
    </w:p>
    <w:p w14:paraId="2A7149C1" w14:textId="64C29C39" w:rsidR="00BD16DC" w:rsidRDefault="005B1BB6">
      <w:pPr>
        <w:pStyle w:val="ListParagraph"/>
        <w:numPr>
          <w:ilvl w:val="0"/>
          <w:numId w:val="62"/>
        </w:numPr>
        <w:shd w:val="clear" w:color="auto" w:fill="FFFFFF"/>
        <w:spacing w:before="240" w:after="240"/>
        <w:ind w:left="1080"/>
        <w:jc w:val="left"/>
        <w:rPr>
          <w:rFonts w:ascii="David" w:eastAsia="Times New Roman" w:hAnsi="David" w:cs="David"/>
          <w:sz w:val="24"/>
          <w:szCs w:val="24"/>
          <w:lang w:val="en-US"/>
        </w:rPr>
        <w:pPrChange w:id="200" w:author="Yoni Grinberg" w:date="2026-07-15T22:15:00Z" w16du:dateUtc="2026-07-15T19:15:00Z">
          <w:pPr>
            <w:pStyle w:val="ListParagraph"/>
            <w:numPr>
              <w:numId w:val="62"/>
            </w:numPr>
            <w:shd w:val="clear" w:color="auto" w:fill="FFFFFF"/>
            <w:ind w:left="1800" w:right="580" w:hanging="360"/>
            <w:jc w:val="left"/>
          </w:pPr>
        </w:pPrChange>
      </w:pPr>
      <w:r w:rsidRPr="000B129D">
        <w:rPr>
          <w:rFonts w:ascii="David" w:eastAsia="Times New Roman" w:hAnsi="David" w:cs="David"/>
          <w:b/>
          <w:bCs/>
          <w:sz w:val="24"/>
          <w:szCs w:val="24"/>
          <w:lang w:val="en-US"/>
          <w:rPrChange w:id="201" w:author="Yoni Grinberg" w:date="2026-07-15T22:29:00Z" w16du:dateUtc="2026-07-15T19:29:00Z">
            <w:rPr>
              <w:rFonts w:ascii="David" w:eastAsia="Times New Roman" w:hAnsi="David" w:cs="David"/>
              <w:sz w:val="24"/>
              <w:szCs w:val="24"/>
              <w:lang w:val="en-US"/>
            </w:rPr>
          </w:rPrChange>
        </w:rPr>
        <w:lastRenderedPageBreak/>
        <w:t xml:space="preserve">Enhanced </w:t>
      </w:r>
      <w:r w:rsidR="00ED17CC" w:rsidRPr="000B129D">
        <w:rPr>
          <w:rFonts w:ascii="David" w:eastAsia="Times New Roman" w:hAnsi="David" w:cs="David"/>
          <w:b/>
          <w:bCs/>
          <w:sz w:val="24"/>
          <w:szCs w:val="24"/>
          <w:lang w:val="en-US"/>
          <w:rPrChange w:id="202" w:author="Yoni Grinberg" w:date="2026-07-15T22:29:00Z" w16du:dateUtc="2026-07-15T19:29:00Z">
            <w:rPr>
              <w:rFonts w:ascii="David" w:eastAsia="Times New Roman" w:hAnsi="David" w:cs="David"/>
              <w:sz w:val="24"/>
              <w:szCs w:val="24"/>
              <w:lang w:val="en-US"/>
            </w:rPr>
          </w:rPrChange>
        </w:rPr>
        <w:t>Security</w:t>
      </w:r>
      <w:r w:rsidR="00C7700C" w:rsidRPr="0035738B">
        <w:rPr>
          <w:rFonts w:ascii="David" w:eastAsia="Times New Roman" w:hAnsi="David" w:cs="David"/>
          <w:sz w:val="24"/>
          <w:szCs w:val="24"/>
          <w:lang w:val="en-US"/>
        </w:rPr>
        <w:t xml:space="preserve"> </w:t>
      </w:r>
      <w:ins w:id="203" w:author="Yoni Grinberg" w:date="2026-07-15T22:29:00Z" w16du:dateUtc="2026-07-15T19:29:00Z">
        <w:r w:rsidR="000B129D">
          <w:rPr>
            <w:rFonts w:ascii="David" w:eastAsia="Times New Roman" w:hAnsi="David" w:cs="David" w:hint="cs"/>
            <w:sz w:val="24"/>
            <w:szCs w:val="24"/>
            <w:rtl/>
            <w:lang w:val="en-US"/>
          </w:rPr>
          <w:t>:</w:t>
        </w:r>
      </w:ins>
      <w:r w:rsidR="00C7700C" w:rsidRPr="0035738B">
        <w:rPr>
          <w:rFonts w:ascii="David" w:eastAsia="Times New Roman" w:hAnsi="David" w:cs="David"/>
          <w:sz w:val="24"/>
          <w:szCs w:val="24"/>
          <w:lang w:val="en-US"/>
        </w:rPr>
        <w:t xml:space="preserve">as seen in </w:t>
      </w:r>
      <w:r w:rsidR="00ED17CC" w:rsidRPr="0035738B">
        <w:rPr>
          <w:rFonts w:ascii="David" w:eastAsia="Times New Roman" w:hAnsi="David" w:cs="David"/>
          <w:sz w:val="24"/>
          <w:szCs w:val="24"/>
          <w:lang w:val="en-US"/>
        </w:rPr>
        <w:t>S</w:t>
      </w:r>
      <w:r w:rsidRPr="0035738B">
        <w:rPr>
          <w:rFonts w:ascii="David" w:eastAsia="Times New Roman" w:hAnsi="David" w:cs="David"/>
          <w:sz w:val="24"/>
          <w:szCs w:val="24"/>
          <w:lang w:val="en-US"/>
        </w:rPr>
        <w:t>ection 2.1.2</w:t>
      </w:r>
      <w:r w:rsidR="00C7700C" w:rsidRPr="0035738B">
        <w:rPr>
          <w:rFonts w:ascii="David" w:eastAsia="Times New Roman" w:hAnsi="David" w:cs="David"/>
          <w:sz w:val="24"/>
          <w:szCs w:val="24"/>
          <w:lang w:val="en-US"/>
        </w:rPr>
        <w:t xml:space="preserve"> since </w:t>
      </w:r>
      <w:r w:rsidR="009342DB"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waves </w:t>
      </w:r>
      <w:r w:rsidR="005018ED" w:rsidRPr="0035738B">
        <w:rPr>
          <w:rFonts w:ascii="David" w:eastAsia="Times New Roman" w:hAnsi="David" w:cs="David"/>
          <w:sz w:val="24"/>
          <w:szCs w:val="24"/>
          <w:lang w:val="en-US"/>
        </w:rPr>
        <w:t>have</w:t>
      </w:r>
      <w:r w:rsidR="00C7700C" w:rsidRPr="0035738B">
        <w:rPr>
          <w:rFonts w:ascii="David" w:eastAsia="Times New Roman" w:hAnsi="David" w:cs="David"/>
          <w:sz w:val="24"/>
          <w:szCs w:val="24"/>
          <w:lang w:val="en-US"/>
        </w:rPr>
        <w:t xml:space="preserve"> a short distance life, they offer privacy that RF cannot.</w:t>
      </w:r>
    </w:p>
    <w:p w14:paraId="574691EA" w14:textId="4F18C368" w:rsidR="00165AB6" w:rsidRPr="0035738B" w:rsidRDefault="00D5341B">
      <w:pPr>
        <w:pStyle w:val="ListParagraph"/>
        <w:numPr>
          <w:ilvl w:val="0"/>
          <w:numId w:val="62"/>
        </w:numPr>
        <w:shd w:val="clear" w:color="auto" w:fill="FFFFFF"/>
        <w:spacing w:before="240" w:after="240"/>
        <w:ind w:left="1080"/>
        <w:jc w:val="left"/>
        <w:rPr>
          <w:rFonts w:ascii="David" w:eastAsia="Times New Roman" w:hAnsi="David" w:cs="David"/>
          <w:sz w:val="24"/>
          <w:szCs w:val="24"/>
          <w:lang w:val="en-US"/>
        </w:rPr>
        <w:pPrChange w:id="204" w:author="Yoni Grinberg" w:date="2026-07-15T22:15:00Z" w16du:dateUtc="2026-07-15T19:15:00Z">
          <w:pPr>
            <w:pStyle w:val="ListParagraph"/>
            <w:numPr>
              <w:numId w:val="62"/>
            </w:numPr>
            <w:shd w:val="clear" w:color="auto" w:fill="FFFFFF"/>
            <w:ind w:left="1800" w:right="580" w:hanging="360"/>
            <w:jc w:val="left"/>
          </w:pPr>
        </w:pPrChange>
      </w:pPr>
      <w:r w:rsidRPr="000B129D">
        <w:rPr>
          <w:rFonts w:ascii="David" w:eastAsia="Times New Roman" w:hAnsi="David" w:cs="David"/>
          <w:b/>
          <w:bCs/>
          <w:sz w:val="24"/>
          <w:szCs w:val="24"/>
          <w:lang w:val="en-US"/>
          <w:rPrChange w:id="205" w:author="Yoni Grinberg" w:date="2026-07-15T22:29:00Z" w16du:dateUtc="2026-07-15T19:29:00Z">
            <w:rPr>
              <w:rFonts w:ascii="David" w:eastAsia="Times New Roman" w:hAnsi="David" w:cs="David"/>
              <w:sz w:val="24"/>
              <w:szCs w:val="24"/>
              <w:lang w:val="en-US"/>
            </w:rPr>
          </w:rPrChange>
        </w:rPr>
        <w:t>Environmental</w:t>
      </w:r>
      <w:r w:rsidR="005B1BB6" w:rsidRPr="000B129D">
        <w:rPr>
          <w:rFonts w:ascii="David" w:eastAsia="Times New Roman" w:hAnsi="David" w:cs="David"/>
          <w:b/>
          <w:bCs/>
          <w:sz w:val="24"/>
          <w:szCs w:val="24"/>
          <w:lang w:val="en-US"/>
          <w:rPrChange w:id="206" w:author="Yoni Grinberg" w:date="2026-07-15T22:29:00Z" w16du:dateUtc="2026-07-15T19:29:00Z">
            <w:rPr>
              <w:rFonts w:ascii="David" w:eastAsia="Times New Roman" w:hAnsi="David" w:cs="David"/>
              <w:sz w:val="24"/>
              <w:szCs w:val="24"/>
              <w:lang w:val="en-US"/>
            </w:rPr>
          </w:rPrChange>
        </w:rPr>
        <w:t xml:space="preserve"> Resilience</w:t>
      </w:r>
      <w:r w:rsidR="00C7700C" w:rsidRPr="000B129D">
        <w:rPr>
          <w:rFonts w:ascii="David" w:eastAsia="Times New Roman" w:hAnsi="David" w:cs="David"/>
          <w:b/>
          <w:bCs/>
          <w:sz w:val="24"/>
          <w:szCs w:val="24"/>
          <w:lang w:val="en-US"/>
          <w:rPrChange w:id="207" w:author="Yoni Grinberg" w:date="2026-07-15T22:29:00Z" w16du:dateUtc="2026-07-15T19:29:00Z">
            <w:rPr>
              <w:rFonts w:ascii="David" w:eastAsia="Times New Roman" w:hAnsi="David" w:cs="David"/>
              <w:sz w:val="24"/>
              <w:szCs w:val="24"/>
              <w:lang w:val="en-US"/>
            </w:rPr>
          </w:rPrChange>
        </w:rPr>
        <w:t>:</w:t>
      </w:r>
      <w:r w:rsidR="00C7700C" w:rsidRPr="0035738B">
        <w:rPr>
          <w:rFonts w:ascii="David" w:eastAsia="Times New Roman" w:hAnsi="David" w:cs="David"/>
          <w:sz w:val="24"/>
          <w:szCs w:val="24"/>
          <w:lang w:val="en-US"/>
        </w:rPr>
        <w:t xml:space="preserve"> as seen in </w:t>
      </w:r>
      <w:r w:rsidR="005B7E88" w:rsidRPr="0035738B">
        <w:rPr>
          <w:rFonts w:ascii="David" w:eastAsia="Times New Roman" w:hAnsi="David" w:cs="David"/>
          <w:sz w:val="24"/>
          <w:szCs w:val="24"/>
          <w:lang w:val="en-US"/>
        </w:rPr>
        <w:t xml:space="preserve">Section </w:t>
      </w:r>
      <w:r w:rsidR="00C7700C" w:rsidRPr="0035738B">
        <w:rPr>
          <w:rFonts w:ascii="David" w:eastAsia="Times New Roman" w:hAnsi="David" w:cs="David"/>
          <w:sz w:val="24"/>
          <w:szCs w:val="24"/>
          <w:lang w:val="en-US"/>
        </w:rPr>
        <w:t>1.1.3</w:t>
      </w:r>
      <w:r w:rsidR="00C7700C" w:rsidRPr="0035738B">
        <w:rPr>
          <w:rFonts w:ascii="David" w:eastAsia="Times New Roman" w:hAnsi="David" w:cs="David"/>
          <w:sz w:val="24"/>
          <w:szCs w:val="24"/>
          <w:lang w:val="en-US"/>
        </w:rPr>
        <w:br/>
      </w:r>
      <w:r w:rsidR="00EA3A58"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allows access through materials that </w:t>
      </w:r>
      <w:r w:rsidR="00EA3A58" w:rsidRPr="0035738B">
        <w:rPr>
          <w:rFonts w:ascii="David" w:eastAsia="Times New Roman" w:hAnsi="David" w:cs="David"/>
          <w:sz w:val="24"/>
          <w:szCs w:val="24"/>
          <w:lang w:val="en-US"/>
        </w:rPr>
        <w:t>therefore</w:t>
      </w:r>
      <w:r w:rsidRPr="0035738B">
        <w:rPr>
          <w:rFonts w:ascii="David" w:eastAsia="Times New Roman" w:hAnsi="David" w:cs="David"/>
          <w:sz w:val="24"/>
          <w:szCs w:val="24"/>
          <w:lang w:val="en-US"/>
        </w:rPr>
        <w:t xml:space="preserve"> thereby</w:t>
      </w:r>
      <w:r w:rsidR="00C7700C" w:rsidRPr="0035738B">
        <w:rPr>
          <w:rFonts w:ascii="David" w:eastAsia="Times New Roman" w:hAnsi="David" w:cs="David"/>
          <w:sz w:val="24"/>
          <w:szCs w:val="24"/>
          <w:lang w:val="en-US"/>
        </w:rPr>
        <w:t xml:space="preserve"> be applied to transfer information where RF is lacking.</w:t>
      </w:r>
    </w:p>
    <w:p w14:paraId="63CA494D" w14:textId="5752FD36" w:rsidR="00880B66" w:rsidRPr="0035738B" w:rsidRDefault="005B1BB6">
      <w:pPr>
        <w:pStyle w:val="ListParagraph"/>
        <w:numPr>
          <w:ilvl w:val="0"/>
          <w:numId w:val="62"/>
        </w:numPr>
        <w:shd w:val="clear" w:color="auto" w:fill="FFFFFF"/>
        <w:spacing w:before="240" w:after="240"/>
        <w:ind w:left="1080"/>
        <w:jc w:val="left"/>
        <w:rPr>
          <w:rFonts w:ascii="David" w:eastAsia="Times New Roman" w:hAnsi="David" w:cs="David"/>
          <w:sz w:val="24"/>
          <w:szCs w:val="24"/>
          <w:lang w:val="en-US"/>
        </w:rPr>
        <w:pPrChange w:id="208" w:author="Yoni Grinberg" w:date="2026-07-15T22:15:00Z" w16du:dateUtc="2026-07-15T19:15:00Z">
          <w:pPr>
            <w:pStyle w:val="ListParagraph"/>
            <w:numPr>
              <w:numId w:val="62"/>
            </w:numPr>
            <w:shd w:val="clear" w:color="auto" w:fill="FFFFFF"/>
            <w:ind w:left="1800" w:right="580" w:hanging="360"/>
            <w:jc w:val="left"/>
          </w:pPr>
        </w:pPrChange>
      </w:pPr>
      <w:r w:rsidRPr="000B129D">
        <w:rPr>
          <w:rFonts w:ascii="David" w:eastAsia="Times New Roman" w:hAnsi="David" w:cs="David"/>
          <w:b/>
          <w:bCs/>
          <w:sz w:val="24"/>
          <w:szCs w:val="24"/>
          <w:lang w:val="en-US"/>
          <w:rPrChange w:id="209" w:author="Yoni Grinberg" w:date="2026-07-15T22:29:00Z" w16du:dateUtc="2026-07-15T19:29:00Z">
            <w:rPr>
              <w:rFonts w:ascii="David" w:eastAsia="Times New Roman" w:hAnsi="David" w:cs="David"/>
              <w:sz w:val="24"/>
              <w:szCs w:val="24"/>
              <w:lang w:val="en-US"/>
            </w:rPr>
          </w:rPrChange>
        </w:rPr>
        <w:t>Ease of Integration</w:t>
      </w:r>
      <w:r w:rsidR="00C7700C" w:rsidRPr="0035738B">
        <w:rPr>
          <w:rFonts w:ascii="David" w:eastAsia="Times New Roman" w:hAnsi="David" w:cs="David"/>
          <w:sz w:val="24"/>
          <w:szCs w:val="24"/>
          <w:lang w:val="en-US"/>
        </w:rPr>
        <w:t xml:space="preserve">: since the </w:t>
      </w:r>
      <w:r w:rsidR="00F41071" w:rsidRPr="0035738B">
        <w:rPr>
          <w:rFonts w:ascii="David" w:eastAsia="Times New Roman" w:hAnsi="David" w:cs="David"/>
          <w:sz w:val="24"/>
          <w:szCs w:val="24"/>
          <w:lang w:val="en-US"/>
        </w:rPr>
        <w:t>requirements</w:t>
      </w:r>
      <w:r w:rsidR="00C7700C" w:rsidRPr="0035738B">
        <w:rPr>
          <w:rFonts w:ascii="David" w:eastAsia="Times New Roman" w:hAnsi="David" w:cs="David"/>
          <w:sz w:val="24"/>
          <w:szCs w:val="24"/>
          <w:lang w:val="en-US"/>
        </w:rPr>
        <w:t xml:space="preserve"> for operations are so </w:t>
      </w:r>
      <w:r w:rsidR="00A62A31" w:rsidRPr="0035738B">
        <w:rPr>
          <w:rFonts w:ascii="David" w:eastAsia="Times New Roman" w:hAnsi="David" w:cs="David"/>
          <w:sz w:val="24"/>
          <w:szCs w:val="24"/>
          <w:lang w:val="en-US"/>
        </w:rPr>
        <w:t>minimal,</w:t>
      </w:r>
      <w:r w:rsidR="00C7700C" w:rsidRPr="0035738B">
        <w:rPr>
          <w:rFonts w:ascii="David" w:eastAsia="Times New Roman" w:hAnsi="David" w:cs="David"/>
          <w:sz w:val="24"/>
          <w:szCs w:val="24"/>
          <w:lang w:val="en-US"/>
        </w:rPr>
        <w:t xml:space="preserve"> </w:t>
      </w:r>
      <w:r w:rsidR="00880B66" w:rsidRPr="0035738B">
        <w:rPr>
          <w:rFonts w:ascii="David" w:eastAsia="Times New Roman" w:hAnsi="David" w:cs="David"/>
          <w:sz w:val="24"/>
          <w:szCs w:val="24"/>
          <w:lang w:val="en-US"/>
        </w:rPr>
        <w:t>technology</w:t>
      </w:r>
      <w:r w:rsidR="00C7700C" w:rsidRPr="0035738B">
        <w:rPr>
          <w:rFonts w:ascii="David" w:eastAsia="Times New Roman" w:hAnsi="David" w:cs="David"/>
          <w:sz w:val="24"/>
          <w:szCs w:val="24"/>
          <w:lang w:val="en-US"/>
        </w:rPr>
        <w:t xml:space="preserve"> can be implemented on different platforms much more easily than other technologies.</w:t>
      </w:r>
      <w:commentRangeEnd w:id="197"/>
      <w:r w:rsidR="00AB72B0" w:rsidRPr="0035738B">
        <w:rPr>
          <w:rStyle w:val="CommentReference"/>
          <w:rFonts w:ascii="David" w:eastAsia="Times New Roman" w:hAnsi="David" w:cs="David"/>
          <w:sz w:val="24"/>
          <w:szCs w:val="24"/>
          <w:lang w:val="en-US"/>
        </w:rPr>
        <w:commentReference w:id="197"/>
      </w:r>
    </w:p>
    <w:p w14:paraId="7720B1DF" w14:textId="6DFAC61E" w:rsidR="00C1643B" w:rsidRPr="00165AB6" w:rsidRDefault="00044F15">
      <w:pPr>
        <w:spacing w:before="240" w:after="240"/>
        <w:jc w:val="left"/>
        <w:rPr>
          <w:rFonts w:ascii="David" w:hAnsi="David" w:cs="David"/>
          <w:b/>
          <w:bCs/>
          <w:sz w:val="32"/>
          <w:szCs w:val="32"/>
          <w:lang w:val="en-US"/>
        </w:rPr>
        <w:pPrChange w:id="210" w:author="Yoni Grinberg" w:date="2026-07-15T22:12:00Z" w16du:dateUtc="2026-07-15T19:12:00Z">
          <w:pPr>
            <w:spacing w:after="0"/>
            <w:jc w:val="left"/>
          </w:pPr>
        </w:pPrChange>
      </w:pPr>
      <w:r w:rsidRPr="00242084">
        <w:rPr>
          <w:rFonts w:ascii="David" w:eastAsia="Times New Roman" w:hAnsi="David" w:cs="David"/>
          <w:sz w:val="24"/>
          <w:szCs w:val="24"/>
          <w:lang w:val="en-US"/>
        </w:rPr>
        <w:br/>
      </w:r>
      <w:r w:rsidR="00165AB6" w:rsidRPr="00AC41F8">
        <w:rPr>
          <w:rFonts w:ascii="David" w:hAnsi="David" w:cs="David"/>
          <w:b/>
          <w:bCs/>
          <w:sz w:val="32"/>
          <w:szCs w:val="32"/>
          <w:lang w:val="en-US"/>
        </w:rPr>
        <w:t xml:space="preserve">Chapter 3.  </w:t>
      </w:r>
      <w:r w:rsidR="00B84951" w:rsidRPr="00165AB6">
        <w:rPr>
          <w:rFonts w:ascii="David" w:hAnsi="David" w:cs="David"/>
          <w:b/>
          <w:bCs/>
          <w:sz w:val="32"/>
          <w:szCs w:val="32"/>
          <w:lang w:val="en-US"/>
        </w:rPr>
        <w:t>Challenges</w:t>
      </w:r>
      <w:r w:rsidR="008F2F5D" w:rsidRPr="00165AB6">
        <w:rPr>
          <w:rFonts w:ascii="David" w:hAnsi="David" w:cs="David"/>
          <w:b/>
          <w:bCs/>
          <w:sz w:val="32"/>
          <w:szCs w:val="32"/>
        </w:rPr>
        <w:t xml:space="preserve"> </w:t>
      </w:r>
      <w:r w:rsidRPr="00165AB6">
        <w:rPr>
          <w:rFonts w:ascii="David" w:hAnsi="David" w:cs="David"/>
          <w:b/>
          <w:bCs/>
          <w:sz w:val="32"/>
          <w:szCs w:val="32"/>
          <w:lang w:val="en-US"/>
        </w:rPr>
        <w:t>and Solutions</w:t>
      </w:r>
    </w:p>
    <w:p w14:paraId="70EE7AF1" w14:textId="77777777" w:rsidR="00C51896" w:rsidRPr="00B84951" w:rsidRDefault="00C51896">
      <w:pPr>
        <w:spacing w:before="240" w:after="240"/>
        <w:ind w:left="1080"/>
        <w:jc w:val="left"/>
        <w:rPr>
          <w:rFonts w:ascii="David" w:hAnsi="David" w:cs="David"/>
          <w:b/>
          <w:bCs/>
          <w:sz w:val="32"/>
          <w:szCs w:val="32"/>
          <w:lang w:val="en-US"/>
        </w:rPr>
        <w:pPrChange w:id="211" w:author="Yoni Grinberg" w:date="2026-07-15T22:12:00Z" w16du:dateUtc="2026-07-15T19:12:00Z">
          <w:pPr>
            <w:spacing w:after="0"/>
            <w:ind w:left="1080"/>
            <w:jc w:val="left"/>
          </w:pPr>
        </w:pPrChange>
      </w:pPr>
    </w:p>
    <w:p w14:paraId="05970F7A" w14:textId="77777777" w:rsidR="00044F15" w:rsidRPr="00242084" w:rsidRDefault="00044F15">
      <w:pPr>
        <w:pStyle w:val="ListParagraph"/>
        <w:numPr>
          <w:ilvl w:val="3"/>
          <w:numId w:val="27"/>
        </w:numPr>
        <w:shd w:val="clear" w:color="auto" w:fill="FFFFFF"/>
        <w:spacing w:before="240" w:after="240"/>
        <w:ind w:left="1080"/>
        <w:jc w:val="left"/>
        <w:rPr>
          <w:rFonts w:ascii="David" w:hAnsi="David" w:cs="David"/>
          <w:b/>
          <w:bCs/>
          <w:sz w:val="24"/>
          <w:szCs w:val="24"/>
          <w:lang w:val="en-US"/>
        </w:rPr>
        <w:pPrChange w:id="212"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242084">
        <w:rPr>
          <w:rFonts w:ascii="David" w:hAnsi="David" w:cs="David"/>
          <w:b/>
          <w:bCs/>
          <w:sz w:val="24"/>
          <w:szCs w:val="24"/>
          <w:lang w:val="en-US"/>
        </w:rPr>
        <w:t>Programming language in a work environment:</w:t>
      </w:r>
    </w:p>
    <w:p w14:paraId="0F397757" w14:textId="77777777" w:rsidR="00044F15" w:rsidRPr="00242084" w:rsidRDefault="00044F15">
      <w:pPr>
        <w:pStyle w:val="ListParagraph"/>
        <w:shd w:val="clear" w:color="auto" w:fill="FFFFFF"/>
        <w:spacing w:before="240" w:after="240"/>
        <w:ind w:left="1080"/>
        <w:jc w:val="left"/>
        <w:rPr>
          <w:rFonts w:ascii="David" w:hAnsi="David" w:cs="David"/>
          <w:sz w:val="24"/>
          <w:szCs w:val="24"/>
          <w:lang w:val="en-US"/>
        </w:rPr>
        <w:pPrChange w:id="213" w:author="Yoni Grinberg" w:date="2026-07-15T22:30:00Z" w16du:dateUtc="2026-07-15T19:30:00Z">
          <w:pPr>
            <w:pStyle w:val="ListParagraph"/>
            <w:shd w:val="clear" w:color="auto" w:fill="FFFFFF"/>
            <w:spacing w:after="120"/>
            <w:ind w:left="1494" w:right="580"/>
            <w:jc w:val="left"/>
          </w:pPr>
        </w:pPrChange>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pPr>
        <w:pStyle w:val="ListParagraph"/>
        <w:shd w:val="clear" w:color="auto" w:fill="FFFFFF"/>
        <w:spacing w:before="240" w:after="240"/>
        <w:ind w:left="1080"/>
        <w:jc w:val="left"/>
        <w:rPr>
          <w:rFonts w:ascii="David" w:hAnsi="David" w:cs="David"/>
          <w:sz w:val="24"/>
          <w:szCs w:val="24"/>
          <w:rtl/>
          <w:lang w:val="en-US"/>
        </w:rPr>
        <w:pPrChange w:id="214" w:author="Yoni Grinberg" w:date="2026-07-15T22:30:00Z" w16du:dateUtc="2026-07-15T19:30:00Z">
          <w:pPr>
            <w:pStyle w:val="ListParagraph"/>
            <w:shd w:val="clear" w:color="auto" w:fill="FFFFFF"/>
            <w:spacing w:after="120"/>
            <w:ind w:left="1494" w:right="580"/>
            <w:jc w:val="left"/>
          </w:pPr>
        </w:pPrChange>
      </w:pPr>
      <w:r w:rsidRPr="00242084">
        <w:rPr>
          <w:rFonts w:ascii="David" w:hAnsi="David" w:cs="David"/>
          <w:sz w:val="24"/>
          <w:szCs w:val="24"/>
          <w:lang w:val="en-US"/>
        </w:rPr>
        <w:t>Like any new language and new development environment, we had to adapt to it in a relatively short time to start the project, this was the first practical task.</w:t>
      </w:r>
    </w:p>
    <w:p w14:paraId="72484E94" w14:textId="77777777" w:rsidR="00044F15" w:rsidRPr="00B84951" w:rsidRDefault="00044F15">
      <w:pPr>
        <w:pStyle w:val="ListParagraph"/>
        <w:shd w:val="clear" w:color="auto" w:fill="FFFFFF"/>
        <w:spacing w:before="240" w:after="240"/>
        <w:ind w:left="1080"/>
        <w:jc w:val="left"/>
        <w:rPr>
          <w:rFonts w:ascii="David" w:hAnsi="David" w:cs="David"/>
          <w:b/>
          <w:bCs/>
          <w:sz w:val="24"/>
          <w:szCs w:val="24"/>
          <w:lang w:val="en-US"/>
        </w:rPr>
        <w:pPrChange w:id="215" w:author="Yoni Grinberg" w:date="2026-07-15T22:30:00Z" w16du:dateUtc="2026-07-15T19:30:00Z">
          <w:pPr>
            <w:pStyle w:val="ListParagraph"/>
            <w:shd w:val="clear" w:color="auto" w:fill="FFFFFF"/>
            <w:spacing w:after="120"/>
            <w:ind w:left="1494" w:right="580"/>
            <w:jc w:val="left"/>
          </w:pPr>
        </w:pPrChange>
      </w:pPr>
    </w:p>
    <w:p w14:paraId="5AFB7CB3" w14:textId="77777777" w:rsidR="00044F15" w:rsidRPr="00B84951" w:rsidRDefault="00044F15">
      <w:pPr>
        <w:pStyle w:val="ListParagraph"/>
        <w:numPr>
          <w:ilvl w:val="3"/>
          <w:numId w:val="27"/>
        </w:numPr>
        <w:shd w:val="clear" w:color="auto" w:fill="FFFFFF"/>
        <w:spacing w:before="240" w:after="240"/>
        <w:ind w:left="1080"/>
        <w:jc w:val="left"/>
        <w:rPr>
          <w:rFonts w:ascii="David" w:hAnsi="David" w:cs="David"/>
          <w:b/>
          <w:bCs/>
          <w:sz w:val="24"/>
          <w:szCs w:val="24"/>
          <w:lang w:val="en-US"/>
        </w:rPr>
        <w:pPrChange w:id="216"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B84951">
        <w:rPr>
          <w:rFonts w:ascii="David" w:hAnsi="David" w:cs="David"/>
          <w:b/>
          <w:bCs/>
          <w:sz w:val="24"/>
          <w:szCs w:val="24"/>
          <w:lang w:val="en-US"/>
        </w:rPr>
        <w:t>Audio library selection process:</w:t>
      </w:r>
    </w:p>
    <w:p w14:paraId="7CEBBF75" w14:textId="77777777" w:rsidR="00044F15" w:rsidRPr="00B84951" w:rsidRDefault="00044F15">
      <w:pPr>
        <w:pStyle w:val="ListParagraph"/>
        <w:shd w:val="clear" w:color="auto" w:fill="FFFFFF"/>
        <w:spacing w:before="240" w:after="240"/>
        <w:ind w:left="1080"/>
        <w:jc w:val="left"/>
        <w:rPr>
          <w:rFonts w:ascii="David" w:hAnsi="David" w:cs="David"/>
          <w:sz w:val="24"/>
          <w:szCs w:val="24"/>
          <w:rtl/>
          <w:lang w:val="en-US"/>
        </w:rPr>
        <w:pPrChange w:id="217" w:author="Yoni Grinberg" w:date="2026-07-15T22:30:00Z" w16du:dateUtc="2026-07-15T19:30:00Z">
          <w:pPr>
            <w:pStyle w:val="ListParagraph"/>
            <w:shd w:val="clear" w:color="auto" w:fill="FFFFFF"/>
            <w:spacing w:after="120"/>
            <w:ind w:left="1494" w:right="580"/>
            <w:jc w:val="left"/>
          </w:pPr>
        </w:pPrChange>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pPr>
        <w:pStyle w:val="ListParagraph"/>
        <w:shd w:val="clear" w:color="auto" w:fill="FFFFFF"/>
        <w:spacing w:before="240" w:after="240"/>
        <w:ind w:left="1080"/>
        <w:rPr>
          <w:rFonts w:ascii="David" w:hAnsi="David" w:cs="David"/>
          <w:b/>
          <w:bCs/>
          <w:sz w:val="24"/>
          <w:szCs w:val="24"/>
          <w:lang w:val="en-US"/>
        </w:rPr>
        <w:pPrChange w:id="218" w:author="Yoni Grinberg" w:date="2026-07-15T22:30:00Z" w16du:dateUtc="2026-07-15T19:30:00Z">
          <w:pPr>
            <w:pStyle w:val="ListParagraph"/>
            <w:shd w:val="clear" w:color="auto" w:fill="FFFFFF"/>
            <w:spacing w:after="120"/>
            <w:ind w:left="1494" w:right="580"/>
          </w:pPr>
        </w:pPrChange>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19" w:author="Yoni Grinberg" w:date="2026-07-15T22:30:00Z" w16du:dateUtc="2026-07-15T19:30:00Z">
          <w:pPr>
            <w:pStyle w:val="ListParagraph"/>
            <w:shd w:val="clear" w:color="auto" w:fill="FFFFFF"/>
            <w:spacing w:after="120"/>
            <w:ind w:left="1494" w:right="580"/>
          </w:pPr>
        </w:pPrChange>
      </w:pPr>
      <w:r w:rsidRPr="00B84951">
        <w:rPr>
          <w:rFonts w:ascii="David" w:hAnsi="David" w:cs="David"/>
          <w:sz w:val="24"/>
          <w:szCs w:val="24"/>
          <w:lang w:val="en-US"/>
        </w:rPr>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r w:rsidRPr="00B84951">
        <w:rPr>
          <w:rFonts w:ascii="David" w:hAnsi="David" w:cs="David"/>
          <w:sz w:val="24"/>
          <w:szCs w:val="24"/>
          <w:lang w:val="en-US"/>
        </w:rPr>
        <w:t xml:space="preserve">audioplayers" and </w:t>
      </w:r>
      <w:r w:rsidRPr="00B84951">
        <w:rPr>
          <w:rFonts w:ascii="David" w:hAnsi="David" w:cs="David"/>
          <w:b/>
          <w:bCs/>
          <w:sz w:val="24"/>
          <w:szCs w:val="24"/>
          <w:lang w:val="en-US"/>
        </w:rPr>
        <w:t>"</w:t>
      </w:r>
      <w:r w:rsidRPr="00B84951">
        <w:rPr>
          <w:rFonts w:ascii="David" w:hAnsi="David" w:cs="David"/>
          <w:sz w:val="24"/>
          <w:szCs w:val="24"/>
          <w:lang w:val="en-US"/>
        </w:rPr>
        <w:t>just_audio</w:t>
      </w:r>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0" w:author="Yoni Grinberg" w:date="2026-07-15T22:30:00Z" w16du:dateUtc="2026-07-15T19:30:00Z">
          <w:pPr>
            <w:pStyle w:val="ListParagraph"/>
            <w:shd w:val="clear" w:color="auto" w:fill="FFFFFF"/>
            <w:spacing w:after="120"/>
            <w:ind w:left="1494" w:right="580"/>
          </w:pPr>
        </w:pPrChange>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1" w:author="Yoni Grinberg" w:date="2026-07-15T22:30:00Z" w16du:dateUtc="2026-07-15T19:30:00Z">
          <w:pPr>
            <w:pStyle w:val="ListParagraph"/>
            <w:shd w:val="clear" w:color="auto" w:fill="FFFFFF"/>
            <w:spacing w:after="120"/>
            <w:ind w:left="1494" w:right="580"/>
          </w:pPr>
        </w:pPrChange>
      </w:pPr>
    </w:p>
    <w:p w14:paraId="7C432C96" w14:textId="469D9DEE" w:rsidR="00044F15" w:rsidRPr="00B84951" w:rsidRDefault="000B02B7">
      <w:pPr>
        <w:pStyle w:val="ListParagraph"/>
        <w:shd w:val="clear" w:color="auto" w:fill="FFFFFF"/>
        <w:spacing w:before="240" w:after="240"/>
        <w:ind w:left="1080"/>
        <w:rPr>
          <w:rFonts w:ascii="David" w:hAnsi="David" w:cs="David"/>
          <w:b/>
          <w:bCs/>
          <w:sz w:val="24"/>
          <w:szCs w:val="24"/>
          <w:lang w:val="en-US"/>
        </w:rPr>
        <w:pPrChange w:id="222" w:author="Yoni Grinberg" w:date="2026-07-15T22:30:00Z" w16du:dateUtc="2026-07-15T19:30:00Z">
          <w:pPr>
            <w:pStyle w:val="ListParagraph"/>
            <w:shd w:val="clear" w:color="auto" w:fill="FFFFFF"/>
            <w:spacing w:after="120"/>
            <w:ind w:left="1494" w:right="580"/>
          </w:pPr>
        </w:pPrChange>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3" w:author="Yoni Grinberg" w:date="2026-07-15T22:30:00Z" w16du:dateUtc="2026-07-15T19:30:00Z">
          <w:pPr>
            <w:pStyle w:val="ListParagraph"/>
            <w:shd w:val="clear" w:color="auto" w:fill="FFFFFF"/>
            <w:spacing w:after="120"/>
            <w:ind w:left="1494" w:right="580"/>
          </w:pPr>
        </w:pPrChange>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4" w:author="Yoni Grinberg" w:date="2026-07-15T22:30:00Z" w16du:dateUtc="2026-07-15T19:30:00Z">
          <w:pPr>
            <w:pStyle w:val="ListParagraph"/>
            <w:shd w:val="clear" w:color="auto" w:fill="FFFFFF"/>
            <w:spacing w:after="120"/>
            <w:ind w:left="1494" w:right="580"/>
          </w:pPr>
        </w:pPrChange>
      </w:pPr>
    </w:p>
    <w:p w14:paraId="163B633B" w14:textId="77777777" w:rsidR="00044F15" w:rsidRPr="00B84951" w:rsidRDefault="00044F15">
      <w:pPr>
        <w:pStyle w:val="ListParagraph"/>
        <w:shd w:val="clear" w:color="auto" w:fill="FFFFFF"/>
        <w:spacing w:before="240" w:after="240"/>
        <w:ind w:left="1080"/>
        <w:rPr>
          <w:rFonts w:ascii="David" w:hAnsi="David" w:cs="David"/>
          <w:sz w:val="24"/>
          <w:szCs w:val="24"/>
          <w:rtl/>
          <w:lang w:val="en-US"/>
        </w:rPr>
        <w:pPrChange w:id="225" w:author="Yoni Grinberg" w:date="2026-07-15T22:30:00Z" w16du:dateUtc="2026-07-15T19:30:00Z">
          <w:pPr>
            <w:pStyle w:val="ListParagraph"/>
            <w:shd w:val="clear" w:color="auto" w:fill="FFFFFF"/>
            <w:spacing w:after="120"/>
            <w:ind w:left="1494" w:right="580"/>
          </w:pPr>
        </w:pPrChange>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6" w:author="Yoni Grinberg" w:date="2026-07-15T22:30:00Z" w16du:dateUtc="2026-07-15T19:30:00Z">
          <w:pPr>
            <w:pStyle w:val="ListParagraph"/>
            <w:shd w:val="clear" w:color="auto" w:fill="FFFFFF"/>
            <w:spacing w:after="120"/>
            <w:ind w:left="1494" w:right="580"/>
          </w:pPr>
        </w:pPrChange>
      </w:pPr>
    </w:p>
    <w:p w14:paraId="4EFA1086" w14:textId="3E899E1C" w:rsidR="00044F15" w:rsidRPr="00B84951" w:rsidRDefault="000B02B7">
      <w:pPr>
        <w:pStyle w:val="ListParagraph"/>
        <w:shd w:val="clear" w:color="auto" w:fill="FFFFFF"/>
        <w:spacing w:before="240" w:after="240"/>
        <w:ind w:left="1080"/>
        <w:rPr>
          <w:rFonts w:ascii="David" w:hAnsi="David" w:cs="David"/>
          <w:b/>
          <w:bCs/>
          <w:sz w:val="24"/>
          <w:szCs w:val="24"/>
          <w:lang w:val="en-US"/>
        </w:rPr>
        <w:pPrChange w:id="227" w:author="Yoni Grinberg" w:date="2026-07-15T22:30:00Z" w16du:dateUtc="2026-07-15T19:30:00Z">
          <w:pPr>
            <w:pStyle w:val="ListParagraph"/>
            <w:shd w:val="clear" w:color="auto" w:fill="FFFFFF"/>
            <w:spacing w:after="120"/>
            <w:ind w:left="1494" w:right="580"/>
          </w:pPr>
        </w:pPrChange>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8" w:author="Yoni Grinberg" w:date="2026-07-15T22:30:00Z" w16du:dateUtc="2026-07-15T19:30:00Z">
          <w:pPr>
            <w:pStyle w:val="ListParagraph"/>
            <w:shd w:val="clear" w:color="auto" w:fill="FFFFFF"/>
            <w:spacing w:after="120"/>
            <w:ind w:left="1494" w:right="580"/>
          </w:pPr>
        </w:pPrChange>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29" w:author="Yoni Grinberg" w:date="2026-07-15T22:30:00Z" w16du:dateUtc="2026-07-15T19:30:00Z">
          <w:pPr>
            <w:pStyle w:val="ListParagraph"/>
            <w:shd w:val="clear" w:color="auto" w:fill="FFFFFF"/>
            <w:spacing w:after="120"/>
            <w:ind w:left="1494" w:right="580"/>
          </w:pPr>
        </w:pPrChange>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pPr>
        <w:pStyle w:val="ListParagraph"/>
        <w:shd w:val="clear" w:color="auto" w:fill="FFFFFF"/>
        <w:spacing w:before="240" w:after="240"/>
        <w:ind w:left="1080"/>
        <w:rPr>
          <w:rFonts w:ascii="David" w:hAnsi="David" w:cs="David"/>
          <w:sz w:val="24"/>
          <w:szCs w:val="24"/>
          <w:lang w:val="en-US"/>
        </w:rPr>
        <w:pPrChange w:id="230" w:author="Yoni Grinberg" w:date="2026-07-15T22:30:00Z" w16du:dateUtc="2026-07-15T19:30:00Z">
          <w:pPr>
            <w:pStyle w:val="ListParagraph"/>
            <w:shd w:val="clear" w:color="auto" w:fill="FFFFFF"/>
            <w:spacing w:after="120"/>
            <w:ind w:left="1494" w:right="580"/>
          </w:pPr>
        </w:pPrChange>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pPr>
        <w:pStyle w:val="ListParagraph"/>
        <w:shd w:val="clear" w:color="auto" w:fill="FFFFFF"/>
        <w:spacing w:before="240" w:after="240"/>
        <w:ind w:left="1080"/>
        <w:jc w:val="left"/>
        <w:rPr>
          <w:rFonts w:ascii="David" w:hAnsi="David" w:cs="David"/>
          <w:sz w:val="24"/>
          <w:szCs w:val="24"/>
          <w:lang w:val="en-US"/>
        </w:rPr>
        <w:pPrChange w:id="231" w:author="Yoni Grinberg" w:date="2026-07-15T22:30:00Z" w16du:dateUtc="2026-07-15T19:30:00Z">
          <w:pPr>
            <w:pStyle w:val="ListParagraph"/>
            <w:shd w:val="clear" w:color="auto" w:fill="FFFFFF"/>
            <w:spacing w:after="120"/>
            <w:ind w:left="1494" w:right="580"/>
            <w:jc w:val="left"/>
          </w:pPr>
        </w:pPrChange>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pPr>
        <w:pStyle w:val="ListParagraph"/>
        <w:numPr>
          <w:ilvl w:val="3"/>
          <w:numId w:val="27"/>
        </w:numPr>
        <w:shd w:val="clear" w:color="auto" w:fill="FFFFFF"/>
        <w:spacing w:before="240" w:after="240"/>
        <w:ind w:left="1080"/>
        <w:jc w:val="left"/>
        <w:rPr>
          <w:rFonts w:ascii="David" w:hAnsi="David" w:cs="David"/>
          <w:sz w:val="24"/>
          <w:szCs w:val="24"/>
          <w:lang w:val="en-US"/>
        </w:rPr>
        <w:pPrChange w:id="232"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B84951">
        <w:rPr>
          <w:rFonts w:ascii="David" w:hAnsi="David" w:cs="David"/>
          <w:b/>
          <w:bCs/>
          <w:sz w:val="24"/>
          <w:szCs w:val="24"/>
          <w:lang w:val="en-US"/>
        </w:rPr>
        <w:lastRenderedPageBreak/>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pPr>
        <w:pStyle w:val="ListParagraph"/>
        <w:numPr>
          <w:ilvl w:val="3"/>
          <w:numId w:val="27"/>
        </w:numPr>
        <w:shd w:val="clear" w:color="auto" w:fill="FFFFFF"/>
        <w:spacing w:before="240" w:after="240"/>
        <w:ind w:left="1080"/>
        <w:jc w:val="left"/>
        <w:rPr>
          <w:rFonts w:ascii="David" w:hAnsi="David" w:cs="David"/>
          <w:b/>
          <w:bCs/>
          <w:sz w:val="24"/>
          <w:szCs w:val="24"/>
          <w:lang w:val="en-US"/>
        </w:rPr>
        <w:pPrChange w:id="233"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pPr>
        <w:pStyle w:val="ListParagraph"/>
        <w:numPr>
          <w:ilvl w:val="3"/>
          <w:numId w:val="27"/>
        </w:numPr>
        <w:shd w:val="clear" w:color="auto" w:fill="FFFFFF"/>
        <w:spacing w:before="240" w:after="240"/>
        <w:ind w:left="1080"/>
        <w:jc w:val="left"/>
        <w:rPr>
          <w:rFonts w:ascii="David" w:hAnsi="David" w:cs="David"/>
          <w:b/>
          <w:bCs/>
          <w:sz w:val="24"/>
          <w:szCs w:val="24"/>
          <w:lang w:val="en-US"/>
        </w:rPr>
        <w:pPrChange w:id="234"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pPr>
        <w:shd w:val="clear" w:color="auto" w:fill="FFFFFF"/>
        <w:spacing w:before="240" w:after="240"/>
        <w:ind w:left="1080"/>
        <w:jc w:val="left"/>
        <w:rPr>
          <w:rFonts w:ascii="David" w:hAnsi="David" w:cs="David"/>
          <w:sz w:val="24"/>
          <w:szCs w:val="24"/>
          <w:rtl/>
          <w:lang w:val="en-US"/>
        </w:rPr>
        <w:pPrChange w:id="235" w:author="Yoni Grinberg" w:date="2026-07-15T22:30:00Z" w16du:dateUtc="2026-07-15T19:30:00Z">
          <w:pPr>
            <w:shd w:val="clear" w:color="auto" w:fill="FFFFFF"/>
            <w:spacing w:after="120"/>
            <w:ind w:left="1352" w:right="580"/>
            <w:jc w:val="left"/>
          </w:pPr>
        </w:pPrChange>
      </w:pPr>
      <w:r w:rsidRPr="00B84951">
        <w:rPr>
          <w:rFonts w:ascii="David" w:hAnsi="David" w:cs="David"/>
          <w:b/>
          <w:bCs/>
          <w:sz w:val="24"/>
          <w:szCs w:val="24"/>
          <w:lang w:val="en-US"/>
        </w:rPr>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pPr>
        <w:pStyle w:val="ListParagraph"/>
        <w:shd w:val="clear" w:color="auto" w:fill="FFFFFF"/>
        <w:spacing w:before="240" w:after="240"/>
        <w:ind w:left="1080"/>
        <w:jc w:val="left"/>
        <w:rPr>
          <w:rFonts w:ascii="David" w:hAnsi="David" w:cs="David"/>
          <w:sz w:val="24"/>
          <w:szCs w:val="24"/>
          <w:lang w:val="en-US"/>
        </w:rPr>
        <w:pPrChange w:id="236" w:author="Yoni Grinberg" w:date="2026-07-15T22:30:00Z" w16du:dateUtc="2026-07-15T19:30:00Z">
          <w:pPr>
            <w:pStyle w:val="ListParagraph"/>
            <w:shd w:val="clear" w:color="auto" w:fill="FFFFFF"/>
            <w:spacing w:after="120"/>
            <w:ind w:left="1352" w:right="580"/>
            <w:jc w:val="left"/>
          </w:pPr>
        </w:pPrChange>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04CD29E2" w:rsidR="0063023D" w:rsidRPr="00B84951" w:rsidRDefault="00044F15">
      <w:pPr>
        <w:pStyle w:val="ListParagraph"/>
        <w:numPr>
          <w:ilvl w:val="3"/>
          <w:numId w:val="27"/>
        </w:numPr>
        <w:shd w:val="clear" w:color="auto" w:fill="FFFFFF"/>
        <w:spacing w:before="240" w:after="240"/>
        <w:ind w:left="1080"/>
        <w:jc w:val="left"/>
        <w:rPr>
          <w:rFonts w:ascii="David" w:hAnsi="David" w:cs="David"/>
          <w:sz w:val="24"/>
          <w:szCs w:val="24"/>
          <w:lang w:val="en-US"/>
        </w:rPr>
        <w:pPrChange w:id="237" w:author="Yoni Grinberg" w:date="2026-07-15T22:30:00Z" w16du:dateUtc="2026-07-15T19:30:00Z">
          <w:pPr>
            <w:pStyle w:val="ListParagraph"/>
            <w:numPr>
              <w:ilvl w:val="3"/>
              <w:numId w:val="27"/>
            </w:numPr>
            <w:shd w:val="clear" w:color="auto" w:fill="FFFFFF"/>
            <w:spacing w:after="120"/>
            <w:ind w:left="1352" w:right="580" w:hanging="360"/>
            <w:jc w:val="left"/>
          </w:pPr>
        </w:pPrChange>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p>
    <w:p w14:paraId="6D3CBC57" w14:textId="0156C9FF" w:rsidR="00806025" w:rsidRPr="0013549C" w:rsidRDefault="00505246">
      <w:pPr>
        <w:pStyle w:val="ListParagraph"/>
        <w:numPr>
          <w:ilvl w:val="3"/>
          <w:numId w:val="27"/>
        </w:numPr>
        <w:shd w:val="clear" w:color="auto" w:fill="FFFFFF"/>
        <w:spacing w:before="240" w:after="240"/>
        <w:ind w:left="1080"/>
        <w:jc w:val="left"/>
        <w:rPr>
          <w:rFonts w:ascii="David" w:eastAsia="Times New Roman" w:hAnsi="David" w:cs="David"/>
          <w:sz w:val="24"/>
          <w:szCs w:val="24"/>
          <w:rtl/>
          <w:lang w:val="en-US"/>
        </w:rPr>
        <w:pPrChange w:id="238" w:author="Yoni Grinberg" w:date="2026-07-15T22:30:00Z" w16du:dateUtc="2026-07-15T19:30:00Z">
          <w:pPr>
            <w:pStyle w:val="ListParagraph"/>
            <w:numPr>
              <w:ilvl w:val="3"/>
              <w:numId w:val="27"/>
            </w:numPr>
            <w:shd w:val="clear" w:color="auto" w:fill="FFFFFF"/>
            <w:spacing w:after="0"/>
            <w:ind w:left="1354" w:right="580" w:hanging="360"/>
            <w:jc w:val="left"/>
          </w:pPr>
        </w:pPrChange>
      </w:pPr>
      <w:r w:rsidRPr="00505246">
        <w:rPr>
          <w:rFonts w:ascii="David" w:hAnsi="David" w:cs="David"/>
          <w:b/>
          <w:bCs/>
          <w:sz w:val="24"/>
          <w:szCs w:val="24"/>
          <w:lang w:val="en-US"/>
        </w:rPr>
        <w:t>Bandwidth</w:t>
      </w:r>
      <w:r w:rsidRPr="00B84951">
        <w:rPr>
          <w:rFonts w:ascii="David" w:hAnsi="David" w:cs="David"/>
          <w:sz w:val="24"/>
          <w:szCs w:val="24"/>
          <w:lang w:val="en-US"/>
        </w:rPr>
        <w:t xml:space="preserve"> </w:t>
      </w:r>
      <w:r>
        <w:rPr>
          <w:rFonts w:ascii="David" w:hAnsi="David" w:cs="David"/>
          <w:b/>
          <w:bCs/>
          <w:sz w:val="24"/>
          <w:szCs w:val="24"/>
          <w:lang w:val="en-US"/>
        </w:rPr>
        <w:t>Optimization</w:t>
      </w:r>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pPr>
        <w:pStyle w:val="ListParagraph"/>
        <w:numPr>
          <w:ilvl w:val="3"/>
          <w:numId w:val="27"/>
        </w:numPr>
        <w:shd w:val="clear" w:color="auto" w:fill="FFFFFF"/>
        <w:spacing w:before="240" w:after="240"/>
        <w:ind w:left="1080"/>
        <w:jc w:val="left"/>
        <w:rPr>
          <w:rFonts w:ascii="David" w:eastAsia="Times New Roman" w:hAnsi="David" w:cs="David"/>
          <w:sz w:val="24"/>
          <w:szCs w:val="24"/>
          <w:lang w:val="en-US"/>
        </w:rPr>
        <w:pPrChange w:id="239" w:author="Yoni Grinberg" w:date="2026-07-15T22:30:00Z" w16du:dateUtc="2026-07-15T19:30:00Z">
          <w:pPr>
            <w:pStyle w:val="ListParagraph"/>
            <w:numPr>
              <w:ilvl w:val="3"/>
              <w:numId w:val="27"/>
            </w:numPr>
            <w:shd w:val="clear" w:color="auto" w:fill="FFFFFF"/>
            <w:spacing w:after="0"/>
            <w:ind w:left="1354" w:right="580" w:hanging="360"/>
            <w:jc w:val="left"/>
          </w:pPr>
        </w:pPrChange>
      </w:pPr>
      <w:r w:rsidRPr="0013549C">
        <w:rPr>
          <w:rFonts w:ascii="David" w:eastAsia="Times New Roman" w:hAnsi="David" w:cs="David"/>
          <w:b/>
          <w:bCs/>
          <w:sz w:val="24"/>
          <w:szCs w:val="24"/>
          <w:lang w:val="en-US"/>
        </w:rPr>
        <w:lastRenderedPageBreak/>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pPr>
        <w:pStyle w:val="ListParagraph"/>
        <w:shd w:val="clear" w:color="auto" w:fill="FFFFFF"/>
        <w:spacing w:before="240" w:after="240"/>
        <w:ind w:left="1080"/>
        <w:rPr>
          <w:rFonts w:ascii="David" w:eastAsia="Times New Roman" w:hAnsi="David" w:cs="David"/>
          <w:sz w:val="24"/>
          <w:szCs w:val="24"/>
          <w:lang w:val="en-US"/>
        </w:rPr>
        <w:pPrChange w:id="240" w:author="Yoni Grinberg" w:date="2026-07-15T22:30:00Z" w16du:dateUtc="2026-07-15T19:30:00Z">
          <w:pPr>
            <w:pStyle w:val="ListParagraph"/>
            <w:shd w:val="clear" w:color="auto" w:fill="FFFFFF"/>
            <w:spacing w:after="0"/>
            <w:ind w:left="1354" w:right="580"/>
          </w:pPr>
        </w:pPrChange>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pPr>
        <w:pStyle w:val="ListParagraph"/>
        <w:numPr>
          <w:ilvl w:val="3"/>
          <w:numId w:val="27"/>
        </w:numPr>
        <w:shd w:val="clear" w:color="auto" w:fill="FFFFFF"/>
        <w:spacing w:before="240" w:after="240"/>
        <w:ind w:left="1080"/>
        <w:jc w:val="left"/>
        <w:rPr>
          <w:rFonts w:ascii="David" w:eastAsia="Times New Roman" w:hAnsi="David" w:cs="David"/>
          <w:sz w:val="24"/>
          <w:szCs w:val="24"/>
          <w:lang w:val="en-US"/>
        </w:rPr>
        <w:pPrChange w:id="241" w:author="Yoni Grinberg" w:date="2026-07-15T22:30:00Z" w16du:dateUtc="2026-07-15T19:30:00Z">
          <w:pPr>
            <w:pStyle w:val="ListParagraph"/>
            <w:numPr>
              <w:ilvl w:val="3"/>
              <w:numId w:val="27"/>
            </w:numPr>
            <w:shd w:val="clear" w:color="auto" w:fill="FFFFFF"/>
            <w:spacing w:after="0"/>
            <w:ind w:left="1352" w:right="580" w:hanging="360"/>
            <w:jc w:val="left"/>
          </w:pPr>
        </w:pPrChange>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The receiver experienced a consistent "one-packet lag," 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pPr>
        <w:pStyle w:val="ListParagraph"/>
        <w:numPr>
          <w:ilvl w:val="3"/>
          <w:numId w:val="27"/>
        </w:numPr>
        <w:shd w:val="clear" w:color="auto" w:fill="FFFFFF"/>
        <w:spacing w:before="240" w:after="240"/>
        <w:ind w:left="1080"/>
        <w:jc w:val="left"/>
        <w:rPr>
          <w:rFonts w:ascii="David" w:eastAsia="Times New Roman" w:hAnsi="David" w:cs="David"/>
          <w:b/>
          <w:bCs/>
          <w:sz w:val="24"/>
          <w:szCs w:val="24"/>
          <w:lang w:val="en-US"/>
        </w:rPr>
        <w:pPrChange w:id="242" w:author="Yoni Grinberg" w:date="2026-07-15T22:30:00Z" w16du:dateUtc="2026-07-15T19:30:00Z">
          <w:pPr>
            <w:pStyle w:val="ListParagraph"/>
            <w:numPr>
              <w:ilvl w:val="3"/>
              <w:numId w:val="27"/>
            </w:numPr>
            <w:shd w:val="clear" w:color="auto" w:fill="FFFFFF"/>
            <w:spacing w:after="0"/>
            <w:ind w:left="1352" w:right="580" w:hanging="360"/>
            <w:jc w:val="left"/>
          </w:pPr>
        </w:pPrChange>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3" w:author="Yoni Grinberg" w:date="2026-07-15T22:30:00Z" w16du:dateUtc="2026-07-15T19:30:00Z">
          <w:pPr>
            <w:pStyle w:val="ListParagraph"/>
            <w:shd w:val="clear" w:color="auto" w:fill="FFFFFF"/>
            <w:spacing w:after="0"/>
            <w:ind w:left="1352" w:right="580"/>
            <w:jc w:val="left"/>
          </w:pPr>
        </w:pPrChange>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4" w:author="Yoni Grinberg" w:date="2026-07-15T22:30:00Z" w16du:dateUtc="2026-07-15T19:30:00Z">
          <w:pPr>
            <w:pStyle w:val="ListParagraph"/>
            <w:shd w:val="clear" w:color="auto" w:fill="FFFFFF"/>
            <w:spacing w:after="0"/>
            <w:ind w:left="1352" w:right="580"/>
            <w:jc w:val="left"/>
          </w:pPr>
        </w:pPrChange>
      </w:pPr>
    </w:p>
    <w:p w14:paraId="7B15BC2D"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5" w:author="Yoni Grinberg" w:date="2026-07-15T22:30:00Z" w16du:dateUtc="2026-07-15T19:30:00Z">
          <w:pPr>
            <w:pStyle w:val="ListParagraph"/>
            <w:shd w:val="clear" w:color="auto" w:fill="FFFFFF"/>
            <w:spacing w:after="0"/>
            <w:ind w:left="1352" w:right="580"/>
            <w:jc w:val="left"/>
          </w:pPr>
        </w:pPrChange>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6" w:author="Yoni Grinberg" w:date="2026-07-15T22:30:00Z" w16du:dateUtc="2026-07-15T19:30:00Z">
          <w:pPr>
            <w:pStyle w:val="ListParagraph"/>
            <w:shd w:val="clear" w:color="auto" w:fill="FFFFFF"/>
            <w:spacing w:after="0"/>
            <w:ind w:left="1352" w:right="580"/>
            <w:jc w:val="left"/>
          </w:pPr>
        </w:pPrChange>
      </w:pPr>
    </w:p>
    <w:p w14:paraId="518A09F9" w14:textId="5F0D0DFF"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7" w:author="Yoni Grinberg" w:date="2026-07-15T22:30:00Z" w16du:dateUtc="2026-07-15T19:30:00Z">
          <w:pPr>
            <w:pStyle w:val="ListParagraph"/>
            <w:shd w:val="clear" w:color="auto" w:fill="FFFFFF"/>
            <w:spacing w:after="0"/>
            <w:ind w:left="1352" w:right="580"/>
            <w:jc w:val="left"/>
          </w:pPr>
        </w:pPrChange>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48" w:author="Yoni Grinberg" w:date="2026-07-15T22:30:00Z" w16du:dateUtc="2026-07-15T19:30:00Z">
          <w:pPr>
            <w:pStyle w:val="ListParagraph"/>
            <w:shd w:val="clear" w:color="auto" w:fill="FFFFFF"/>
            <w:spacing w:after="0"/>
            <w:ind w:left="1352" w:right="580"/>
            <w:jc w:val="left"/>
          </w:pPr>
        </w:pPrChange>
      </w:pPr>
    </w:p>
    <w:p w14:paraId="1670874E" w14:textId="77777777" w:rsidR="009B3FCB" w:rsidRPr="00114C71" w:rsidRDefault="009B3FCB">
      <w:pPr>
        <w:pStyle w:val="ListParagraph"/>
        <w:numPr>
          <w:ilvl w:val="0"/>
          <w:numId w:val="50"/>
        </w:numPr>
        <w:shd w:val="clear" w:color="auto" w:fill="FFFFFF"/>
        <w:spacing w:before="240" w:after="240"/>
        <w:ind w:left="1080"/>
        <w:jc w:val="left"/>
        <w:rPr>
          <w:rFonts w:ascii="David" w:eastAsia="Times New Roman" w:hAnsi="David" w:cs="David"/>
          <w:sz w:val="24"/>
          <w:szCs w:val="24"/>
          <w:lang w:val="en-US"/>
        </w:rPr>
        <w:pPrChange w:id="249" w:author="Yoni Grinberg" w:date="2026-07-15T22:30:00Z" w16du:dateUtc="2026-07-15T19:30:00Z">
          <w:pPr>
            <w:pStyle w:val="ListParagraph"/>
            <w:numPr>
              <w:numId w:val="50"/>
            </w:numPr>
            <w:shd w:val="clear" w:color="auto" w:fill="FFFFFF"/>
            <w:spacing w:after="0"/>
            <w:ind w:left="2072" w:right="580" w:hanging="360"/>
            <w:jc w:val="left"/>
          </w:pPr>
        </w:pPrChange>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0" w:author="Yoni Grinberg" w:date="2026-07-15T22:30:00Z" w16du:dateUtc="2026-07-15T19:30:00Z">
          <w:pPr>
            <w:pStyle w:val="ListParagraph"/>
            <w:shd w:val="clear" w:color="auto" w:fill="FFFFFF"/>
            <w:spacing w:after="0"/>
            <w:ind w:left="1352" w:right="580"/>
            <w:jc w:val="left"/>
          </w:pPr>
        </w:pPrChange>
      </w:pPr>
    </w:p>
    <w:p w14:paraId="002BABCB" w14:textId="2A23ABB6" w:rsidR="009B3FCB" w:rsidRPr="00114C71" w:rsidRDefault="00E047E0">
      <w:pPr>
        <w:pStyle w:val="ListParagraph"/>
        <w:numPr>
          <w:ilvl w:val="0"/>
          <w:numId w:val="50"/>
        </w:numPr>
        <w:shd w:val="clear" w:color="auto" w:fill="FFFFFF"/>
        <w:spacing w:before="240" w:after="240"/>
        <w:ind w:left="1080"/>
        <w:jc w:val="left"/>
        <w:rPr>
          <w:rFonts w:ascii="David" w:eastAsia="Times New Roman" w:hAnsi="David" w:cs="David"/>
          <w:sz w:val="24"/>
          <w:szCs w:val="24"/>
          <w:lang w:val="en-US"/>
        </w:rPr>
        <w:pPrChange w:id="251" w:author="Yoni Grinberg" w:date="2026-07-15T22:30:00Z" w16du:dateUtc="2026-07-15T19:30:00Z">
          <w:pPr>
            <w:pStyle w:val="ListParagraph"/>
            <w:numPr>
              <w:numId w:val="50"/>
            </w:numPr>
            <w:shd w:val="clear" w:color="auto" w:fill="FFFFFF"/>
            <w:spacing w:after="0"/>
            <w:ind w:left="2072" w:right="580" w:hanging="360"/>
            <w:jc w:val="left"/>
          </w:pPr>
        </w:pPrChange>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2" w:author="Yoni Grinberg" w:date="2026-07-15T22:30:00Z" w16du:dateUtc="2026-07-15T19:30:00Z">
          <w:pPr>
            <w:pStyle w:val="ListParagraph"/>
            <w:shd w:val="clear" w:color="auto" w:fill="FFFFFF"/>
            <w:spacing w:after="0"/>
            <w:ind w:left="1352" w:right="580"/>
            <w:jc w:val="left"/>
          </w:pPr>
        </w:pPrChange>
      </w:pPr>
    </w:p>
    <w:p w14:paraId="562F5361" w14:textId="77777777" w:rsidR="009B3FCB" w:rsidRPr="00114C71" w:rsidRDefault="009B3FCB">
      <w:pPr>
        <w:pStyle w:val="ListParagraph"/>
        <w:numPr>
          <w:ilvl w:val="0"/>
          <w:numId w:val="50"/>
        </w:numPr>
        <w:shd w:val="clear" w:color="auto" w:fill="FFFFFF"/>
        <w:spacing w:before="240" w:after="240"/>
        <w:ind w:left="1080"/>
        <w:jc w:val="left"/>
        <w:rPr>
          <w:rFonts w:ascii="David" w:eastAsia="Times New Roman" w:hAnsi="David" w:cs="David"/>
          <w:sz w:val="24"/>
          <w:szCs w:val="24"/>
          <w:lang w:val="en-US"/>
        </w:rPr>
        <w:pPrChange w:id="253" w:author="Yoni Grinberg" w:date="2026-07-15T22:30:00Z" w16du:dateUtc="2026-07-15T19:30:00Z">
          <w:pPr>
            <w:pStyle w:val="ListParagraph"/>
            <w:numPr>
              <w:numId w:val="50"/>
            </w:numPr>
            <w:shd w:val="clear" w:color="auto" w:fill="FFFFFF"/>
            <w:spacing w:after="0"/>
            <w:ind w:left="2072" w:right="580" w:hanging="360"/>
            <w:jc w:val="left"/>
          </w:pPr>
        </w:pPrChange>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4" w:author="Yoni Grinberg" w:date="2026-07-15T22:30:00Z" w16du:dateUtc="2026-07-15T19:30:00Z">
          <w:pPr>
            <w:pStyle w:val="ListParagraph"/>
            <w:shd w:val="clear" w:color="auto" w:fill="FFFFFF"/>
            <w:spacing w:after="0"/>
            <w:ind w:left="1352" w:right="580"/>
            <w:jc w:val="left"/>
          </w:pPr>
        </w:pPrChange>
      </w:pPr>
    </w:p>
    <w:p w14:paraId="0071E534" w14:textId="77777777" w:rsidR="009B3FCB"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5" w:author="Yoni Grinberg" w:date="2026-07-15T22:30:00Z" w16du:dateUtc="2026-07-15T19:30:00Z">
          <w:pPr>
            <w:pStyle w:val="ListParagraph"/>
            <w:shd w:val="clear" w:color="auto" w:fill="FFFFFF"/>
            <w:spacing w:after="0"/>
            <w:ind w:left="1352" w:right="580"/>
            <w:jc w:val="left"/>
          </w:pPr>
        </w:pPrChange>
      </w:pPr>
      <w:r w:rsidRPr="00114C71">
        <w:rPr>
          <w:rFonts w:ascii="David" w:eastAsia="Times New Roman" w:hAnsi="David" w:cs="David"/>
          <w:sz w:val="24"/>
          <w:szCs w:val="24"/>
          <w:lang w:val="en-US"/>
        </w:rPr>
        <w:t>This optimization minimizes idle dead-time while providing robust channel availability for control signaling.</w:t>
      </w:r>
    </w:p>
    <w:p w14:paraId="01883E85" w14:textId="77777777" w:rsidR="00DC7DAF" w:rsidRPr="00114C71" w:rsidRDefault="00DC7DAF">
      <w:pPr>
        <w:pStyle w:val="ListParagraph"/>
        <w:shd w:val="clear" w:color="auto" w:fill="FFFFFF"/>
        <w:spacing w:before="240" w:after="240"/>
        <w:ind w:left="1080"/>
        <w:jc w:val="left"/>
        <w:rPr>
          <w:rFonts w:ascii="David" w:eastAsia="Times New Roman" w:hAnsi="David" w:cs="David"/>
          <w:sz w:val="24"/>
          <w:szCs w:val="24"/>
          <w:lang w:val="en-US"/>
        </w:rPr>
        <w:pPrChange w:id="256" w:author="Yoni Grinberg" w:date="2026-07-15T22:30:00Z" w16du:dateUtc="2026-07-15T19:30:00Z">
          <w:pPr>
            <w:pStyle w:val="ListParagraph"/>
            <w:shd w:val="clear" w:color="auto" w:fill="FFFFFF"/>
            <w:spacing w:after="0"/>
            <w:ind w:left="1352" w:right="580"/>
            <w:jc w:val="left"/>
          </w:pPr>
        </w:pPrChange>
      </w:pPr>
    </w:p>
    <w:p w14:paraId="71C00317" w14:textId="77777777" w:rsidR="009B3FCB" w:rsidRPr="00DF140B" w:rsidRDefault="009B3FCB">
      <w:pPr>
        <w:pStyle w:val="ListParagraph"/>
        <w:numPr>
          <w:ilvl w:val="3"/>
          <w:numId w:val="27"/>
        </w:numPr>
        <w:shd w:val="clear" w:color="auto" w:fill="FFFFFF"/>
        <w:spacing w:before="240" w:after="240"/>
        <w:ind w:left="1080"/>
        <w:jc w:val="left"/>
        <w:rPr>
          <w:rFonts w:ascii="David" w:eastAsia="Times New Roman" w:hAnsi="David" w:cs="David"/>
          <w:b/>
          <w:bCs/>
          <w:sz w:val="24"/>
          <w:szCs w:val="24"/>
          <w:lang w:val="en-US"/>
        </w:rPr>
        <w:pPrChange w:id="257" w:author="Yoni Grinberg" w:date="2026-07-15T22:30:00Z" w16du:dateUtc="2026-07-15T19:30:00Z">
          <w:pPr>
            <w:pStyle w:val="ListParagraph"/>
            <w:numPr>
              <w:ilvl w:val="3"/>
              <w:numId w:val="27"/>
            </w:numPr>
            <w:shd w:val="clear" w:color="auto" w:fill="FFFFFF"/>
            <w:spacing w:after="0"/>
            <w:ind w:left="994" w:right="580" w:hanging="360"/>
            <w:jc w:val="left"/>
          </w:pPr>
        </w:pPrChange>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8" w:author="Yoni Grinberg" w:date="2026-07-15T22:30:00Z" w16du:dateUtc="2026-07-15T19:30:00Z">
          <w:pPr>
            <w:pStyle w:val="ListParagraph"/>
            <w:shd w:val="clear" w:color="auto" w:fill="FFFFFF"/>
            <w:spacing w:after="0"/>
            <w:ind w:left="994" w:right="580"/>
            <w:jc w:val="left"/>
          </w:pPr>
        </w:pPrChange>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pPr>
        <w:pStyle w:val="ListParagraph"/>
        <w:shd w:val="clear" w:color="auto" w:fill="FFFFFF"/>
        <w:spacing w:before="240" w:after="240"/>
        <w:ind w:left="1080"/>
        <w:jc w:val="left"/>
        <w:rPr>
          <w:rFonts w:ascii="David" w:eastAsia="Times New Roman" w:hAnsi="David" w:cs="David"/>
          <w:sz w:val="24"/>
          <w:szCs w:val="24"/>
          <w:lang w:val="en-US"/>
        </w:rPr>
        <w:pPrChange w:id="259" w:author="Yoni Grinberg" w:date="2026-07-15T22:30:00Z" w16du:dateUtc="2026-07-15T19:30:00Z">
          <w:pPr>
            <w:pStyle w:val="ListParagraph"/>
            <w:shd w:val="clear" w:color="auto" w:fill="FFFFFF"/>
            <w:spacing w:after="0"/>
            <w:ind w:left="994" w:right="580"/>
            <w:jc w:val="left"/>
          </w:pPr>
        </w:pPrChange>
      </w:pPr>
    </w:p>
    <w:p w14:paraId="22D96E16" w14:textId="07608F3C" w:rsidR="00445DAF" w:rsidRDefault="009B3FCB">
      <w:pPr>
        <w:shd w:val="clear" w:color="auto" w:fill="FFFFFF"/>
        <w:spacing w:before="240" w:after="240"/>
        <w:ind w:left="1080"/>
        <w:jc w:val="left"/>
        <w:rPr>
          <w:rFonts w:ascii="David" w:eastAsia="Times New Roman" w:hAnsi="David" w:cs="David"/>
          <w:sz w:val="24"/>
          <w:szCs w:val="24"/>
          <w:lang w:val="en-US"/>
        </w:rPr>
        <w:pPrChange w:id="260" w:author="Yoni Grinberg" w:date="2026-07-15T22:30:00Z" w16du:dateUtc="2026-07-15T19:30:00Z">
          <w:pPr>
            <w:shd w:val="clear" w:color="auto" w:fill="FFFFFF"/>
            <w:spacing w:after="0"/>
            <w:ind w:left="994" w:right="580"/>
            <w:jc w:val="left"/>
          </w:pPr>
        </w:pPrChange>
      </w:pPr>
      <w:r w:rsidRPr="00DF140B">
        <w:rPr>
          <w:rFonts w:ascii="David" w:eastAsia="Times New Roman" w:hAnsi="David" w:cs="David"/>
          <w:b/>
          <w:bCs/>
          <w:sz w:val="24"/>
          <w:szCs w:val="24"/>
          <w:lang w:val="en-US"/>
        </w:rPr>
        <w:lastRenderedPageBreak/>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pPr>
        <w:shd w:val="clear" w:color="auto" w:fill="FFFFFF"/>
        <w:spacing w:before="240" w:after="240"/>
        <w:ind w:left="1080"/>
        <w:jc w:val="left"/>
        <w:rPr>
          <w:rFonts w:ascii="David" w:eastAsia="Times New Roman" w:hAnsi="David" w:cs="David"/>
          <w:sz w:val="24"/>
          <w:szCs w:val="24"/>
          <w:lang w:val="en-US"/>
        </w:rPr>
        <w:pPrChange w:id="261" w:author="Yoni Grinberg" w:date="2026-07-15T22:30:00Z" w16du:dateUtc="2026-07-15T19:30:00Z">
          <w:pPr>
            <w:shd w:val="clear" w:color="auto" w:fill="FFFFFF"/>
            <w:spacing w:after="0"/>
            <w:ind w:left="992" w:right="580"/>
            <w:jc w:val="left"/>
          </w:pPr>
        </w:pPrChange>
      </w:pPr>
    </w:p>
    <w:p w14:paraId="4B67A55D" w14:textId="77777777" w:rsidR="00445DAF" w:rsidRPr="00132065" w:rsidRDefault="00445DAF">
      <w:pPr>
        <w:pStyle w:val="ListParagraph"/>
        <w:numPr>
          <w:ilvl w:val="3"/>
          <w:numId w:val="27"/>
        </w:numPr>
        <w:shd w:val="clear" w:color="auto" w:fill="FFFFFF"/>
        <w:spacing w:before="240" w:after="240"/>
        <w:ind w:left="1080"/>
        <w:jc w:val="left"/>
        <w:rPr>
          <w:rFonts w:ascii="David" w:eastAsia="Times New Roman" w:hAnsi="David" w:cs="David"/>
          <w:b/>
          <w:bCs/>
          <w:sz w:val="24"/>
          <w:szCs w:val="24"/>
          <w:lang w:val="en-US"/>
        </w:rPr>
        <w:pPrChange w:id="262" w:author="Yoni Grinberg" w:date="2026-07-15T22:30:00Z" w16du:dateUtc="2026-07-15T19:30:00Z">
          <w:pPr>
            <w:pStyle w:val="ListParagraph"/>
            <w:numPr>
              <w:ilvl w:val="3"/>
              <w:numId w:val="27"/>
            </w:numPr>
            <w:shd w:val="clear" w:color="auto" w:fill="FFFFFF"/>
            <w:spacing w:after="0"/>
            <w:ind w:left="994" w:right="580" w:hanging="360"/>
            <w:jc w:val="left"/>
          </w:pPr>
        </w:pPrChange>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pPr>
        <w:shd w:val="clear" w:color="auto" w:fill="FFFFFF"/>
        <w:spacing w:before="240" w:after="240"/>
        <w:ind w:left="1080"/>
        <w:jc w:val="left"/>
        <w:rPr>
          <w:rFonts w:ascii="David" w:eastAsia="Times New Roman" w:hAnsi="David" w:cs="David"/>
          <w:sz w:val="24"/>
          <w:szCs w:val="24"/>
          <w:lang w:val="en-US"/>
        </w:rPr>
        <w:pPrChange w:id="263" w:author="Yoni Grinberg" w:date="2026-07-15T22:30:00Z" w16du:dateUtc="2026-07-15T19:30:00Z">
          <w:pPr>
            <w:shd w:val="clear" w:color="auto" w:fill="FFFFFF"/>
            <w:spacing w:after="0"/>
            <w:ind w:left="992" w:right="580"/>
            <w:jc w:val="left"/>
          </w:pPr>
        </w:pPrChange>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ignorePackets (Map&lt;String, DateTime&gt;)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Outgoing packets are converted into string keys using .join(',') to ensure 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pPr>
        <w:pStyle w:val="ListParagraph"/>
        <w:numPr>
          <w:ilvl w:val="3"/>
          <w:numId w:val="27"/>
        </w:numPr>
        <w:shd w:val="clear" w:color="auto" w:fill="FFFFFF"/>
        <w:spacing w:before="240" w:after="240"/>
        <w:ind w:left="1080"/>
        <w:jc w:val="left"/>
        <w:rPr>
          <w:rFonts w:ascii="David" w:eastAsia="Times New Roman" w:hAnsi="David" w:cs="David"/>
          <w:sz w:val="24"/>
          <w:szCs w:val="24"/>
          <w:lang w:val="en-US"/>
        </w:rPr>
        <w:pPrChange w:id="264" w:author="Yoni Grinberg" w:date="2026-07-15T22:30:00Z" w16du:dateUtc="2026-07-15T19:30:00Z">
          <w:pPr>
            <w:pStyle w:val="ListParagraph"/>
            <w:numPr>
              <w:ilvl w:val="3"/>
              <w:numId w:val="27"/>
            </w:numPr>
            <w:shd w:val="clear" w:color="auto" w:fill="FFFFFF"/>
            <w:spacing w:after="0"/>
            <w:ind w:left="994" w:right="580" w:hanging="360"/>
            <w:jc w:val="left"/>
          </w:pPr>
        </w:pPrChange>
      </w:pPr>
      <w:r w:rsidRPr="00300DEF">
        <w:rPr>
          <w:rFonts w:ascii="David" w:eastAsia="Times New Roman" w:hAnsi="David" w:cs="David"/>
          <w:sz w:val="24"/>
          <w:szCs w:val="24"/>
          <w:lang w:val="en-US"/>
        </w:rPr>
        <w:t>Architectural Extension Without Code Regression – Wrapper Pattern for Asynchronous Control Tones</w:t>
      </w:r>
    </w:p>
    <w:p w14:paraId="24DE5999" w14:textId="77777777" w:rsidR="00300DEF" w:rsidRPr="002F1F34" w:rsidRDefault="00300DEF">
      <w:pPr>
        <w:shd w:val="clear" w:color="auto" w:fill="FFFFFF"/>
        <w:spacing w:before="240" w:after="240"/>
        <w:ind w:left="1080"/>
        <w:jc w:val="left"/>
        <w:rPr>
          <w:rFonts w:ascii="David" w:eastAsia="Times New Roman" w:hAnsi="David" w:cs="David"/>
          <w:sz w:val="24"/>
          <w:szCs w:val="24"/>
          <w:lang w:val="en-US"/>
        </w:rPr>
        <w:pPrChange w:id="265" w:author="Yoni Grinberg" w:date="2026-07-15T22:30:00Z" w16du:dateUtc="2026-07-15T19:30:00Z">
          <w:pPr>
            <w:shd w:val="clear" w:color="auto" w:fill="FFFFFF"/>
            <w:spacing w:after="0"/>
            <w:ind w:right="580"/>
            <w:jc w:val="left"/>
          </w:pPr>
        </w:pPrChange>
      </w:pPr>
    </w:p>
    <w:p w14:paraId="011FF6E3" w14:textId="77777777" w:rsidR="00300DEF" w:rsidRPr="003F1C8E" w:rsidRDefault="00300DEF">
      <w:pPr>
        <w:shd w:val="clear" w:color="auto" w:fill="FFFFFF"/>
        <w:spacing w:before="240" w:after="240"/>
        <w:ind w:left="1080"/>
        <w:jc w:val="left"/>
        <w:rPr>
          <w:rFonts w:ascii="David" w:eastAsia="Times New Roman" w:hAnsi="David" w:cs="David"/>
          <w:b/>
          <w:bCs/>
          <w:sz w:val="24"/>
          <w:szCs w:val="24"/>
          <w:lang w:val="en-US"/>
        </w:rPr>
        <w:pPrChange w:id="266" w:author="Yoni Grinberg" w:date="2026-07-15T22:30:00Z" w16du:dateUtc="2026-07-15T19:30:00Z">
          <w:pPr>
            <w:shd w:val="clear" w:color="auto" w:fill="FFFFFF"/>
            <w:spacing w:after="0"/>
            <w:ind w:left="992" w:right="580"/>
            <w:jc w:val="left"/>
          </w:pPr>
        </w:pPrChange>
      </w:pPr>
      <w:r w:rsidRPr="003F1C8E">
        <w:rPr>
          <w:rFonts w:ascii="David" w:eastAsia="Times New Roman" w:hAnsi="David" w:cs="David"/>
          <w:b/>
          <w:bCs/>
          <w:sz w:val="24"/>
          <w:szCs w:val="24"/>
          <w:lang w:val="en-US"/>
        </w:rPr>
        <w:t>The Challenge:</w:t>
      </w:r>
    </w:p>
    <w:p w14:paraId="6DCD5E72" w14:textId="3F71D488" w:rsidR="00300DEF" w:rsidRPr="002F1F34" w:rsidRDefault="00300DEF">
      <w:pPr>
        <w:shd w:val="clear" w:color="auto" w:fill="FFFFFF"/>
        <w:spacing w:before="240" w:after="240"/>
        <w:ind w:left="1080"/>
        <w:jc w:val="left"/>
        <w:rPr>
          <w:rFonts w:ascii="David" w:eastAsia="Times New Roman" w:hAnsi="David" w:cs="David"/>
          <w:sz w:val="24"/>
          <w:szCs w:val="24"/>
          <w:lang w:val="en-US"/>
        </w:rPr>
        <w:pPrChange w:id="267" w:author="Yoni Grinberg" w:date="2026-07-15T22:30:00Z" w16du:dateUtc="2026-07-15T19:30:00Z">
          <w:pPr>
            <w:shd w:val="clear" w:color="auto" w:fill="FFFFFF"/>
            <w:spacing w:after="0"/>
            <w:ind w:left="992" w:right="580"/>
            <w:jc w:val="left"/>
          </w:pPr>
        </w:pPrChange>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(DSP) capabilities. However, the existing FskModulationLogic class was already fully optimized, tested, and validated for structural 16-FSK frame packet data. Modifying this core logic directly posed a severe architectural risk, as tampering with the verified mathematical loop inside generateNextBuffer could introduce regression bugs, destabilize time-critical guard interval calculations, and break features that had already passed quality assurance.</w:t>
      </w:r>
    </w:p>
    <w:p w14:paraId="7AAD3F96" w14:textId="77777777" w:rsidR="00300DEF" w:rsidRPr="003F1C8E" w:rsidRDefault="00300DEF">
      <w:pPr>
        <w:shd w:val="clear" w:color="auto" w:fill="FFFFFF"/>
        <w:spacing w:before="240" w:after="240"/>
        <w:ind w:left="1080"/>
        <w:jc w:val="left"/>
        <w:rPr>
          <w:rFonts w:ascii="David" w:eastAsia="Times New Roman" w:hAnsi="David" w:cs="David"/>
          <w:b/>
          <w:bCs/>
          <w:sz w:val="24"/>
          <w:szCs w:val="24"/>
          <w:lang w:val="en-US"/>
        </w:rPr>
        <w:pPrChange w:id="268" w:author="Yoni Grinberg" w:date="2026-07-15T22:30:00Z" w16du:dateUtc="2026-07-15T19:30:00Z">
          <w:pPr>
            <w:shd w:val="clear" w:color="auto" w:fill="FFFFFF"/>
            <w:spacing w:after="0"/>
            <w:ind w:left="992" w:right="580"/>
            <w:jc w:val="left"/>
          </w:pPr>
        </w:pPrChange>
      </w:pPr>
      <w:r w:rsidRPr="003F1C8E">
        <w:rPr>
          <w:rFonts w:ascii="David" w:eastAsia="Times New Roman" w:hAnsi="David" w:cs="David"/>
          <w:b/>
          <w:bCs/>
          <w:sz w:val="24"/>
          <w:szCs w:val="24"/>
          <w:lang w:val="en-US"/>
        </w:rPr>
        <w:t>The Solution:</w:t>
      </w:r>
    </w:p>
    <w:p w14:paraId="61FD4121" w14:textId="2B1AD4D9" w:rsidR="005F1E7C" w:rsidRDefault="00300DEF">
      <w:pPr>
        <w:shd w:val="clear" w:color="auto" w:fill="FFFFFF"/>
        <w:spacing w:before="240" w:after="240"/>
        <w:ind w:left="1080"/>
        <w:jc w:val="left"/>
        <w:rPr>
          <w:rFonts w:ascii="David" w:eastAsia="Times New Roman" w:hAnsi="David" w:cs="David"/>
          <w:sz w:val="24"/>
          <w:szCs w:val="24"/>
          <w:lang w:val="en-US"/>
        </w:rPr>
        <w:pPrChange w:id="269" w:author="Yoni Grinberg" w:date="2026-07-15T22:30:00Z" w16du:dateUtc="2026-07-15T19:30:00Z">
          <w:pPr>
            <w:shd w:val="clear" w:color="auto" w:fill="FFFFFF"/>
            <w:spacing w:after="0"/>
            <w:ind w:left="992" w:right="580"/>
            <w:jc w:val="left"/>
          </w:pPr>
        </w:pPrChange>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r w:rsidRPr="002F1F34">
        <w:rPr>
          <w:rFonts w:ascii="David" w:eastAsia="Times New Roman" w:hAnsi="David" w:cs="David"/>
          <w:sz w:val="24"/>
          <w:szCs w:val="24"/>
          <w:lang w:val="en-US"/>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0EB60B7B" w14:textId="77777777" w:rsidR="00663417" w:rsidRDefault="00663417">
      <w:pPr>
        <w:shd w:val="clear" w:color="auto" w:fill="FFFFFF"/>
        <w:spacing w:before="240" w:after="240"/>
        <w:ind w:left="1080"/>
        <w:jc w:val="left"/>
        <w:rPr>
          <w:rFonts w:ascii="David" w:eastAsia="Times New Roman" w:hAnsi="David" w:cs="David"/>
          <w:sz w:val="24"/>
          <w:szCs w:val="24"/>
          <w:lang w:val="en-US"/>
        </w:rPr>
        <w:pPrChange w:id="270" w:author="Yoni Grinberg" w:date="2026-07-15T22:30:00Z" w16du:dateUtc="2026-07-15T19:30:00Z">
          <w:pPr>
            <w:shd w:val="clear" w:color="auto" w:fill="FFFFFF"/>
            <w:spacing w:after="0"/>
            <w:ind w:left="992" w:right="580"/>
            <w:jc w:val="left"/>
          </w:pPr>
        </w:pPrChange>
      </w:pPr>
    </w:p>
    <w:p w14:paraId="4A9D9509" w14:textId="0E16734C" w:rsidR="005F1E7C" w:rsidRPr="003F1C8E" w:rsidRDefault="005F1E7C">
      <w:pPr>
        <w:shd w:val="clear" w:color="auto" w:fill="FFFFFF"/>
        <w:spacing w:before="240" w:after="240"/>
        <w:ind w:left="1080"/>
        <w:jc w:val="left"/>
        <w:rPr>
          <w:rFonts w:ascii="David" w:eastAsia="Times New Roman" w:hAnsi="David" w:cs="David"/>
          <w:b/>
          <w:bCs/>
          <w:sz w:val="24"/>
          <w:szCs w:val="24"/>
          <w:lang w:val="en-US"/>
        </w:rPr>
        <w:pPrChange w:id="271" w:author="Yoni Grinberg" w:date="2026-07-15T22:30:00Z" w16du:dateUtc="2026-07-15T19:30:00Z">
          <w:pPr>
            <w:shd w:val="clear" w:color="auto" w:fill="FFFFFF"/>
            <w:spacing w:after="0"/>
            <w:ind w:left="634" w:right="580"/>
            <w:jc w:val="left"/>
          </w:pPr>
        </w:pPrChange>
      </w:pPr>
      <w:r w:rsidRPr="003F1C8E">
        <w:rPr>
          <w:rFonts w:ascii="David" w:eastAsia="Times New Roman" w:hAnsi="David" w:cs="David"/>
          <w:b/>
          <w:bCs/>
          <w:sz w:val="24"/>
          <w:szCs w:val="24"/>
          <w:lang w:val="en-US"/>
        </w:rPr>
        <w:t xml:space="preserve">14. Network Latency Optimization via Opportunistic Overhearing and </w:t>
      </w:r>
      <w:r w:rsidR="00F152E3">
        <w:rPr>
          <w:rFonts w:ascii="David" w:eastAsia="Times New Roman" w:hAnsi="David" w:cs="David"/>
          <w:b/>
          <w:bCs/>
          <w:sz w:val="24"/>
          <w:szCs w:val="24"/>
          <w:lang w:val="en-US"/>
        </w:rPr>
        <w:t xml:space="preserve">   </w:t>
      </w:r>
      <w:r w:rsidRPr="003F1C8E">
        <w:rPr>
          <w:rFonts w:ascii="David" w:eastAsia="Times New Roman" w:hAnsi="David" w:cs="David"/>
          <w:b/>
          <w:bCs/>
          <w:sz w:val="24"/>
          <w:szCs w:val="24"/>
          <w:lang w:val="en-US"/>
        </w:rPr>
        <w:t>Root-Proximity Priority</w:t>
      </w:r>
    </w:p>
    <w:p w14:paraId="1A6B4FEA" w14:textId="77777777" w:rsidR="005F1E7C" w:rsidRPr="003F1C8E" w:rsidRDefault="005F1E7C">
      <w:pPr>
        <w:shd w:val="clear" w:color="auto" w:fill="FFFFFF"/>
        <w:spacing w:before="240" w:after="240"/>
        <w:ind w:left="1080"/>
        <w:jc w:val="left"/>
        <w:rPr>
          <w:rFonts w:ascii="David" w:eastAsia="Times New Roman" w:hAnsi="David" w:cs="David"/>
          <w:b/>
          <w:bCs/>
          <w:sz w:val="24"/>
          <w:szCs w:val="24"/>
          <w:lang w:val="en-US"/>
        </w:rPr>
        <w:pPrChange w:id="272" w:author="Yoni Grinberg" w:date="2026-07-15T22:30:00Z" w16du:dateUtc="2026-07-15T19:30:00Z">
          <w:pPr>
            <w:shd w:val="clear" w:color="auto" w:fill="FFFFFF"/>
            <w:spacing w:after="0"/>
            <w:ind w:left="992" w:right="580"/>
            <w:jc w:val="left"/>
          </w:pPr>
        </w:pPrChange>
      </w:pPr>
      <w:r w:rsidRPr="003F1C8E">
        <w:rPr>
          <w:rFonts w:ascii="David" w:eastAsia="Times New Roman" w:hAnsi="David" w:cs="David"/>
          <w:b/>
          <w:bCs/>
          <w:sz w:val="24"/>
          <w:szCs w:val="24"/>
          <w:lang w:val="en-US"/>
        </w:rPr>
        <w:t>The Challenge:</w:t>
      </w:r>
    </w:p>
    <w:p w14:paraId="21E58F17" w14:textId="77777777" w:rsidR="005F1E7C" w:rsidRPr="005F1E7C" w:rsidRDefault="005F1E7C">
      <w:pPr>
        <w:shd w:val="clear" w:color="auto" w:fill="FFFFFF"/>
        <w:spacing w:before="240" w:after="240"/>
        <w:ind w:left="1080"/>
        <w:jc w:val="left"/>
        <w:rPr>
          <w:rFonts w:ascii="David" w:eastAsia="Times New Roman" w:hAnsi="David" w:cs="David"/>
          <w:sz w:val="24"/>
          <w:szCs w:val="24"/>
          <w:lang w:val="en-US"/>
        </w:rPr>
        <w:pPrChange w:id="273" w:author="Yoni Grinberg" w:date="2026-07-15T22:30:00Z" w16du:dateUtc="2026-07-15T19:30:00Z">
          <w:pPr>
            <w:shd w:val="clear" w:color="auto" w:fill="FFFFFF"/>
            <w:spacing w:after="0"/>
            <w:ind w:left="992" w:right="580"/>
            <w:jc w:val="left"/>
          </w:pPr>
        </w:pPrChange>
      </w:pPr>
      <w:r w:rsidRPr="005F1E7C">
        <w:rPr>
          <w:rFonts w:ascii="David" w:eastAsia="Times New Roman" w:hAnsi="David" w:cs="David"/>
          <w:sz w:val="24"/>
          <w:szCs w:val="24"/>
          <w:lang w:val="en-US"/>
        </w:rPr>
        <w:lastRenderedPageBreak/>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pPr>
        <w:shd w:val="clear" w:color="auto" w:fill="FFFFFF"/>
        <w:spacing w:before="240" w:after="240"/>
        <w:ind w:left="1080"/>
        <w:jc w:val="left"/>
        <w:rPr>
          <w:rFonts w:ascii="David" w:eastAsia="Times New Roman" w:hAnsi="David" w:cs="David"/>
          <w:b/>
          <w:bCs/>
          <w:sz w:val="24"/>
          <w:szCs w:val="24"/>
          <w:lang w:val="en-US"/>
        </w:rPr>
        <w:pPrChange w:id="274" w:author="Yoni Grinberg" w:date="2026-07-15T22:30:00Z" w16du:dateUtc="2026-07-15T19:30:00Z">
          <w:pPr>
            <w:shd w:val="clear" w:color="auto" w:fill="FFFFFF"/>
            <w:spacing w:after="0"/>
            <w:ind w:left="992" w:right="580"/>
            <w:jc w:val="left"/>
          </w:pPr>
        </w:pPrChange>
      </w:pPr>
      <w:r w:rsidRPr="003F1C8E">
        <w:rPr>
          <w:rFonts w:ascii="David" w:eastAsia="Times New Roman" w:hAnsi="David" w:cs="David"/>
          <w:b/>
          <w:bCs/>
          <w:sz w:val="24"/>
          <w:szCs w:val="24"/>
          <w:lang w:val="en-US"/>
        </w:rPr>
        <w:t>The Solution:</w:t>
      </w:r>
    </w:p>
    <w:p w14:paraId="1F1C20E5" w14:textId="77777777" w:rsidR="005F1E7C" w:rsidRPr="005F1E7C" w:rsidRDefault="005F1E7C">
      <w:pPr>
        <w:shd w:val="clear" w:color="auto" w:fill="FFFFFF"/>
        <w:spacing w:before="240" w:after="240"/>
        <w:ind w:left="1080"/>
        <w:jc w:val="left"/>
        <w:rPr>
          <w:rFonts w:ascii="David" w:eastAsia="Times New Roman" w:hAnsi="David" w:cs="David"/>
          <w:sz w:val="24"/>
          <w:szCs w:val="24"/>
          <w:lang w:val="en-US"/>
        </w:rPr>
        <w:pPrChange w:id="275" w:author="Yoni Grinberg" w:date="2026-07-15T22:30:00Z" w16du:dateUtc="2026-07-15T19:30:00Z">
          <w:pPr>
            <w:shd w:val="clear" w:color="auto" w:fill="FFFFFF"/>
            <w:spacing w:after="0"/>
            <w:ind w:left="992" w:right="580"/>
            <w:jc w:val="left"/>
          </w:pPr>
        </w:pPrChange>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26C02B" w14:textId="77777777" w:rsidR="005F1E7C" w:rsidRPr="005F1E7C" w:rsidRDefault="005F1E7C">
      <w:pPr>
        <w:shd w:val="clear" w:color="auto" w:fill="FFFFFF"/>
        <w:spacing w:before="240" w:after="240"/>
        <w:ind w:left="1080"/>
        <w:jc w:val="left"/>
        <w:rPr>
          <w:rFonts w:ascii="David" w:eastAsia="Times New Roman" w:hAnsi="David" w:cs="David"/>
          <w:sz w:val="24"/>
          <w:szCs w:val="24"/>
          <w:lang w:val="en-US"/>
        </w:rPr>
        <w:pPrChange w:id="276" w:author="Yoni Grinberg" w:date="2026-07-15T22:30:00Z" w16du:dateUtc="2026-07-15T19:30:00Z">
          <w:pPr>
            <w:shd w:val="clear" w:color="auto" w:fill="FFFFFF"/>
            <w:spacing w:after="0"/>
            <w:ind w:left="992" w:right="580"/>
            <w:jc w:val="left"/>
          </w:pPr>
        </w:pPrChange>
      </w:pPr>
    </w:p>
    <w:p w14:paraId="5A585CBC" w14:textId="309F1EF0" w:rsidR="009B3FCB" w:rsidRPr="00CB5C28" w:rsidRDefault="005F1E7C">
      <w:pPr>
        <w:shd w:val="clear" w:color="auto" w:fill="FFFFFF"/>
        <w:spacing w:before="240" w:after="240"/>
        <w:ind w:left="1080"/>
        <w:jc w:val="left"/>
        <w:rPr>
          <w:rFonts w:ascii="David" w:eastAsia="Times New Roman" w:hAnsi="David" w:cs="David"/>
          <w:sz w:val="24"/>
          <w:szCs w:val="24"/>
          <w:lang w:val="en-US"/>
        </w:rPr>
        <w:pPrChange w:id="277" w:author="Yoni Grinberg" w:date="2026-07-15T22:30:00Z" w16du:dateUtc="2026-07-15T19:30:00Z">
          <w:pPr>
            <w:shd w:val="clear" w:color="auto" w:fill="FFFFFF"/>
            <w:spacing w:after="0"/>
            <w:ind w:left="992" w:right="580"/>
            <w:jc w:val="left"/>
          </w:pPr>
        </w:pPrChange>
      </w:pPr>
      <w:r w:rsidRPr="005F1E7C">
        <w:rPr>
          <w:rFonts w:ascii="David" w:eastAsia="Times New Roman" w:hAnsi="David" w:cs="David"/>
          <w:sz w:val="24"/>
          <w:szCs w:val="24"/>
          <w:lang w:val="en-US"/>
        </w:rPr>
        <w:t xml:space="preserve">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w:t>
      </w:r>
      <w:del w:id="278" w:author="Yoni Grinberg" w:date="2026-07-15T22:30:00Z" w16du:dateUtc="2026-07-15T19:30:00Z">
        <w:r w:rsidRPr="005F1E7C" w:rsidDel="00AB72B0">
          <w:rPr>
            <w:rFonts w:ascii="David" w:eastAsia="Times New Roman" w:hAnsi="David" w:cs="David"/>
            <w:sz w:val="24"/>
            <w:szCs w:val="24"/>
            <w:lang w:val="en-US"/>
          </w:rPr>
          <w:delText>completely eliminates</w:delText>
        </w:r>
      </w:del>
      <w:ins w:id="279" w:author="Yoni Grinberg" w:date="2026-07-15T22:30:00Z" w16du:dateUtc="2026-07-15T19:30:00Z">
        <w:r w:rsidR="00AB72B0" w:rsidRPr="005F1E7C">
          <w:rPr>
            <w:rFonts w:ascii="David" w:eastAsia="Times New Roman" w:hAnsi="David" w:cs="David"/>
            <w:sz w:val="24"/>
            <w:szCs w:val="24"/>
            <w:lang w:val="en-US"/>
          </w:rPr>
          <w:t>eliminates</w:t>
        </w:r>
      </w:ins>
      <w:r w:rsidRPr="005F1E7C">
        <w:rPr>
          <w:rFonts w:ascii="David" w:eastAsia="Times New Roman" w:hAnsi="David" w:cs="David"/>
          <w:sz w:val="24"/>
          <w:szCs w:val="24"/>
          <w:lang w:val="en-US"/>
        </w:rPr>
        <w:t xml:space="preserve"> redundant packet transmissions, saving a clean 1.6 seconds per bypassed link while safely preventing acoustic collisions.</w:t>
      </w:r>
      <w:r w:rsidR="009B3FCB" w:rsidRPr="00CB5C28">
        <w:rPr>
          <w:rFonts w:ascii="David" w:eastAsia="Times New Roman" w:hAnsi="David" w:cs="David"/>
          <w:sz w:val="24"/>
          <w:szCs w:val="24"/>
          <w:lang w:val="en-US"/>
        </w:rPr>
        <w:br/>
      </w:r>
    </w:p>
    <w:p w14:paraId="15C69DA2" w14:textId="77777777" w:rsidR="00F41071" w:rsidRPr="008A45AC" w:rsidRDefault="00F41071">
      <w:pPr>
        <w:spacing w:before="240" w:after="240"/>
        <w:ind w:left="1080"/>
        <w:jc w:val="left"/>
        <w:rPr>
          <w:rFonts w:ascii="David" w:hAnsi="David" w:cs="David"/>
          <w:b/>
          <w:bCs/>
          <w:sz w:val="24"/>
          <w:szCs w:val="24"/>
          <w:lang w:val="en-US"/>
        </w:rPr>
        <w:pPrChange w:id="280" w:author="Yoni Grinberg" w:date="2026-07-15T22:20:00Z" w16du:dateUtc="2026-07-15T19:20:00Z">
          <w:pPr>
            <w:spacing w:after="0"/>
            <w:jc w:val="left"/>
          </w:pPr>
        </w:pPrChange>
      </w:pPr>
    </w:p>
    <w:p w14:paraId="3D3E29EF" w14:textId="220A5176" w:rsidR="00BD16DC" w:rsidRPr="008A45AC" w:rsidRDefault="00050ED6">
      <w:pPr>
        <w:spacing w:before="240" w:after="240"/>
        <w:jc w:val="left"/>
        <w:rPr>
          <w:rFonts w:ascii="David" w:hAnsi="David" w:cs="David"/>
          <w:b/>
          <w:bCs/>
          <w:sz w:val="32"/>
          <w:szCs w:val="32"/>
          <w:lang w:val="en-US"/>
        </w:rPr>
        <w:pPrChange w:id="281" w:author="Yoni Grinberg" w:date="2026-07-15T22:12:00Z" w16du:dateUtc="2026-07-15T19:12:00Z">
          <w:pPr>
            <w:spacing w:after="240"/>
            <w:jc w:val="left"/>
          </w:pPr>
        </w:pPrChange>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00EA71C1">
        <w:rPr>
          <w:rFonts w:ascii="David" w:hAnsi="David" w:cs="David"/>
          <w:b/>
          <w:bCs/>
          <w:sz w:val="32"/>
          <w:szCs w:val="32"/>
          <w:lang w:val="en-US"/>
        </w:rPr>
        <w:t>4</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pPr>
        <w:shd w:val="clear" w:color="auto" w:fill="FFFFFF"/>
        <w:spacing w:before="240" w:after="240"/>
        <w:ind w:left="1083"/>
        <w:jc w:val="left"/>
        <w:rPr>
          <w:rFonts w:ascii="David" w:eastAsia="Times New Roman" w:hAnsi="David" w:cs="David"/>
          <w:sz w:val="24"/>
          <w:szCs w:val="24"/>
          <w:lang w:val="en-US"/>
        </w:rPr>
        <w:pPrChange w:id="282" w:author="Yoni Grinberg" w:date="2026-07-15T22:30:00Z" w16du:dateUtc="2026-07-15T19:30:00Z">
          <w:pPr>
            <w:shd w:val="clear" w:color="auto" w:fill="FFFFFF"/>
            <w:spacing w:after="120"/>
            <w:ind w:left="1083" w:right="580"/>
            <w:jc w:val="left"/>
          </w:pPr>
        </w:pPrChange>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8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w:t>
      </w:r>
    </w:p>
    <w:p w14:paraId="2152200A" w14:textId="4C7FCB38" w:rsidR="000562F9" w:rsidRPr="008A45AC" w:rsidRDefault="00EA71C1">
      <w:pPr>
        <w:shd w:val="clear" w:color="auto" w:fill="FFFFFF"/>
        <w:spacing w:before="240" w:after="240"/>
        <w:ind w:left="1080"/>
        <w:jc w:val="left"/>
        <w:rPr>
          <w:rFonts w:ascii="David" w:eastAsia="Times New Roman" w:hAnsi="David" w:cs="David"/>
          <w:b/>
          <w:bCs/>
          <w:sz w:val="24"/>
          <w:szCs w:val="24"/>
          <w:lang w:val="en-US"/>
        </w:rPr>
        <w:pPrChange w:id="284"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8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8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8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pPr>
        <w:shd w:val="clear" w:color="auto" w:fill="FFFFFF"/>
        <w:spacing w:before="240" w:after="240"/>
        <w:ind w:left="1080"/>
        <w:jc w:val="left"/>
        <w:rPr>
          <w:rFonts w:ascii="David" w:eastAsia="Times New Roman" w:hAnsi="David" w:cs="David"/>
          <w:sz w:val="24"/>
          <w:szCs w:val="24"/>
        </w:rPr>
        <w:pPrChange w:id="28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noProof/>
          <w:sz w:val="24"/>
          <w:szCs w:val="24"/>
        </w:rPr>
        <w:lastRenderedPageBreak/>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pPr>
        <w:shd w:val="clear" w:color="auto" w:fill="FFFFFF"/>
        <w:spacing w:before="240" w:after="240"/>
        <w:ind w:left="1080"/>
        <w:jc w:val="left"/>
        <w:rPr>
          <w:rFonts w:ascii="David" w:eastAsia="Times New Roman" w:hAnsi="David" w:cs="David"/>
          <w:sz w:val="24"/>
          <w:szCs w:val="24"/>
          <w:lang w:val="en-US"/>
        </w:rPr>
        <w:pPrChange w:id="28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54A30911" w14:textId="5ECFBDB6" w:rsidR="00217392" w:rsidRPr="008A45AC" w:rsidRDefault="00EA71C1">
      <w:pPr>
        <w:shd w:val="clear" w:color="auto" w:fill="FFFFFF"/>
        <w:spacing w:before="240" w:after="240"/>
        <w:ind w:left="1080"/>
        <w:jc w:val="left"/>
        <w:rPr>
          <w:rFonts w:ascii="David" w:eastAsia="Times New Roman" w:hAnsi="David" w:cs="David"/>
          <w:sz w:val="24"/>
          <w:szCs w:val="24"/>
          <w:lang w:val="en-US"/>
        </w:rPr>
        <w:pPrChange w:id="290"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91" w:author="Yoni Grinberg" w:date="2026-07-15T22:34:00Z" w16du:dateUtc="2026-07-15T19:34:00Z">
          <w:pPr>
            <w:shd w:val="clear" w:color="auto" w:fill="FFFFFF"/>
            <w:spacing w:after="120"/>
            <w:ind w:left="1080" w:right="580"/>
            <w:jc w:val="left"/>
          </w:pPr>
        </w:pPrChange>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0B1ECC58" w:rsidR="00217392" w:rsidRPr="008A45AC" w:rsidRDefault="00EA71C1">
      <w:pPr>
        <w:shd w:val="clear" w:color="auto" w:fill="FFFFFF"/>
        <w:spacing w:before="240" w:after="240"/>
        <w:ind w:left="1080"/>
        <w:jc w:val="left"/>
        <w:rPr>
          <w:rFonts w:ascii="David" w:eastAsia="Times New Roman" w:hAnsi="David" w:cs="David"/>
          <w:b/>
          <w:bCs/>
          <w:sz w:val="24"/>
          <w:szCs w:val="24"/>
          <w:lang w:val="en-US"/>
        </w:rPr>
        <w:pPrChange w:id="292"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pPr>
        <w:shd w:val="clear" w:color="auto" w:fill="FFFFFF"/>
        <w:spacing w:before="240" w:after="240"/>
        <w:ind w:left="1080"/>
        <w:jc w:val="left"/>
        <w:rPr>
          <w:rFonts w:ascii="David" w:eastAsia="Times New Roman" w:hAnsi="David" w:cs="David"/>
          <w:sz w:val="24"/>
          <w:szCs w:val="24"/>
          <w:lang w:val="en-US"/>
        </w:rPr>
        <w:pPrChange w:id="29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pPr>
        <w:shd w:val="clear" w:color="auto" w:fill="FFFFFF"/>
        <w:spacing w:before="240" w:after="240"/>
        <w:ind w:left="1080"/>
        <w:jc w:val="left"/>
        <w:rPr>
          <w:rFonts w:ascii="David" w:eastAsia="Times New Roman" w:hAnsi="David" w:cs="David"/>
          <w:sz w:val="24"/>
          <w:szCs w:val="24"/>
          <w:lang w:val="en-US"/>
        </w:rPr>
        <w:pPrChange w:id="294" w:author="Yoni Grinberg" w:date="2026-07-15T22:34:00Z" w16du:dateUtc="2026-07-15T19:34:00Z">
          <w:pPr>
            <w:shd w:val="clear" w:color="auto" w:fill="FFFFFF"/>
            <w:spacing w:after="120"/>
            <w:ind w:left="1083" w:right="580"/>
            <w:jc w:val="left"/>
          </w:pPr>
        </w:pPrChange>
      </w:pPr>
    </w:p>
    <w:p w14:paraId="5EAAE514" w14:textId="67906F62" w:rsidR="00217392" w:rsidRPr="008A45AC" w:rsidRDefault="00EA71C1">
      <w:pPr>
        <w:shd w:val="clear" w:color="auto" w:fill="FFFFFF"/>
        <w:spacing w:before="240" w:after="240"/>
        <w:ind w:left="1080"/>
        <w:jc w:val="left"/>
        <w:rPr>
          <w:rFonts w:ascii="David" w:eastAsia="Times New Roman" w:hAnsi="David" w:cs="David"/>
          <w:sz w:val="24"/>
          <w:szCs w:val="24"/>
          <w:lang w:val="en-US"/>
        </w:rPr>
        <w:pPrChange w:id="295"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 xml:space="preserve">.2 </w:t>
      </w:r>
      <w:r w:rsidR="00E24B12" w:rsidRPr="008A45AC">
        <w:rPr>
          <w:rFonts w:ascii="David" w:eastAsia="Times New Roman" w:hAnsi="David" w:cs="David"/>
          <w:b/>
          <w:bCs/>
          <w:sz w:val="24"/>
          <w:szCs w:val="24"/>
          <w:lang w:val="en-US"/>
        </w:rPr>
        <w:t>Connection Establishment</w:t>
      </w:r>
      <w:r w:rsidR="000562F9" w:rsidRPr="008A45AC">
        <w:rPr>
          <w:rFonts w:ascii="David" w:eastAsia="Times New Roman" w:hAnsi="David" w:cs="David"/>
          <w:b/>
          <w:bCs/>
          <w:sz w:val="24"/>
          <w:szCs w:val="24"/>
          <w:lang w:val="en-US"/>
        </w:rPr>
        <w:t>:</w:t>
      </w:r>
      <w:r w:rsidR="000562F9" w:rsidRPr="008A45AC">
        <w:rPr>
          <w:rFonts w:ascii="David" w:eastAsia="Times New Roman" w:hAnsi="David" w:cs="David"/>
          <w:sz w:val="24"/>
          <w:szCs w:val="24"/>
          <w:lang w:val="en-US"/>
        </w:rPr>
        <w:t xml:space="preserve"> </w:t>
      </w:r>
    </w:p>
    <w:p w14:paraId="40302A15" w14:textId="6DA7EFE4" w:rsidR="000562F9" w:rsidRPr="00CB5C28" w:rsidRDefault="000562F9">
      <w:pPr>
        <w:shd w:val="clear" w:color="auto" w:fill="FFFFFF"/>
        <w:spacing w:before="240" w:after="240"/>
        <w:ind w:left="1080"/>
        <w:jc w:val="left"/>
        <w:rPr>
          <w:rFonts w:ascii="David" w:eastAsia="Times New Roman" w:hAnsi="David" w:cs="David"/>
          <w:sz w:val="24"/>
          <w:szCs w:val="24"/>
          <w:u w:val="single"/>
          <w:lang w:val="en-US"/>
        </w:rPr>
        <w:pPrChange w:id="296" w:author="Yoni Grinberg" w:date="2026-07-15T22:34:00Z" w16du:dateUtc="2026-07-15T19:34:00Z">
          <w:pPr>
            <w:shd w:val="clear" w:color="auto" w:fill="FFFFFF"/>
            <w:spacing w:after="120"/>
            <w:ind w:left="1083" w:right="580"/>
            <w:jc w:val="left"/>
          </w:pPr>
        </w:pPrChange>
      </w:pPr>
      <w:r w:rsidRPr="00CB5C28">
        <w:rPr>
          <w:rFonts w:ascii="David" w:eastAsia="Times New Roman" w:hAnsi="David" w:cs="David"/>
          <w:sz w:val="24"/>
          <w:szCs w:val="24"/>
          <w:u w:val="single"/>
          <w:lang w:val="en-US"/>
        </w:rPr>
        <w:t>CSMA/CA with RTS/CTS:</w:t>
      </w:r>
    </w:p>
    <w:p w14:paraId="12CB3A5A" w14:textId="7CF4BB22"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9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pPr>
        <w:shd w:val="clear" w:color="auto" w:fill="FFFFFF"/>
        <w:spacing w:before="240" w:after="240"/>
        <w:ind w:left="1080"/>
        <w:jc w:val="left"/>
        <w:rPr>
          <w:rFonts w:ascii="David" w:eastAsia="Times New Roman" w:hAnsi="David" w:cs="David"/>
          <w:sz w:val="24"/>
          <w:szCs w:val="24"/>
          <w:u w:val="single"/>
          <w:lang w:val="en-US"/>
        </w:rPr>
        <w:pPrChange w:id="298" w:author="Yoni Grinberg" w:date="2026-07-15T22:34:00Z" w16du:dateUtc="2026-07-15T19:34:00Z">
          <w:pPr>
            <w:shd w:val="clear" w:color="auto" w:fill="FFFFFF"/>
            <w:spacing w:after="120"/>
            <w:ind w:left="1083" w:right="580"/>
            <w:jc w:val="left"/>
          </w:pPr>
        </w:pPrChange>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29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lastRenderedPageBreak/>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0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0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pPr>
        <w:shd w:val="clear" w:color="auto" w:fill="FFFFFF"/>
        <w:spacing w:before="240" w:after="240"/>
        <w:ind w:left="1080"/>
        <w:jc w:val="left"/>
        <w:rPr>
          <w:rFonts w:ascii="David" w:eastAsia="Times New Roman" w:hAnsi="David" w:cs="David"/>
          <w:sz w:val="24"/>
          <w:szCs w:val="24"/>
          <w:lang w:val="en-US"/>
        </w:rPr>
        <w:pPrChange w:id="302" w:author="Yoni Grinberg" w:date="2026-07-15T22:34:00Z" w16du:dateUtc="2026-07-15T19:34:00Z">
          <w:pPr>
            <w:shd w:val="clear" w:color="auto" w:fill="FFFFFF"/>
            <w:ind w:left="1083" w:right="580"/>
            <w:jc w:val="left"/>
          </w:pPr>
        </w:pPrChange>
      </w:pPr>
    </w:p>
    <w:p w14:paraId="3A67FDC5" w14:textId="0FCC8262" w:rsidR="00CF4142" w:rsidRPr="00CB5C28" w:rsidRDefault="00CF4142">
      <w:pPr>
        <w:shd w:val="clear" w:color="auto" w:fill="FFFFFF"/>
        <w:spacing w:before="240" w:after="240"/>
        <w:ind w:left="1080"/>
        <w:jc w:val="left"/>
        <w:rPr>
          <w:rFonts w:ascii="David" w:eastAsia="Times New Roman" w:hAnsi="David" w:cs="David"/>
          <w:sz w:val="24"/>
          <w:szCs w:val="24"/>
          <w:u w:val="single"/>
          <w:lang w:val="en-US"/>
        </w:rPr>
        <w:pPrChange w:id="303" w:author="Yoni Grinberg" w:date="2026-07-15T22:34:00Z" w16du:dateUtc="2026-07-15T19:34:00Z">
          <w:pPr>
            <w:shd w:val="clear" w:color="auto" w:fill="FFFFFF"/>
            <w:ind w:left="1083" w:right="580"/>
            <w:jc w:val="left"/>
          </w:pPr>
        </w:pPrChange>
      </w:pPr>
      <w:r w:rsidRPr="00CB5C28">
        <w:rPr>
          <w:rFonts w:ascii="David" w:eastAsia="Times New Roman" w:hAnsi="David" w:cs="David"/>
          <w:sz w:val="24"/>
          <w:szCs w:val="24"/>
          <w:u w:val="single"/>
          <w:lang w:val="en-US"/>
        </w:rPr>
        <w:t xml:space="preserve">RTS/CTS </w:t>
      </w:r>
      <w:bookmarkStart w:id="304"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pPr>
        <w:pStyle w:val="ListParagraph"/>
        <w:numPr>
          <w:ilvl w:val="6"/>
          <w:numId w:val="40"/>
        </w:numPr>
        <w:shd w:val="clear" w:color="auto" w:fill="FFFFFF"/>
        <w:spacing w:before="240" w:after="240"/>
        <w:ind w:left="1080"/>
        <w:jc w:val="left"/>
        <w:rPr>
          <w:rFonts w:ascii="David" w:eastAsia="Times New Roman" w:hAnsi="David" w:cs="David"/>
          <w:sz w:val="24"/>
          <w:szCs w:val="24"/>
          <w:lang w:val="en-US"/>
        </w:rPr>
        <w:pPrChange w:id="305" w:author="Yoni Grinberg" w:date="2026-07-15T22:34:00Z" w16du:dateUtc="2026-07-15T19:34:00Z">
          <w:pPr>
            <w:pStyle w:val="ListParagraph"/>
            <w:numPr>
              <w:ilvl w:val="6"/>
              <w:numId w:val="40"/>
            </w:numPr>
            <w:shd w:val="clear" w:color="auto" w:fill="FFFFFF"/>
            <w:tabs>
              <w:tab w:val="num" w:pos="7400"/>
            </w:tabs>
            <w:ind w:left="1440" w:hanging="360"/>
            <w:jc w:val="left"/>
          </w:pPr>
        </w:pPrChange>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pPr>
        <w:pStyle w:val="ListParagraph"/>
        <w:numPr>
          <w:ilvl w:val="6"/>
          <w:numId w:val="40"/>
        </w:numPr>
        <w:shd w:val="clear" w:color="auto" w:fill="FFFFFF"/>
        <w:spacing w:before="240" w:after="240"/>
        <w:ind w:left="1080"/>
        <w:jc w:val="left"/>
        <w:rPr>
          <w:rFonts w:ascii="David" w:eastAsia="Times New Roman" w:hAnsi="David" w:cs="David"/>
          <w:sz w:val="24"/>
          <w:szCs w:val="24"/>
          <w:lang w:val="en-US"/>
        </w:rPr>
        <w:pPrChange w:id="306" w:author="Yoni Grinberg" w:date="2026-07-15T22:34:00Z" w16du:dateUtc="2026-07-15T19:34:00Z">
          <w:pPr>
            <w:pStyle w:val="ListParagraph"/>
            <w:numPr>
              <w:ilvl w:val="6"/>
              <w:numId w:val="40"/>
            </w:numPr>
            <w:shd w:val="clear" w:color="auto" w:fill="FFFFFF"/>
            <w:tabs>
              <w:tab w:val="num" w:pos="7400"/>
            </w:tabs>
            <w:ind w:left="1440" w:hanging="360"/>
            <w:jc w:val="left"/>
          </w:pPr>
        </w:pPrChange>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pPr>
        <w:pStyle w:val="ListParagraph"/>
        <w:numPr>
          <w:ilvl w:val="6"/>
          <w:numId w:val="40"/>
        </w:numPr>
        <w:shd w:val="clear" w:color="auto" w:fill="FFFFFF"/>
        <w:spacing w:before="240" w:after="240"/>
        <w:ind w:left="1080"/>
        <w:jc w:val="left"/>
        <w:rPr>
          <w:rFonts w:ascii="David" w:eastAsia="Times New Roman" w:hAnsi="David" w:cs="David"/>
          <w:sz w:val="24"/>
          <w:szCs w:val="24"/>
          <w:lang w:val="en-US"/>
        </w:rPr>
        <w:pPrChange w:id="307" w:author="Yoni Grinberg" w:date="2026-07-15T22:34:00Z" w16du:dateUtc="2026-07-15T19:34:00Z">
          <w:pPr>
            <w:pStyle w:val="ListParagraph"/>
            <w:numPr>
              <w:ilvl w:val="6"/>
              <w:numId w:val="40"/>
            </w:numPr>
            <w:shd w:val="clear" w:color="auto" w:fill="FFFFFF"/>
            <w:tabs>
              <w:tab w:val="num" w:pos="7400"/>
            </w:tabs>
            <w:ind w:left="1440" w:hanging="360"/>
            <w:jc w:val="left"/>
          </w:pPr>
        </w:pPrChange>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pPr>
        <w:pStyle w:val="ListParagraph"/>
        <w:numPr>
          <w:ilvl w:val="6"/>
          <w:numId w:val="40"/>
        </w:numPr>
        <w:shd w:val="clear" w:color="auto" w:fill="FFFFFF"/>
        <w:spacing w:before="240" w:after="240"/>
        <w:ind w:left="1080"/>
        <w:jc w:val="left"/>
        <w:rPr>
          <w:rFonts w:ascii="David" w:eastAsia="Times New Roman" w:hAnsi="David" w:cs="David"/>
          <w:sz w:val="24"/>
          <w:szCs w:val="24"/>
          <w:lang w:val="en-US"/>
        </w:rPr>
        <w:pPrChange w:id="308" w:author="Yoni Grinberg" w:date="2026-07-15T22:34:00Z" w16du:dateUtc="2026-07-15T19:34:00Z">
          <w:pPr>
            <w:pStyle w:val="ListParagraph"/>
            <w:numPr>
              <w:ilvl w:val="6"/>
              <w:numId w:val="40"/>
            </w:numPr>
            <w:shd w:val="clear" w:color="auto" w:fill="FFFFFF"/>
            <w:tabs>
              <w:tab w:val="num" w:pos="7400"/>
            </w:tabs>
            <w:ind w:left="1440" w:hanging="360"/>
            <w:jc w:val="left"/>
          </w:pPr>
        </w:pPrChange>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304"/>
    <w:p w14:paraId="724D89AB" w14:textId="5484FD39" w:rsidR="00B41A02" w:rsidRPr="008A45AC" w:rsidRDefault="00B41A02">
      <w:pPr>
        <w:shd w:val="clear" w:color="auto" w:fill="FFFFFF"/>
        <w:spacing w:before="240" w:after="240"/>
        <w:ind w:left="1080"/>
        <w:jc w:val="center"/>
        <w:rPr>
          <w:rFonts w:ascii="David" w:eastAsia="Times New Roman" w:hAnsi="David" w:cs="David"/>
          <w:sz w:val="24"/>
          <w:szCs w:val="24"/>
          <w:lang w:val="en-US"/>
        </w:rPr>
        <w:pPrChange w:id="309" w:author="Yoni Grinberg" w:date="2026-07-15T22:34:00Z" w16du:dateUtc="2026-07-15T19:34:00Z">
          <w:pPr>
            <w:shd w:val="clear" w:color="auto" w:fill="FFFFFF"/>
            <w:spacing w:after="120"/>
            <w:ind w:left="1083" w:right="580"/>
            <w:jc w:val="center"/>
          </w:pPr>
        </w:pPrChange>
      </w:pPr>
      <w:r w:rsidRPr="008A45AC">
        <w:rPr>
          <w:rFonts w:ascii="David" w:eastAsia="Times New Roman" w:hAnsi="David" w:cs="David"/>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pPr>
        <w:shd w:val="clear" w:color="auto" w:fill="FFFFFF"/>
        <w:spacing w:before="240" w:after="240"/>
        <w:ind w:left="1080"/>
        <w:jc w:val="left"/>
        <w:rPr>
          <w:rFonts w:ascii="David" w:eastAsia="Times New Roman" w:hAnsi="David" w:cs="David"/>
          <w:sz w:val="24"/>
          <w:szCs w:val="24"/>
          <w:lang w:val="en-US"/>
        </w:rPr>
        <w:pPrChange w:id="310" w:author="Yoni Grinberg" w:date="2026-07-15T22:34:00Z" w16du:dateUtc="2026-07-15T19:34:00Z">
          <w:pPr>
            <w:shd w:val="clear" w:color="auto" w:fill="FFFFFF"/>
            <w:spacing w:after="120"/>
            <w:ind w:left="1083" w:right="580"/>
            <w:jc w:val="left"/>
          </w:pPr>
        </w:pPrChange>
      </w:pPr>
    </w:p>
    <w:p w14:paraId="50B14C52" w14:textId="62979C4F" w:rsidR="00B41A02" w:rsidRPr="008A45AC" w:rsidRDefault="007C56B1">
      <w:pPr>
        <w:shd w:val="clear" w:color="auto" w:fill="FFFFFF"/>
        <w:spacing w:before="240" w:after="240"/>
        <w:ind w:left="1080"/>
        <w:jc w:val="left"/>
        <w:rPr>
          <w:rFonts w:ascii="David" w:eastAsia="Times New Roman" w:hAnsi="David" w:cs="David"/>
          <w:sz w:val="24"/>
          <w:szCs w:val="24"/>
          <w:lang w:val="en-US"/>
        </w:rPr>
        <w:pPrChange w:id="31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pPr>
        <w:shd w:val="clear" w:color="auto" w:fill="FFFFFF"/>
        <w:spacing w:before="240" w:after="240"/>
        <w:ind w:left="1080"/>
        <w:jc w:val="left"/>
        <w:rPr>
          <w:rFonts w:ascii="David" w:eastAsia="Times New Roman" w:hAnsi="David" w:cs="David"/>
          <w:sz w:val="24"/>
          <w:szCs w:val="24"/>
          <w:lang w:val="en-US"/>
        </w:rPr>
        <w:pPrChange w:id="312" w:author="Yoni Grinberg" w:date="2026-07-15T22:34:00Z" w16du:dateUtc="2026-07-15T19:34:00Z">
          <w:pPr>
            <w:shd w:val="clear" w:color="auto" w:fill="FFFFFF"/>
            <w:spacing w:after="120"/>
            <w:ind w:left="1083" w:right="580"/>
            <w:jc w:val="left"/>
          </w:pPr>
        </w:pPrChange>
      </w:pPr>
    </w:p>
    <w:p w14:paraId="284B338D" w14:textId="0381CD78" w:rsidR="00217392" w:rsidRPr="008A45AC" w:rsidRDefault="00EA71C1">
      <w:pPr>
        <w:shd w:val="clear" w:color="auto" w:fill="FFFFFF"/>
        <w:spacing w:before="240" w:after="240"/>
        <w:ind w:left="1080"/>
        <w:jc w:val="left"/>
        <w:rPr>
          <w:rFonts w:ascii="David" w:eastAsia="Times New Roman" w:hAnsi="David" w:cs="David"/>
          <w:b/>
          <w:bCs/>
          <w:sz w:val="24"/>
          <w:szCs w:val="24"/>
          <w:lang w:val="en-US"/>
        </w:rPr>
        <w:pPrChange w:id="313"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xml:space="preserve">.2.1 </w:t>
      </w:r>
      <w:r w:rsidR="00CF4142" w:rsidRPr="008A45AC">
        <w:rPr>
          <w:rFonts w:ascii="David" w:eastAsia="Times New Roman" w:hAnsi="David" w:cs="David"/>
          <w:b/>
          <w:bCs/>
          <w:sz w:val="24"/>
          <w:szCs w:val="24"/>
          <w:lang w:val="en-US"/>
        </w:rPr>
        <w:t xml:space="preserve">RTS/CTS </w:t>
      </w:r>
      <w:r w:rsidR="00EA459D"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1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pPr>
        <w:shd w:val="clear" w:color="auto" w:fill="FFFFFF"/>
        <w:spacing w:before="240" w:after="240"/>
        <w:ind w:left="1080" w:hanging="360"/>
        <w:jc w:val="left"/>
        <w:rPr>
          <w:rFonts w:ascii="David" w:eastAsia="Times New Roman" w:hAnsi="David" w:cs="David"/>
          <w:sz w:val="24"/>
          <w:szCs w:val="24"/>
          <w:lang w:val="en-US"/>
        </w:rPr>
        <w:pPrChange w:id="315" w:author="Yoni Grinberg" w:date="2026-07-15T22:34:00Z" w16du:dateUtc="2026-07-15T19:34:00Z">
          <w:pPr>
            <w:shd w:val="clear" w:color="auto" w:fill="FFFFFF"/>
            <w:ind w:left="1800" w:right="580" w:hanging="360"/>
            <w:jc w:val="left"/>
          </w:pPr>
        </w:pPrChange>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pPr>
        <w:shd w:val="clear" w:color="auto" w:fill="FFFFFF"/>
        <w:spacing w:before="240" w:after="240"/>
        <w:ind w:left="1080" w:hanging="360"/>
        <w:jc w:val="left"/>
        <w:rPr>
          <w:rFonts w:ascii="David" w:eastAsia="Times New Roman" w:hAnsi="David" w:cs="David"/>
          <w:sz w:val="24"/>
          <w:szCs w:val="24"/>
          <w:lang w:val="en-US"/>
        </w:rPr>
        <w:pPrChange w:id="316" w:author="Yoni Grinberg" w:date="2026-07-15T22:34:00Z" w16du:dateUtc="2026-07-15T19:34:00Z">
          <w:pPr>
            <w:shd w:val="clear" w:color="auto" w:fill="FFFFFF"/>
            <w:ind w:left="1800" w:right="580" w:hanging="360"/>
            <w:jc w:val="left"/>
          </w:pPr>
        </w:pPrChange>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pPr>
        <w:shd w:val="clear" w:color="auto" w:fill="FFFFFF"/>
        <w:spacing w:before="240" w:after="240"/>
        <w:ind w:left="1080" w:hanging="360"/>
        <w:jc w:val="left"/>
        <w:rPr>
          <w:rFonts w:ascii="David" w:eastAsia="Times New Roman" w:hAnsi="David" w:cs="David"/>
          <w:sz w:val="24"/>
          <w:szCs w:val="24"/>
          <w:lang w:val="en-US"/>
        </w:rPr>
        <w:pPrChange w:id="317" w:author="Yoni Grinberg" w:date="2026-07-15T22:34:00Z" w16du:dateUtc="2026-07-15T19:34:00Z">
          <w:pPr>
            <w:shd w:val="clear" w:color="auto" w:fill="FFFFFF"/>
            <w:ind w:left="1800" w:right="580" w:hanging="360"/>
            <w:jc w:val="left"/>
          </w:pPr>
        </w:pPrChange>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pPr>
        <w:shd w:val="clear" w:color="auto" w:fill="FFFFFF"/>
        <w:spacing w:before="240" w:after="240"/>
        <w:ind w:left="1080" w:hanging="360"/>
        <w:jc w:val="left"/>
        <w:rPr>
          <w:rFonts w:ascii="David" w:eastAsia="Times New Roman" w:hAnsi="David" w:cs="David"/>
          <w:sz w:val="24"/>
          <w:szCs w:val="24"/>
          <w:lang w:val="en-US"/>
        </w:rPr>
        <w:pPrChange w:id="318" w:author="Yoni Grinberg" w:date="2026-07-15T22:34:00Z" w16du:dateUtc="2026-07-15T19:34:00Z">
          <w:pPr>
            <w:shd w:val="clear" w:color="auto" w:fill="FFFFFF"/>
            <w:spacing w:after="120"/>
            <w:ind w:left="1800" w:right="580" w:hanging="360"/>
            <w:jc w:val="left"/>
          </w:pPr>
        </w:pPrChange>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19" w:author="Yoni Grinberg" w:date="2026-07-15T22:34:00Z" w16du:dateUtc="2026-07-15T19:34:00Z">
          <w:pPr>
            <w:shd w:val="clear" w:color="auto" w:fill="FFFFFF"/>
            <w:spacing w:after="120"/>
            <w:ind w:left="1083" w:right="580"/>
            <w:jc w:val="left"/>
          </w:pPr>
        </w:pPrChange>
      </w:pPr>
    </w:p>
    <w:p w14:paraId="0C7C418D" w14:textId="5B5B4728" w:rsidR="000562F9" w:rsidRPr="008A45AC" w:rsidRDefault="00F05DE0">
      <w:pPr>
        <w:shd w:val="clear" w:color="auto" w:fill="FFFFFF"/>
        <w:spacing w:before="240" w:after="240"/>
        <w:ind w:left="1080" w:hanging="360"/>
        <w:jc w:val="center"/>
        <w:rPr>
          <w:rFonts w:ascii="David" w:eastAsia="Times New Roman" w:hAnsi="David" w:cs="David"/>
          <w:sz w:val="24"/>
          <w:szCs w:val="24"/>
          <w:rtl/>
          <w:lang w:val="en-US"/>
        </w:rPr>
        <w:pPrChange w:id="320" w:author="Yoni Grinberg" w:date="2026-07-15T22:34:00Z" w16du:dateUtc="2026-07-15T19:34:00Z">
          <w:pPr>
            <w:shd w:val="clear" w:color="auto" w:fill="FFFFFF"/>
            <w:spacing w:after="120"/>
            <w:ind w:left="1083" w:right="580" w:hanging="360"/>
            <w:jc w:val="center"/>
          </w:pPr>
        </w:pPrChange>
      </w:pPr>
      <w:r w:rsidRPr="008A45AC">
        <w:rPr>
          <w:rFonts w:ascii="David" w:hAnsi="David" w:cs="David"/>
          <w:noProof/>
        </w:rPr>
        <w:drawing>
          <wp:inline distT="0" distB="0" distL="0" distR="0" wp14:anchorId="73D4C5A8" wp14:editId="4F6CAF08">
            <wp:extent cx="4871862" cy="2093364"/>
            <wp:effectExtent l="0" t="0" r="5080" b="254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907" cy="2103266"/>
                    </a:xfrm>
                    <a:prstGeom prst="rect">
                      <a:avLst/>
                    </a:prstGeom>
                    <a:noFill/>
                    <a:ln>
                      <a:noFill/>
                    </a:ln>
                  </pic:spPr>
                </pic:pic>
              </a:graphicData>
            </a:graphic>
          </wp:inline>
        </w:drawing>
      </w:r>
    </w:p>
    <w:p w14:paraId="3A7FD0CA" w14:textId="69FCAFF1" w:rsidR="00B41A02" w:rsidRPr="008A45AC" w:rsidRDefault="007C56B1">
      <w:pPr>
        <w:shd w:val="clear" w:color="auto" w:fill="FFFFFF"/>
        <w:spacing w:before="240" w:after="240"/>
        <w:ind w:left="1080" w:firstLine="360"/>
        <w:jc w:val="left"/>
        <w:rPr>
          <w:rFonts w:ascii="David" w:eastAsia="Times New Roman" w:hAnsi="David" w:cs="David"/>
          <w:sz w:val="24"/>
          <w:szCs w:val="24"/>
          <w:lang w:val="en-US"/>
        </w:rPr>
        <w:pPrChange w:id="321" w:author="Yoni Grinberg" w:date="2026-07-15T22:34:00Z" w16du:dateUtc="2026-07-15T19:34:00Z">
          <w:pPr>
            <w:shd w:val="clear" w:color="auto" w:fill="FFFFFF"/>
            <w:spacing w:after="120"/>
            <w:ind w:left="1083" w:right="580" w:firstLine="360"/>
            <w:jc w:val="left"/>
          </w:pPr>
        </w:pPrChange>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22" w:author="Yoni Grinberg" w:date="2026-07-15T22:34:00Z" w16du:dateUtc="2026-07-15T19:34:00Z">
          <w:pPr>
            <w:shd w:val="clear" w:color="auto" w:fill="FFFFFF"/>
            <w:spacing w:after="120"/>
            <w:ind w:right="580"/>
            <w:jc w:val="left"/>
          </w:pPr>
        </w:pPrChange>
      </w:pPr>
    </w:p>
    <w:p w14:paraId="06589BFA" w14:textId="03064F91" w:rsidR="000562F9" w:rsidRPr="008A45AC" w:rsidRDefault="00EA71C1">
      <w:pPr>
        <w:shd w:val="clear" w:color="auto" w:fill="FFFFFF"/>
        <w:spacing w:before="240" w:after="240"/>
        <w:ind w:left="1080"/>
        <w:jc w:val="left"/>
        <w:rPr>
          <w:rFonts w:ascii="David" w:eastAsia="Times New Roman" w:hAnsi="David" w:cs="David"/>
          <w:b/>
          <w:bCs/>
          <w:sz w:val="24"/>
          <w:szCs w:val="24"/>
          <w:lang w:val="en-US"/>
        </w:rPr>
        <w:pPrChange w:id="323"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pPr>
        <w:shd w:val="clear" w:color="auto" w:fill="FFFFFF"/>
        <w:spacing w:before="240" w:after="240"/>
        <w:ind w:left="1080"/>
        <w:jc w:val="left"/>
        <w:rPr>
          <w:rFonts w:ascii="David" w:eastAsia="Times New Roman" w:hAnsi="David" w:cs="David"/>
          <w:sz w:val="24"/>
          <w:szCs w:val="24"/>
          <w:lang w:val="en-US"/>
        </w:rPr>
        <w:pPrChange w:id="32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transmission process uses the Android API's ‘AudioTrack’ or IOS API's ‘AVAudioEngine’.</w:t>
      </w:r>
    </w:p>
    <w:p w14:paraId="52F929BC" w14:textId="26EA2388"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32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pPr>
        <w:spacing w:before="240" w:after="240" w:line="240" w:lineRule="auto"/>
        <w:ind w:left="1080"/>
        <w:jc w:val="left"/>
        <w:rPr>
          <w:rFonts w:ascii="David" w:eastAsia="Times New Roman" w:hAnsi="David" w:cs="David"/>
          <w:sz w:val="24"/>
          <w:szCs w:val="24"/>
          <w:lang w:val="en-US"/>
        </w:rPr>
        <w:pPrChange w:id="326" w:author="Yoni Grinberg" w:date="2026-07-15T22:34:00Z" w16du:dateUtc="2026-07-15T19:34:00Z">
          <w:pPr>
            <w:spacing w:after="100" w:afterAutospacing="1" w:line="240" w:lineRule="auto"/>
            <w:ind w:left="1440"/>
            <w:jc w:val="left"/>
          </w:pPr>
        </w:pPrChange>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pPr>
        <w:spacing w:before="240" w:after="240" w:line="240" w:lineRule="auto"/>
        <w:ind w:left="1080"/>
        <w:jc w:val="left"/>
        <w:rPr>
          <w:rFonts w:ascii="David" w:eastAsia="Times New Roman" w:hAnsi="David" w:cs="David"/>
          <w:sz w:val="24"/>
          <w:szCs w:val="24"/>
          <w:lang w:val="en-US"/>
        </w:rPr>
        <w:pPrChange w:id="327" w:author="Yoni Grinberg" w:date="2026-07-15T22:34:00Z" w16du:dateUtc="2026-07-15T19:34:00Z">
          <w:pPr>
            <w:spacing w:after="100" w:afterAutospacing="1" w:line="240" w:lineRule="auto"/>
            <w:ind w:left="1440"/>
            <w:jc w:val="left"/>
          </w:pPr>
        </w:pPrChange>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772"/>
        <w:gridCol w:w="2161"/>
        <w:gridCol w:w="1672"/>
        <w:gridCol w:w="2649"/>
        <w:gridCol w:w="2811"/>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pPr>
              <w:spacing w:before="240" w:after="240" w:line="240" w:lineRule="auto"/>
              <w:ind w:left="1080"/>
              <w:jc w:val="left"/>
              <w:rPr>
                <w:rFonts w:ascii="David" w:eastAsia="Times New Roman" w:hAnsi="David" w:cs="David"/>
                <w:lang w:val="en-US"/>
              </w:rPr>
              <w:pPrChange w:id="328" w:author="Yoni Grinberg" w:date="2026-07-15T22:34:00Z" w16du:dateUtc="2026-07-15T19:34:00Z">
                <w:pPr>
                  <w:spacing w:line="240" w:lineRule="auto"/>
                  <w:jc w:val="left"/>
                </w:pPr>
              </w:pPrChange>
            </w:pPr>
            <w:r w:rsidRPr="008A45AC">
              <w:rPr>
                <w:rFonts w:ascii="David" w:eastAsia="Times New Roman" w:hAnsi="David" w:cs="David"/>
                <w:b/>
                <w:bCs/>
                <w:lang w:val="en-US"/>
              </w:rPr>
              <w:lastRenderedPageBreak/>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pPr>
              <w:spacing w:before="240" w:after="240" w:line="240" w:lineRule="auto"/>
              <w:ind w:left="1080"/>
              <w:jc w:val="left"/>
              <w:rPr>
                <w:rFonts w:ascii="David" w:eastAsia="Times New Roman" w:hAnsi="David" w:cs="David"/>
                <w:lang w:val="en-US"/>
              </w:rPr>
              <w:pPrChange w:id="329" w:author="Yoni Grinberg" w:date="2026-07-15T22:34:00Z" w16du:dateUtc="2026-07-15T19:34:00Z">
                <w:pPr>
                  <w:spacing w:line="240" w:lineRule="auto"/>
                  <w:jc w:val="left"/>
                </w:pPr>
              </w:pPrChange>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pPr>
              <w:spacing w:before="240" w:after="240" w:line="240" w:lineRule="auto"/>
              <w:ind w:left="1080"/>
              <w:jc w:val="left"/>
              <w:rPr>
                <w:rFonts w:ascii="David" w:eastAsia="Times New Roman" w:hAnsi="David" w:cs="David"/>
                <w:lang w:val="en-US"/>
              </w:rPr>
              <w:pPrChange w:id="330" w:author="Yoni Grinberg" w:date="2026-07-15T22:34:00Z" w16du:dateUtc="2026-07-15T19:34:00Z">
                <w:pPr>
                  <w:spacing w:line="240" w:lineRule="auto"/>
                  <w:jc w:val="left"/>
                </w:pPr>
              </w:pPrChange>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pPr>
              <w:spacing w:before="240" w:after="240" w:line="240" w:lineRule="auto"/>
              <w:ind w:left="1080"/>
              <w:jc w:val="left"/>
              <w:rPr>
                <w:rFonts w:ascii="David" w:eastAsia="Times New Roman" w:hAnsi="David" w:cs="David"/>
                <w:lang w:val="en-US"/>
              </w:rPr>
              <w:pPrChange w:id="331" w:author="Yoni Grinberg" w:date="2026-07-15T22:34:00Z" w16du:dateUtc="2026-07-15T19:34:00Z">
                <w:pPr>
                  <w:spacing w:line="240" w:lineRule="auto"/>
                  <w:jc w:val="left"/>
                </w:pPr>
              </w:pPrChange>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pPr>
              <w:spacing w:before="240" w:after="240" w:line="240" w:lineRule="auto"/>
              <w:ind w:left="1080"/>
              <w:jc w:val="left"/>
              <w:rPr>
                <w:rFonts w:ascii="David" w:eastAsia="Times New Roman" w:hAnsi="David" w:cs="David"/>
                <w:lang w:val="en-US"/>
              </w:rPr>
              <w:pPrChange w:id="332" w:author="Yoni Grinberg" w:date="2026-07-15T22:34:00Z" w16du:dateUtc="2026-07-15T19:34:00Z">
                <w:pPr>
                  <w:spacing w:line="240" w:lineRule="auto"/>
                  <w:jc w:val="left"/>
                </w:pPr>
              </w:pPrChange>
            </w:pPr>
            <w:r w:rsidRPr="008A45AC">
              <w:rPr>
                <w:rFonts w:ascii="David" w:eastAsia="Times New Roman" w:hAnsi="David" w:cs="David"/>
                <w:b/>
                <w:bCs/>
                <w:lang w:val="en-US"/>
              </w:rPr>
              <w:t>Function</w:t>
            </w:r>
          </w:p>
        </w:tc>
      </w:tr>
      <w:tr w:rsidR="00C1643B" w:rsidRPr="00F334FD"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pPr>
              <w:spacing w:before="240" w:after="240" w:line="240" w:lineRule="auto"/>
              <w:ind w:left="1080"/>
              <w:jc w:val="left"/>
              <w:rPr>
                <w:rFonts w:ascii="David" w:eastAsia="Times New Roman" w:hAnsi="David" w:cs="David"/>
                <w:lang w:val="en-US"/>
              </w:rPr>
              <w:pPrChange w:id="333" w:author="Yoni Grinberg" w:date="2026-07-15T22:34:00Z" w16du:dateUtc="2026-07-15T19:34:00Z">
                <w:pPr>
                  <w:spacing w:line="240" w:lineRule="auto"/>
                  <w:jc w:val="left"/>
                </w:pPr>
              </w:pPrChange>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pPr>
              <w:spacing w:before="240" w:after="240" w:line="240" w:lineRule="auto"/>
              <w:ind w:left="1080"/>
              <w:jc w:val="left"/>
              <w:rPr>
                <w:rFonts w:ascii="David" w:eastAsia="Times New Roman" w:hAnsi="David" w:cs="David"/>
                <w:lang w:val="en-US"/>
              </w:rPr>
              <w:pPrChange w:id="334" w:author="Yoni Grinberg" w:date="2026-07-15T22:34:00Z" w16du:dateUtc="2026-07-15T19:34:00Z">
                <w:pPr>
                  <w:spacing w:line="240" w:lineRule="auto"/>
                  <w:jc w:val="left"/>
                </w:pPr>
              </w:pPrChange>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pPr>
              <w:spacing w:before="240" w:after="240" w:line="240" w:lineRule="auto"/>
              <w:ind w:left="1080"/>
              <w:jc w:val="left"/>
              <w:rPr>
                <w:rFonts w:ascii="David" w:eastAsia="Times New Roman" w:hAnsi="David" w:cs="David"/>
                <w:lang w:val="en-US"/>
              </w:rPr>
              <w:pPrChange w:id="335" w:author="Yoni Grinberg" w:date="2026-07-15T22:34:00Z" w16du:dateUtc="2026-07-15T19:34:00Z">
                <w:pPr>
                  <w:spacing w:line="240" w:lineRule="auto"/>
                  <w:jc w:val="left"/>
                </w:pPr>
              </w:pPrChange>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pPr>
              <w:spacing w:before="240" w:after="240" w:line="240" w:lineRule="auto"/>
              <w:ind w:left="1080"/>
              <w:jc w:val="left"/>
              <w:rPr>
                <w:rFonts w:ascii="David" w:eastAsia="Times New Roman" w:hAnsi="David" w:cs="David"/>
                <w:lang w:val="en-US"/>
              </w:rPr>
              <w:pPrChange w:id="336" w:author="Yoni Grinberg" w:date="2026-07-15T22:34:00Z" w16du:dateUtc="2026-07-15T19:34:00Z">
                <w:pPr>
                  <w:spacing w:line="240" w:lineRule="auto"/>
                  <w:jc w:val="left"/>
                </w:pPr>
              </w:pPrChange>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pPr>
              <w:spacing w:before="240" w:after="240" w:line="240" w:lineRule="auto"/>
              <w:ind w:left="1080"/>
              <w:jc w:val="left"/>
              <w:rPr>
                <w:rFonts w:ascii="David" w:eastAsia="Times New Roman" w:hAnsi="David" w:cs="David"/>
                <w:lang w:val="en-US"/>
              </w:rPr>
              <w:pPrChange w:id="337" w:author="Yoni Grinberg" w:date="2026-07-15T22:34:00Z" w16du:dateUtc="2026-07-15T19:34:00Z">
                <w:pPr>
                  <w:spacing w:line="240" w:lineRule="auto"/>
                  <w:jc w:val="left"/>
                </w:pPr>
              </w:pPrChange>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F334FD"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pPr>
              <w:spacing w:before="240" w:after="240" w:line="240" w:lineRule="auto"/>
              <w:ind w:left="1080"/>
              <w:jc w:val="left"/>
              <w:rPr>
                <w:rFonts w:ascii="David" w:eastAsia="Times New Roman" w:hAnsi="David" w:cs="David"/>
                <w:lang w:val="en-US"/>
              </w:rPr>
              <w:pPrChange w:id="338" w:author="Yoni Grinberg" w:date="2026-07-15T22:34:00Z" w16du:dateUtc="2026-07-15T19:34:00Z">
                <w:pPr>
                  <w:spacing w:line="240" w:lineRule="auto"/>
                  <w:jc w:val="left"/>
                </w:pPr>
              </w:pPrChange>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pPr>
              <w:spacing w:before="240" w:after="240" w:line="240" w:lineRule="auto"/>
              <w:ind w:left="1080"/>
              <w:jc w:val="left"/>
              <w:rPr>
                <w:rFonts w:ascii="David" w:eastAsia="Times New Roman" w:hAnsi="David" w:cs="David"/>
                <w:lang w:val="en-US"/>
              </w:rPr>
              <w:pPrChange w:id="339" w:author="Yoni Grinberg" w:date="2026-07-15T22:34:00Z" w16du:dateUtc="2026-07-15T19:34:00Z">
                <w:pPr>
                  <w:spacing w:line="240" w:lineRule="auto"/>
                  <w:jc w:val="left"/>
                </w:pPr>
              </w:pPrChange>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pPr>
              <w:spacing w:before="240" w:after="240" w:line="240" w:lineRule="auto"/>
              <w:ind w:left="1080"/>
              <w:jc w:val="left"/>
              <w:rPr>
                <w:rFonts w:ascii="David" w:eastAsia="Times New Roman" w:hAnsi="David" w:cs="David"/>
                <w:lang w:val="en-US"/>
              </w:rPr>
              <w:pPrChange w:id="340" w:author="Yoni Grinberg" w:date="2026-07-15T22:34:00Z" w16du:dateUtc="2026-07-15T19:34:00Z">
                <w:pPr>
                  <w:spacing w:line="240" w:lineRule="auto"/>
                  <w:jc w:val="left"/>
                </w:pPr>
              </w:pPrChange>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pPr>
              <w:spacing w:before="240" w:after="240" w:line="240" w:lineRule="auto"/>
              <w:ind w:left="1080"/>
              <w:jc w:val="left"/>
              <w:rPr>
                <w:rFonts w:ascii="David" w:eastAsia="Times New Roman" w:hAnsi="David" w:cs="David"/>
                <w:lang w:val="en-US"/>
              </w:rPr>
              <w:pPrChange w:id="341" w:author="Yoni Grinberg" w:date="2026-07-15T22:34:00Z" w16du:dateUtc="2026-07-15T19:34:00Z">
                <w:pPr>
                  <w:spacing w:line="240" w:lineRule="auto"/>
                  <w:jc w:val="left"/>
                </w:pPr>
              </w:pPrChange>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pPr>
              <w:spacing w:before="240" w:after="240" w:line="240" w:lineRule="auto"/>
              <w:ind w:left="1080"/>
              <w:jc w:val="left"/>
              <w:rPr>
                <w:rFonts w:ascii="David" w:eastAsia="Times New Roman" w:hAnsi="David" w:cs="David"/>
                <w:lang w:val="en-US"/>
              </w:rPr>
              <w:pPrChange w:id="342" w:author="Yoni Grinberg" w:date="2026-07-15T22:34:00Z" w16du:dateUtc="2026-07-15T19:34:00Z">
                <w:pPr>
                  <w:spacing w:line="240" w:lineRule="auto"/>
                  <w:jc w:val="left"/>
                </w:pPr>
              </w:pPrChange>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F334FD"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pPr>
              <w:spacing w:before="240" w:after="240" w:line="240" w:lineRule="auto"/>
              <w:ind w:left="1080"/>
              <w:jc w:val="left"/>
              <w:rPr>
                <w:rFonts w:ascii="David" w:eastAsia="Times New Roman" w:hAnsi="David" w:cs="David"/>
                <w:lang w:val="en-US"/>
              </w:rPr>
              <w:pPrChange w:id="343" w:author="Yoni Grinberg" w:date="2026-07-15T22:34:00Z" w16du:dateUtc="2026-07-15T19:34:00Z">
                <w:pPr>
                  <w:spacing w:line="240" w:lineRule="auto"/>
                  <w:jc w:val="left"/>
                </w:pPr>
              </w:pPrChange>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pPr>
              <w:spacing w:before="240" w:after="240" w:line="240" w:lineRule="auto"/>
              <w:ind w:left="1080"/>
              <w:jc w:val="left"/>
              <w:rPr>
                <w:rFonts w:ascii="David" w:eastAsia="Times New Roman" w:hAnsi="David" w:cs="David"/>
                <w:lang w:val="en-US"/>
              </w:rPr>
              <w:pPrChange w:id="344" w:author="Yoni Grinberg" w:date="2026-07-15T22:34:00Z" w16du:dateUtc="2026-07-15T19:34:00Z">
                <w:pPr>
                  <w:spacing w:line="240" w:lineRule="auto"/>
                  <w:jc w:val="left"/>
                </w:pPr>
              </w:pPrChange>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pPr>
              <w:spacing w:before="240" w:after="240" w:line="240" w:lineRule="auto"/>
              <w:ind w:left="1080"/>
              <w:jc w:val="left"/>
              <w:rPr>
                <w:rFonts w:ascii="David" w:eastAsia="Times New Roman" w:hAnsi="David" w:cs="David"/>
                <w:lang w:val="en-US"/>
              </w:rPr>
              <w:pPrChange w:id="345" w:author="Yoni Grinberg" w:date="2026-07-15T22:34:00Z" w16du:dateUtc="2026-07-15T19:34:00Z">
                <w:pPr>
                  <w:spacing w:line="240" w:lineRule="auto"/>
                  <w:jc w:val="left"/>
                </w:pPr>
              </w:pPrChange>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pPr>
              <w:spacing w:before="240" w:after="240" w:line="240" w:lineRule="auto"/>
              <w:ind w:left="1080"/>
              <w:jc w:val="left"/>
              <w:rPr>
                <w:rFonts w:ascii="David" w:eastAsia="Times New Roman" w:hAnsi="David" w:cs="David"/>
                <w:lang w:val="en-US"/>
              </w:rPr>
              <w:pPrChange w:id="346" w:author="Yoni Grinberg" w:date="2026-07-15T22:34:00Z" w16du:dateUtc="2026-07-15T19:34:00Z">
                <w:pPr>
                  <w:spacing w:line="240" w:lineRule="auto"/>
                  <w:jc w:val="left"/>
                </w:pPr>
              </w:pPrChange>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pPr>
              <w:spacing w:before="240" w:after="240" w:line="240" w:lineRule="auto"/>
              <w:ind w:left="1080"/>
              <w:jc w:val="left"/>
              <w:rPr>
                <w:rFonts w:ascii="David" w:eastAsia="Times New Roman" w:hAnsi="David" w:cs="David"/>
                <w:lang w:val="en-US"/>
              </w:rPr>
              <w:pPrChange w:id="347" w:author="Yoni Grinberg" w:date="2026-07-15T22:34:00Z" w16du:dateUtc="2026-07-15T19:34:00Z">
                <w:pPr>
                  <w:spacing w:line="240" w:lineRule="auto"/>
                  <w:jc w:val="left"/>
                </w:pPr>
              </w:pPrChange>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F334FD"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pPr>
              <w:spacing w:before="240" w:after="240" w:line="240" w:lineRule="auto"/>
              <w:ind w:left="1080"/>
              <w:jc w:val="left"/>
              <w:rPr>
                <w:rFonts w:ascii="David" w:eastAsia="Times New Roman" w:hAnsi="David" w:cs="David"/>
                <w:lang w:val="en-US"/>
              </w:rPr>
              <w:pPrChange w:id="348" w:author="Yoni Grinberg" w:date="2026-07-15T22:34:00Z" w16du:dateUtc="2026-07-15T19:34:00Z">
                <w:pPr>
                  <w:spacing w:line="240" w:lineRule="auto"/>
                  <w:jc w:val="left"/>
                </w:pPr>
              </w:pPrChange>
            </w:pPr>
            <w:r w:rsidRPr="008A45AC">
              <w:rPr>
                <w:rFonts w:ascii="David" w:eastAsia="Times New Roman" w:hAnsi="David" w:cs="David"/>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pPr>
              <w:spacing w:before="240" w:after="240" w:line="240" w:lineRule="auto"/>
              <w:ind w:left="1080"/>
              <w:jc w:val="left"/>
              <w:rPr>
                <w:rFonts w:ascii="David" w:eastAsia="Times New Roman" w:hAnsi="David" w:cs="David"/>
                <w:lang w:val="en-US"/>
              </w:rPr>
              <w:pPrChange w:id="349" w:author="Yoni Grinberg" w:date="2026-07-15T22:34:00Z" w16du:dateUtc="2026-07-15T19:34:00Z">
                <w:pPr>
                  <w:spacing w:line="240" w:lineRule="auto"/>
                  <w:jc w:val="left"/>
                </w:pPr>
              </w:pPrChange>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pPr>
              <w:spacing w:before="240" w:after="240" w:line="240" w:lineRule="auto"/>
              <w:ind w:left="1080"/>
              <w:jc w:val="left"/>
              <w:rPr>
                <w:rFonts w:ascii="David" w:eastAsia="Times New Roman" w:hAnsi="David" w:cs="David"/>
                <w:lang w:val="en-US"/>
              </w:rPr>
              <w:pPrChange w:id="350" w:author="Yoni Grinberg" w:date="2026-07-15T22:34:00Z" w16du:dateUtc="2026-07-15T19:34:00Z">
                <w:pPr>
                  <w:spacing w:line="240" w:lineRule="auto"/>
                  <w:jc w:val="left"/>
                </w:pPr>
              </w:pPrChange>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pPr>
              <w:spacing w:before="240" w:after="240" w:line="240" w:lineRule="auto"/>
              <w:ind w:left="1080"/>
              <w:jc w:val="left"/>
              <w:rPr>
                <w:rFonts w:ascii="David" w:eastAsia="Times New Roman" w:hAnsi="David" w:cs="David"/>
                <w:lang w:val="en-US"/>
              </w:rPr>
              <w:pPrChange w:id="351" w:author="Yoni Grinberg" w:date="2026-07-15T22:34:00Z" w16du:dateUtc="2026-07-15T19:34:00Z">
                <w:pPr>
                  <w:spacing w:line="240" w:lineRule="auto"/>
                  <w:jc w:val="left"/>
                </w:pPr>
              </w:pPrChange>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pPr>
              <w:spacing w:before="240" w:after="240" w:line="240" w:lineRule="auto"/>
              <w:ind w:left="1080"/>
              <w:jc w:val="left"/>
              <w:rPr>
                <w:rFonts w:ascii="David" w:eastAsia="Times New Roman" w:hAnsi="David" w:cs="David"/>
                <w:lang w:val="en-US"/>
              </w:rPr>
              <w:pPrChange w:id="352" w:author="Yoni Grinberg" w:date="2026-07-15T22:34:00Z" w16du:dateUtc="2026-07-15T19:34:00Z">
                <w:pPr>
                  <w:spacing w:line="240" w:lineRule="auto"/>
                  <w:jc w:val="left"/>
                </w:pPr>
              </w:pPrChange>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F334FD"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pPr>
              <w:spacing w:before="240" w:after="240" w:line="240" w:lineRule="auto"/>
              <w:ind w:left="1080"/>
              <w:jc w:val="left"/>
              <w:rPr>
                <w:rFonts w:ascii="David" w:eastAsia="Times New Roman" w:hAnsi="David" w:cs="David"/>
                <w:lang w:val="en-US"/>
              </w:rPr>
              <w:pPrChange w:id="353" w:author="Yoni Grinberg" w:date="2026-07-15T22:34:00Z" w16du:dateUtc="2026-07-15T19:34:00Z">
                <w:pPr>
                  <w:spacing w:line="240" w:lineRule="auto"/>
                  <w:jc w:val="left"/>
                </w:pPr>
              </w:pPrChange>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pPr>
              <w:spacing w:before="240" w:after="240" w:line="240" w:lineRule="auto"/>
              <w:ind w:left="1080"/>
              <w:jc w:val="left"/>
              <w:rPr>
                <w:rFonts w:ascii="David" w:eastAsia="Times New Roman" w:hAnsi="David" w:cs="David"/>
                <w:lang w:val="en-US"/>
              </w:rPr>
              <w:pPrChange w:id="354" w:author="Yoni Grinberg" w:date="2026-07-15T22:34:00Z" w16du:dateUtc="2026-07-15T19:34:00Z">
                <w:pPr>
                  <w:spacing w:line="240" w:lineRule="auto"/>
                  <w:jc w:val="left"/>
                </w:pPr>
              </w:pPrChange>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pPr>
              <w:spacing w:before="240" w:after="240" w:line="240" w:lineRule="auto"/>
              <w:ind w:left="1080"/>
              <w:jc w:val="left"/>
              <w:rPr>
                <w:rFonts w:ascii="David" w:eastAsia="Times New Roman" w:hAnsi="David" w:cs="David"/>
                <w:lang w:val="en-US"/>
              </w:rPr>
              <w:pPrChange w:id="355" w:author="Yoni Grinberg" w:date="2026-07-15T22:34:00Z" w16du:dateUtc="2026-07-15T19:34:00Z">
                <w:pPr>
                  <w:spacing w:line="240" w:lineRule="auto"/>
                  <w:jc w:val="left"/>
                </w:pPr>
              </w:pPrChange>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pPr>
              <w:spacing w:before="240" w:after="240" w:line="240" w:lineRule="auto"/>
              <w:ind w:left="1080"/>
              <w:jc w:val="left"/>
              <w:rPr>
                <w:rFonts w:ascii="David" w:eastAsia="Times New Roman" w:hAnsi="David" w:cs="David"/>
                <w:lang w:val="en-US"/>
              </w:rPr>
              <w:pPrChange w:id="356" w:author="Yoni Grinberg" w:date="2026-07-15T22:34:00Z" w16du:dateUtc="2026-07-15T19:34:00Z">
                <w:pPr>
                  <w:spacing w:line="240" w:lineRule="auto"/>
                  <w:jc w:val="left"/>
                </w:pPr>
              </w:pPrChange>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pPr>
              <w:spacing w:before="240" w:after="240" w:line="240" w:lineRule="auto"/>
              <w:ind w:left="1080"/>
              <w:jc w:val="left"/>
              <w:rPr>
                <w:rFonts w:ascii="David" w:eastAsia="Times New Roman" w:hAnsi="David" w:cs="David"/>
                <w:lang w:val="en-US"/>
              </w:rPr>
              <w:pPrChange w:id="357" w:author="Yoni Grinberg" w:date="2026-07-15T22:34:00Z" w16du:dateUtc="2026-07-15T19:34:00Z">
                <w:pPr>
                  <w:spacing w:line="240" w:lineRule="auto"/>
                  <w:jc w:val="left"/>
                </w:pPr>
              </w:pPrChange>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F334FD"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pPr>
              <w:spacing w:before="240" w:after="240" w:line="240" w:lineRule="auto"/>
              <w:ind w:left="1080"/>
              <w:jc w:val="left"/>
              <w:rPr>
                <w:rFonts w:ascii="David" w:eastAsia="Times New Roman" w:hAnsi="David" w:cs="David"/>
                <w:lang w:val="en-US"/>
              </w:rPr>
              <w:pPrChange w:id="358" w:author="Yoni Grinberg" w:date="2026-07-15T22:34:00Z" w16du:dateUtc="2026-07-15T19:34:00Z">
                <w:pPr>
                  <w:spacing w:line="240" w:lineRule="auto"/>
                  <w:jc w:val="left"/>
                </w:pPr>
              </w:pPrChange>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pPr>
              <w:spacing w:before="240" w:after="240" w:line="240" w:lineRule="auto"/>
              <w:ind w:left="1080"/>
              <w:jc w:val="left"/>
              <w:rPr>
                <w:rFonts w:ascii="David" w:eastAsia="Times New Roman" w:hAnsi="David" w:cs="David"/>
                <w:lang w:val="en-US"/>
              </w:rPr>
              <w:pPrChange w:id="359" w:author="Yoni Grinberg" w:date="2026-07-15T22:34:00Z" w16du:dateUtc="2026-07-15T19:34:00Z">
                <w:pPr>
                  <w:spacing w:line="240" w:lineRule="auto"/>
                  <w:jc w:val="left"/>
                </w:pPr>
              </w:pPrChange>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pPr>
              <w:spacing w:before="240" w:after="240" w:line="240" w:lineRule="auto"/>
              <w:ind w:left="1080"/>
              <w:jc w:val="left"/>
              <w:rPr>
                <w:rFonts w:ascii="David" w:eastAsia="Times New Roman" w:hAnsi="David" w:cs="David"/>
                <w:lang w:val="en-US"/>
              </w:rPr>
              <w:pPrChange w:id="360" w:author="Yoni Grinberg" w:date="2026-07-15T22:34:00Z" w16du:dateUtc="2026-07-15T19:34:00Z">
                <w:pPr>
                  <w:spacing w:line="240" w:lineRule="auto"/>
                  <w:jc w:val="left"/>
                </w:pPr>
              </w:pPrChange>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pPr>
              <w:spacing w:before="240" w:after="240" w:line="240" w:lineRule="auto"/>
              <w:ind w:left="1080"/>
              <w:jc w:val="left"/>
              <w:rPr>
                <w:rFonts w:ascii="David" w:eastAsia="Times New Roman" w:hAnsi="David" w:cs="David"/>
                <w:lang w:val="en-US"/>
              </w:rPr>
              <w:pPrChange w:id="361" w:author="Yoni Grinberg" w:date="2026-07-15T22:34:00Z" w16du:dateUtc="2026-07-15T19:34:00Z">
                <w:pPr>
                  <w:spacing w:line="240" w:lineRule="auto"/>
                  <w:jc w:val="left"/>
                </w:pPr>
              </w:pPrChange>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pPr>
              <w:spacing w:before="240" w:after="240" w:line="240" w:lineRule="auto"/>
              <w:ind w:left="1080"/>
              <w:jc w:val="left"/>
              <w:rPr>
                <w:rFonts w:ascii="David" w:eastAsia="Times New Roman" w:hAnsi="David" w:cs="David"/>
                <w:lang w:val="en-US"/>
              </w:rPr>
              <w:pPrChange w:id="362" w:author="Yoni Grinberg" w:date="2026-07-15T22:34:00Z" w16du:dateUtc="2026-07-15T19:34:00Z">
                <w:pPr>
                  <w:spacing w:line="240" w:lineRule="auto"/>
                  <w:jc w:val="left"/>
                </w:pPr>
              </w:pPrChange>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pPr>
        <w:spacing w:before="240" w:after="240"/>
        <w:ind w:left="1080"/>
        <w:jc w:val="left"/>
        <w:rPr>
          <w:rFonts w:ascii="David" w:hAnsi="David" w:cs="David"/>
          <w:b/>
          <w:bCs/>
          <w:sz w:val="24"/>
          <w:szCs w:val="24"/>
          <w:lang w:val="en-US"/>
        </w:rPr>
        <w:pPrChange w:id="363" w:author="Yoni Grinberg" w:date="2026-07-15T22:34:00Z" w16du:dateUtc="2026-07-15T19:34:00Z">
          <w:pPr>
            <w:ind w:left="1083"/>
            <w:jc w:val="left"/>
          </w:pPr>
        </w:pPrChange>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64" w:author="Yoni Grinberg" w:date="2026-07-15T22:34:00Z" w16du:dateUtc="2026-07-15T19:34:00Z">
          <w:pPr>
            <w:shd w:val="clear" w:color="auto" w:fill="FFFFFF"/>
            <w:spacing w:after="120"/>
            <w:ind w:left="1083" w:right="580"/>
            <w:jc w:val="left"/>
          </w:pPr>
        </w:pPrChange>
      </w:pPr>
    </w:p>
    <w:p w14:paraId="4183A709" w14:textId="439D2B89" w:rsidR="00CF4142" w:rsidRPr="008A45AC" w:rsidRDefault="00F05DE0">
      <w:pPr>
        <w:shd w:val="clear" w:color="auto" w:fill="FFFFFF"/>
        <w:spacing w:before="240" w:after="240"/>
        <w:ind w:left="1080"/>
        <w:rPr>
          <w:rFonts w:ascii="David" w:eastAsia="Times New Roman" w:hAnsi="David" w:cs="David"/>
          <w:sz w:val="24"/>
          <w:szCs w:val="24"/>
          <w:lang w:val="en-US"/>
        </w:rPr>
        <w:pPrChange w:id="365" w:author="Yoni Grinberg" w:date="2026-07-15T22:34:00Z" w16du:dateUtc="2026-07-15T19:34:00Z">
          <w:pPr>
            <w:shd w:val="clear" w:color="auto" w:fill="FFFFFF"/>
            <w:spacing w:after="120"/>
            <w:ind w:right="580"/>
          </w:pPr>
        </w:pPrChange>
      </w:pPr>
      <w:r w:rsidRPr="008A45AC">
        <w:rPr>
          <w:rFonts w:ascii="David" w:hAnsi="David" w:cs="David"/>
          <w:noProof/>
        </w:rPr>
        <w:lastRenderedPageBreak/>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pPr>
        <w:shd w:val="clear" w:color="auto" w:fill="FFFFFF"/>
        <w:spacing w:before="240" w:after="240"/>
        <w:ind w:left="1080"/>
        <w:jc w:val="left"/>
        <w:rPr>
          <w:rFonts w:ascii="David" w:eastAsia="Times New Roman" w:hAnsi="David" w:cs="David"/>
          <w:sz w:val="24"/>
          <w:szCs w:val="24"/>
          <w:lang w:val="en-US"/>
        </w:rPr>
        <w:pPrChange w:id="36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pPr>
        <w:shd w:val="clear" w:color="auto" w:fill="FFFFFF"/>
        <w:spacing w:before="240" w:after="240"/>
        <w:ind w:left="1080"/>
        <w:jc w:val="left"/>
        <w:rPr>
          <w:rFonts w:ascii="David" w:eastAsia="Times New Roman" w:hAnsi="David" w:cs="David"/>
          <w:sz w:val="24"/>
          <w:szCs w:val="24"/>
          <w:lang w:val="en-US"/>
        </w:rPr>
        <w:pPrChange w:id="367" w:author="Yoni Grinberg" w:date="2026-07-15T22:34:00Z" w16du:dateUtc="2026-07-15T19:34:00Z">
          <w:pPr>
            <w:shd w:val="clear" w:color="auto" w:fill="FFFFFF"/>
            <w:spacing w:after="120"/>
            <w:ind w:left="1083" w:right="580"/>
            <w:jc w:val="left"/>
          </w:pPr>
        </w:pPrChange>
      </w:pPr>
    </w:p>
    <w:p w14:paraId="7937EE28" w14:textId="5532B521"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6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6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37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pPr>
        <w:shd w:val="clear" w:color="auto" w:fill="FFFFFF"/>
        <w:spacing w:before="240" w:after="240"/>
        <w:ind w:left="1080"/>
        <w:jc w:val="left"/>
        <w:rPr>
          <w:rFonts w:ascii="David" w:eastAsia="Times New Roman" w:hAnsi="David" w:cs="David"/>
          <w:sz w:val="24"/>
          <w:szCs w:val="24"/>
          <w:lang w:val="en-US"/>
        </w:rPr>
        <w:pPrChange w:id="37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2" w:author="Yoni Grinberg" w:date="2026-07-15T22:34:00Z" w16du:dateUtc="2026-07-15T19:34:00Z">
          <w:pPr>
            <w:shd w:val="clear" w:color="auto" w:fill="FFFFFF"/>
            <w:ind w:left="1083" w:right="580"/>
            <w:jc w:val="left"/>
          </w:pPr>
        </w:pPrChange>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SAMPLE_RATE     = 44100      // Hz</w:t>
      </w:r>
    </w:p>
    <w:p w14:paraId="3D1E3FE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BIT_DURATION    = 0.0005     // 0.5 ms</w:t>
      </w:r>
    </w:p>
    <w:p w14:paraId="4C874B2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SAMPLES_PER_BIT = 22         //</w:t>
      </w:r>
    </w:p>
    <w:p w14:paraId="7D59F745"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6"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FREQ_LOGIC_0    = 18000      // Hz</w:t>
      </w:r>
    </w:p>
    <w:p w14:paraId="7F6FFA7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FREQ_LOGIC_1    = 20000      // Hz</w:t>
      </w:r>
    </w:p>
    <w:p w14:paraId="05E79BF1"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7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Protocol Constants</w:t>
      </w:r>
    </w:p>
    <w:p w14:paraId="0200283C"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lastRenderedPageBreak/>
        <w:t>CONST SYNC_BYTE       = 0xFF       // Start Delimiter</w:t>
      </w:r>
    </w:p>
    <w:p w14:paraId="30539636"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2" w:author="Yoni Grinberg" w:date="2026-07-15T22:34:00Z" w16du:dateUtc="2026-07-15T19:34:00Z">
          <w:pPr>
            <w:shd w:val="clear" w:color="auto" w:fill="FFFFFF"/>
            <w:spacing w:after="120"/>
            <w:ind w:left="1083" w:right="580"/>
            <w:jc w:val="left"/>
          </w:pPr>
        </w:pPrChange>
      </w:pPr>
    </w:p>
    <w:p w14:paraId="11B66126" w14:textId="77777777"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38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FUNCTION ConstructPacket(userMessageString, packetIndex, totalPackets):</w:t>
      </w:r>
    </w:p>
    <w:p w14:paraId="191D6FA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List&lt;Byte&gt; frameBuffer = new List()</w:t>
      </w:r>
    </w:p>
    <w:p w14:paraId="2C3CB0B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8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frameBuffer.addByte(SYNC_BYTE)</w:t>
      </w:r>
    </w:p>
    <w:p w14:paraId="3D2F21B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Byte fragInfo = (totalPackets &lt;&lt; 4) | (packetIndex &amp; 0x0F)</w:t>
      </w:r>
    </w:p>
    <w:p w14:paraId="097E32D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frameBuffer.addByte(fragInfo)</w:t>
      </w:r>
    </w:p>
    <w:p w14:paraId="4972365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Byte length = userMessageString.length()</w:t>
      </w:r>
    </w:p>
    <w:p w14:paraId="27C6A67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frameBuffer.addByte(length)</w:t>
      </w:r>
    </w:p>
    <w:p w14:paraId="0AED7CFA"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39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pPr>
        <w:shd w:val="clear" w:color="auto" w:fill="FFFFFF"/>
        <w:spacing w:before="240" w:after="240"/>
        <w:ind w:left="1080"/>
        <w:jc w:val="left"/>
        <w:rPr>
          <w:rFonts w:ascii="David" w:eastAsia="Times New Roman" w:hAnsi="David" w:cs="David"/>
          <w:sz w:val="24"/>
          <w:szCs w:val="24"/>
          <w:lang w:val="en-US"/>
        </w:rPr>
        <w:pPrChange w:id="39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Byte crc = 0x00 </w:t>
      </w:r>
    </w:p>
    <w:p w14:paraId="14E251D4"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FOR each char IN userMessageString:</w:t>
      </w:r>
    </w:p>
    <w:p w14:paraId="4969DDB3"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frameBuffer.addByte(char)</w:t>
      </w:r>
    </w:p>
    <w:p w14:paraId="7D6AF1E4"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crc = ComputeCRC8(crc, char)</w:t>
      </w:r>
    </w:p>
    <w:p w14:paraId="3862920D"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END FOR</w:t>
      </w:r>
    </w:p>
    <w:p w14:paraId="3889BE10"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6" w:author="Yoni Grinberg" w:date="2026-07-15T22:34:00Z" w16du:dateUtc="2026-07-15T19:34:00Z">
          <w:pPr>
            <w:shd w:val="clear" w:color="auto" w:fill="FFFFFF"/>
            <w:spacing w:after="120"/>
            <w:ind w:left="1083" w:right="580"/>
            <w:jc w:val="left"/>
          </w:pPr>
        </w:pPrChange>
      </w:pPr>
    </w:p>
    <w:p w14:paraId="174D2E47" w14:textId="77777777" w:rsidR="00E30A60" w:rsidRPr="008A45AC" w:rsidRDefault="00E30A60">
      <w:pPr>
        <w:shd w:val="clear" w:color="auto" w:fill="FFFFFF"/>
        <w:spacing w:before="240" w:after="240"/>
        <w:ind w:left="1080"/>
        <w:jc w:val="left"/>
        <w:rPr>
          <w:rFonts w:ascii="David" w:eastAsia="Times New Roman" w:hAnsi="David" w:cs="David"/>
          <w:sz w:val="24"/>
          <w:szCs w:val="24"/>
          <w:lang w:val="en-US"/>
        </w:rPr>
        <w:pPrChange w:id="40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pPr>
        <w:shd w:val="clear" w:color="auto" w:fill="FFFFFF"/>
        <w:spacing w:before="240" w:after="240"/>
        <w:ind w:left="1080"/>
        <w:jc w:val="left"/>
        <w:rPr>
          <w:rFonts w:ascii="David" w:eastAsia="Times New Roman" w:hAnsi="David" w:cs="David"/>
          <w:sz w:val="24"/>
          <w:szCs w:val="24"/>
          <w:lang w:val="en-US"/>
        </w:rPr>
        <w:pPrChange w:id="40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frameBuffer.addByte(crc)</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0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lastRenderedPageBreak/>
        <w:t xml:space="preserve">    // Convert the Byte List into a flat array of Bits</w:t>
      </w:r>
    </w:p>
    <w:p w14:paraId="56C2821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1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BitStream bits = ConvertBytesToBits(frameBuffer)</w:t>
      </w:r>
    </w:p>
    <w:p w14:paraId="7F04D86F"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1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RETURN bits</w:t>
      </w:r>
    </w:p>
    <w:p w14:paraId="77F009B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1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END FUNCTION</w:t>
      </w:r>
    </w:p>
    <w:p w14:paraId="6835073E" w14:textId="6381D81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//Helper Function</w:t>
      </w:r>
    </w:p>
    <w:p w14:paraId="0CD47A50"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FUNCTION ComputeCRC8(currentCrc, newByte):</w:t>
      </w:r>
    </w:p>
    <w:p w14:paraId="4E64F86C"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Byte data = currentCrc XOR newByte</w:t>
      </w:r>
    </w:p>
    <w:p w14:paraId="129B2B44"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6"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FOR i = 0 TO 7:</w:t>
      </w:r>
    </w:p>
    <w:p w14:paraId="65D795FC"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1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2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ELSE</w:t>
      </w:r>
    </w:p>
    <w:p w14:paraId="478112DF"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2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22"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IF</w:t>
      </w:r>
    </w:p>
    <w:p w14:paraId="34B29E82"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2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FOR</w:t>
      </w:r>
    </w:p>
    <w:p w14:paraId="4377ADE1" w14:textId="77777777" w:rsidR="00563544" w:rsidRPr="008A45AC" w:rsidRDefault="00563544">
      <w:pPr>
        <w:shd w:val="clear" w:color="auto" w:fill="FFFFFF"/>
        <w:spacing w:before="240" w:after="240"/>
        <w:ind w:left="1080"/>
        <w:jc w:val="left"/>
        <w:rPr>
          <w:rFonts w:ascii="David" w:eastAsia="Times New Roman" w:hAnsi="David" w:cs="David"/>
          <w:sz w:val="24"/>
          <w:szCs w:val="24"/>
          <w:lang w:val="en-US"/>
        </w:rPr>
        <w:pPrChange w:id="42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RETURN data</w:t>
      </w:r>
    </w:p>
    <w:p w14:paraId="4EB29BC2" w14:textId="6156639B" w:rsidR="00CF4142" w:rsidRPr="008A45AC" w:rsidRDefault="00563544">
      <w:pPr>
        <w:shd w:val="clear" w:color="auto" w:fill="FFFFFF"/>
        <w:spacing w:before="240" w:after="240"/>
        <w:ind w:left="1080"/>
        <w:jc w:val="left"/>
        <w:rPr>
          <w:rFonts w:ascii="David" w:eastAsia="Times New Roman" w:hAnsi="David" w:cs="David"/>
          <w:sz w:val="24"/>
          <w:szCs w:val="24"/>
          <w:lang w:val="en-US"/>
        </w:rPr>
        <w:pPrChange w:id="42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END FUNCTION</w:t>
      </w:r>
    </w:p>
    <w:p w14:paraId="350E444F" w14:textId="77777777"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426" w:author="Yoni Grinberg" w:date="2026-07-15T22:34:00Z" w16du:dateUtc="2026-07-15T19:34:00Z">
          <w:pPr>
            <w:shd w:val="clear" w:color="auto" w:fill="FFFFFF"/>
            <w:ind w:left="1083" w:right="580"/>
            <w:jc w:val="left"/>
          </w:pPr>
        </w:pPrChange>
      </w:pPr>
      <w:r w:rsidRPr="008A45AC">
        <w:rPr>
          <w:rFonts w:ascii="David" w:eastAsia="Times New Roman" w:hAnsi="David" w:cs="David"/>
          <w:b/>
          <w:bCs/>
          <w:sz w:val="24"/>
          <w:szCs w:val="24"/>
          <w:lang w:val="en-US"/>
        </w:rPr>
        <w:t>3. PHYSICAL MODULATION</w:t>
      </w:r>
    </w:p>
    <w:p w14:paraId="7F5F5493"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2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FUNCTION TransmitSignal(bitStream):</w:t>
      </w:r>
    </w:p>
    <w:p w14:paraId="073C8F5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2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2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AudioTrack track = InitAudioTrack(SAMPLE_RATE, MODE_STREAM)</w:t>
      </w:r>
    </w:p>
    <w:p w14:paraId="70D826F9"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track.play()</w:t>
      </w:r>
    </w:p>
    <w:p w14:paraId="2F5C21A8"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2"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INT rampSamples = SAMPLES_PER_BIT * RAMP_PERCENT</w:t>
      </w:r>
    </w:p>
    <w:p w14:paraId="6FE5D00F"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FOR each bit IN bitStream:</w:t>
      </w:r>
    </w:p>
    <w:p w14:paraId="68F30C7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6"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lastRenderedPageBreak/>
        <w:t xml:space="preserve">            targetFreq = FREQ_LOGIC_0  // 18 kHz</w:t>
      </w:r>
    </w:p>
    <w:p w14:paraId="558A9C4A"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ELSE</w:t>
      </w:r>
    </w:p>
    <w:p w14:paraId="419A96BA"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3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targetFreq = FREQ_LOGIC_1  // 20 kHz</w:t>
      </w:r>
    </w:p>
    <w:p w14:paraId="62954139"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IF</w:t>
      </w:r>
    </w:p>
    <w:p w14:paraId="12F417E1"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2"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Calculate angle based on previous phase</w:t>
      </w:r>
    </w:p>
    <w:p w14:paraId="14E399F5"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angle = 2 * PI * targetFreq * (j / SAMPLE_RATE)</w:t>
      </w:r>
    </w:p>
    <w:p w14:paraId="7A9615B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6"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IF (j &lt; rampSamples):</w:t>
      </w:r>
    </w:p>
    <w:p w14:paraId="14A03D2C"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4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sample = sample * (j / rampSamples)</w:t>
      </w:r>
    </w:p>
    <w:p w14:paraId="62578578"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ELSE IF (j &gt; SAMPLES_PER_BIT - rampSamples):</w:t>
      </w:r>
    </w:p>
    <w:p w14:paraId="52A8272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reversedIndex = SAMPLES_PER_BIT - j</w:t>
      </w:r>
    </w:p>
    <w:p w14:paraId="17F400B5"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2"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sample = sample * (reversedIndex / rampSamples)</w:t>
      </w:r>
    </w:p>
    <w:p w14:paraId="06CBCFF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IF</w:t>
      </w:r>
    </w:p>
    <w:p w14:paraId="53F4D5CB"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buffer[j] = sample</w:t>
      </w:r>
    </w:p>
    <w:p w14:paraId="72BAC20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5"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FOR</w:t>
      </w:r>
    </w:p>
    <w:p w14:paraId="01B1AAD6"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6"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Update Phase</w:t>
      </w:r>
    </w:p>
    <w:p w14:paraId="17F37AA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7"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phase = phase + (2 * PI * targetFreq * BIT_DURATION)</w:t>
      </w:r>
    </w:p>
    <w:p w14:paraId="72B456B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8"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59"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track.write(buffer, SAMPLES_PER_BIT)  </w:t>
      </w:r>
    </w:p>
    <w:p w14:paraId="7C1875EC"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0"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END FOR</w:t>
      </w:r>
    </w:p>
    <w:p w14:paraId="5170E1DC"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1"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 Cleanup</w:t>
      </w:r>
    </w:p>
    <w:p w14:paraId="729589F6"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2"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track.stop()</w:t>
      </w:r>
    </w:p>
    <w:p w14:paraId="6DDAA8C9"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3"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 xml:space="preserve">    track.release()</w:t>
      </w:r>
    </w:p>
    <w:p w14:paraId="788A222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4" w:author="Yoni Grinberg" w:date="2026-07-15T22:34:00Z" w16du:dateUtc="2026-07-15T19:34:00Z">
          <w:pPr>
            <w:shd w:val="clear" w:color="auto" w:fill="FFFFFF"/>
            <w:ind w:left="1083" w:right="580"/>
            <w:jc w:val="left"/>
          </w:pPr>
        </w:pPrChange>
      </w:pPr>
      <w:r w:rsidRPr="008A45AC">
        <w:rPr>
          <w:rFonts w:ascii="David" w:eastAsia="Times New Roman" w:hAnsi="David" w:cs="David"/>
          <w:sz w:val="24"/>
          <w:szCs w:val="24"/>
          <w:lang w:val="en-US"/>
        </w:rPr>
        <w:t>END FUNCTION</w:t>
      </w:r>
    </w:p>
    <w:p w14:paraId="664C103F"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lastRenderedPageBreak/>
        <w:t xml:space="preserve"> </w:t>
      </w:r>
    </w:p>
    <w:p w14:paraId="0F182D03" w14:textId="77777777"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46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FUNCTION MainTransmit(textInput):</w:t>
      </w:r>
    </w:p>
    <w:p w14:paraId="295FC83D"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Serialize Data</w:t>
      </w:r>
    </w:p>
    <w:p w14:paraId="5A9182B5"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6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BitStream readyBits = ConstructPacket(textInput, 0, 1)</w:t>
      </w:r>
    </w:p>
    <w:p w14:paraId="1B503C96"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7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 Transmit Audio</w:t>
      </w:r>
    </w:p>
    <w:p w14:paraId="7031105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7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TransmitSignal(readyBits)</w:t>
      </w:r>
    </w:p>
    <w:p w14:paraId="254DEA19"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7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END FUNCTION</w:t>
      </w:r>
    </w:p>
    <w:p w14:paraId="17D28CA0" w14:textId="391A95FA"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3" w:author="Yoni Grinberg" w:date="2026-07-15T22:34:00Z" w16du:dateUtc="2026-07-15T19:34:00Z">
          <w:pPr>
            <w:shd w:val="clear" w:color="auto" w:fill="FFFFFF"/>
            <w:spacing w:after="120"/>
            <w:ind w:left="1083" w:right="580"/>
            <w:jc w:val="left"/>
          </w:pPr>
        </w:pPrChange>
      </w:pPr>
    </w:p>
    <w:p w14:paraId="036982F0" w14:textId="6A19CEE1" w:rsidR="000562F9" w:rsidRPr="008A45AC" w:rsidRDefault="00EA71C1">
      <w:pPr>
        <w:shd w:val="clear" w:color="auto" w:fill="FFFFFF"/>
        <w:spacing w:before="240" w:after="240"/>
        <w:ind w:left="1080"/>
        <w:jc w:val="left"/>
        <w:rPr>
          <w:rFonts w:ascii="David" w:eastAsia="Times New Roman" w:hAnsi="David" w:cs="David"/>
          <w:b/>
          <w:bCs/>
          <w:sz w:val="24"/>
          <w:szCs w:val="24"/>
          <w:lang w:val="en-US"/>
        </w:rPr>
        <w:pPrChange w:id="474"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reception process uses the Android API's ‘AudioRecord’ or IOS API's ‘AVAudioRecorder’.</w:t>
      </w:r>
    </w:p>
    <w:p w14:paraId="43B37885" w14:textId="176D4D58"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7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48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3DAC08F2" w:rsidR="00CF4142" w:rsidRPr="008A45AC" w:rsidRDefault="00EA71C1">
      <w:pPr>
        <w:shd w:val="clear" w:color="auto" w:fill="FFFFFF"/>
        <w:spacing w:before="240" w:after="240"/>
        <w:ind w:left="1080"/>
        <w:jc w:val="left"/>
        <w:rPr>
          <w:rFonts w:ascii="David" w:eastAsia="Times New Roman" w:hAnsi="David" w:cs="David"/>
          <w:b/>
          <w:bCs/>
          <w:sz w:val="24"/>
          <w:szCs w:val="24"/>
          <w:lang w:val="en-US"/>
        </w:rPr>
        <w:pPrChange w:id="481"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00CF4142" w:rsidRPr="008A45AC">
        <w:rPr>
          <w:rFonts w:ascii="David" w:eastAsia="Times New Roman" w:hAnsi="David" w:cs="David"/>
          <w:b/>
          <w:bCs/>
          <w:sz w:val="24"/>
          <w:szCs w:val="24"/>
          <w:lang w:val="en-US"/>
        </w:rPr>
        <w:t>:</w:t>
      </w:r>
    </w:p>
    <w:p w14:paraId="56E21C82"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8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48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pPr>
        <w:shd w:val="clear" w:color="auto" w:fill="FFFFFF"/>
        <w:spacing w:before="240" w:after="240"/>
        <w:ind w:left="1080"/>
        <w:jc w:val="left"/>
        <w:rPr>
          <w:rFonts w:ascii="David" w:eastAsia="Times New Roman" w:hAnsi="David" w:cs="David"/>
          <w:sz w:val="24"/>
          <w:szCs w:val="24"/>
          <w:rtl/>
          <w:lang w:val="en-US"/>
        </w:rPr>
        <w:pPrChange w:id="48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pPr>
        <w:shd w:val="clear" w:color="auto" w:fill="FFFFFF"/>
        <w:spacing w:before="240" w:after="240"/>
        <w:ind w:left="1080"/>
        <w:jc w:val="left"/>
        <w:rPr>
          <w:rFonts w:ascii="David" w:eastAsia="Times New Roman" w:hAnsi="David" w:cs="David"/>
          <w:b/>
          <w:bCs/>
          <w:sz w:val="24"/>
          <w:szCs w:val="24"/>
          <w:lang w:val="en-US"/>
        </w:rPr>
        <w:pPrChange w:id="48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2. The Goertzel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8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pPr>
        <w:shd w:val="clear" w:color="auto" w:fill="FFFFFF"/>
        <w:spacing w:before="240" w:after="240"/>
        <w:ind w:left="1080"/>
        <w:jc w:val="left"/>
        <w:rPr>
          <w:rFonts w:ascii="David" w:eastAsia="Times New Roman" w:hAnsi="David" w:cs="David"/>
          <w:sz w:val="24"/>
          <w:szCs w:val="24"/>
          <w:lang w:val="en-US"/>
        </w:rPr>
        <w:pPrChange w:id="48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lastRenderedPageBreak/>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However, the system architecture retains the flexibility to switch to Goertzel,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pPr>
        <w:shd w:val="clear" w:color="auto" w:fill="FFFFFF"/>
        <w:spacing w:before="240" w:after="240"/>
        <w:ind w:left="1080"/>
        <w:jc w:val="left"/>
        <w:rPr>
          <w:rFonts w:ascii="David" w:eastAsia="Times New Roman" w:hAnsi="David" w:cs="David"/>
          <w:b/>
          <w:bCs/>
          <w:sz w:val="24"/>
          <w:szCs w:val="24"/>
          <w:lang w:val="en-US"/>
        </w:rPr>
        <w:pPrChange w:id="48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8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AudioSampleRate     = 48000</w:t>
      </w:r>
    </w:p>
    <w:p w14:paraId="49E624D2"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BitDurationSeconds  = 0.0005        // 0.5 ms</w:t>
      </w:r>
    </w:p>
    <w:p w14:paraId="1D1F653B"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SamplesPerBit       = 24            // 48000 * 0.0005</w:t>
      </w:r>
    </w:p>
    <w:p w14:paraId="587B533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CONST FFT_WindowSize  = 128           </w:t>
      </w:r>
    </w:p>
    <w:p w14:paraId="0E34231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NoiseThreshold  = 500.0</w:t>
      </w:r>
    </w:p>
    <w:p w14:paraId="2623DE37"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Calculated Frequency Indices for FFT [Index = (Freq * FFT_Size) / Rate]</w:t>
      </w:r>
    </w:p>
    <w:p w14:paraId="49109AAE"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MAIN RECEIVER LOGIC</w:t>
      </w:r>
    </w:p>
    <w:p w14:paraId="384DFFC2" w14:textId="77777777" w:rsidR="00EA10D1" w:rsidRPr="008A45AC" w:rsidRDefault="00EA10D1">
      <w:pPr>
        <w:shd w:val="clear" w:color="auto" w:fill="FFFFFF"/>
        <w:spacing w:before="240" w:after="240"/>
        <w:ind w:left="1080"/>
        <w:jc w:val="left"/>
        <w:rPr>
          <w:rFonts w:ascii="David" w:eastAsia="Times New Roman" w:hAnsi="David" w:cs="David"/>
          <w:b/>
          <w:bCs/>
          <w:sz w:val="24"/>
          <w:szCs w:val="24"/>
          <w:lang w:val="en-US"/>
        </w:rPr>
        <w:pPrChange w:id="49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2. FUNCTION StartReceiver():</w:t>
      </w:r>
    </w:p>
    <w:p w14:paraId="23598128"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49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Initialization</w:t>
      </w:r>
    </w:p>
    <w:p w14:paraId="3BBCA08A"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Instantiate AudioRecord as AudioInput</w:t>
      </w:r>
    </w:p>
    <w:p w14:paraId="4E67B323"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Float RawSampleBuffer[SamplesPerBit]      // Size: 24</w:t>
      </w:r>
    </w:p>
    <w:p w14:paraId="7B5019DB"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Complex ComplexFFTBuffer[FFT_WindowSize]  // Size: 128</w:t>
      </w:r>
    </w:p>
    <w:p w14:paraId="4AFCE61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String ReceivedBitStream = ""</w:t>
      </w:r>
    </w:p>
    <w:p w14:paraId="6313B9D3"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Boolean IsListening = TRUE</w:t>
      </w:r>
    </w:p>
    <w:p w14:paraId="06CCB9B5"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AudioInput.startRecording()</w:t>
      </w:r>
    </w:p>
    <w:p w14:paraId="667636FB"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8"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WHILE (IsListening):</w:t>
      </w:r>
    </w:p>
    <w:p w14:paraId="7E64C5B5"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0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SamplesReadCount = AudioInput.read(RawSampleBuffer, 0, SamplesPerBit)</w:t>
      </w:r>
    </w:p>
    <w:p w14:paraId="0B72B2CE"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lastRenderedPageBreak/>
        <w:t xml:space="preserve">        FOR i = 0 TO FFT_WindowSize - 1:</w:t>
      </w:r>
    </w:p>
    <w:p w14:paraId="6E81C6C8"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IF (i &lt; SamplesPerBit):</w:t>
      </w:r>
    </w:p>
    <w:p w14:paraId="03B3E12B"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ComplexFFTBuffer[i].Real = RawSampleBuffer[i]</w:t>
      </w:r>
    </w:p>
    <w:p w14:paraId="26D1E180"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ELSE:</w:t>
      </w:r>
    </w:p>
    <w:p w14:paraId="5CC4ABC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ComplexFFTBuffer[i].Real = 0</w:t>
      </w:r>
    </w:p>
    <w:p w14:paraId="7FFF3860"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8"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IF</w:t>
      </w:r>
    </w:p>
    <w:p w14:paraId="7D22AC7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1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ComplexFFTBuffer[i].Imaginary = 0</w:t>
      </w:r>
    </w:p>
    <w:p w14:paraId="32808AF9" w14:textId="017694AA"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FOR</w:t>
      </w:r>
    </w:p>
    <w:p w14:paraId="08604B53"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SpectrumOutput = FastFourierTransform(ComplexFFTBuffer)</w:t>
      </w:r>
    </w:p>
    <w:p w14:paraId="50E52FF7"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Amplitude_18k = Magnitude(SpectrumOutput[TargetIndex_18k])</w:t>
      </w:r>
    </w:p>
    <w:p w14:paraId="2EFA3CF3"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Amplitude_20k = Magnitude(SpectrumOutput[TargetIndex_20k])</w:t>
      </w:r>
    </w:p>
    <w:p w14:paraId="51010194"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DetectedLogicBit = -1  // Default state (Idle)</w:t>
      </w:r>
    </w:p>
    <w:p w14:paraId="43961BA4"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8"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2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IF (Amplitude_18k &gt; NoiseThreshold OR Amplitude_20k &gt; NoiseThreshold):   </w:t>
      </w:r>
    </w:p>
    <w:p w14:paraId="0C8B539C"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DetectedLogicBit = 1</w:t>
      </w:r>
    </w:p>
    <w:p w14:paraId="3C6520AD"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ELSE:</w:t>
      </w:r>
    </w:p>
    <w:p w14:paraId="0EA362CB"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DetectedLogicBit = 0</w:t>
      </w:r>
    </w:p>
    <w:p w14:paraId="2D11C65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IF  </w:t>
      </w:r>
    </w:p>
    <w:p w14:paraId="1DF29AC0"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IF</w:t>
      </w:r>
    </w:p>
    <w:p w14:paraId="7F27727E"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IF (DetectedLogicBit != -1):</w:t>
      </w:r>
    </w:p>
    <w:p w14:paraId="27603533"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8"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ReceivedBitStream.append(DetectedLogicBit)</w:t>
      </w:r>
    </w:p>
    <w:p w14:paraId="30E5AEE2"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39"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IF (PacketComplete(ReceivedBitStream)):</w:t>
      </w:r>
    </w:p>
    <w:p w14:paraId="7672E745"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0"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IsListening = FALSE</w:t>
      </w:r>
    </w:p>
    <w:p w14:paraId="311F33BC"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1"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lastRenderedPageBreak/>
        <w:t xml:space="preserve">            END IF</w:t>
      </w:r>
    </w:p>
    <w:p w14:paraId="15107BE8"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2"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IF</w:t>
      </w:r>
    </w:p>
    <w:p w14:paraId="346E2722"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3"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END WHILE</w:t>
      </w:r>
    </w:p>
    <w:p w14:paraId="00E01182"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4"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4. Cleanup</w:t>
      </w:r>
    </w:p>
    <w:p w14:paraId="2F0C46A6"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5"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AudioInput.stop()</w:t>
      </w:r>
    </w:p>
    <w:p w14:paraId="04FF1E68" w14:textId="77777777" w:rsidR="00EA10D1" w:rsidRPr="008A45AC" w:rsidRDefault="00EA10D1">
      <w:pPr>
        <w:shd w:val="clear" w:color="auto" w:fill="FFFFFF"/>
        <w:spacing w:before="240" w:after="240"/>
        <w:ind w:left="1080"/>
        <w:jc w:val="left"/>
        <w:rPr>
          <w:rFonts w:ascii="David" w:eastAsia="Times New Roman" w:hAnsi="David" w:cs="David"/>
          <w:sz w:val="24"/>
          <w:szCs w:val="24"/>
          <w:lang w:val="en-US"/>
        </w:rPr>
        <w:pPrChange w:id="546"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 xml:space="preserve">    AudioInput.release()</w:t>
      </w:r>
    </w:p>
    <w:p w14:paraId="06202423" w14:textId="0AE4AABC" w:rsidR="000562F9" w:rsidRPr="008A45AC" w:rsidRDefault="00EA10D1">
      <w:pPr>
        <w:shd w:val="clear" w:color="auto" w:fill="FFFFFF"/>
        <w:spacing w:before="240" w:after="240"/>
        <w:ind w:left="1080"/>
        <w:jc w:val="left"/>
        <w:rPr>
          <w:rFonts w:ascii="David" w:eastAsia="Times New Roman" w:hAnsi="David" w:cs="David"/>
          <w:sz w:val="24"/>
          <w:szCs w:val="24"/>
          <w:rtl/>
          <w:lang w:val="en-US"/>
        </w:rPr>
        <w:pPrChange w:id="547" w:author="Yoni Grinberg" w:date="2026-07-15T22:34:00Z" w16du:dateUtc="2026-07-15T19:34:00Z">
          <w:pPr>
            <w:shd w:val="clear" w:color="auto" w:fill="FFFFFF"/>
            <w:spacing w:after="120"/>
            <w:ind w:left="1440" w:right="580"/>
            <w:jc w:val="left"/>
          </w:pPr>
        </w:pPrChange>
      </w:pPr>
      <w:r w:rsidRPr="008A45AC">
        <w:rPr>
          <w:rFonts w:ascii="David" w:eastAsia="Times New Roman" w:hAnsi="David" w:cs="David"/>
          <w:sz w:val="24"/>
          <w:szCs w:val="24"/>
          <w:lang w:val="en-US"/>
        </w:rPr>
        <w:t>END FUNCTION</w:t>
      </w:r>
    </w:p>
    <w:p w14:paraId="02414178" w14:textId="77777777" w:rsidR="00C61896" w:rsidRPr="008A45AC" w:rsidRDefault="00C61896">
      <w:pPr>
        <w:shd w:val="clear" w:color="auto" w:fill="FFFFFF"/>
        <w:spacing w:before="240" w:after="240"/>
        <w:ind w:left="1080"/>
        <w:jc w:val="left"/>
        <w:rPr>
          <w:rFonts w:ascii="David" w:eastAsia="Times New Roman" w:hAnsi="David" w:cs="David"/>
          <w:sz w:val="24"/>
          <w:szCs w:val="24"/>
          <w:lang w:val="en-US"/>
        </w:rPr>
        <w:pPrChange w:id="548" w:author="Yoni Grinberg" w:date="2026-07-15T22:34:00Z" w16du:dateUtc="2026-07-15T19:34:00Z">
          <w:pPr>
            <w:shd w:val="clear" w:color="auto" w:fill="FFFFFF"/>
            <w:spacing w:after="120"/>
            <w:ind w:left="1440" w:right="580"/>
            <w:jc w:val="left"/>
          </w:pPr>
        </w:pPrChange>
      </w:pPr>
    </w:p>
    <w:p w14:paraId="1A1718DA" w14:textId="60851193" w:rsidR="000562F9" w:rsidRPr="008A45AC" w:rsidRDefault="00EA71C1">
      <w:pPr>
        <w:shd w:val="clear" w:color="auto" w:fill="FFFFFF"/>
        <w:spacing w:before="240" w:after="240"/>
        <w:ind w:left="1080"/>
        <w:jc w:val="left"/>
        <w:rPr>
          <w:rFonts w:ascii="David" w:eastAsia="Times New Roman" w:hAnsi="David" w:cs="David"/>
          <w:b/>
          <w:bCs/>
          <w:sz w:val="24"/>
          <w:szCs w:val="24"/>
          <w:lang w:val="en-US"/>
        </w:rPr>
        <w:pPrChange w:id="549"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 xml:space="preserve">5 </w:t>
      </w:r>
      <w:r w:rsidR="000562F9"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pPr>
        <w:shd w:val="clear" w:color="auto" w:fill="FFFFFF"/>
        <w:spacing w:before="240" w:after="240"/>
        <w:ind w:left="1080"/>
        <w:jc w:val="left"/>
        <w:rPr>
          <w:rFonts w:ascii="David" w:eastAsia="Times New Roman" w:hAnsi="David" w:cs="David"/>
          <w:b/>
          <w:bCs/>
          <w:sz w:val="24"/>
          <w:szCs w:val="24"/>
          <w:lang w:val="en-US"/>
        </w:rPr>
        <w:pPrChange w:id="55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pPr>
        <w:shd w:val="clear" w:color="auto" w:fill="FFFFFF"/>
        <w:spacing w:before="240" w:after="240"/>
        <w:ind w:left="1080"/>
        <w:jc w:val="left"/>
        <w:rPr>
          <w:rFonts w:ascii="David" w:eastAsia="Times New Roman" w:hAnsi="David" w:cs="David"/>
          <w:b/>
          <w:bCs/>
          <w:sz w:val="24"/>
          <w:szCs w:val="24"/>
          <w:lang w:val="en-US"/>
        </w:rPr>
        <w:pPrChange w:id="55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5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pPr>
        <w:shd w:val="clear" w:color="auto" w:fill="FFFFFF"/>
        <w:spacing w:before="240" w:after="240"/>
        <w:ind w:left="1080"/>
        <w:jc w:val="left"/>
        <w:rPr>
          <w:rFonts w:ascii="David" w:eastAsia="Times New Roman" w:hAnsi="David" w:cs="David"/>
          <w:sz w:val="24"/>
          <w:szCs w:val="24"/>
          <w:lang w:val="en-US"/>
        </w:rPr>
        <w:pPrChange w:id="559" w:author="Yoni Grinberg" w:date="2026-07-15T22:34:00Z" w16du:dateUtc="2026-07-15T19:34:00Z">
          <w:pPr>
            <w:shd w:val="clear" w:color="auto" w:fill="FFFFFF"/>
            <w:spacing w:after="120"/>
            <w:ind w:left="1083" w:right="580"/>
            <w:jc w:val="left"/>
          </w:pPr>
        </w:pPrChange>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0"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lastRenderedPageBreak/>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pPr>
        <w:shd w:val="clear" w:color="auto" w:fill="FFFFFF"/>
        <w:spacing w:before="240" w:after="240"/>
        <w:ind w:left="1080"/>
        <w:jc w:val="left"/>
        <w:rPr>
          <w:rFonts w:ascii="David" w:eastAsia="Times New Roman" w:hAnsi="David" w:cs="David"/>
          <w:sz w:val="24"/>
          <w:szCs w:val="24"/>
          <w:rtl/>
          <w:lang w:val="en-US"/>
        </w:rPr>
        <w:pPrChange w:id="56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35BAD05A" w14:textId="77777777" w:rsidR="000949F3" w:rsidRPr="008A45AC" w:rsidRDefault="000949F3">
      <w:pPr>
        <w:shd w:val="clear" w:color="auto" w:fill="FFFFFF"/>
        <w:spacing w:before="240" w:after="240"/>
        <w:ind w:left="1080"/>
        <w:jc w:val="left"/>
        <w:rPr>
          <w:rFonts w:ascii="David" w:eastAsia="Times New Roman" w:hAnsi="David" w:cs="David"/>
          <w:sz w:val="24"/>
          <w:szCs w:val="24"/>
          <w:lang w:val="en-US"/>
        </w:rPr>
        <w:pPrChange w:id="564" w:author="Yoni Grinberg" w:date="2026-07-15T22:34:00Z" w16du:dateUtc="2026-07-15T19:34:00Z">
          <w:pPr>
            <w:shd w:val="clear" w:color="auto" w:fill="FFFFFF"/>
            <w:spacing w:after="120"/>
            <w:ind w:left="1083" w:right="580"/>
            <w:jc w:val="left"/>
          </w:pPr>
        </w:pPrChange>
      </w:pPr>
    </w:p>
    <w:p w14:paraId="2DDAB233" w14:textId="7FDCEAD6" w:rsidR="000562F9" w:rsidRPr="008A45AC" w:rsidRDefault="00EA71C1">
      <w:pPr>
        <w:shd w:val="clear" w:color="auto" w:fill="FFFFFF"/>
        <w:spacing w:before="240" w:after="240"/>
        <w:ind w:left="1080"/>
        <w:jc w:val="left"/>
        <w:rPr>
          <w:rFonts w:ascii="David" w:eastAsia="Times New Roman" w:hAnsi="David" w:cs="David"/>
          <w:b/>
          <w:bCs/>
          <w:sz w:val="24"/>
          <w:szCs w:val="24"/>
          <w:lang w:val="en-US"/>
        </w:rPr>
        <w:pPrChange w:id="565" w:author="Yoni Grinberg" w:date="2026-07-15T22:34:00Z" w16du:dateUtc="2026-07-15T19:34:00Z">
          <w:pPr>
            <w:shd w:val="clear" w:color="auto" w:fill="FFFFFF"/>
            <w:spacing w:after="120"/>
            <w:ind w:right="580"/>
            <w:jc w:val="left"/>
          </w:pPr>
        </w:pPrChange>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000562F9"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pPr>
        <w:shd w:val="clear" w:color="auto" w:fill="FFFFFF"/>
        <w:spacing w:before="240" w:after="240"/>
        <w:ind w:left="1080"/>
        <w:jc w:val="left"/>
        <w:rPr>
          <w:rFonts w:ascii="David" w:eastAsia="Times New Roman" w:hAnsi="David" w:cs="David"/>
          <w:b/>
          <w:bCs/>
          <w:sz w:val="24"/>
          <w:szCs w:val="24"/>
          <w:lang w:val="en-US"/>
        </w:rPr>
        <w:pPrChange w:id="566"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A. Android Implementation:</w:t>
      </w:r>
    </w:p>
    <w:p w14:paraId="40C7EB2A"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7"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8"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Key Components: The core functions utilize Android-specific APIs (`AudioTrack` for playing sound and `AudioRecord` for recording sound). The application is designed to run as a Service in the background (24/7).</w:t>
      </w:r>
    </w:p>
    <w:p w14:paraId="13ABBCBD"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69"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 xml:space="preserve"> </w:t>
      </w:r>
    </w:p>
    <w:p w14:paraId="3E745EB9" w14:textId="0729C63D" w:rsidR="000562F9" w:rsidRPr="008A45AC" w:rsidRDefault="000562F9">
      <w:pPr>
        <w:shd w:val="clear" w:color="auto" w:fill="FFFFFF"/>
        <w:tabs>
          <w:tab w:val="left" w:pos="3990"/>
        </w:tabs>
        <w:spacing w:before="240" w:after="240"/>
        <w:ind w:left="1080"/>
        <w:jc w:val="left"/>
        <w:rPr>
          <w:rFonts w:ascii="David" w:eastAsia="Times New Roman" w:hAnsi="David" w:cs="David"/>
          <w:b/>
          <w:bCs/>
          <w:sz w:val="24"/>
          <w:szCs w:val="24"/>
          <w:lang w:val="en-US"/>
        </w:rPr>
        <w:pPrChange w:id="570" w:author="Yoni Grinberg" w:date="2026-07-15T22:34:00Z" w16du:dateUtc="2026-07-15T19:34:00Z">
          <w:pPr>
            <w:shd w:val="clear" w:color="auto" w:fill="FFFFFF"/>
            <w:tabs>
              <w:tab w:val="left" w:pos="3990"/>
            </w:tabs>
            <w:spacing w:after="120"/>
            <w:ind w:left="1083" w:right="580"/>
            <w:jc w:val="left"/>
          </w:pPr>
        </w:pPrChange>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7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Low-Level AudioRecord/AudioTrack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pPr>
        <w:shd w:val="clear" w:color="auto" w:fill="FFFFFF"/>
        <w:spacing w:before="240" w:after="240"/>
        <w:ind w:left="1080"/>
        <w:jc w:val="left"/>
        <w:rPr>
          <w:rFonts w:ascii="David" w:eastAsia="Times New Roman" w:hAnsi="David" w:cs="David"/>
          <w:b/>
          <w:bCs/>
          <w:sz w:val="24"/>
          <w:szCs w:val="24"/>
          <w:lang w:val="en-US"/>
        </w:rPr>
        <w:pPrChange w:id="572"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73"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AVFoundation (AVAudioEngine):</w:t>
      </w:r>
      <w:r w:rsidRPr="008A45AC">
        <w:rPr>
          <w:rFonts w:ascii="David" w:eastAsia="Times New Roman" w:hAnsi="David" w:cs="David"/>
          <w:sz w:val="24"/>
          <w:szCs w:val="24"/>
          <w:lang w:val="en-US"/>
        </w:rPr>
        <w:t xml:space="preserve"> A modern, simpler API for managing input (inputNode) and output (outputNode).</w:t>
      </w:r>
    </w:p>
    <w:p w14:paraId="6F8BD059" w14:textId="77777777" w:rsidR="000562F9" w:rsidRPr="008A45AC" w:rsidRDefault="000562F9">
      <w:pPr>
        <w:shd w:val="clear" w:color="auto" w:fill="FFFFFF"/>
        <w:spacing w:before="240" w:after="240"/>
        <w:ind w:left="1080"/>
        <w:jc w:val="left"/>
        <w:rPr>
          <w:rFonts w:ascii="David" w:eastAsia="Times New Roman" w:hAnsi="David" w:cs="David"/>
          <w:sz w:val="24"/>
          <w:szCs w:val="24"/>
          <w:lang w:val="en-US"/>
        </w:rPr>
        <w:pPrChange w:id="574"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pPr>
        <w:shd w:val="clear" w:color="auto" w:fill="FFFFFF"/>
        <w:spacing w:before="240" w:after="240"/>
        <w:ind w:left="1080"/>
        <w:jc w:val="left"/>
        <w:rPr>
          <w:rFonts w:ascii="David" w:eastAsia="Times New Roman" w:hAnsi="David" w:cs="David"/>
          <w:sz w:val="24"/>
          <w:szCs w:val="24"/>
          <w:lang w:val="en-US"/>
        </w:rPr>
        <w:pPrChange w:id="575"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67C89799" w:rsidR="00210377" w:rsidRDefault="00EA71C1" w:rsidP="00AB72B0">
      <w:pPr>
        <w:shd w:val="clear" w:color="auto" w:fill="FFFFFF"/>
        <w:spacing w:before="240" w:after="240"/>
        <w:ind w:left="1080"/>
        <w:jc w:val="left"/>
        <w:rPr>
          <w:ins w:id="576" w:author="Yoni Grinberg" w:date="2026-07-15T22:37:00Z" w16du:dateUtc="2026-07-15T19:37:00Z"/>
          <w:rFonts w:ascii="David" w:hAnsi="David" w:cs="David"/>
          <w:b/>
          <w:bCs/>
          <w:sz w:val="24"/>
          <w:szCs w:val="24"/>
          <w:lang w:val="en-US"/>
        </w:rPr>
      </w:pPr>
      <w:r>
        <w:rPr>
          <w:rFonts w:ascii="David" w:eastAsia="Times New Roman" w:hAnsi="David" w:cs="David"/>
          <w:b/>
          <w:bCs/>
          <w:sz w:val="24"/>
          <w:szCs w:val="24"/>
          <w:lang w:val="en-US"/>
        </w:rPr>
        <w:t>4</w:t>
      </w:r>
      <w:r w:rsidR="00210377" w:rsidRPr="00127074">
        <w:rPr>
          <w:rFonts w:ascii="David" w:eastAsia="Times New Roman" w:hAnsi="David" w:cs="David"/>
          <w:b/>
          <w:bCs/>
          <w:sz w:val="24"/>
          <w:szCs w:val="24"/>
          <w:lang w:val="en-US"/>
        </w:rPr>
        <w:t xml:space="preserve">.2.7 </w:t>
      </w:r>
      <w:r w:rsidR="00210377" w:rsidRPr="00127074">
        <w:rPr>
          <w:rFonts w:ascii="David" w:hAnsi="David" w:cs="David"/>
          <w:b/>
          <w:bCs/>
          <w:sz w:val="24"/>
          <w:szCs w:val="24"/>
          <w:lang w:val="en-US"/>
        </w:rPr>
        <w:t>ACK Generation and Transmission:</w:t>
      </w:r>
    </w:p>
    <w:p w14:paraId="774259CE" w14:textId="77777777" w:rsidR="00AB72B0" w:rsidRPr="00AB72B0" w:rsidRDefault="00AB72B0">
      <w:pPr>
        <w:shd w:val="clear" w:color="auto" w:fill="FFFFFF"/>
        <w:spacing w:after="0"/>
        <w:ind w:left="1080"/>
        <w:jc w:val="left"/>
        <w:rPr>
          <w:ins w:id="577" w:author="Yoni Grinberg" w:date="2026-07-15T22:37:00Z"/>
          <w:rFonts w:ascii="David" w:hAnsi="David" w:cs="David"/>
          <w:sz w:val="24"/>
          <w:szCs w:val="24"/>
          <w:lang w:val="en-US"/>
          <w:rPrChange w:id="578" w:author="Yoni Grinberg" w:date="2026-07-15T22:37:00Z" w16du:dateUtc="2026-07-15T19:37:00Z">
            <w:rPr>
              <w:ins w:id="579" w:author="Yoni Grinberg" w:date="2026-07-15T22:37:00Z"/>
              <w:rFonts w:ascii="David" w:hAnsi="David" w:cs="David"/>
              <w:b/>
              <w:bCs/>
              <w:sz w:val="24"/>
              <w:szCs w:val="24"/>
              <w:lang w:val="en-US"/>
            </w:rPr>
          </w:rPrChange>
        </w:rPr>
        <w:pPrChange w:id="580" w:author="Yoni Grinberg" w:date="2026-07-15T22:38:00Z" w16du:dateUtc="2026-07-15T19:38:00Z">
          <w:pPr>
            <w:shd w:val="clear" w:color="auto" w:fill="FFFFFF"/>
            <w:spacing w:before="240" w:after="240"/>
            <w:ind w:left="1080"/>
            <w:jc w:val="left"/>
          </w:pPr>
        </w:pPrChange>
      </w:pPr>
      <w:ins w:id="581" w:author="Yoni Grinberg" w:date="2026-07-15T22:37:00Z">
        <w:r w:rsidRPr="00AB72B0">
          <w:rPr>
            <w:rFonts w:ascii="David" w:hAnsi="David" w:cs="David"/>
            <w:sz w:val="24"/>
            <w:szCs w:val="24"/>
            <w:lang w:val="en-US"/>
            <w:rPrChange w:id="582" w:author="Yoni Grinberg" w:date="2026-07-15T22:37:00Z" w16du:dateUtc="2026-07-15T19:37:00Z">
              <w:rPr>
                <w:rFonts w:ascii="David" w:hAnsi="David" w:cs="David"/>
                <w:b/>
                <w:bCs/>
                <w:sz w:val="24"/>
                <w:szCs w:val="24"/>
                <w:lang w:val="en-US"/>
              </w:rPr>
            </w:rPrChange>
          </w:rPr>
          <w:t>The acknowledgment (ACK) transmission process is responsible for closing</w:t>
        </w:r>
      </w:ins>
    </w:p>
    <w:p w14:paraId="477C1EE9" w14:textId="77777777" w:rsidR="00AB72B0" w:rsidRPr="00AB72B0" w:rsidRDefault="00AB72B0">
      <w:pPr>
        <w:shd w:val="clear" w:color="auto" w:fill="FFFFFF"/>
        <w:spacing w:after="0"/>
        <w:ind w:left="1080"/>
        <w:jc w:val="left"/>
        <w:rPr>
          <w:ins w:id="583" w:author="Yoni Grinberg" w:date="2026-07-15T22:37:00Z"/>
          <w:rFonts w:ascii="David" w:hAnsi="David" w:cs="David"/>
          <w:sz w:val="24"/>
          <w:szCs w:val="24"/>
          <w:lang w:val="en-US"/>
          <w:rPrChange w:id="584" w:author="Yoni Grinberg" w:date="2026-07-15T22:37:00Z" w16du:dateUtc="2026-07-15T19:37:00Z">
            <w:rPr>
              <w:ins w:id="585" w:author="Yoni Grinberg" w:date="2026-07-15T22:37:00Z"/>
              <w:rFonts w:ascii="David" w:hAnsi="David" w:cs="David"/>
              <w:b/>
              <w:bCs/>
              <w:sz w:val="24"/>
              <w:szCs w:val="24"/>
              <w:lang w:val="en-US"/>
            </w:rPr>
          </w:rPrChange>
        </w:rPr>
        <w:pPrChange w:id="586" w:author="Yoni Grinberg" w:date="2026-07-15T22:38:00Z" w16du:dateUtc="2026-07-15T19:38:00Z">
          <w:pPr>
            <w:shd w:val="clear" w:color="auto" w:fill="FFFFFF"/>
            <w:spacing w:before="240" w:after="240"/>
            <w:ind w:left="1080"/>
            <w:jc w:val="left"/>
          </w:pPr>
        </w:pPrChange>
      </w:pPr>
      <w:ins w:id="587" w:author="Yoni Grinberg" w:date="2026-07-15T22:37:00Z">
        <w:r w:rsidRPr="00AB72B0">
          <w:rPr>
            <w:rFonts w:ascii="David" w:hAnsi="David" w:cs="David"/>
            <w:sz w:val="24"/>
            <w:szCs w:val="24"/>
            <w:lang w:val="en-US"/>
            <w:rPrChange w:id="588" w:author="Yoni Grinberg" w:date="2026-07-15T22:37:00Z" w16du:dateUtc="2026-07-15T19:37:00Z">
              <w:rPr>
                <w:rFonts w:ascii="David" w:hAnsi="David" w:cs="David"/>
                <w:b/>
                <w:bCs/>
                <w:sz w:val="24"/>
                <w:szCs w:val="24"/>
                <w:lang w:val="en-US"/>
              </w:rPr>
            </w:rPrChange>
          </w:rPr>
          <w:t>the feedback loop and ensuring reliable, bi-directional communication over the</w:t>
        </w:r>
      </w:ins>
    </w:p>
    <w:p w14:paraId="7FBA99D9" w14:textId="6A645998" w:rsidR="00AB72B0" w:rsidRPr="00AB72B0" w:rsidRDefault="00AB72B0">
      <w:pPr>
        <w:shd w:val="clear" w:color="auto" w:fill="FFFFFF"/>
        <w:spacing w:after="0"/>
        <w:ind w:left="1080"/>
        <w:jc w:val="left"/>
        <w:rPr>
          <w:ins w:id="589" w:author="Yoni Grinberg" w:date="2026-07-15T22:37:00Z"/>
          <w:rFonts w:ascii="David" w:hAnsi="David" w:cs="David"/>
          <w:sz w:val="24"/>
          <w:szCs w:val="24"/>
          <w:lang w:val="en-US"/>
          <w:rPrChange w:id="590" w:author="Yoni Grinberg" w:date="2026-07-15T22:37:00Z" w16du:dateUtc="2026-07-15T19:37:00Z">
            <w:rPr>
              <w:ins w:id="591" w:author="Yoni Grinberg" w:date="2026-07-15T22:37:00Z"/>
              <w:rFonts w:ascii="David" w:hAnsi="David" w:cs="David"/>
              <w:b/>
              <w:bCs/>
              <w:sz w:val="24"/>
              <w:szCs w:val="24"/>
              <w:lang w:val="en-US"/>
            </w:rPr>
          </w:rPrChange>
        </w:rPr>
        <w:pPrChange w:id="592" w:author="Yoni Grinberg" w:date="2026-07-15T22:38:00Z" w16du:dateUtc="2026-07-15T19:38:00Z">
          <w:pPr>
            <w:shd w:val="clear" w:color="auto" w:fill="FFFFFF"/>
            <w:spacing w:before="240" w:after="240"/>
            <w:ind w:left="1080"/>
            <w:jc w:val="left"/>
          </w:pPr>
        </w:pPrChange>
      </w:pPr>
      <w:ins w:id="593" w:author="Yoni Grinberg" w:date="2026-07-15T22:37:00Z">
        <w:r w:rsidRPr="00AB72B0">
          <w:rPr>
            <w:rFonts w:ascii="David" w:hAnsi="David" w:cs="David"/>
            <w:sz w:val="24"/>
            <w:szCs w:val="24"/>
            <w:lang w:val="en-US"/>
            <w:rPrChange w:id="594" w:author="Yoni Grinberg" w:date="2026-07-15T22:37:00Z" w16du:dateUtc="2026-07-15T19:37:00Z">
              <w:rPr>
                <w:rFonts w:ascii="David" w:hAnsi="David" w:cs="David"/>
                <w:b/>
                <w:bCs/>
                <w:sz w:val="24"/>
                <w:szCs w:val="24"/>
                <w:lang w:val="en-US"/>
              </w:rPr>
            </w:rPrChange>
          </w:rPr>
          <w:t>ultrasonic channel</w:t>
        </w:r>
      </w:ins>
      <w:ins w:id="595" w:author="Yoni Grinberg" w:date="2026-07-15T22:39:00Z" w16du:dateUtc="2026-07-15T19:39:00Z">
        <w:r>
          <w:rPr>
            <w:rFonts w:ascii="David" w:hAnsi="David" w:cs="David"/>
            <w:sz w:val="24"/>
            <w:szCs w:val="24"/>
            <w:lang w:val="en-US"/>
          </w:rPr>
          <w:t>.</w:t>
        </w:r>
      </w:ins>
    </w:p>
    <w:p w14:paraId="34A33267" w14:textId="77777777" w:rsidR="00AB72B0" w:rsidRPr="00AB72B0" w:rsidRDefault="00AB72B0">
      <w:pPr>
        <w:shd w:val="clear" w:color="auto" w:fill="FFFFFF"/>
        <w:spacing w:after="0"/>
        <w:ind w:left="1080"/>
        <w:jc w:val="left"/>
        <w:rPr>
          <w:ins w:id="596" w:author="Yoni Grinberg" w:date="2026-07-15T22:38:00Z"/>
          <w:rFonts w:ascii="David" w:hAnsi="David" w:cs="David"/>
          <w:sz w:val="24"/>
          <w:szCs w:val="24"/>
          <w:lang w:val="en-US"/>
          <w:rPrChange w:id="597" w:author="Yoni Grinberg" w:date="2026-07-15T22:38:00Z" w16du:dateUtc="2026-07-15T19:38:00Z">
            <w:rPr>
              <w:ins w:id="598" w:author="Yoni Grinberg" w:date="2026-07-15T22:38:00Z"/>
              <w:rFonts w:ascii="David" w:hAnsi="David" w:cs="David"/>
              <w:b/>
              <w:bCs/>
              <w:sz w:val="24"/>
              <w:szCs w:val="24"/>
              <w:lang w:val="en-US"/>
            </w:rPr>
          </w:rPrChange>
        </w:rPr>
        <w:pPrChange w:id="599" w:author="Yoni Grinberg" w:date="2026-07-15T22:38:00Z" w16du:dateUtc="2026-07-15T19:38:00Z">
          <w:pPr>
            <w:shd w:val="clear" w:color="auto" w:fill="FFFFFF"/>
            <w:spacing w:before="240" w:after="240"/>
            <w:ind w:left="1080"/>
            <w:jc w:val="left"/>
          </w:pPr>
        </w:pPrChange>
      </w:pPr>
      <w:ins w:id="600" w:author="Yoni Grinberg" w:date="2026-07-15T22:38:00Z">
        <w:r w:rsidRPr="00AB72B0">
          <w:rPr>
            <w:rFonts w:ascii="David" w:hAnsi="David" w:cs="David"/>
            <w:sz w:val="24"/>
            <w:szCs w:val="24"/>
            <w:lang w:val="en-US"/>
            <w:rPrChange w:id="601" w:author="Yoni Grinberg" w:date="2026-07-15T22:38:00Z" w16du:dateUtc="2026-07-15T19:38:00Z">
              <w:rPr>
                <w:rFonts w:ascii="David" w:hAnsi="David" w:cs="David"/>
                <w:b/>
                <w:bCs/>
                <w:sz w:val="24"/>
                <w:szCs w:val="24"/>
                <w:lang w:val="en-US"/>
              </w:rPr>
            </w:rPrChange>
          </w:rPr>
          <w:t>ACK Frame Structure: To minimize channel occupancy</w:t>
        </w:r>
      </w:ins>
    </w:p>
    <w:p w14:paraId="73D17AAC" w14:textId="77777777" w:rsidR="00AB72B0" w:rsidRPr="00AB72B0" w:rsidRDefault="00AB72B0">
      <w:pPr>
        <w:shd w:val="clear" w:color="auto" w:fill="FFFFFF"/>
        <w:spacing w:after="0"/>
        <w:ind w:left="1080"/>
        <w:jc w:val="left"/>
        <w:rPr>
          <w:ins w:id="602" w:author="Yoni Grinberg" w:date="2026-07-15T22:38:00Z"/>
          <w:rFonts w:ascii="David" w:hAnsi="David" w:cs="David"/>
          <w:sz w:val="24"/>
          <w:szCs w:val="24"/>
          <w:lang w:val="en-US"/>
          <w:rPrChange w:id="603" w:author="Yoni Grinberg" w:date="2026-07-15T22:38:00Z" w16du:dateUtc="2026-07-15T19:38:00Z">
            <w:rPr>
              <w:ins w:id="604" w:author="Yoni Grinberg" w:date="2026-07-15T22:38:00Z"/>
              <w:rFonts w:ascii="David" w:hAnsi="David" w:cs="David"/>
              <w:b/>
              <w:bCs/>
              <w:sz w:val="24"/>
              <w:szCs w:val="24"/>
              <w:lang w:val="en-US"/>
            </w:rPr>
          </w:rPrChange>
        </w:rPr>
        <w:pPrChange w:id="605" w:author="Yoni Grinberg" w:date="2026-07-15T22:38:00Z" w16du:dateUtc="2026-07-15T19:38:00Z">
          <w:pPr>
            <w:shd w:val="clear" w:color="auto" w:fill="FFFFFF"/>
            <w:spacing w:before="240" w:after="240"/>
            <w:ind w:left="1080"/>
            <w:jc w:val="left"/>
          </w:pPr>
        </w:pPrChange>
      </w:pPr>
      <w:ins w:id="606" w:author="Yoni Grinberg" w:date="2026-07-15T22:38:00Z">
        <w:r w:rsidRPr="00AB72B0">
          <w:rPr>
            <w:rFonts w:ascii="David" w:hAnsi="David" w:cs="David"/>
            <w:sz w:val="24"/>
            <w:szCs w:val="24"/>
            <w:lang w:val="en-US"/>
            <w:rPrChange w:id="607" w:author="Yoni Grinberg" w:date="2026-07-15T22:38:00Z" w16du:dateUtc="2026-07-15T19:38:00Z">
              <w:rPr>
                <w:rFonts w:ascii="David" w:hAnsi="David" w:cs="David"/>
                <w:b/>
                <w:bCs/>
                <w:sz w:val="24"/>
                <w:szCs w:val="24"/>
                <w:lang w:val="en-US"/>
              </w:rPr>
            </w:rPrChange>
          </w:rPr>
          <w:t>and ensure rapid feedback before transmitter timeouts occur, the protocol</w:t>
        </w:r>
      </w:ins>
    </w:p>
    <w:p w14:paraId="465C0FD8" w14:textId="77777777" w:rsidR="00AB72B0" w:rsidRPr="00AB72B0" w:rsidRDefault="00AB72B0">
      <w:pPr>
        <w:shd w:val="clear" w:color="auto" w:fill="FFFFFF"/>
        <w:spacing w:after="0"/>
        <w:ind w:left="1080"/>
        <w:jc w:val="left"/>
        <w:rPr>
          <w:ins w:id="608" w:author="Yoni Grinberg" w:date="2026-07-15T22:38:00Z"/>
          <w:rFonts w:ascii="David" w:hAnsi="David" w:cs="David"/>
          <w:sz w:val="24"/>
          <w:szCs w:val="24"/>
          <w:lang w:val="en-US"/>
          <w:rPrChange w:id="609" w:author="Yoni Grinberg" w:date="2026-07-15T22:38:00Z" w16du:dateUtc="2026-07-15T19:38:00Z">
            <w:rPr>
              <w:ins w:id="610" w:author="Yoni Grinberg" w:date="2026-07-15T22:38:00Z"/>
              <w:rFonts w:ascii="David" w:hAnsi="David" w:cs="David"/>
              <w:b/>
              <w:bCs/>
              <w:sz w:val="24"/>
              <w:szCs w:val="24"/>
              <w:lang w:val="en-US"/>
            </w:rPr>
          </w:rPrChange>
        </w:rPr>
        <w:pPrChange w:id="611" w:author="Yoni Grinberg" w:date="2026-07-15T22:38:00Z" w16du:dateUtc="2026-07-15T19:38:00Z">
          <w:pPr>
            <w:shd w:val="clear" w:color="auto" w:fill="FFFFFF"/>
            <w:spacing w:before="240" w:after="240"/>
            <w:ind w:left="1080"/>
            <w:jc w:val="left"/>
          </w:pPr>
        </w:pPrChange>
      </w:pPr>
      <w:ins w:id="612" w:author="Yoni Grinberg" w:date="2026-07-15T22:38:00Z">
        <w:r w:rsidRPr="00AB72B0">
          <w:rPr>
            <w:rFonts w:ascii="David" w:hAnsi="David" w:cs="David"/>
            <w:sz w:val="24"/>
            <w:szCs w:val="24"/>
            <w:lang w:val="en-US"/>
            <w:rPrChange w:id="613" w:author="Yoni Grinberg" w:date="2026-07-15T22:38:00Z" w16du:dateUtc="2026-07-15T19:38:00Z">
              <w:rPr>
                <w:rFonts w:ascii="David" w:hAnsi="David" w:cs="David"/>
                <w:b/>
                <w:bCs/>
                <w:sz w:val="24"/>
                <w:szCs w:val="24"/>
                <w:lang w:val="en-US"/>
              </w:rPr>
            </w:rPrChange>
          </w:rPr>
          <w:t>utilizes an ultra-lightweight, bit-aligned ACK frame structure. The design</w:t>
        </w:r>
      </w:ins>
    </w:p>
    <w:p w14:paraId="40E42E76" w14:textId="3BA12189" w:rsidR="00AB72B0" w:rsidRPr="00AB72B0" w:rsidRDefault="00AB72B0">
      <w:pPr>
        <w:shd w:val="clear" w:color="auto" w:fill="FFFFFF"/>
        <w:spacing w:after="0"/>
        <w:ind w:left="1080"/>
        <w:jc w:val="left"/>
        <w:rPr>
          <w:ins w:id="614" w:author="Yoni Grinberg" w:date="2026-07-15T22:39:00Z"/>
          <w:rFonts w:ascii="David" w:hAnsi="David" w:cs="David"/>
          <w:sz w:val="24"/>
          <w:szCs w:val="24"/>
          <w:lang w:val="en-US"/>
          <w:rPrChange w:id="615" w:author="Yoni Grinberg" w:date="2026-07-15T22:39:00Z" w16du:dateUtc="2026-07-15T19:39:00Z">
            <w:rPr>
              <w:ins w:id="616" w:author="Yoni Grinberg" w:date="2026-07-15T22:39:00Z"/>
              <w:rFonts w:ascii="David" w:hAnsi="David" w:cs="David"/>
              <w:b/>
              <w:bCs/>
              <w:sz w:val="24"/>
              <w:szCs w:val="24"/>
              <w:lang w:val="en-US"/>
            </w:rPr>
          </w:rPrChange>
        </w:rPr>
        <w:pPrChange w:id="617" w:author="Yoni Grinberg" w:date="2026-07-15T22:39:00Z" w16du:dateUtc="2026-07-15T19:39:00Z">
          <w:pPr>
            <w:shd w:val="clear" w:color="auto" w:fill="FFFFFF"/>
            <w:spacing w:before="240" w:after="240"/>
            <w:ind w:left="1080"/>
            <w:jc w:val="left"/>
          </w:pPr>
        </w:pPrChange>
      </w:pPr>
      <w:ins w:id="618" w:author="Yoni Grinberg" w:date="2026-07-15T22:38:00Z">
        <w:r w:rsidRPr="00AB72B0">
          <w:rPr>
            <w:rFonts w:ascii="David" w:hAnsi="David" w:cs="David"/>
            <w:sz w:val="24"/>
            <w:szCs w:val="24"/>
            <w:lang w:val="en-US"/>
            <w:rPrChange w:id="619" w:author="Yoni Grinberg" w:date="2026-07-15T22:38:00Z" w16du:dateUtc="2026-07-15T19:38:00Z">
              <w:rPr>
                <w:rFonts w:ascii="David" w:hAnsi="David" w:cs="David"/>
                <w:b/>
                <w:bCs/>
                <w:sz w:val="24"/>
                <w:szCs w:val="24"/>
                <w:lang w:val="en-US"/>
              </w:rPr>
            </w:rPrChange>
          </w:rPr>
          <w:t>transmits only the 20 bits required for packet identification and validation</w:t>
        </w:r>
      </w:ins>
    </w:p>
    <w:p w14:paraId="0CD7374B" w14:textId="77777777" w:rsidR="00AB72B0" w:rsidRPr="00AB72B0" w:rsidRDefault="00AB72B0">
      <w:pPr>
        <w:shd w:val="clear" w:color="auto" w:fill="FFFFFF"/>
        <w:spacing w:after="0"/>
        <w:ind w:left="1080"/>
        <w:jc w:val="left"/>
        <w:rPr>
          <w:ins w:id="620" w:author="Yoni Grinberg" w:date="2026-07-15T22:39:00Z"/>
          <w:rFonts w:ascii="David" w:hAnsi="David" w:cs="David"/>
          <w:sz w:val="24"/>
          <w:szCs w:val="24"/>
          <w:lang w:val="en-US"/>
          <w:rPrChange w:id="621" w:author="Yoni Grinberg" w:date="2026-07-15T22:39:00Z" w16du:dateUtc="2026-07-15T19:39:00Z">
            <w:rPr>
              <w:ins w:id="622" w:author="Yoni Grinberg" w:date="2026-07-15T22:39:00Z"/>
              <w:rFonts w:ascii="David" w:hAnsi="David" w:cs="David"/>
              <w:b/>
              <w:bCs/>
              <w:sz w:val="24"/>
              <w:szCs w:val="24"/>
              <w:lang w:val="en-US"/>
            </w:rPr>
          </w:rPrChange>
        </w:rPr>
        <w:pPrChange w:id="623" w:author="Yoni Grinberg" w:date="2026-07-15T22:39:00Z" w16du:dateUtc="2026-07-15T19:39:00Z">
          <w:pPr>
            <w:shd w:val="clear" w:color="auto" w:fill="FFFFFF"/>
            <w:spacing w:before="240" w:after="240"/>
            <w:ind w:left="1080"/>
            <w:jc w:val="left"/>
          </w:pPr>
        </w:pPrChange>
      </w:pPr>
      <w:ins w:id="624" w:author="Yoni Grinberg" w:date="2026-07-15T22:39:00Z">
        <w:r w:rsidRPr="00AB72B0">
          <w:rPr>
            <w:rFonts w:ascii="David" w:hAnsi="David" w:cs="David"/>
            <w:sz w:val="24"/>
            <w:szCs w:val="24"/>
            <w:lang w:val="en-US"/>
            <w:rPrChange w:id="625" w:author="Yoni Grinberg" w:date="2026-07-15T22:39:00Z" w16du:dateUtc="2026-07-15T19:39:00Z">
              <w:rPr>
                <w:rFonts w:ascii="David" w:hAnsi="David" w:cs="David"/>
                <w:b/>
                <w:bCs/>
                <w:sz w:val="24"/>
                <w:szCs w:val="24"/>
                <w:lang w:val="en-US"/>
              </w:rPr>
            </w:rPrChange>
          </w:rPr>
          <w:t>The total frame size is exactly 20 bits (2.5 Bytes),</w:t>
        </w:r>
      </w:ins>
    </w:p>
    <w:p w14:paraId="3770E43B" w14:textId="77777777" w:rsidR="00AB72B0" w:rsidRPr="00AB72B0" w:rsidRDefault="00AB72B0">
      <w:pPr>
        <w:shd w:val="clear" w:color="auto" w:fill="FFFFFF"/>
        <w:spacing w:after="0"/>
        <w:ind w:left="1080"/>
        <w:jc w:val="left"/>
        <w:rPr>
          <w:ins w:id="626" w:author="Yoni Grinberg" w:date="2026-07-15T22:39:00Z"/>
          <w:rFonts w:ascii="David" w:hAnsi="David" w:cs="David"/>
          <w:sz w:val="24"/>
          <w:szCs w:val="24"/>
          <w:lang w:val="en-US"/>
          <w:rPrChange w:id="627" w:author="Yoni Grinberg" w:date="2026-07-15T22:39:00Z" w16du:dateUtc="2026-07-15T19:39:00Z">
            <w:rPr>
              <w:ins w:id="628" w:author="Yoni Grinberg" w:date="2026-07-15T22:39:00Z"/>
              <w:rFonts w:ascii="David" w:hAnsi="David" w:cs="David"/>
              <w:b/>
              <w:bCs/>
              <w:sz w:val="24"/>
              <w:szCs w:val="24"/>
              <w:lang w:val="en-US"/>
            </w:rPr>
          </w:rPrChange>
        </w:rPr>
        <w:pPrChange w:id="629" w:author="Yoni Grinberg" w:date="2026-07-15T22:39:00Z" w16du:dateUtc="2026-07-15T19:39:00Z">
          <w:pPr>
            <w:shd w:val="clear" w:color="auto" w:fill="FFFFFF"/>
            <w:spacing w:before="240" w:after="240"/>
            <w:ind w:left="1080"/>
            <w:jc w:val="left"/>
          </w:pPr>
        </w:pPrChange>
      </w:pPr>
      <w:ins w:id="630" w:author="Yoni Grinberg" w:date="2026-07-15T22:39:00Z">
        <w:r w:rsidRPr="00AB72B0">
          <w:rPr>
            <w:rFonts w:ascii="David" w:hAnsi="David" w:cs="David"/>
            <w:sz w:val="24"/>
            <w:szCs w:val="24"/>
            <w:lang w:val="en-US"/>
            <w:rPrChange w:id="631" w:author="Yoni Grinberg" w:date="2026-07-15T22:39:00Z" w16du:dateUtc="2026-07-15T19:39:00Z">
              <w:rPr>
                <w:rFonts w:ascii="David" w:hAnsi="David" w:cs="David"/>
                <w:b/>
                <w:bCs/>
                <w:sz w:val="24"/>
                <w:szCs w:val="24"/>
                <w:lang w:val="en-US"/>
              </w:rPr>
            </w:rPrChange>
          </w:rPr>
          <w:t>which translates to a minimal transmission time of just 10ms (at 0.5ms per</w:t>
        </w:r>
      </w:ins>
    </w:p>
    <w:p w14:paraId="00F076D1" w14:textId="77777777" w:rsidR="00AB72B0" w:rsidRPr="00AB72B0" w:rsidRDefault="00AB72B0">
      <w:pPr>
        <w:shd w:val="clear" w:color="auto" w:fill="FFFFFF"/>
        <w:spacing w:after="0"/>
        <w:ind w:left="1080"/>
        <w:jc w:val="left"/>
        <w:rPr>
          <w:ins w:id="632" w:author="Yoni Grinberg" w:date="2026-07-15T22:39:00Z"/>
          <w:rFonts w:ascii="David" w:hAnsi="David" w:cs="David"/>
          <w:sz w:val="24"/>
          <w:szCs w:val="24"/>
          <w:lang w:val="en-US"/>
          <w:rPrChange w:id="633" w:author="Yoni Grinberg" w:date="2026-07-15T22:39:00Z" w16du:dateUtc="2026-07-15T19:39:00Z">
            <w:rPr>
              <w:ins w:id="634" w:author="Yoni Grinberg" w:date="2026-07-15T22:39:00Z"/>
              <w:rFonts w:ascii="David" w:hAnsi="David" w:cs="David"/>
              <w:b/>
              <w:bCs/>
              <w:sz w:val="24"/>
              <w:szCs w:val="24"/>
              <w:lang w:val="en-US"/>
            </w:rPr>
          </w:rPrChange>
        </w:rPr>
        <w:pPrChange w:id="635" w:author="Yoni Grinberg" w:date="2026-07-15T22:39:00Z" w16du:dateUtc="2026-07-15T19:39:00Z">
          <w:pPr>
            <w:shd w:val="clear" w:color="auto" w:fill="FFFFFF"/>
            <w:spacing w:before="240" w:after="240"/>
            <w:ind w:left="1080"/>
            <w:jc w:val="left"/>
          </w:pPr>
        </w:pPrChange>
      </w:pPr>
      <w:ins w:id="636" w:author="Yoni Grinberg" w:date="2026-07-15T22:39:00Z">
        <w:r w:rsidRPr="00AB72B0">
          <w:rPr>
            <w:rFonts w:ascii="David" w:hAnsi="David" w:cs="David"/>
            <w:sz w:val="24"/>
            <w:szCs w:val="24"/>
            <w:lang w:val="en-US"/>
            <w:rPrChange w:id="637" w:author="Yoni Grinberg" w:date="2026-07-15T22:39:00Z" w16du:dateUtc="2026-07-15T19:39:00Z">
              <w:rPr>
                <w:rFonts w:ascii="David" w:hAnsi="David" w:cs="David"/>
                <w:b/>
                <w:bCs/>
                <w:sz w:val="24"/>
                <w:szCs w:val="24"/>
                <w:lang w:val="en-US"/>
              </w:rPr>
            </w:rPrChange>
          </w:rPr>
          <w:t>bit), drastically reducing the probability of acoustic collisions on the</w:t>
        </w:r>
      </w:ins>
    </w:p>
    <w:p w14:paraId="240AD910" w14:textId="128D47A0" w:rsidR="00AB72B0" w:rsidRPr="00AB72B0" w:rsidRDefault="00AB72B0">
      <w:pPr>
        <w:shd w:val="clear" w:color="auto" w:fill="FFFFFF"/>
        <w:spacing w:after="0"/>
        <w:ind w:left="1080"/>
        <w:jc w:val="left"/>
        <w:rPr>
          <w:ins w:id="638" w:author="Yoni Grinberg" w:date="2026-07-15T22:39:00Z"/>
          <w:rFonts w:ascii="David" w:hAnsi="David" w:cs="David"/>
          <w:sz w:val="24"/>
          <w:szCs w:val="24"/>
          <w:lang w:val="en-US"/>
          <w:rPrChange w:id="639" w:author="Yoni Grinberg" w:date="2026-07-15T22:39:00Z" w16du:dateUtc="2026-07-15T19:39:00Z">
            <w:rPr>
              <w:ins w:id="640" w:author="Yoni Grinberg" w:date="2026-07-15T22:39:00Z"/>
              <w:rFonts w:ascii="David" w:hAnsi="David" w:cs="David"/>
              <w:b/>
              <w:bCs/>
              <w:sz w:val="24"/>
              <w:szCs w:val="24"/>
              <w:lang w:val="en-US"/>
            </w:rPr>
          </w:rPrChange>
        </w:rPr>
        <w:pPrChange w:id="641" w:author="Yoni Grinberg" w:date="2026-07-15T22:39:00Z" w16du:dateUtc="2026-07-15T19:39:00Z">
          <w:pPr>
            <w:shd w:val="clear" w:color="auto" w:fill="FFFFFF"/>
            <w:spacing w:before="240" w:after="240"/>
            <w:ind w:left="1080"/>
            <w:jc w:val="left"/>
          </w:pPr>
        </w:pPrChange>
      </w:pPr>
      <w:ins w:id="642" w:author="Yoni Grinberg" w:date="2026-07-15T22:39:00Z">
        <w:r w:rsidRPr="00AB72B0">
          <w:rPr>
            <w:rFonts w:ascii="David" w:hAnsi="David" w:cs="David"/>
            <w:sz w:val="24"/>
            <w:szCs w:val="24"/>
            <w:lang w:val="en-US"/>
            <w:rPrChange w:id="643" w:author="Yoni Grinberg" w:date="2026-07-15T22:39:00Z" w16du:dateUtc="2026-07-15T19:39:00Z">
              <w:rPr>
                <w:rFonts w:ascii="David" w:hAnsi="David" w:cs="David"/>
                <w:b/>
                <w:bCs/>
                <w:sz w:val="24"/>
                <w:szCs w:val="24"/>
                <w:lang w:val="en-US"/>
              </w:rPr>
            </w:rPrChange>
          </w:rPr>
          <w:t>channel</w:t>
        </w:r>
      </w:ins>
      <w:ins w:id="644" w:author="Yoni Grinberg" w:date="2026-07-15T22:39:00Z" w16du:dateUtc="2026-07-15T19:39:00Z">
        <w:r>
          <w:rPr>
            <w:rFonts w:ascii="David" w:hAnsi="David" w:cs="David"/>
            <w:sz w:val="24"/>
            <w:szCs w:val="24"/>
            <w:lang w:val="en-US"/>
          </w:rPr>
          <w:t>.</w:t>
        </w:r>
      </w:ins>
    </w:p>
    <w:p w14:paraId="34507AB4" w14:textId="3B686575" w:rsidR="00AB72B0" w:rsidRPr="00127074" w:rsidRDefault="00AB72B0">
      <w:pPr>
        <w:shd w:val="clear" w:color="auto" w:fill="FFFFFF"/>
        <w:spacing w:before="240" w:after="240"/>
        <w:ind w:left="1080"/>
        <w:jc w:val="left"/>
        <w:rPr>
          <w:rFonts w:ascii="David" w:hAnsi="David" w:cs="David"/>
          <w:b/>
          <w:bCs/>
          <w:sz w:val="24"/>
          <w:szCs w:val="24"/>
          <w:rtl/>
          <w:lang w:val="en-US"/>
        </w:rPr>
        <w:pPrChange w:id="645" w:author="Yoni Grinberg" w:date="2026-07-15T22:34:00Z" w16du:dateUtc="2026-07-15T19:34:00Z">
          <w:pPr>
            <w:shd w:val="clear" w:color="auto" w:fill="FFFFFF"/>
            <w:spacing w:after="120"/>
            <w:ind w:right="578"/>
            <w:jc w:val="left"/>
          </w:pPr>
        </w:pPrChange>
      </w:pPr>
    </w:p>
    <w:p w14:paraId="5947D90C" w14:textId="7229E6A2" w:rsidR="00210377" w:rsidRPr="007F0BDD" w:rsidDel="00AB72B0" w:rsidRDefault="00210377">
      <w:pPr>
        <w:shd w:val="clear" w:color="auto" w:fill="FFFFFF"/>
        <w:bidi/>
        <w:spacing w:before="240" w:after="240"/>
        <w:ind w:left="1080"/>
        <w:jc w:val="right"/>
        <w:rPr>
          <w:del w:id="646" w:author="Yoni Grinberg" w:date="2026-07-15T22:35:00Z" w16du:dateUtc="2026-07-15T19:35:00Z"/>
          <w:rFonts w:ascii="David" w:hAnsi="David" w:cs="David"/>
          <w:sz w:val="24"/>
          <w:szCs w:val="24"/>
          <w:lang w:val="en-US"/>
        </w:rPr>
        <w:pPrChange w:id="647" w:author="Yoni Grinberg" w:date="2026-07-15T22:34:00Z" w16du:dateUtc="2026-07-15T19:34:00Z">
          <w:pPr>
            <w:shd w:val="clear" w:color="auto" w:fill="FFFFFF"/>
            <w:bidi/>
            <w:spacing w:after="120"/>
            <w:ind w:left="1083" w:right="580"/>
            <w:jc w:val="right"/>
          </w:pPr>
        </w:pPrChange>
      </w:pPr>
      <w:del w:id="648" w:author="Yoni Grinberg" w:date="2026-07-15T22:35:00Z" w16du:dateUtc="2026-07-15T19:35:00Z">
        <w:r w:rsidRPr="007F0BDD" w:rsidDel="00AB72B0">
          <w:rPr>
            <w:rFonts w:ascii="David" w:hAnsi="David" w:cs="David"/>
            <w:sz w:val="24"/>
            <w:szCs w:val="24"/>
            <w:lang w:val="en-US"/>
          </w:rPr>
          <w:lastRenderedPageBreak/>
          <w:delText>The acknowledgment (ACK) transmission process is responsible for closing the feedback loop and ensuring reliable, bi-directional communication over the ultrasonic channel</w:delText>
        </w:r>
      </w:del>
    </w:p>
    <w:p w14:paraId="345E76EE" w14:textId="3DFBCD18" w:rsidR="00210377" w:rsidRPr="00AB72B0" w:rsidDel="00AB72B0" w:rsidRDefault="00210377">
      <w:pPr>
        <w:shd w:val="clear" w:color="auto" w:fill="FFFFFF"/>
        <w:spacing w:before="240" w:after="240"/>
        <w:ind w:left="1080"/>
        <w:jc w:val="right"/>
        <w:rPr>
          <w:del w:id="649" w:author="Yoni Grinberg" w:date="2026-07-15T22:38:00Z" w16du:dateUtc="2026-07-15T19:38:00Z"/>
          <w:rFonts w:ascii="David" w:hAnsi="David" w:cs="David"/>
          <w:sz w:val="24"/>
          <w:szCs w:val="24"/>
          <w:lang w:val="en-US"/>
        </w:rPr>
        <w:pPrChange w:id="650" w:author="Yoni Grinberg" w:date="2026-07-15T22:36:00Z" w16du:dateUtc="2026-07-15T19:36:00Z">
          <w:pPr>
            <w:shd w:val="clear" w:color="auto" w:fill="FFFFFF"/>
            <w:bidi/>
            <w:spacing w:after="120"/>
            <w:ind w:left="1083" w:right="580"/>
            <w:jc w:val="right"/>
          </w:pPr>
        </w:pPrChange>
      </w:pPr>
    </w:p>
    <w:p w14:paraId="27054C93" w14:textId="167B0EAD" w:rsidR="00210377" w:rsidRPr="007F0BDD" w:rsidDel="00AB72B0" w:rsidRDefault="00210377">
      <w:pPr>
        <w:shd w:val="clear" w:color="auto" w:fill="FFFFFF"/>
        <w:bidi/>
        <w:spacing w:before="240" w:after="240"/>
        <w:ind w:left="1080"/>
        <w:jc w:val="right"/>
        <w:rPr>
          <w:del w:id="651" w:author="Yoni Grinberg" w:date="2026-07-15T22:38:00Z" w16du:dateUtc="2026-07-15T19:38:00Z"/>
          <w:rFonts w:ascii="David" w:hAnsi="David" w:cs="David"/>
          <w:sz w:val="24"/>
          <w:szCs w:val="24"/>
          <w:lang w:val="en-US"/>
        </w:rPr>
        <w:pPrChange w:id="652" w:author="Yoni Grinberg" w:date="2026-07-15T22:34:00Z" w16du:dateUtc="2026-07-15T19:34:00Z">
          <w:pPr>
            <w:shd w:val="clear" w:color="auto" w:fill="FFFFFF"/>
            <w:bidi/>
            <w:spacing w:after="120"/>
            <w:ind w:left="1083" w:right="580"/>
            <w:jc w:val="right"/>
          </w:pPr>
        </w:pPrChange>
      </w:pPr>
      <w:del w:id="653" w:author="Yoni Grinberg" w:date="2026-07-15T22:38:00Z" w16du:dateUtc="2026-07-15T19:38:00Z">
        <w:r w:rsidRPr="007F0BDD" w:rsidDel="00AB72B0">
          <w:rPr>
            <w:rFonts w:ascii="David" w:hAnsi="David" w:cs="David"/>
            <w:sz w:val="24"/>
            <w:szCs w:val="24"/>
            <w:lang w:val="en-US"/>
          </w:rPr>
          <w:delText>ACK Frame Structure: To minimize channel occupancy and ensure rapid feedback before transmitter timeouts occur, the protocol utilizes an ultra-lightweight, bit-aligned ACK frame structure. The design transmits only the 20 bits required for packet identification and validation</w:delText>
        </w:r>
        <w:r w:rsidRPr="007F0BDD" w:rsidDel="00AB72B0">
          <w:rPr>
            <w:rFonts w:ascii="David" w:hAnsi="David" w:cs="David"/>
            <w:sz w:val="24"/>
            <w:szCs w:val="24"/>
            <w:rtl/>
            <w:lang w:val="en-US"/>
          </w:rPr>
          <w:delText>.</w:delText>
        </w:r>
      </w:del>
    </w:p>
    <w:p w14:paraId="11575B27" w14:textId="2CF1B18C" w:rsidR="00210377" w:rsidRPr="007F0BDD" w:rsidDel="00AB72B0" w:rsidRDefault="00210377">
      <w:pPr>
        <w:shd w:val="clear" w:color="auto" w:fill="FFFFFF"/>
        <w:bidi/>
        <w:spacing w:before="240" w:after="240"/>
        <w:ind w:left="1080"/>
        <w:jc w:val="right"/>
        <w:rPr>
          <w:del w:id="654" w:author="Yoni Grinberg" w:date="2026-07-15T22:38:00Z" w16du:dateUtc="2026-07-15T19:38:00Z"/>
          <w:rFonts w:ascii="David" w:hAnsi="David" w:cs="David"/>
          <w:sz w:val="24"/>
          <w:szCs w:val="24"/>
          <w:lang w:val="en-US"/>
        </w:rPr>
        <w:pPrChange w:id="655" w:author="Yoni Grinberg" w:date="2026-07-15T22:34:00Z" w16du:dateUtc="2026-07-15T19:34:00Z">
          <w:pPr>
            <w:shd w:val="clear" w:color="auto" w:fill="FFFFFF"/>
            <w:bidi/>
            <w:spacing w:after="120"/>
            <w:ind w:left="1083" w:right="580"/>
            <w:jc w:val="right"/>
          </w:pPr>
        </w:pPrChange>
      </w:pPr>
    </w:p>
    <w:p w14:paraId="5F50A009" w14:textId="3F66FABB" w:rsidR="00210377" w:rsidRPr="007F0BDD" w:rsidDel="00AB72B0" w:rsidRDefault="00210377">
      <w:pPr>
        <w:shd w:val="clear" w:color="auto" w:fill="FFFFFF"/>
        <w:bidi/>
        <w:spacing w:before="240" w:after="240"/>
        <w:ind w:left="1080"/>
        <w:jc w:val="right"/>
        <w:rPr>
          <w:del w:id="656" w:author="Yoni Grinberg" w:date="2026-07-15T22:38:00Z" w16du:dateUtc="2026-07-15T19:38:00Z"/>
          <w:rFonts w:ascii="David" w:hAnsi="David" w:cs="David"/>
          <w:sz w:val="24"/>
          <w:szCs w:val="24"/>
          <w:rtl/>
          <w:lang w:val="en-US"/>
        </w:rPr>
        <w:pPrChange w:id="657" w:author="Yoni Grinberg" w:date="2026-07-15T22:34:00Z" w16du:dateUtc="2026-07-15T19:34:00Z">
          <w:pPr>
            <w:shd w:val="clear" w:color="auto" w:fill="FFFFFF"/>
            <w:bidi/>
            <w:spacing w:after="120"/>
            <w:ind w:left="1083" w:right="580"/>
            <w:jc w:val="right"/>
          </w:pPr>
        </w:pPrChange>
      </w:pPr>
      <w:del w:id="658" w:author="Yoni Grinberg" w:date="2026-07-15T22:38:00Z" w16du:dateUtc="2026-07-15T19:38:00Z">
        <w:r w:rsidRPr="007F0BDD" w:rsidDel="00AB72B0">
          <w:rPr>
            <w:rFonts w:ascii="David" w:hAnsi="David" w:cs="David"/>
            <w:sz w:val="24"/>
            <w:szCs w:val="24"/>
            <w:lang w:val="en-US"/>
          </w:rPr>
          <w:delText>The total frame size is exactly 20 bits (2.5 Bytes), which translates to a minimal transmission time of just 10ms (at 0.5ms per bit), drastically reducing the probability of acoustic collisions on the channel</w:delText>
        </w:r>
      </w:del>
    </w:p>
    <w:p w14:paraId="4B06B76C" w14:textId="77777777" w:rsidR="00210377" w:rsidRPr="007F0BDD" w:rsidRDefault="00210377">
      <w:pPr>
        <w:shd w:val="clear" w:color="auto" w:fill="FFFFFF"/>
        <w:bidi/>
        <w:spacing w:before="240" w:after="240"/>
        <w:ind w:left="1080"/>
        <w:jc w:val="left"/>
        <w:rPr>
          <w:rFonts w:ascii="David" w:hAnsi="David" w:cs="David"/>
          <w:sz w:val="24"/>
          <w:szCs w:val="24"/>
          <w:lang w:val="en-US"/>
        </w:rPr>
        <w:pPrChange w:id="659" w:author="Yoni Grinberg" w:date="2026-07-15T22:34:00Z" w16du:dateUtc="2026-07-15T19:34:00Z">
          <w:pPr>
            <w:shd w:val="clear" w:color="auto" w:fill="FFFFFF"/>
            <w:bidi/>
            <w:spacing w:after="120"/>
            <w:ind w:left="1083" w:right="580"/>
            <w:jc w:val="left"/>
          </w:pPr>
        </w:pPrChange>
      </w:pPr>
      <w:r w:rsidRPr="007F16FD">
        <w:rPr>
          <w:rFonts w:ascii="David" w:hAnsi="David" w:cs="David"/>
          <w:noProof/>
          <w:sz w:val="24"/>
          <w:szCs w:val="24"/>
          <w:rtl/>
          <w:lang w:val="en-US"/>
        </w:rPr>
        <w:drawing>
          <wp:inline distT="0" distB="0" distL="0" distR="0" wp14:anchorId="4140778D" wp14:editId="61372DD1">
            <wp:extent cx="4903682" cy="2809475"/>
            <wp:effectExtent l="0" t="0" r="0" b="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4715" cy="2810067"/>
                    </a:xfrm>
                    <a:prstGeom prst="rect">
                      <a:avLst/>
                    </a:prstGeom>
                  </pic:spPr>
                </pic:pic>
              </a:graphicData>
            </a:graphic>
          </wp:inline>
        </w:drawing>
      </w:r>
    </w:p>
    <w:p w14:paraId="5BB784F9" w14:textId="77777777" w:rsidR="00210377" w:rsidRPr="007F0BDD" w:rsidRDefault="00210377">
      <w:pPr>
        <w:shd w:val="clear" w:color="auto" w:fill="FFFFFF"/>
        <w:spacing w:before="240" w:after="240"/>
        <w:ind w:left="1080"/>
        <w:rPr>
          <w:rFonts w:ascii="David" w:hAnsi="David" w:cs="David"/>
          <w:rtl/>
          <w:lang w:val="en-US"/>
        </w:rPr>
        <w:pPrChange w:id="660" w:author="Yoni Grinberg" w:date="2026-07-15T22:34:00Z" w16du:dateUtc="2026-07-15T19:34:00Z">
          <w:pPr>
            <w:shd w:val="clear" w:color="auto" w:fill="FFFFFF"/>
            <w:spacing w:after="120"/>
            <w:ind w:left="1083" w:right="580"/>
          </w:pPr>
        </w:pPrChange>
      </w:pPr>
    </w:p>
    <w:p w14:paraId="134C70A2" w14:textId="2E264D60" w:rsidR="007F6CC7" w:rsidRPr="008A45AC" w:rsidRDefault="007F6CC7">
      <w:pPr>
        <w:shd w:val="clear" w:color="auto" w:fill="FFFFFF"/>
        <w:spacing w:before="240" w:after="240"/>
        <w:ind w:left="1080"/>
        <w:jc w:val="center"/>
        <w:rPr>
          <w:rFonts w:ascii="David" w:eastAsia="Times New Roman" w:hAnsi="David" w:cs="David"/>
          <w:sz w:val="24"/>
          <w:szCs w:val="24"/>
          <w:lang w:val="en-US"/>
        </w:rPr>
        <w:pPrChange w:id="661" w:author="Yoni Grinberg" w:date="2026-07-15T22:34:00Z" w16du:dateUtc="2026-07-15T19:34:00Z">
          <w:pPr>
            <w:shd w:val="clear" w:color="auto" w:fill="FFFFFF"/>
            <w:spacing w:after="120"/>
            <w:ind w:left="1083" w:right="580"/>
            <w:jc w:val="left"/>
          </w:pPr>
        </w:pPrChange>
      </w:pPr>
      <w:r w:rsidRPr="008A45AC">
        <w:rPr>
          <w:rFonts w:ascii="David" w:eastAsia="Times New Roman" w:hAnsi="David" w:cs="David"/>
          <w:b/>
          <w:bCs/>
          <w:sz w:val="24"/>
          <w:szCs w:val="24"/>
          <w:lang w:val="en-US"/>
        </w:rPr>
        <w:t xml:space="preserve">Figure </w:t>
      </w:r>
      <w:r w:rsidR="004427FF">
        <w:rPr>
          <w:rFonts w:ascii="David" w:eastAsia="Times New Roman" w:hAnsi="David" w:cs="David"/>
          <w:b/>
          <w:bCs/>
          <w:sz w:val="24"/>
          <w:szCs w:val="24"/>
          <w:lang w:val="en-US"/>
        </w:rPr>
        <w:t>5</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Schematic breakdown of the </w:t>
      </w:r>
      <w:r w:rsidR="00A92802">
        <w:rPr>
          <w:rFonts w:ascii="David" w:eastAsia="Times New Roman" w:hAnsi="David" w:cs="David"/>
          <w:sz w:val="24"/>
          <w:szCs w:val="24"/>
          <w:lang w:val="en-US"/>
        </w:rPr>
        <w:t>Ack</w:t>
      </w:r>
      <w:r w:rsidRPr="008A45AC">
        <w:rPr>
          <w:rFonts w:ascii="David" w:eastAsia="Times New Roman" w:hAnsi="David" w:cs="David"/>
          <w:sz w:val="24"/>
          <w:szCs w:val="24"/>
          <w:lang w:val="en-US"/>
        </w:rPr>
        <w:t xml:space="preserve"> Frame.</w:t>
      </w:r>
    </w:p>
    <w:p w14:paraId="268A0ED0" w14:textId="77777777" w:rsidR="007F6CC7" w:rsidRDefault="007F6CC7">
      <w:pPr>
        <w:shd w:val="clear" w:color="auto" w:fill="FFFFFF"/>
        <w:spacing w:before="240" w:after="240"/>
        <w:ind w:left="1080"/>
        <w:jc w:val="left"/>
        <w:rPr>
          <w:rFonts w:ascii="David" w:eastAsia="Times New Roman" w:hAnsi="David" w:cs="David"/>
          <w:sz w:val="24"/>
          <w:szCs w:val="24"/>
          <w:lang w:val="en-US"/>
        </w:rPr>
        <w:pPrChange w:id="662" w:author="Yoni Grinberg" w:date="2026-07-15T22:34:00Z" w16du:dateUtc="2026-07-15T19:34:00Z">
          <w:pPr>
            <w:shd w:val="clear" w:color="auto" w:fill="FFFFFF"/>
            <w:spacing w:after="120"/>
            <w:ind w:left="1083" w:right="580"/>
            <w:jc w:val="left"/>
          </w:pPr>
        </w:pPrChange>
      </w:pPr>
    </w:p>
    <w:p w14:paraId="2C6775BB" w14:textId="25BB892B" w:rsidR="00210377" w:rsidRPr="007F0BDD" w:rsidRDefault="00210377">
      <w:pPr>
        <w:shd w:val="clear" w:color="auto" w:fill="FFFFFF"/>
        <w:spacing w:before="240" w:after="240"/>
        <w:ind w:left="1080"/>
        <w:jc w:val="left"/>
        <w:rPr>
          <w:rFonts w:ascii="David" w:eastAsia="Times New Roman" w:hAnsi="David" w:cs="David"/>
          <w:sz w:val="24"/>
          <w:szCs w:val="24"/>
          <w:lang w:val="en-US"/>
        </w:rPr>
        <w:pPrChange w:id="663" w:author="Yoni Grinberg" w:date="2026-07-15T22:34:00Z" w16du:dateUtc="2026-07-15T19:34:00Z">
          <w:pPr>
            <w:shd w:val="clear" w:color="auto" w:fill="FFFFFF"/>
            <w:spacing w:after="120"/>
            <w:ind w:left="1083" w:right="580"/>
            <w:jc w:val="left"/>
          </w:pPr>
        </w:pPrChange>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pPr>
        <w:shd w:val="clear" w:color="auto" w:fill="FFFFFF"/>
        <w:spacing w:before="240" w:after="240"/>
        <w:ind w:left="1080"/>
        <w:jc w:val="left"/>
        <w:rPr>
          <w:rFonts w:ascii="David" w:eastAsia="Times New Roman" w:hAnsi="David" w:cs="David"/>
          <w:sz w:val="24"/>
          <w:szCs w:val="24"/>
          <w:lang w:val="en-US"/>
        </w:rPr>
        <w:pPrChange w:id="664" w:author="Yoni Grinberg" w:date="2026-07-15T22:34:00Z" w16du:dateUtc="2026-07-15T19:34:00Z">
          <w:pPr>
            <w:shd w:val="clear" w:color="auto" w:fill="FFFFFF"/>
            <w:spacing w:after="120"/>
            <w:ind w:left="1083" w:right="580"/>
            <w:jc w:val="left"/>
          </w:pPr>
        </w:pPrChange>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pPr>
        <w:numPr>
          <w:ilvl w:val="0"/>
          <w:numId w:val="49"/>
        </w:numPr>
        <w:shd w:val="clear" w:color="auto" w:fill="FFFFFF"/>
        <w:tabs>
          <w:tab w:val="num" w:pos="720"/>
        </w:tabs>
        <w:spacing w:before="240" w:after="240"/>
        <w:jc w:val="left"/>
        <w:rPr>
          <w:rFonts w:ascii="David" w:eastAsia="Times New Roman" w:hAnsi="David" w:cs="David"/>
          <w:sz w:val="24"/>
          <w:szCs w:val="24"/>
          <w:lang w:val="en-US"/>
        </w:rPr>
        <w:pPrChange w:id="665" w:author="Yoni Grinberg" w:date="2026-07-15T22:40:00Z" w16du:dateUtc="2026-07-15T19:40:00Z">
          <w:pPr>
            <w:numPr>
              <w:numId w:val="49"/>
            </w:numPr>
            <w:shd w:val="clear" w:color="auto" w:fill="FFFFFF"/>
            <w:tabs>
              <w:tab w:val="num" w:pos="720"/>
              <w:tab w:val="num" w:pos="1440"/>
            </w:tabs>
            <w:spacing w:after="120"/>
            <w:ind w:left="1440" w:right="580" w:hanging="360"/>
            <w:jc w:val="left"/>
          </w:pPr>
        </w:pPrChange>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pPr>
        <w:numPr>
          <w:ilvl w:val="0"/>
          <w:numId w:val="49"/>
        </w:numPr>
        <w:shd w:val="clear" w:color="auto" w:fill="FFFFFF"/>
        <w:tabs>
          <w:tab w:val="num" w:pos="720"/>
        </w:tabs>
        <w:spacing w:before="240" w:after="240"/>
        <w:jc w:val="left"/>
        <w:rPr>
          <w:rFonts w:ascii="David" w:eastAsia="Times New Roman" w:hAnsi="David" w:cs="David"/>
          <w:sz w:val="24"/>
          <w:szCs w:val="24"/>
          <w:lang w:val="en-US"/>
        </w:rPr>
        <w:pPrChange w:id="666" w:author="Yoni Grinberg" w:date="2026-07-15T22:40:00Z" w16du:dateUtc="2026-07-15T19:40:00Z">
          <w:pPr>
            <w:numPr>
              <w:numId w:val="49"/>
            </w:numPr>
            <w:shd w:val="clear" w:color="auto" w:fill="FFFFFF"/>
            <w:tabs>
              <w:tab w:val="num" w:pos="720"/>
              <w:tab w:val="num" w:pos="1440"/>
            </w:tabs>
            <w:spacing w:after="120"/>
            <w:ind w:left="1440" w:right="580" w:hanging="360"/>
            <w:jc w:val="left"/>
          </w:pPr>
        </w:pPrChange>
      </w:pPr>
      <w:r w:rsidRPr="007F0BDD">
        <w:rPr>
          <w:rFonts w:ascii="David" w:eastAsia="Times New Roman" w:hAnsi="David" w:cs="David"/>
          <w:sz w:val="24"/>
          <w:szCs w:val="24"/>
          <w:lang w:val="en-US"/>
        </w:rPr>
        <w:t>Why 16? Because a group of 4 bits can create exactly 16 different combinations (2^4 = 16), ranging from 0000 to 1111.</w:t>
      </w:r>
    </w:p>
    <w:p w14:paraId="260DF241" w14:textId="77777777" w:rsidR="00210377" w:rsidRPr="007F0BDD" w:rsidRDefault="00210377">
      <w:pPr>
        <w:numPr>
          <w:ilvl w:val="0"/>
          <w:numId w:val="49"/>
        </w:numPr>
        <w:shd w:val="clear" w:color="auto" w:fill="FFFFFF"/>
        <w:tabs>
          <w:tab w:val="num" w:pos="720"/>
        </w:tabs>
        <w:spacing w:before="240" w:after="240"/>
        <w:jc w:val="left"/>
        <w:rPr>
          <w:rFonts w:ascii="David" w:eastAsia="Times New Roman" w:hAnsi="David" w:cs="David"/>
          <w:sz w:val="24"/>
          <w:szCs w:val="24"/>
          <w:lang w:val="en-US"/>
        </w:rPr>
        <w:pPrChange w:id="667" w:author="Yoni Grinberg" w:date="2026-07-15T22:40:00Z" w16du:dateUtc="2026-07-15T19:40:00Z">
          <w:pPr>
            <w:numPr>
              <w:numId w:val="49"/>
            </w:numPr>
            <w:shd w:val="clear" w:color="auto" w:fill="FFFFFF"/>
            <w:tabs>
              <w:tab w:val="num" w:pos="720"/>
              <w:tab w:val="num" w:pos="1440"/>
            </w:tabs>
            <w:spacing w:after="120"/>
            <w:ind w:left="1440" w:right="580" w:hanging="360"/>
            <w:jc w:val="left"/>
          </w:pPr>
        </w:pPrChange>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pPr>
        <w:numPr>
          <w:ilvl w:val="1"/>
          <w:numId w:val="63"/>
        </w:numPr>
        <w:shd w:val="clear" w:color="auto" w:fill="FFFFFF"/>
        <w:spacing w:before="240" w:after="240"/>
        <w:ind w:left="1440"/>
        <w:jc w:val="left"/>
        <w:rPr>
          <w:rFonts w:ascii="David" w:eastAsia="Times New Roman" w:hAnsi="David" w:cs="David"/>
          <w:sz w:val="24"/>
          <w:szCs w:val="24"/>
          <w:lang w:val="en-US"/>
        </w:rPr>
        <w:pPrChange w:id="668" w:author="Yoni Grinberg" w:date="2026-07-15T22:40:00Z" w16du:dateUtc="2026-07-15T19:40:00Z">
          <w:pPr>
            <w:numPr>
              <w:ilvl w:val="1"/>
              <w:numId w:val="63"/>
            </w:numPr>
            <w:shd w:val="clear" w:color="auto" w:fill="FFFFFF"/>
            <w:spacing w:before="240" w:after="240"/>
            <w:ind w:left="2160" w:hanging="360"/>
            <w:jc w:val="left"/>
          </w:pPr>
        </w:pPrChange>
      </w:pPr>
      <w:r w:rsidRPr="007F0BDD">
        <w:rPr>
          <w:rFonts w:ascii="David" w:eastAsia="Times New Roman" w:hAnsi="David" w:cs="David"/>
          <w:sz w:val="24"/>
          <w:szCs w:val="24"/>
          <w:lang w:val="en-US"/>
        </w:rPr>
        <w:lastRenderedPageBreak/>
        <w:t>For example: 0000 might be transmitted as 17,000 Hz.</w:t>
      </w:r>
    </w:p>
    <w:p w14:paraId="0232AC2D" w14:textId="77777777" w:rsidR="00210377" w:rsidRPr="007F0BDD" w:rsidRDefault="00210377">
      <w:pPr>
        <w:numPr>
          <w:ilvl w:val="1"/>
          <w:numId w:val="63"/>
        </w:numPr>
        <w:shd w:val="clear" w:color="auto" w:fill="FFFFFF"/>
        <w:spacing w:before="240" w:after="240"/>
        <w:ind w:left="1440"/>
        <w:jc w:val="left"/>
        <w:rPr>
          <w:rFonts w:ascii="David" w:eastAsia="Times New Roman" w:hAnsi="David" w:cs="David"/>
          <w:sz w:val="24"/>
          <w:szCs w:val="24"/>
          <w:lang w:val="en-US"/>
        </w:rPr>
        <w:pPrChange w:id="669" w:author="Yoni Grinberg" w:date="2026-07-15T22:40:00Z" w16du:dateUtc="2026-07-15T19:40:00Z">
          <w:pPr>
            <w:numPr>
              <w:ilvl w:val="1"/>
              <w:numId w:val="63"/>
            </w:numPr>
            <w:shd w:val="clear" w:color="auto" w:fill="FFFFFF"/>
            <w:spacing w:before="240" w:after="240"/>
            <w:ind w:left="2160" w:hanging="360"/>
            <w:jc w:val="left"/>
          </w:pPr>
        </w:pPrChange>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DD37DE">
      <w:pPr>
        <w:shd w:val="clear" w:color="auto" w:fill="FFFFFF"/>
        <w:tabs>
          <w:tab w:val="num" w:pos="2160"/>
        </w:tabs>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feq values from the code:  </w:t>
      </w:r>
    </w:p>
    <w:p w14:paraId="4C79A374" w14:textId="77777777" w:rsidR="00210377" w:rsidRPr="007F0BDD" w:rsidRDefault="00210377" w:rsidP="00DD37DE">
      <w:pPr>
        <w:shd w:val="clear" w:color="auto" w:fill="FFFFFF"/>
        <w:spacing w:before="240" w:after="240"/>
        <w:ind w:left="1080"/>
        <w:rPr>
          <w:rFonts w:ascii="David" w:eastAsia="Times New Roman" w:hAnsi="David" w:cs="David"/>
          <w:sz w:val="24"/>
          <w:szCs w:val="24"/>
          <w:lang w:val="en-US"/>
        </w:rPr>
      </w:pPr>
      <w:r w:rsidRPr="007F0BDD">
        <w:rPr>
          <w:rFonts w:ascii="David" w:eastAsia="Times New Roman" w:hAnsi="David" w:cs="David"/>
          <w:sz w:val="24"/>
          <w:szCs w:val="24"/>
          <w:lang w:val="en-US"/>
        </w:rPr>
        <w:t>this.freq = const [</w:t>
      </w:r>
    </w:p>
    <w:p w14:paraId="71806497" w14:textId="77777777" w:rsidR="00210377" w:rsidRPr="007F0BDD" w:rsidRDefault="00210377" w:rsidP="00DD37DE">
      <w:pPr>
        <w:shd w:val="clear" w:color="auto" w:fill="FFFFFF"/>
        <w:spacing w:before="240" w:after="240"/>
        <w:ind w:left="1080"/>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659FF1AF" w14:textId="77777777" w:rsidR="00210377" w:rsidRPr="007F0BDD" w:rsidRDefault="00210377" w:rsidP="00DD37DE">
      <w:pPr>
        <w:shd w:val="clear" w:color="auto" w:fill="FFFFFF"/>
        <w:spacing w:before="240" w:after="240"/>
        <w:ind w:left="1080"/>
        <w:rPr>
          <w:rFonts w:ascii="David" w:eastAsia="Times New Roman" w:hAnsi="David" w:cs="David"/>
          <w:sz w:val="24"/>
          <w:szCs w:val="24"/>
          <w:rtl/>
          <w:lang w:val="en-US"/>
        </w:rPr>
      </w:pPr>
    </w:p>
    <w:p w14:paraId="4407B817" w14:textId="77777777" w:rsidR="00210377" w:rsidRPr="007F0BDD" w:rsidRDefault="00210377" w:rsidP="00DD37DE">
      <w:pPr>
        <w:shd w:val="clear" w:color="auto" w:fill="FFFFFF"/>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33271312" w14:textId="772E2B4F" w:rsidR="00210377" w:rsidRPr="00C22780" w:rsidRDefault="00210377" w:rsidP="00DD37DE">
      <w:pPr>
        <w:shd w:val="clear" w:color="auto" w:fill="FFFFFF"/>
        <w:spacing w:before="240" w:after="240"/>
        <w:ind w:left="1080"/>
        <w:jc w:val="left"/>
        <w:rPr>
          <w:rFonts w:ascii="David" w:eastAsia="Times New Roman" w:hAnsi="David" w:cs="David"/>
          <w:sz w:val="24"/>
          <w:szCs w:val="24"/>
          <w:lang w:val="en-US"/>
        </w:rPr>
      </w:pPr>
    </w:p>
    <w:p w14:paraId="5046585A" w14:textId="6924A68A" w:rsidR="00A03FAA" w:rsidRPr="00E56533"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 Many-to-Many Topology Discovery and Control Channel Protocol</w:t>
      </w:r>
      <w:r w:rsidR="009510B0">
        <w:rPr>
          <w:rFonts w:ascii="David" w:eastAsia="Times New Roman" w:hAnsi="David" w:cs="David"/>
          <w:b/>
          <w:bCs/>
          <w:sz w:val="24"/>
          <w:szCs w:val="24"/>
          <w:lang w:val="en-US"/>
        </w:rPr>
        <w:t>:</w:t>
      </w:r>
    </w:p>
    <w:p w14:paraId="2F9A6932" w14:textId="34089D5C" w:rsidR="00A03FAA" w:rsidRPr="00E56533"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.3.1 Architectural Foundations and Channel Separation</w:t>
      </w:r>
    </w:p>
    <w:p w14:paraId="51C25F1B"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pPr>
        <w:numPr>
          <w:ilvl w:val="0"/>
          <w:numId w:val="53"/>
        </w:numPr>
        <w:shd w:val="clear" w:color="auto" w:fill="FFFFFF"/>
        <w:spacing w:before="240" w:after="240"/>
        <w:ind w:left="1440"/>
        <w:jc w:val="left"/>
        <w:rPr>
          <w:rFonts w:ascii="David" w:eastAsia="Times New Roman" w:hAnsi="David" w:cs="David"/>
          <w:sz w:val="24"/>
          <w:szCs w:val="24"/>
          <w:lang w:val="en-US"/>
        </w:rPr>
        <w:pPrChange w:id="670" w:author="Yoni Grinberg" w:date="2026-07-15T22:41:00Z" w16du:dateUtc="2026-07-15T19:41:00Z">
          <w:pPr>
            <w:numPr>
              <w:numId w:val="53"/>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1F76428A" w:rsidR="00A03FAA" w:rsidRPr="00C22780" w:rsidRDefault="00A03FAA">
      <w:pPr>
        <w:numPr>
          <w:ilvl w:val="0"/>
          <w:numId w:val="53"/>
        </w:numPr>
        <w:shd w:val="clear" w:color="auto" w:fill="FFFFFF"/>
        <w:spacing w:before="240" w:after="240"/>
        <w:ind w:left="1440"/>
        <w:jc w:val="left"/>
        <w:rPr>
          <w:rFonts w:ascii="David" w:eastAsia="Times New Roman" w:hAnsi="David" w:cs="David"/>
          <w:sz w:val="24"/>
          <w:szCs w:val="24"/>
          <w:lang w:val="en-US"/>
        </w:rPr>
        <w:pPrChange w:id="671" w:author="Yoni Grinberg" w:date="2026-07-15T22:41:00Z" w16du:dateUtc="2026-07-15T19:41:00Z">
          <w:pPr>
            <w:numPr>
              <w:numId w:val="53"/>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r w:rsidR="0093056F">
        <w:rPr>
          <w:rFonts w:ascii="David" w:eastAsia="Times New Roman" w:hAnsi="David" w:cs="David"/>
          <w:sz w:val="24"/>
          <w:szCs w:val="24"/>
          <w:lang w:val="en-US"/>
        </w:rPr>
        <w:t>are transmitted</w:t>
      </w:r>
      <w:r w:rsidR="00856DCC">
        <w:rPr>
          <w:rFonts w:ascii="David" w:eastAsia="Times New Roman" w:hAnsi="David" w:cs="David"/>
          <w:sz w:val="24"/>
          <w:szCs w:val="24"/>
          <w:lang w:val="en-US"/>
        </w:rPr>
        <w:t xml:space="preserve"> on a higher frequency and hence</w:t>
      </w:r>
      <w:r w:rsidR="00856DCC" w:rsidRPr="00C22780">
        <w:rPr>
          <w:rFonts w:ascii="David" w:eastAsia="Times New Roman" w:hAnsi="David" w:cs="David"/>
          <w:sz w:val="24"/>
          <w:szCs w:val="24"/>
          <w:lang w:val="en-US"/>
        </w:rPr>
        <w:t xml:space="preserve"> </w:t>
      </w:r>
      <w:r w:rsidRPr="00C22780">
        <w:rPr>
          <w:rFonts w:ascii="David" w:eastAsia="Times New Roman" w:hAnsi="David" w:cs="David"/>
          <w:sz w:val="24"/>
          <w:szCs w:val="24"/>
          <w:lang w:val="en-US"/>
        </w:rPr>
        <w:t xml:space="preserve">bypass the standard frame parsing loops and are detected directly </w:t>
      </w:r>
      <w:r w:rsidR="00856DCC">
        <w:rPr>
          <w:rFonts w:ascii="David" w:eastAsia="Times New Roman" w:hAnsi="David" w:cs="David"/>
          <w:sz w:val="24"/>
          <w:szCs w:val="24"/>
          <w:lang w:val="en-US"/>
        </w:rPr>
        <w:t>since they are transmitted on a stronger amplitude</w:t>
      </w:r>
      <w:r w:rsidR="001E2CFA">
        <w:rPr>
          <w:rFonts w:ascii="David" w:eastAsia="Times New Roman" w:hAnsi="David" w:cs="David"/>
          <w:sz w:val="24"/>
          <w:szCs w:val="24"/>
          <w:lang w:val="en-US"/>
        </w:rPr>
        <w:t>.</w:t>
      </w:r>
      <w:r w:rsidR="00856DCC">
        <w:rPr>
          <w:rFonts w:ascii="David" w:eastAsia="Times New Roman" w:hAnsi="David" w:cs="David"/>
          <w:sz w:val="24"/>
          <w:szCs w:val="24"/>
          <w:lang w:val="en-US"/>
        </w:rPr>
        <w:t xml:space="preserve"> </w:t>
      </w:r>
      <w:r w:rsidR="00E94F73">
        <w:rPr>
          <w:rFonts w:ascii="David" w:eastAsia="Times New Roman" w:hAnsi="David" w:cs="David"/>
          <w:sz w:val="24"/>
          <w:szCs w:val="24"/>
          <w:lang w:val="en-US"/>
        </w:rPr>
        <w:t>Then</w:t>
      </w:r>
      <w:r w:rsidR="00F04F5F">
        <w:rPr>
          <w:rFonts w:ascii="David" w:eastAsia="Times New Roman" w:hAnsi="David" w:cs="David"/>
          <w:sz w:val="24"/>
          <w:szCs w:val="24"/>
          <w:lang w:val="en-US"/>
        </w:rPr>
        <w:t xml:space="preserve"> </w:t>
      </w:r>
      <w:r w:rsidR="00856DCC">
        <w:rPr>
          <w:rFonts w:ascii="David" w:eastAsia="Times New Roman" w:hAnsi="David" w:cs="David"/>
          <w:sz w:val="24"/>
          <w:szCs w:val="24"/>
          <w:lang w:val="en-US"/>
        </w:rPr>
        <w:t xml:space="preserve">the average amplitude of the surrounding sound </w:t>
      </w:r>
      <w:r w:rsidRPr="00C22780">
        <w:rPr>
          <w:rFonts w:ascii="David" w:eastAsia="Times New Roman" w:hAnsi="David" w:cs="David"/>
          <w:sz w:val="24"/>
          <w:szCs w:val="24"/>
          <w:lang w:val="en-US"/>
        </w:rPr>
        <w:t xml:space="preserve">at the physical layer. </w:t>
      </w:r>
    </w:p>
    <w:p w14:paraId="508473B7" w14:textId="7E7CCEE0" w:rsidR="00A03FAA" w:rsidRPr="00C22780"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750CCA"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.2 The Four-Stage Topology Discovery Algorithm</w:t>
      </w:r>
    </w:p>
    <w:p w14:paraId="0458174A" w14:textId="69F43701"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When a node initiates a network discovery </w:t>
      </w:r>
      <w:r w:rsidR="00E94F73" w:rsidRPr="00C22780">
        <w:rPr>
          <w:rFonts w:ascii="David" w:eastAsia="Times New Roman" w:hAnsi="David" w:cs="David"/>
          <w:sz w:val="24"/>
          <w:szCs w:val="24"/>
          <w:lang w:val="en-US"/>
        </w:rPr>
        <w:t>workflow the</w:t>
      </w:r>
      <w:r w:rsidRPr="00C22780">
        <w:rPr>
          <w:rFonts w:ascii="David" w:eastAsia="Times New Roman" w:hAnsi="David" w:cs="David"/>
          <w:sz w:val="24"/>
          <w:szCs w:val="24"/>
          <w:lang w:val="en-US"/>
        </w:rPr>
        <w:t xml:space="preserve"> network executes a coordinated 4-stage synchronization sequence: </w:t>
      </w:r>
    </w:p>
    <w:p w14:paraId="42822343" w14:textId="77777777"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1: Channel Quieting and Dynamic Acoustic Sensing (Pre-Algorithm)</w:t>
      </w:r>
    </w:p>
    <w:p w14:paraId="158F8FB8" w14:textId="656C5943" w:rsidR="00A03FAA" w:rsidRPr="00C22780" w:rsidRDefault="00A03FAA">
      <w:pPr>
        <w:numPr>
          <w:ilvl w:val="0"/>
          <w:numId w:val="54"/>
        </w:numPr>
        <w:shd w:val="clear" w:color="auto" w:fill="FFFFFF"/>
        <w:spacing w:before="240" w:after="240"/>
        <w:ind w:left="1440"/>
        <w:jc w:val="left"/>
        <w:rPr>
          <w:rFonts w:ascii="David" w:eastAsia="Times New Roman" w:hAnsi="David" w:cs="David"/>
          <w:sz w:val="24"/>
          <w:szCs w:val="24"/>
          <w:lang w:val="en-US"/>
        </w:rPr>
        <w:pPrChange w:id="672" w:author="Yoni Grinberg" w:date="2026-07-15T22:41:00Z" w16du:dateUtc="2026-07-15T19:41:00Z">
          <w:pPr>
            <w:numPr>
              <w:numId w:val="54"/>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lastRenderedPageBreak/>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p>
    <w:p w14:paraId="3F89392C" w14:textId="0D7E49B1" w:rsidR="00A03FAA" w:rsidRPr="00C22780" w:rsidRDefault="00A03FAA">
      <w:pPr>
        <w:numPr>
          <w:ilvl w:val="0"/>
          <w:numId w:val="54"/>
        </w:numPr>
        <w:shd w:val="clear" w:color="auto" w:fill="FFFFFF"/>
        <w:spacing w:before="240" w:after="240"/>
        <w:ind w:left="1440"/>
        <w:jc w:val="left"/>
        <w:rPr>
          <w:rFonts w:ascii="David" w:eastAsia="Times New Roman" w:hAnsi="David" w:cs="David"/>
          <w:sz w:val="24"/>
          <w:szCs w:val="24"/>
          <w:lang w:val="en-US"/>
        </w:rPr>
        <w:pPrChange w:id="673" w:author="Yoni Grinberg" w:date="2026-07-15T22:41:00Z" w16du:dateUtc="2026-07-15T19:41:00Z">
          <w:pPr>
            <w:numPr>
              <w:numId w:val="54"/>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w:t>
      </w:r>
      <w:r w:rsidR="00A715F4">
        <w:rPr>
          <w:rFonts w:ascii="David" w:eastAsia="Times New Roman" w:hAnsi="David" w:cs="David"/>
          <w:sz w:val="24"/>
          <w:szCs w:val="24"/>
          <w:lang w:val="en-US"/>
        </w:rPr>
        <w:t>,400</w:t>
      </w:r>
      <w:r w:rsidRPr="00C22780">
        <w:rPr>
          <w:rFonts w:ascii="David" w:eastAsia="Times New Roman" w:hAnsi="David" w:cs="David"/>
          <w:sz w:val="24"/>
          <w:szCs w:val="24"/>
          <w:lang w:val="en-US"/>
        </w:rPr>
        <w:t xml:space="preserve"> kHz frequency bin for three consecutive window intervals, a Discovery event is recognized, bypassing any preamble or CRC requirements. </w:t>
      </w:r>
    </w:p>
    <w:p w14:paraId="0E6310B9" w14:textId="77777777" w:rsidR="00A03FAA" w:rsidRPr="00C22780" w:rsidRDefault="00A03FAA">
      <w:pPr>
        <w:numPr>
          <w:ilvl w:val="0"/>
          <w:numId w:val="54"/>
        </w:numPr>
        <w:shd w:val="clear" w:color="auto" w:fill="FFFFFF"/>
        <w:spacing w:before="240" w:after="240"/>
        <w:ind w:left="1440"/>
        <w:jc w:val="left"/>
        <w:rPr>
          <w:rFonts w:ascii="David" w:eastAsia="Times New Roman" w:hAnsi="David" w:cs="David"/>
          <w:sz w:val="24"/>
          <w:szCs w:val="24"/>
          <w:lang w:val="en-US"/>
        </w:rPr>
        <w:pPrChange w:id="674" w:author="Yoni Grinberg" w:date="2026-07-15T22:41:00Z" w16du:dateUtc="2026-07-15T19:41:00Z">
          <w:pPr>
            <w:numPr>
              <w:numId w:val="54"/>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ms transmission, the initiator silences its speaker and opens a strict 500 ms listening window to receive feedback without acoustic self-interference. </w:t>
      </w:r>
    </w:p>
    <w:p w14:paraId="0985447B" w14:textId="0F904B74" w:rsidR="00A03FAA" w:rsidRDefault="00A03FAA">
      <w:pPr>
        <w:numPr>
          <w:ilvl w:val="0"/>
          <w:numId w:val="54"/>
        </w:numPr>
        <w:shd w:val="clear" w:color="auto" w:fill="FFFFFF"/>
        <w:spacing w:before="240" w:after="240"/>
        <w:ind w:left="1440"/>
        <w:jc w:val="left"/>
        <w:rPr>
          <w:rFonts w:ascii="David" w:eastAsia="Times New Roman" w:hAnsi="David" w:cs="David"/>
          <w:sz w:val="24"/>
          <w:szCs w:val="24"/>
          <w:lang w:val="en-US"/>
        </w:rPr>
        <w:pPrChange w:id="675" w:author="Yoni Grinberg" w:date="2026-07-15T22:41:00Z" w16du:dateUtc="2026-07-15T19:41:00Z">
          <w:pPr>
            <w:numPr>
              <w:numId w:val="54"/>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m:t>
            </m:r>
            <m:r>
              <m:rPr>
                <m:sty m:val="p"/>
              </m:rPr>
              <w:rPr>
                <w:rFonts w:ascii="Cambria Math" w:eastAsia="Times New Roman" w:hAnsi="Cambria Math" w:cs="David"/>
                <w:sz w:val="24"/>
                <w:szCs w:val="24"/>
                <w:lang w:val="en-US"/>
              </w:rPr>
              <m:t>8</m:t>
            </m:r>
            <m:r>
              <m:rPr>
                <m:sty m:val="p"/>
              </m:rPr>
              <w:rPr>
                <w:rFonts w:ascii="Cambria Math" w:eastAsia="Times New Roman" w:hAnsi="Cambria Math" w:cs="David"/>
                <w:sz w:val="24"/>
                <w:szCs w:val="24"/>
                <w:lang w:val="en-US"/>
              </w:rPr>
              <m:t>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r w:rsidR="00AF2379" w:rsidRPr="00C22780">
        <w:rPr>
          <w:rFonts w:ascii="David" w:eastAsia="Times New Roman" w:hAnsi="David" w:cs="David"/>
          <w:sz w:val="24"/>
          <w:szCs w:val="24"/>
          <w:lang w:val="en-US"/>
        </w:rPr>
        <w:t>applies to</w:t>
      </w:r>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423DD3B5" w14:textId="77777777" w:rsidR="00806AA5" w:rsidRDefault="00806AA5" w:rsidP="00DD37DE">
      <w:pPr>
        <w:shd w:val="clear" w:color="auto" w:fill="FFFFFF"/>
        <w:spacing w:before="240" w:after="240"/>
        <w:ind w:left="1080"/>
        <w:jc w:val="left"/>
        <w:rPr>
          <w:rFonts w:ascii="David" w:eastAsia="Times New Roman" w:hAnsi="David" w:cs="David"/>
          <w:sz w:val="24"/>
          <w:szCs w:val="24"/>
          <w:lang w:val="en-US"/>
        </w:rPr>
      </w:pPr>
    </w:p>
    <w:p w14:paraId="71CE6CA3" w14:textId="002C3642" w:rsidR="00806AA5" w:rsidRDefault="00556CB4" w:rsidP="00DD37DE">
      <w:pPr>
        <w:shd w:val="clear" w:color="auto" w:fill="FFFFFF"/>
        <w:spacing w:before="240" w:after="240"/>
        <w:ind w:left="1080"/>
        <w:jc w:val="left"/>
        <w:rPr>
          <w:rFonts w:ascii="David" w:eastAsia="Times New Roman" w:hAnsi="David" w:cs="David"/>
          <w:sz w:val="24"/>
          <w:szCs w:val="24"/>
          <w:lang w:val="en-US"/>
        </w:rPr>
      </w:pPr>
      <w:r w:rsidRPr="00556CB4">
        <w:rPr>
          <w:rFonts w:ascii="David" w:eastAsia="Times New Roman" w:hAnsi="David" w:cs="David"/>
          <w:noProof/>
          <w:sz w:val="24"/>
          <w:szCs w:val="24"/>
          <w:lang w:val="en-US"/>
        </w:rPr>
        <w:drawing>
          <wp:inline distT="0" distB="0" distL="0" distR="0" wp14:anchorId="3B2A38E6" wp14:editId="656A681D">
            <wp:extent cx="4724400" cy="1456197"/>
            <wp:effectExtent l="0" t="0" r="0" b="0"/>
            <wp:docPr id="8201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8748" name=""/>
                    <pic:cNvPicPr/>
                  </pic:nvPicPr>
                  <pic:blipFill>
                    <a:blip r:embed="rId20"/>
                    <a:stretch>
                      <a:fillRect/>
                    </a:stretch>
                  </pic:blipFill>
                  <pic:spPr>
                    <a:xfrm>
                      <a:off x="0" y="0"/>
                      <a:ext cx="4766684" cy="1469230"/>
                    </a:xfrm>
                    <a:prstGeom prst="rect">
                      <a:avLst/>
                    </a:prstGeom>
                  </pic:spPr>
                </pic:pic>
              </a:graphicData>
            </a:graphic>
          </wp:inline>
        </w:drawing>
      </w:r>
    </w:p>
    <w:p w14:paraId="3ED5E223" w14:textId="6806A39A" w:rsidR="00556CB4" w:rsidRPr="00C22780" w:rsidRDefault="00556CB4" w:rsidP="00DD37DE">
      <w:pPr>
        <w:shd w:val="clear" w:color="auto" w:fill="FFFFFF"/>
        <w:spacing w:before="240" w:after="240"/>
        <w:ind w:left="1080"/>
        <w:jc w:val="center"/>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6</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r w:rsidRPr="00C22780">
        <w:rPr>
          <w:rFonts w:ascii="David" w:eastAsia="Times New Roman" w:hAnsi="David" w:cs="David"/>
          <w:b/>
          <w:bCs/>
          <w:sz w:val="24"/>
          <w:szCs w:val="24"/>
          <w:lang w:val="en-US"/>
        </w:rPr>
        <w:t>Forward Chain Path and Explicit ID Accumulation</w:t>
      </w:r>
      <w:r w:rsidR="009A55C2">
        <w:rPr>
          <w:rFonts w:ascii="David" w:eastAsia="Times New Roman" w:hAnsi="David" w:cs="David"/>
          <w:b/>
          <w:bCs/>
          <w:sz w:val="24"/>
          <w:szCs w:val="24"/>
          <w:lang w:val="en-US"/>
        </w:rPr>
        <w:t>.</w:t>
      </w:r>
    </w:p>
    <w:p w14:paraId="0B3E6A83" w14:textId="01FCFCD2" w:rsidR="00556CB4" w:rsidRPr="008A45AC" w:rsidRDefault="00556CB4" w:rsidP="00DD37DE">
      <w:pPr>
        <w:shd w:val="clear" w:color="auto" w:fill="FFFFFF"/>
        <w:spacing w:before="240" w:after="240"/>
        <w:ind w:left="1080"/>
        <w:jc w:val="center"/>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Created by </w:t>
      </w:r>
      <w:r>
        <w:rPr>
          <w:rFonts w:ascii="David" w:eastAsia="Times New Roman" w:hAnsi="David" w:cs="David"/>
          <w:sz w:val="24"/>
          <w:szCs w:val="24"/>
          <w:lang w:val="en-US"/>
        </w:rPr>
        <w:t>PowerPoint</w:t>
      </w:r>
      <w:r w:rsidRPr="008A45AC">
        <w:rPr>
          <w:rFonts w:ascii="David" w:eastAsia="Times New Roman" w:hAnsi="David" w:cs="David"/>
          <w:sz w:val="24"/>
          <w:szCs w:val="24"/>
          <w:lang w:val="en-US"/>
        </w:rPr>
        <w:t>).</w:t>
      </w:r>
    </w:p>
    <w:p w14:paraId="71991120" w14:textId="617AE55C" w:rsidR="003F73F7" w:rsidRPr="00337AF8" w:rsidDel="00337AF8" w:rsidRDefault="00337AF8" w:rsidP="00D63587">
      <w:pPr>
        <w:shd w:val="clear" w:color="auto" w:fill="FFFFFF"/>
        <w:spacing w:before="240" w:after="240"/>
        <w:ind w:left="1080"/>
        <w:rPr>
          <w:del w:id="676" w:author="Yoni Grinberg" w:date="2026-07-15T23:25:00Z" w16du:dateUtc="2026-07-15T20:25:00Z"/>
          <w:rFonts w:ascii="David" w:eastAsia="Times New Roman" w:hAnsi="David" w:cs="David"/>
          <w:sz w:val="24"/>
          <w:szCs w:val="24"/>
          <w:lang w:val="en-US"/>
        </w:rPr>
        <w:pPrChange w:id="677" w:author="Yoni Grinberg" w:date="2026-07-15T23:31:00Z" w16du:dateUtc="2026-07-15T20:31:00Z">
          <w:pPr>
            <w:shd w:val="clear" w:color="auto" w:fill="FFFFFF"/>
            <w:spacing w:before="240" w:after="240"/>
            <w:ind w:left="1080"/>
            <w:jc w:val="left"/>
          </w:pPr>
        </w:pPrChange>
      </w:pPr>
      <w:ins w:id="678" w:author="Yoni Grinberg" w:date="2026-07-15T23:25:00Z">
        <w:r w:rsidRPr="00337AF8">
          <w:rPr>
            <w:rFonts w:ascii="David" w:eastAsia="Times New Roman" w:hAnsi="David" w:cs="David"/>
            <w:sz w:val="24"/>
            <w:szCs w:val="24"/>
            <w:lang w:val="en-US"/>
            <w:rPrChange w:id="679" w:author="Yoni Grinberg" w:date="2026-07-15T23:25:00Z" w16du:dateUtc="2026-07-15T20:25:00Z">
              <w:rPr>
                <w:rFonts w:ascii="David" w:eastAsia="Times New Roman" w:hAnsi="David" w:cs="David"/>
                <w:sz w:val="24"/>
                <w:szCs w:val="24"/>
              </w:rPr>
            </w:rPrChange>
          </w:rPr>
          <w:t>The complete communication flow and the arbitration logic of Stage 1 are visually modeled in the sequence diagram below (</w:t>
        </w:r>
        <w:r w:rsidRPr="00337AF8">
          <w:rPr>
            <w:rFonts w:ascii="David" w:eastAsia="Times New Roman" w:hAnsi="David" w:cs="David"/>
            <w:b/>
            <w:bCs/>
            <w:sz w:val="24"/>
            <w:szCs w:val="24"/>
            <w:lang w:val="en-US"/>
            <w:rPrChange w:id="680" w:author="Yoni Grinberg" w:date="2026-07-15T23:25:00Z" w16du:dateUtc="2026-07-15T20:25:00Z">
              <w:rPr>
                <w:rFonts w:ascii="David" w:eastAsia="Times New Roman" w:hAnsi="David" w:cs="David"/>
                <w:b/>
                <w:bCs/>
                <w:sz w:val="24"/>
                <w:szCs w:val="24"/>
              </w:rPr>
            </w:rPrChange>
          </w:rPr>
          <w:t>Figure 16</w:t>
        </w:r>
        <w:r w:rsidRPr="00337AF8">
          <w:rPr>
            <w:rFonts w:ascii="David" w:eastAsia="Times New Roman" w:hAnsi="David" w:cs="David"/>
            <w:sz w:val="24"/>
            <w:szCs w:val="24"/>
            <w:lang w:val="en-US"/>
            <w:rPrChange w:id="681" w:author="Yoni Grinberg" w:date="2026-07-15T23:25:00Z" w16du:dateUtc="2026-07-15T20:25:00Z">
              <w:rPr>
                <w:rFonts w:ascii="David" w:eastAsia="Times New Roman" w:hAnsi="David" w:cs="David"/>
                <w:sz w:val="24"/>
                <w:szCs w:val="24"/>
              </w:rPr>
            </w:rPrChange>
          </w:rPr>
          <w:t>).</w:t>
        </w:r>
      </w:ins>
    </w:p>
    <w:p w14:paraId="58A0C9CC" w14:textId="63E33591"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pPr>
        <w:numPr>
          <w:ilvl w:val="0"/>
          <w:numId w:val="55"/>
        </w:numPr>
        <w:shd w:val="clear" w:color="auto" w:fill="FFFFFF"/>
        <w:spacing w:before="240" w:after="240"/>
        <w:ind w:left="1440"/>
        <w:jc w:val="left"/>
        <w:rPr>
          <w:rFonts w:ascii="David" w:eastAsia="Times New Roman" w:hAnsi="David" w:cs="David"/>
          <w:sz w:val="24"/>
          <w:szCs w:val="24"/>
          <w:lang w:val="en-US"/>
        </w:rPr>
        <w:pPrChange w:id="682" w:author="Yoni Grinberg" w:date="2026-07-15T22:41:00Z" w16du:dateUtc="2026-07-15T19:41:00Z">
          <w:pPr>
            <w:numPr>
              <w:numId w:val="55"/>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pPr>
        <w:numPr>
          <w:ilvl w:val="0"/>
          <w:numId w:val="55"/>
        </w:numPr>
        <w:shd w:val="clear" w:color="auto" w:fill="FFFFFF"/>
        <w:spacing w:before="240" w:after="240"/>
        <w:ind w:left="1440"/>
        <w:jc w:val="left"/>
        <w:rPr>
          <w:rFonts w:ascii="David" w:eastAsia="Times New Roman" w:hAnsi="David" w:cs="David"/>
          <w:sz w:val="24"/>
          <w:szCs w:val="24"/>
          <w:lang w:val="en-US"/>
        </w:rPr>
        <w:pPrChange w:id="683" w:author="Yoni Grinberg" w:date="2026-07-15T22:41:00Z" w16du:dateUtc="2026-07-15T19:41:00Z">
          <w:pPr>
            <w:numPr>
              <w:numId w:val="55"/>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w:t>
      </w:r>
      <w:r w:rsidRPr="00C22780">
        <w:rPr>
          <w:rFonts w:ascii="David" w:eastAsia="Times New Roman" w:hAnsi="David" w:cs="David"/>
          <w:sz w:val="24"/>
          <w:szCs w:val="24"/>
          <w:lang w:val="en-US"/>
        </w:rPr>
        <w:lastRenderedPageBreak/>
        <w:t xml:space="preserve">ID to the next empty slot in the frame and rebroadcasts it. When the previous transmitting node hears this updated frame containing its own ID in the chain, it interprets it as an implicit ACK, shuts down its transmission worker, and remains silent. </w:t>
      </w:r>
    </w:p>
    <w:p w14:paraId="1DC2D54A" w14:textId="5A7BC05B" w:rsidR="00A03FAA" w:rsidRPr="00C22780" w:rsidRDefault="00A03FAA">
      <w:pPr>
        <w:numPr>
          <w:ilvl w:val="0"/>
          <w:numId w:val="55"/>
        </w:numPr>
        <w:shd w:val="clear" w:color="auto" w:fill="FFFFFF"/>
        <w:spacing w:before="240" w:after="240"/>
        <w:ind w:left="1440"/>
        <w:jc w:val="left"/>
        <w:rPr>
          <w:rFonts w:ascii="David" w:eastAsia="Times New Roman" w:hAnsi="David" w:cs="David"/>
          <w:sz w:val="24"/>
          <w:szCs w:val="24"/>
          <w:lang w:val="en-US"/>
        </w:rPr>
        <w:pPrChange w:id="684" w:author="Yoni Grinberg" w:date="2026-07-15T22:41:00Z" w16du:dateUtc="2026-07-15T19:41:00Z">
          <w:pPr>
            <w:numPr>
              <w:numId w:val="55"/>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4ECEB0B3" w14:textId="6C0FEA7A" w:rsidR="00556CB4" w:rsidRPr="008C18FE" w:rsidRDefault="00A03FAA">
      <w:pPr>
        <w:pStyle w:val="ListParagraph"/>
        <w:numPr>
          <w:ilvl w:val="0"/>
          <w:numId w:val="55"/>
        </w:numPr>
        <w:shd w:val="clear" w:color="auto" w:fill="FFFFFF"/>
        <w:spacing w:before="240" w:after="240"/>
        <w:ind w:left="1440"/>
        <w:jc w:val="left"/>
        <w:rPr>
          <w:rFonts w:ascii="David" w:eastAsia="Times New Roman" w:hAnsi="David" w:cs="David"/>
          <w:b/>
          <w:bCs/>
          <w:sz w:val="24"/>
          <w:szCs w:val="24"/>
          <w:lang w:val="en-US"/>
        </w:rPr>
        <w:pPrChange w:id="685" w:author="Yoni Grinberg" w:date="2026-07-15T22:41:00Z" w16du:dateUtc="2026-07-15T19:41:00Z">
          <w:pPr>
            <w:pStyle w:val="ListParagraph"/>
            <w:numPr>
              <w:numId w:val="55"/>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medium, its random backoff interval is mathematically compressed, giving it higher transmission priority.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730C5009" wp14:editId="26B7307C">
            <wp:extent cx="4756670" cy="1715330"/>
            <wp:effectExtent l="0" t="0" r="6350" b="0"/>
            <wp:docPr id="12970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1044" name=""/>
                    <pic:cNvPicPr/>
                  </pic:nvPicPr>
                  <pic:blipFill>
                    <a:blip r:embed="rId21"/>
                    <a:stretch>
                      <a:fillRect/>
                    </a:stretch>
                  </pic:blipFill>
                  <pic:spPr>
                    <a:xfrm>
                      <a:off x="0" y="0"/>
                      <a:ext cx="4783009" cy="1724828"/>
                    </a:xfrm>
                    <a:prstGeom prst="rect">
                      <a:avLst/>
                    </a:prstGeom>
                  </pic:spPr>
                </pic:pic>
              </a:graphicData>
            </a:graphic>
          </wp:inline>
        </w:drawing>
      </w:r>
      <w:r w:rsidR="00556CB4" w:rsidRPr="008C18FE">
        <w:rPr>
          <w:rFonts w:ascii="David" w:eastAsia="Times New Roman" w:hAnsi="David" w:cs="David"/>
          <w:b/>
          <w:bCs/>
          <w:sz w:val="24"/>
          <w:szCs w:val="24"/>
          <w:lang w:val="en-US"/>
        </w:rPr>
        <w:t>Figure 7:</w:t>
      </w:r>
      <w:r w:rsidR="00556CB4" w:rsidRPr="008C18FE">
        <w:rPr>
          <w:rFonts w:ascii="David" w:eastAsia="Times New Roman" w:hAnsi="David" w:cs="David"/>
          <w:sz w:val="24"/>
          <w:szCs w:val="24"/>
          <w:lang w:val="en-US"/>
        </w:rPr>
        <w:t xml:space="preserve"> </w:t>
      </w:r>
      <w:r w:rsidR="00556CB4" w:rsidRPr="008C18FE">
        <w:rPr>
          <w:rFonts w:ascii="David" w:eastAsia="Times New Roman" w:hAnsi="David" w:cs="David"/>
          <w:b/>
          <w:bCs/>
          <w:sz w:val="24"/>
          <w:szCs w:val="24"/>
          <w:lang w:val="en-US"/>
        </w:rPr>
        <w:t>Forward Chain Path and Explicit ID Accumulation</w:t>
      </w:r>
      <w:r w:rsidR="008C18FE" w:rsidRPr="008C18FE">
        <w:rPr>
          <w:rFonts w:ascii="David" w:eastAsia="Times New Roman" w:hAnsi="David" w:cs="David"/>
          <w:b/>
          <w:bCs/>
          <w:sz w:val="24"/>
          <w:szCs w:val="24"/>
          <w:lang w:val="en-US"/>
        </w:rPr>
        <w:t>.</w:t>
      </w:r>
    </w:p>
    <w:p w14:paraId="6A5D9B5E" w14:textId="31BC9A2A" w:rsidR="00556CB4" w:rsidRPr="00556CB4" w:rsidRDefault="00556CB4" w:rsidP="00DD37DE">
      <w:pPr>
        <w:pStyle w:val="ListParagraph"/>
        <w:shd w:val="clear" w:color="auto" w:fill="FFFFFF"/>
        <w:spacing w:before="240" w:after="240"/>
        <w:ind w:left="10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394CEA52" w14:textId="01E647F8" w:rsidR="00556CB4" w:rsidRPr="00CD27D9" w:rsidDel="00CD27D9" w:rsidRDefault="00CD27D9" w:rsidP="00CD27D9">
      <w:pPr>
        <w:shd w:val="clear" w:color="auto" w:fill="FFFFFF"/>
        <w:spacing w:before="240" w:after="240"/>
        <w:ind w:left="1080"/>
        <w:jc w:val="left"/>
        <w:rPr>
          <w:del w:id="686" w:author="Yoni Grinberg" w:date="2026-07-15T23:34:00Z" w16du:dateUtc="2026-07-15T20:34:00Z"/>
          <w:rFonts w:ascii="David" w:eastAsia="Times New Roman" w:hAnsi="David" w:cs="David"/>
          <w:b/>
          <w:bCs/>
          <w:sz w:val="24"/>
          <w:szCs w:val="24"/>
          <w:lang w:val="en-US"/>
        </w:rPr>
      </w:pPr>
      <w:ins w:id="687" w:author="Yoni Grinberg" w:date="2026-07-15T23:34:00Z">
        <w:r w:rsidRPr="00CD27D9">
          <w:rPr>
            <w:rFonts w:ascii="David" w:eastAsia="Times New Roman" w:hAnsi="David" w:cs="David"/>
            <w:b/>
            <w:bCs/>
            <w:sz w:val="24"/>
            <w:szCs w:val="24"/>
            <w:lang w:val="en-US"/>
            <w:rPrChange w:id="688" w:author="Yoni Grinberg" w:date="2026-07-15T23:34:00Z" w16du:dateUtc="2026-07-15T20:34:00Z">
              <w:rPr>
                <w:rFonts w:ascii="David" w:eastAsia="Times New Roman" w:hAnsi="David" w:cs="David"/>
                <w:b/>
                <w:bCs/>
                <w:sz w:val="24"/>
                <w:szCs w:val="24"/>
              </w:rPr>
            </w:rPrChange>
          </w:rPr>
          <w:t>The accumulation of node IDs and the progressive construction of the network chain during Stage 2 are mapped out conceptually in Figure 7 (Forward Chain Path and Explicit ID Accumulation), and its formal execution flow is detailed in the sequence diagram in Figure 17.</w:t>
        </w:r>
      </w:ins>
    </w:p>
    <w:p w14:paraId="1C7668C4" w14:textId="4D1BA9C6"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3: Reverse Path and Tree Graph Synthesis</w:t>
      </w:r>
    </w:p>
    <w:p w14:paraId="059DF176" w14:textId="2CABBB83" w:rsidR="00A03FAA" w:rsidRPr="00C22780" w:rsidRDefault="00A03FAA">
      <w:pPr>
        <w:numPr>
          <w:ilvl w:val="0"/>
          <w:numId w:val="56"/>
        </w:numPr>
        <w:shd w:val="clear" w:color="auto" w:fill="FFFFFF"/>
        <w:spacing w:before="240" w:after="240"/>
        <w:ind w:left="1440"/>
        <w:jc w:val="left"/>
        <w:rPr>
          <w:rFonts w:ascii="David" w:eastAsia="Times New Roman" w:hAnsi="David" w:cs="David"/>
          <w:sz w:val="24"/>
          <w:szCs w:val="24"/>
          <w:lang w:val="en-US"/>
        </w:rPr>
        <w:pPrChange w:id="689" w:author="Yoni Grinberg" w:date="2026-07-15T22:42:00Z" w16du:dateUtc="2026-07-15T19:42:00Z">
          <w:pPr>
            <w:numPr>
              <w:numId w:val="56"/>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to its </w:t>
      </w:r>
      <w:r w:rsidR="005835BB" w:rsidRPr="00C22780">
        <w:rPr>
          <w:rFonts w:ascii="David" w:eastAsia="Times New Roman" w:hAnsi="David" w:cs="David"/>
          <w:sz w:val="24"/>
          <w:szCs w:val="24"/>
          <w:lang w:val="en-US"/>
        </w:rPr>
        <w:t>left</w:t>
      </w:r>
      <w:r w:rsidR="005835BB">
        <w:rPr>
          <w:rFonts w:ascii="David" w:eastAsia="Times New Roman" w:hAnsi="David" w:cs="David"/>
          <w:sz w:val="24"/>
          <w:szCs w:val="24"/>
          <w:lang w:val="en-US"/>
        </w:rPr>
        <w:t xml:space="preserve"> (</w:t>
      </w:r>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r w:rsidR="00BA7D30">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to identify its direct physical Parent node. </w:t>
      </w:r>
    </w:p>
    <w:p w14:paraId="1744EF92" w14:textId="77777777" w:rsidR="00A03FAA" w:rsidRPr="00C22780" w:rsidRDefault="00A03FAA">
      <w:pPr>
        <w:numPr>
          <w:ilvl w:val="0"/>
          <w:numId w:val="56"/>
        </w:numPr>
        <w:shd w:val="clear" w:color="auto" w:fill="FFFFFF"/>
        <w:spacing w:before="240" w:after="240"/>
        <w:ind w:left="1440"/>
        <w:jc w:val="left"/>
        <w:rPr>
          <w:rFonts w:ascii="David" w:eastAsia="Times New Roman" w:hAnsi="David" w:cs="David"/>
          <w:sz w:val="24"/>
          <w:szCs w:val="24"/>
          <w:lang w:val="en-US"/>
        </w:rPr>
        <w:pPrChange w:id="690" w:author="Yoni Grinberg" w:date="2026-07-15T22:42:00Z" w16du:dateUtc="2026-07-15T19:42:00Z">
          <w:pPr>
            <w:numPr>
              <w:numId w:val="56"/>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45F6EBF1" w:rsidR="00A03FAA" w:rsidRPr="00C22780" w:rsidRDefault="00A03FAA">
      <w:pPr>
        <w:numPr>
          <w:ilvl w:val="0"/>
          <w:numId w:val="56"/>
        </w:numPr>
        <w:shd w:val="clear" w:color="auto" w:fill="FFFFFF"/>
        <w:spacing w:before="240" w:after="240"/>
        <w:ind w:left="1440"/>
        <w:jc w:val="left"/>
        <w:rPr>
          <w:rFonts w:ascii="David" w:eastAsia="Times New Roman" w:hAnsi="David" w:cs="David"/>
          <w:sz w:val="24"/>
          <w:szCs w:val="24"/>
          <w:lang w:val="en-US"/>
        </w:rPr>
        <w:pPrChange w:id="691" w:author="Yoni Grinberg" w:date="2026-07-15T22:42:00Z" w16du:dateUtc="2026-07-15T19:42:00Z">
          <w:pPr>
            <w:numPr>
              <w:numId w:val="56"/>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topological </w:t>
      </w:r>
      <w:r w:rsidR="00D617A5" w:rsidRPr="00C22780">
        <w:rPr>
          <w:rFonts w:ascii="David" w:eastAsia="Times New Roman" w:hAnsi="David" w:cs="David"/>
          <w:sz w:val="24"/>
          <w:szCs w:val="24"/>
          <w:lang w:val="en-US"/>
        </w:rPr>
        <w:t>branches</w:t>
      </w:r>
      <w:r w:rsidR="00D617A5">
        <w:rPr>
          <w:rFonts w:ascii="David" w:eastAsia="Times New Roman" w:hAnsi="David" w:cs="David"/>
          <w:sz w:val="24"/>
          <w:szCs w:val="24"/>
          <w:lang w:val="en-US"/>
        </w:rPr>
        <w:t xml:space="preserve"> (</w:t>
      </w:r>
      <w:r w:rsidR="00901882">
        <w:rPr>
          <w:rFonts w:ascii="David" w:eastAsia="Times New Roman" w:hAnsi="David" w:cs="David"/>
          <w:sz w:val="24"/>
          <w:szCs w:val="24"/>
          <w:lang w:val="en-US"/>
        </w:rPr>
        <w:t xml:space="preserve">branches of topological tree from the same </w:t>
      </w:r>
      <w:r w:rsidR="00EC1822">
        <w:rPr>
          <w:rFonts w:ascii="David" w:eastAsia="Times New Roman" w:hAnsi="David" w:cs="David"/>
          <w:sz w:val="24"/>
          <w:szCs w:val="24"/>
          <w:lang w:val="en-US"/>
        </w:rPr>
        <w:t>direct ancestor</w:t>
      </w:r>
      <w:r w:rsidR="000744F0" w:rsidRPr="00C22780">
        <w:rPr>
          <w:rFonts w:ascii="David" w:eastAsia="Times New Roman" w:hAnsi="David" w:cs="David"/>
          <w:sz w:val="24"/>
          <w:szCs w:val="24"/>
          <w:lang w:val="en-US"/>
        </w:rPr>
        <w:t xml:space="preserve"> </w:t>
      </w:r>
      <w:r w:rsidR="00901882">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w:t>
      </w:r>
      <w:r w:rsidRPr="00C22780">
        <w:rPr>
          <w:rFonts w:ascii="David" w:eastAsia="Times New Roman" w:hAnsi="David" w:cs="David"/>
          <w:sz w:val="24"/>
          <w:szCs w:val="24"/>
          <w:lang w:val="en-US"/>
        </w:rPr>
        <w:lastRenderedPageBreak/>
        <w:t xml:space="preserve">into a unified tree array and forwards it upstream toward the Root.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31CD9FE5" wp14:editId="37A41622">
            <wp:extent cx="4715106" cy="1680497"/>
            <wp:effectExtent l="0" t="0" r="0" b="0"/>
            <wp:docPr id="2358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4084" name=""/>
                    <pic:cNvPicPr/>
                  </pic:nvPicPr>
                  <pic:blipFill>
                    <a:blip r:embed="rId22"/>
                    <a:stretch>
                      <a:fillRect/>
                    </a:stretch>
                  </pic:blipFill>
                  <pic:spPr>
                    <a:xfrm>
                      <a:off x="0" y="0"/>
                      <a:ext cx="4737405" cy="1688444"/>
                    </a:xfrm>
                    <a:prstGeom prst="rect">
                      <a:avLst/>
                    </a:prstGeom>
                  </pic:spPr>
                </pic:pic>
              </a:graphicData>
            </a:graphic>
          </wp:inline>
        </w:drawing>
      </w:r>
    </w:p>
    <w:p w14:paraId="3FC7418D" w14:textId="518119EA" w:rsidR="00556CB4" w:rsidRPr="00556CB4" w:rsidRDefault="00556CB4" w:rsidP="00DD37DE">
      <w:pPr>
        <w:pStyle w:val="ListParagraph"/>
        <w:shd w:val="clear" w:color="auto" w:fill="FFFFFF"/>
        <w:spacing w:before="240" w:after="240"/>
        <w:ind w:left="1080"/>
        <w:jc w:val="center"/>
        <w:rPr>
          <w:rFonts w:ascii="David" w:eastAsia="Times New Roman" w:hAnsi="David" w:cs="David"/>
          <w:b/>
          <w:bCs/>
          <w:sz w:val="24"/>
          <w:szCs w:val="24"/>
          <w:lang w:val="en-US"/>
        </w:rPr>
      </w:pPr>
      <w:r w:rsidRPr="00556CB4">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8</w:t>
      </w:r>
      <w:r w:rsidRPr="00556CB4">
        <w:rPr>
          <w:rFonts w:ascii="David" w:eastAsia="Times New Roman" w:hAnsi="David" w:cs="David"/>
          <w:b/>
          <w:bCs/>
          <w:sz w:val="24"/>
          <w:szCs w:val="24"/>
          <w:lang w:val="en-US"/>
        </w:rPr>
        <w:t>:</w:t>
      </w:r>
      <w:r w:rsidRPr="00556CB4">
        <w:rPr>
          <w:rFonts w:ascii="David" w:eastAsia="Times New Roman" w:hAnsi="David" w:cs="David"/>
          <w:sz w:val="24"/>
          <w:szCs w:val="24"/>
          <w:lang w:val="en-US"/>
        </w:rPr>
        <w:t xml:space="preserve"> </w:t>
      </w:r>
      <w:r w:rsidRPr="00556CB4">
        <w:rPr>
          <w:rFonts w:ascii="David" w:eastAsia="Times New Roman" w:hAnsi="David" w:cs="David"/>
          <w:b/>
          <w:bCs/>
          <w:sz w:val="24"/>
          <w:szCs w:val="24"/>
          <w:lang w:val="en-US"/>
        </w:rPr>
        <w:t>Forward Chain Path and Explicit ID Accumulation</w:t>
      </w:r>
      <w:r w:rsidR="00DE65E2">
        <w:rPr>
          <w:rFonts w:ascii="David" w:eastAsia="Times New Roman" w:hAnsi="David" w:cs="David"/>
          <w:b/>
          <w:bCs/>
          <w:sz w:val="24"/>
          <w:szCs w:val="24"/>
          <w:lang w:val="en-US"/>
        </w:rPr>
        <w:t>.</w:t>
      </w:r>
    </w:p>
    <w:p w14:paraId="5A2A81CF" w14:textId="6F7C43F4" w:rsidR="00556CB4" w:rsidRPr="00556CB4" w:rsidRDefault="00556CB4" w:rsidP="00DD37DE">
      <w:pPr>
        <w:pStyle w:val="ListParagraph"/>
        <w:shd w:val="clear" w:color="auto" w:fill="FFFFFF"/>
        <w:spacing w:before="240" w:after="240"/>
        <w:ind w:left="10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6D1E3C94" w14:textId="2FC956A5" w:rsidR="00556CB4" w:rsidRPr="00FE5DCC" w:rsidDel="00FE5DCC" w:rsidRDefault="00FE5DCC" w:rsidP="00FE5DCC">
      <w:pPr>
        <w:shd w:val="clear" w:color="auto" w:fill="FFFFFF"/>
        <w:spacing w:before="240" w:after="240"/>
        <w:ind w:left="1080"/>
        <w:jc w:val="left"/>
        <w:rPr>
          <w:del w:id="692" w:author="Yoni Grinberg" w:date="2026-07-15T23:33:00Z" w16du:dateUtc="2026-07-15T20:33:00Z"/>
          <w:rFonts w:ascii="David" w:eastAsia="Times New Roman" w:hAnsi="David" w:cs="David"/>
          <w:b/>
          <w:bCs/>
          <w:sz w:val="24"/>
          <w:szCs w:val="24"/>
          <w:lang w:val="en-US"/>
        </w:rPr>
      </w:pPr>
      <w:ins w:id="693" w:author="Yoni Grinberg" w:date="2026-07-15T23:33:00Z">
        <w:r w:rsidRPr="00FE5DCC">
          <w:rPr>
            <w:rFonts w:ascii="David" w:eastAsia="Times New Roman" w:hAnsi="David" w:cs="David"/>
            <w:b/>
            <w:bCs/>
            <w:sz w:val="24"/>
            <w:szCs w:val="24"/>
            <w:lang w:val="en-US"/>
            <w:rPrChange w:id="694" w:author="Yoni Grinberg" w:date="2026-07-15T23:33:00Z" w16du:dateUtc="2026-07-15T20:33:00Z">
              <w:rPr>
                <w:rFonts w:ascii="David" w:eastAsia="Times New Roman" w:hAnsi="David" w:cs="David"/>
                <w:b/>
                <w:bCs/>
                <w:sz w:val="24"/>
                <w:szCs w:val="24"/>
              </w:rPr>
            </w:rPrChange>
          </w:rPr>
          <w:t>The reverse topology aggregation and the parent-child joining process of Stage 3 are conceptually mapped in Figure 8 (Reverse Path and Tree Graph Synthesis), and the exact sequence of message exchanges is illustrated in the sequence diagram in Figure 18.</w:t>
        </w:r>
      </w:ins>
    </w:p>
    <w:p w14:paraId="1523AEA4" w14:textId="7E285A54"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pPr>
        <w:numPr>
          <w:ilvl w:val="0"/>
          <w:numId w:val="57"/>
        </w:numPr>
        <w:shd w:val="clear" w:color="auto" w:fill="FFFFFF"/>
        <w:spacing w:before="240" w:after="240"/>
        <w:ind w:left="1440"/>
        <w:jc w:val="left"/>
        <w:rPr>
          <w:rFonts w:ascii="David" w:eastAsia="Times New Roman" w:hAnsi="David" w:cs="David"/>
          <w:sz w:val="24"/>
          <w:szCs w:val="24"/>
          <w:lang w:val="en-US"/>
        </w:rPr>
        <w:pPrChange w:id="695" w:author="Yoni Grinberg" w:date="2026-07-15T22:42:00Z" w16du:dateUtc="2026-07-15T19:42:00Z">
          <w:pPr>
            <w:numPr>
              <w:numId w:val="57"/>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pPr>
        <w:numPr>
          <w:ilvl w:val="0"/>
          <w:numId w:val="57"/>
        </w:numPr>
        <w:shd w:val="clear" w:color="auto" w:fill="FFFFFF"/>
        <w:spacing w:before="240" w:after="240"/>
        <w:ind w:left="1440"/>
        <w:jc w:val="left"/>
        <w:rPr>
          <w:rFonts w:ascii="David" w:eastAsia="Times New Roman" w:hAnsi="David" w:cs="David"/>
          <w:sz w:val="24"/>
          <w:szCs w:val="24"/>
          <w:lang w:val="en-US"/>
        </w:rPr>
        <w:pPrChange w:id="696" w:author="Yoni Grinberg" w:date="2026-07-15T22:42:00Z" w16du:dateUtc="2026-07-15T19:42:00Z">
          <w:pPr>
            <w:numPr>
              <w:numId w:val="57"/>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pPr>
        <w:numPr>
          <w:ilvl w:val="0"/>
          <w:numId w:val="57"/>
        </w:numPr>
        <w:shd w:val="clear" w:color="auto" w:fill="FFFFFF"/>
        <w:spacing w:before="240" w:after="240"/>
        <w:ind w:left="1440"/>
        <w:jc w:val="left"/>
        <w:rPr>
          <w:rFonts w:ascii="David" w:eastAsia="Times New Roman" w:hAnsi="David" w:cs="David"/>
          <w:sz w:val="24"/>
          <w:szCs w:val="24"/>
          <w:lang w:val="en-US"/>
        </w:rPr>
        <w:pPrChange w:id="697" w:author="Yoni Grinberg" w:date="2026-07-15T22:42:00Z" w16du:dateUtc="2026-07-15T19:42:00Z">
          <w:pPr>
            <w:numPr>
              <w:numId w:val="57"/>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ms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pPr>
        <w:numPr>
          <w:ilvl w:val="0"/>
          <w:numId w:val="57"/>
        </w:numPr>
        <w:shd w:val="clear" w:color="auto" w:fill="FFFFFF"/>
        <w:spacing w:before="240" w:after="240"/>
        <w:ind w:left="1440"/>
        <w:jc w:val="left"/>
        <w:rPr>
          <w:rFonts w:ascii="David" w:eastAsia="Times New Roman" w:hAnsi="David" w:cs="David"/>
          <w:sz w:val="24"/>
          <w:szCs w:val="24"/>
          <w:lang w:val="en-US"/>
        </w:rPr>
        <w:pPrChange w:id="698" w:author="Yoni Grinberg" w:date="2026-07-15T22:42:00Z" w16du:dateUtc="2026-07-15T19:42:00Z">
          <w:pPr>
            <w:numPr>
              <w:numId w:val="57"/>
            </w:numPr>
            <w:shd w:val="clear" w:color="auto" w:fill="FFFFFF"/>
            <w:tabs>
              <w:tab w:val="num" w:pos="720"/>
            </w:tabs>
            <w:spacing w:before="240" w:after="240"/>
            <w:ind w:left="1080" w:hanging="360"/>
            <w:jc w:val="left"/>
          </w:pPr>
        </w:pPrChange>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5DFC284D" w14:textId="72100A1A" w:rsidR="00A03FAA" w:rsidRPr="00337AF8" w:rsidDel="00FE5DCC" w:rsidRDefault="00FE5DCC" w:rsidP="00FE5DCC">
      <w:pPr>
        <w:shd w:val="clear" w:color="auto" w:fill="FFFFFF"/>
        <w:spacing w:before="240" w:after="240"/>
        <w:ind w:left="1080"/>
        <w:jc w:val="left"/>
        <w:rPr>
          <w:del w:id="699" w:author="Yoni Grinberg" w:date="2026-07-15T23:33:00Z" w16du:dateUtc="2026-07-15T20:33:00Z"/>
          <w:rFonts w:ascii="David" w:eastAsia="Times New Roman" w:hAnsi="David" w:cs="David"/>
          <w:sz w:val="24"/>
          <w:szCs w:val="24"/>
          <w:lang w:val="en-US"/>
        </w:rPr>
      </w:pPr>
      <w:ins w:id="700" w:author="Yoni Grinberg" w:date="2026-07-15T23:33:00Z">
        <w:r w:rsidRPr="00FE5DCC">
          <w:rPr>
            <w:rFonts w:ascii="David" w:eastAsia="Times New Roman" w:hAnsi="David" w:cs="David"/>
            <w:sz w:val="24"/>
            <w:szCs w:val="24"/>
            <w:lang w:val="en-US"/>
            <w:rPrChange w:id="701" w:author="Yoni Grinberg" w:date="2026-07-15T23:33:00Z" w16du:dateUtc="2026-07-15T20:33:00Z">
              <w:rPr>
                <w:rFonts w:ascii="David" w:eastAsia="Times New Roman" w:hAnsi="David" w:cs="David"/>
                <w:sz w:val="24"/>
                <w:szCs w:val="24"/>
              </w:rPr>
            </w:rPrChange>
          </w:rPr>
          <w:t xml:space="preserve">The final map distribution, consumption mask dynamics, and system-wide network convergence of Stage 4 are visually modeled in the sequence diagram in </w:t>
        </w:r>
        <w:r w:rsidRPr="00FE5DCC">
          <w:rPr>
            <w:rFonts w:ascii="David" w:eastAsia="Times New Roman" w:hAnsi="David" w:cs="David"/>
            <w:b/>
            <w:bCs/>
            <w:sz w:val="24"/>
            <w:szCs w:val="24"/>
            <w:lang w:val="en-US"/>
            <w:rPrChange w:id="702" w:author="Yoni Grinberg" w:date="2026-07-15T23:33:00Z" w16du:dateUtc="2026-07-15T20:33:00Z">
              <w:rPr>
                <w:rFonts w:ascii="David" w:eastAsia="Times New Roman" w:hAnsi="David" w:cs="David"/>
                <w:b/>
                <w:bCs/>
                <w:sz w:val="24"/>
                <w:szCs w:val="24"/>
              </w:rPr>
            </w:rPrChange>
          </w:rPr>
          <w:t>Figure 19</w:t>
        </w:r>
        <w:r w:rsidRPr="00FE5DCC">
          <w:rPr>
            <w:rFonts w:ascii="David" w:eastAsia="Times New Roman" w:hAnsi="David" w:cs="David"/>
            <w:sz w:val="24"/>
            <w:szCs w:val="24"/>
            <w:lang w:val="en-US"/>
            <w:rPrChange w:id="703" w:author="Yoni Grinberg" w:date="2026-07-15T23:33:00Z" w16du:dateUtc="2026-07-15T20:33:00Z">
              <w:rPr>
                <w:rFonts w:ascii="David" w:eastAsia="Times New Roman" w:hAnsi="David" w:cs="David"/>
                <w:sz w:val="24"/>
                <w:szCs w:val="24"/>
              </w:rPr>
            </w:rPrChange>
          </w:rPr>
          <w:t>.</w:t>
        </w:r>
      </w:ins>
      <w:del w:id="704" w:author="Yoni Grinberg" w:date="2026-07-15T23:31:00Z" w16du:dateUtc="2026-07-15T20:31:00Z">
        <w:r w:rsidR="00A03FAA" w:rsidRPr="00C22780" w:rsidDel="00D63587">
          <w:rPr>
            <w:rFonts w:ascii="David" w:eastAsia="Times New Roman" w:hAnsi="David" w:cs="David"/>
            <w:sz w:val="24"/>
            <w:szCs w:val="24"/>
            <w:lang w:val="en-US"/>
          </w:rPr>
          <w:delText xml:space="preserve"> </w:delText>
        </w:r>
      </w:del>
    </w:p>
    <w:p w14:paraId="2DA2FE65" w14:textId="50CFFC29" w:rsidR="00A03FAA" w:rsidRPr="00C22780"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.3 Fault Tolerance: Dynamic Disconnection Detection</w:t>
      </w:r>
    </w:p>
    <w:p w14:paraId="61063C29"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During standard network runtime, a node might leave the room or experience sudden hardware failure. To distinguish between a temporary link dropped due to localized multi-path interference and an actual node disconnection, the protocol implements a </w:t>
      </w:r>
      <w:r w:rsidRPr="00C22780">
        <w:rPr>
          <w:rFonts w:ascii="David" w:eastAsia="Times New Roman" w:hAnsi="David" w:cs="David"/>
          <w:b/>
          <w:bCs/>
          <w:sz w:val="24"/>
          <w:szCs w:val="24"/>
          <w:lang w:val="en-US"/>
        </w:rPr>
        <w:t>Passive Overhearing Mode</w:t>
      </w:r>
      <w:r w:rsidRPr="00C22780">
        <w:rPr>
          <w:rFonts w:ascii="David" w:eastAsia="Times New Roman" w:hAnsi="David" w:cs="David"/>
          <w:sz w:val="24"/>
          <w:szCs w:val="24"/>
          <w:lang w:val="en-US"/>
        </w:rPr>
        <w:t xml:space="preserve">: </w:t>
      </w:r>
    </w:p>
    <w:p w14:paraId="473ED812" w14:textId="77777777" w:rsidR="00A03FAA" w:rsidRPr="00C22780" w:rsidRDefault="00A03FAA">
      <w:pPr>
        <w:numPr>
          <w:ilvl w:val="0"/>
          <w:numId w:val="58"/>
        </w:numPr>
        <w:shd w:val="clear" w:color="auto" w:fill="FFFFFF"/>
        <w:spacing w:before="240" w:after="240"/>
        <w:jc w:val="left"/>
        <w:rPr>
          <w:rFonts w:ascii="David" w:eastAsia="Times New Roman" w:hAnsi="David" w:cs="David"/>
          <w:sz w:val="24"/>
          <w:szCs w:val="24"/>
          <w:lang w:val="en-US"/>
        </w:rPr>
        <w:pPrChange w:id="705" w:author="Yoni Grinberg" w:date="2026-07-15T22:42:00Z" w16du:dateUtc="2026-07-15T19:42:00Z">
          <w:pPr>
            <w:numPr>
              <w:numId w:val="58"/>
            </w:numPr>
            <w:shd w:val="clear" w:color="auto" w:fill="FFFFFF"/>
            <w:tabs>
              <w:tab w:val="num" w:pos="1440"/>
            </w:tabs>
            <w:spacing w:before="240" w:after="240"/>
            <w:ind w:left="1080" w:hanging="360"/>
            <w:jc w:val="left"/>
          </w:pPr>
        </w:pPrChange>
      </w:pPr>
      <w:r w:rsidRPr="00C22780">
        <w:rPr>
          <w:rFonts w:ascii="David" w:eastAsia="Times New Roman" w:hAnsi="David" w:cs="David"/>
          <w:sz w:val="24"/>
          <w:szCs w:val="24"/>
          <w:lang w:val="en-US"/>
        </w:rPr>
        <w:t xml:space="preserve">If a node fails to receive an expected ACK from a neighboring peer after its retry threshold, it refrains from triggering an immediate network reset. </w:t>
      </w:r>
    </w:p>
    <w:p w14:paraId="50F408F3" w14:textId="77777777" w:rsidR="00A03FAA" w:rsidRPr="00C22780" w:rsidRDefault="00A03FAA">
      <w:pPr>
        <w:numPr>
          <w:ilvl w:val="0"/>
          <w:numId w:val="58"/>
        </w:numPr>
        <w:shd w:val="clear" w:color="auto" w:fill="FFFFFF"/>
        <w:spacing w:before="240" w:after="240"/>
        <w:jc w:val="left"/>
        <w:rPr>
          <w:rFonts w:ascii="David" w:eastAsia="Times New Roman" w:hAnsi="David" w:cs="David"/>
          <w:sz w:val="24"/>
          <w:szCs w:val="24"/>
          <w:lang w:val="en-US"/>
        </w:rPr>
        <w:pPrChange w:id="706" w:author="Yoni Grinberg" w:date="2026-07-15T22:42:00Z" w16du:dateUtc="2026-07-15T19:42:00Z">
          <w:pPr>
            <w:numPr>
              <w:numId w:val="58"/>
            </w:numPr>
            <w:shd w:val="clear" w:color="auto" w:fill="FFFFFF"/>
            <w:tabs>
              <w:tab w:val="num" w:pos="1440"/>
            </w:tabs>
            <w:spacing w:before="240" w:after="240"/>
            <w:ind w:left="1080" w:hanging="360"/>
            <w:jc w:val="left"/>
          </w:pPr>
        </w:pPrChange>
      </w:pPr>
      <w:r w:rsidRPr="00C22780">
        <w:rPr>
          <w:rFonts w:ascii="David" w:eastAsia="Times New Roman" w:hAnsi="David" w:cs="David"/>
          <w:sz w:val="24"/>
          <w:szCs w:val="24"/>
          <w:lang w:val="en-US"/>
        </w:rPr>
        <w:lastRenderedPageBreak/>
        <w:t xml:space="preserve">The node suspends its active worker and opens an unguided listening window, capturing all raw 16-FSK data frames floating across the shared acoustic medium. </w:t>
      </w:r>
    </w:p>
    <w:p w14:paraId="3D082706" w14:textId="77777777" w:rsidR="00A03FAA" w:rsidRPr="00C22780" w:rsidRDefault="00A03FAA">
      <w:pPr>
        <w:numPr>
          <w:ilvl w:val="0"/>
          <w:numId w:val="58"/>
        </w:numPr>
        <w:shd w:val="clear" w:color="auto" w:fill="FFFFFF"/>
        <w:spacing w:before="240" w:after="240"/>
        <w:jc w:val="left"/>
        <w:rPr>
          <w:rFonts w:ascii="David" w:eastAsia="Times New Roman" w:hAnsi="David" w:cs="David"/>
          <w:sz w:val="24"/>
          <w:szCs w:val="24"/>
          <w:lang w:val="en-US"/>
        </w:rPr>
        <w:pPrChange w:id="707" w:author="Yoni Grinberg" w:date="2026-07-15T22:42:00Z" w16du:dateUtc="2026-07-15T19:42:00Z">
          <w:pPr>
            <w:numPr>
              <w:numId w:val="58"/>
            </w:numPr>
            <w:shd w:val="clear" w:color="auto" w:fill="FFFFFF"/>
            <w:tabs>
              <w:tab w:val="num" w:pos="1440"/>
            </w:tabs>
            <w:spacing w:before="240" w:after="240"/>
            <w:ind w:left="1080" w:hanging="360"/>
            <w:jc w:val="left"/>
          </w:pPr>
        </w:pPrChange>
      </w:pPr>
      <w:r w:rsidRPr="00C22780">
        <w:rPr>
          <w:rFonts w:ascii="David" w:eastAsia="Times New Roman" w:hAnsi="David" w:cs="David"/>
          <w:sz w:val="24"/>
          <w:szCs w:val="24"/>
          <w:lang w:val="en-US"/>
        </w:rPr>
        <w:t xml:space="preserve">Since every standard data frame explicitly includes the Short IDs of the active routing path in Bytes 1–5, the listening node scans these overheard headers. </w:t>
      </w:r>
    </w:p>
    <w:p w14:paraId="7CCDD55C" w14:textId="77777777" w:rsidR="00A03FAA" w:rsidRPr="00C22780" w:rsidRDefault="00A03FAA">
      <w:pPr>
        <w:numPr>
          <w:ilvl w:val="0"/>
          <w:numId w:val="58"/>
        </w:numPr>
        <w:shd w:val="clear" w:color="auto" w:fill="FFFFFF"/>
        <w:spacing w:before="240" w:after="240"/>
        <w:jc w:val="left"/>
        <w:rPr>
          <w:rFonts w:ascii="David" w:eastAsia="Times New Roman" w:hAnsi="David" w:cs="David"/>
          <w:sz w:val="24"/>
          <w:szCs w:val="24"/>
          <w:lang w:val="en-US"/>
        </w:rPr>
        <w:pPrChange w:id="708" w:author="Yoni Grinberg" w:date="2026-07-15T22:42:00Z" w16du:dateUtc="2026-07-15T19:42:00Z">
          <w:pPr>
            <w:numPr>
              <w:numId w:val="58"/>
            </w:numPr>
            <w:shd w:val="clear" w:color="auto" w:fill="FFFFFF"/>
            <w:tabs>
              <w:tab w:val="num" w:pos="1440"/>
            </w:tabs>
            <w:spacing w:before="240" w:after="240"/>
            <w:ind w:left="1080" w:hanging="360"/>
            <w:jc w:val="left"/>
          </w:pPr>
        </w:pPrChange>
      </w:pPr>
      <w:r w:rsidRPr="00C22780">
        <w:rPr>
          <w:rFonts w:ascii="David" w:eastAsia="Times New Roman" w:hAnsi="David" w:cs="David"/>
          <w:sz w:val="24"/>
          <w:szCs w:val="24"/>
          <w:lang w:val="en-US"/>
        </w:rPr>
        <w:t xml:space="preserve">If the silent node's ID is detected within any frame (even those addressed to third-party nodes), it proves the device is alive and transmitting; the issue is marked as a localized link degradation. </w:t>
      </w:r>
    </w:p>
    <w:p w14:paraId="7F7F35DC" w14:textId="77777777" w:rsidR="00A03FAA" w:rsidRPr="00C22780" w:rsidRDefault="00A03FAA">
      <w:pPr>
        <w:numPr>
          <w:ilvl w:val="0"/>
          <w:numId w:val="58"/>
        </w:numPr>
        <w:shd w:val="clear" w:color="auto" w:fill="FFFFFF"/>
        <w:spacing w:before="240" w:after="240"/>
        <w:jc w:val="left"/>
        <w:rPr>
          <w:rFonts w:ascii="David" w:eastAsia="Times New Roman" w:hAnsi="David" w:cs="David"/>
          <w:sz w:val="24"/>
          <w:szCs w:val="24"/>
          <w:lang w:val="en-US"/>
        </w:rPr>
        <w:pPrChange w:id="709" w:author="Yoni Grinberg" w:date="2026-07-15T22:42:00Z" w16du:dateUtc="2026-07-15T19:42:00Z">
          <w:pPr>
            <w:numPr>
              <w:numId w:val="58"/>
            </w:numPr>
            <w:shd w:val="clear" w:color="auto" w:fill="FFFFFF"/>
            <w:tabs>
              <w:tab w:val="num" w:pos="1440"/>
            </w:tabs>
            <w:spacing w:before="240" w:after="240"/>
            <w:ind w:left="1080" w:hanging="360"/>
            <w:jc w:val="left"/>
          </w:pPr>
        </w:pPrChange>
      </w:pPr>
      <w:r w:rsidRPr="00C22780">
        <w:rPr>
          <w:rFonts w:ascii="David" w:eastAsia="Times New Roman" w:hAnsi="David" w:cs="David"/>
          <w:sz w:val="24"/>
          <w:szCs w:val="24"/>
          <w:lang w:val="en-US"/>
        </w:rPr>
        <w:t xml:space="preserve">If the passive listening timer expires and the target ID has completely vanished from the air, a definitive Disconnection is declared. The detecting node instantly fires a 20 kHz Discovery tone on the Control Channel, wiping the stale topology tables and forcing an automatic network rebuild. </w:t>
      </w:r>
    </w:p>
    <w:p w14:paraId="4E423A79" w14:textId="028512AD" w:rsidR="00A03FAA" w:rsidRPr="00C22780"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.4 Mathematical Timing Analysis and Network Convergence Budget</w:t>
      </w:r>
    </w:p>
    <w:p w14:paraId="5DCA100B"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ms duration window), a complete 8-byte (64-bit) data packet requires exactly 1.6 seconds of physical airtime. </w:t>
      </w:r>
    </w:p>
    <w:p w14:paraId="2BD658E7"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Conversely, a continuous control tone (DISCOVERY/BUSY/ACK) requires only 300 ms to establish high-confidence energy integration inside the receiver's FFT bins.</w:t>
      </w:r>
    </w:p>
    <w:p w14:paraId="103D7A1B" w14:textId="77777777" w:rsidR="000949F3" w:rsidRPr="008A45AC" w:rsidRDefault="000949F3" w:rsidP="007E54A5">
      <w:pPr>
        <w:shd w:val="clear" w:color="auto" w:fill="FFFFFF"/>
        <w:spacing w:before="240" w:after="240"/>
        <w:ind w:right="580"/>
        <w:jc w:val="left"/>
        <w:rPr>
          <w:rFonts w:ascii="David" w:eastAsia="Times New Roman" w:hAnsi="David" w:cs="David"/>
          <w:sz w:val="24"/>
          <w:szCs w:val="24"/>
          <w:lang w:val="en-US"/>
        </w:rPr>
      </w:pPr>
    </w:p>
    <w:p w14:paraId="1DBB777C" w14:textId="090E46A4" w:rsidR="000562F9" w:rsidRPr="008A45AC" w:rsidRDefault="00E63755" w:rsidP="007E54A5">
      <w:pPr>
        <w:shd w:val="clear" w:color="auto" w:fill="FFFFFF"/>
        <w:spacing w:before="240" w:after="240"/>
        <w:ind w:right="580"/>
        <w:jc w:val="left"/>
        <w:rPr>
          <w:rFonts w:ascii="David" w:eastAsia="Times New Roman" w:hAnsi="David" w:cs="David"/>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00EA71C1">
        <w:rPr>
          <w:rFonts w:ascii="David" w:hAnsi="David" w:cs="David"/>
          <w:b/>
          <w:bCs/>
          <w:sz w:val="32"/>
          <w:szCs w:val="32"/>
          <w:lang w:val="en-US"/>
        </w:rPr>
        <w:t>5</w:t>
      </w:r>
      <w:r w:rsidR="00DA341C" w:rsidRPr="008A45AC">
        <w:rPr>
          <w:rFonts w:ascii="David" w:eastAsia="Times New Roman" w:hAnsi="David" w:cs="David"/>
          <w:sz w:val="32"/>
          <w:szCs w:val="32"/>
          <w:lang w:val="en-US"/>
        </w:rPr>
        <w:t xml:space="preserve">. </w:t>
      </w:r>
      <w:commentRangeStart w:id="710"/>
      <w:commentRangeEnd w:id="710"/>
      <w:r w:rsidR="00AB72B0" w:rsidRPr="00385ED3">
        <w:rPr>
          <w:rStyle w:val="CommentReference"/>
          <w:rFonts w:ascii="David" w:eastAsia="Times New Roman" w:hAnsi="David" w:cs="David"/>
          <w:b/>
          <w:bCs/>
          <w:sz w:val="32"/>
          <w:szCs w:val="32"/>
          <w:lang w:val="en-US"/>
        </w:rPr>
        <w:commentReference w:id="710"/>
      </w:r>
      <w:r w:rsidR="00E24B12" w:rsidRPr="00385ED3">
        <w:rPr>
          <w:rFonts w:ascii="David" w:eastAsia="Times New Roman" w:hAnsi="David" w:cs="David"/>
          <w:b/>
          <w:bCs/>
          <w:sz w:val="32"/>
          <w:szCs w:val="32"/>
          <w:lang w:val="en-US"/>
        </w:rPr>
        <w:t>EXPECTED RESULTS</w:t>
      </w:r>
      <w:r w:rsidR="00E92C01" w:rsidRPr="00385ED3">
        <w:rPr>
          <w:rFonts w:ascii="David" w:eastAsia="Times New Roman" w:hAnsi="David" w:cs="David"/>
          <w:b/>
          <w:bCs/>
          <w:sz w:val="32"/>
          <w:szCs w:val="32"/>
          <w:lang w:val="en-US"/>
        </w:rPr>
        <w:t xml:space="preserve"> and REALITY</w:t>
      </w:r>
    </w:p>
    <w:p w14:paraId="3BE39C40" w14:textId="66B4ABE5" w:rsidR="000562F9" w:rsidRPr="008A45AC" w:rsidRDefault="000562F9" w:rsidP="007E54A5">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primary objective of this project </w:t>
      </w:r>
      <w:r w:rsidR="00FC5373">
        <w:rPr>
          <w:rFonts w:ascii="David" w:eastAsia="Times New Roman" w:hAnsi="David" w:cs="David"/>
          <w:sz w:val="24"/>
          <w:szCs w:val="24"/>
          <w:lang w:val="en-US"/>
        </w:rPr>
        <w:t>was</w:t>
      </w:r>
      <w:r w:rsidR="00FC5373" w:rsidRPr="008A45AC">
        <w:rPr>
          <w:rFonts w:ascii="David" w:eastAsia="Times New Roman" w:hAnsi="David" w:cs="David"/>
          <w:sz w:val="24"/>
          <w:szCs w:val="24"/>
          <w:lang w:val="en-US"/>
        </w:rPr>
        <w:t xml:space="preserve"> </w:t>
      </w:r>
      <w:r w:rsidRPr="008A45AC">
        <w:rPr>
          <w:rFonts w:ascii="David" w:eastAsia="Times New Roman" w:hAnsi="David" w:cs="David"/>
          <w:sz w:val="24"/>
          <w:szCs w:val="24"/>
          <w:lang w:val="en-US"/>
        </w:rPr>
        <w:t>to design and implement a fully functional acoustic communication network, utilizing ultrasonic waves as the physical transmission medium.</w:t>
      </w:r>
    </w:p>
    <w:p w14:paraId="25EE12AD" w14:textId="7F340ED9" w:rsidR="000562F9" w:rsidRPr="008A45AC" w:rsidRDefault="00FC5373" w:rsidP="007E54A5">
      <w:pPr>
        <w:shd w:val="clear" w:color="auto" w:fill="FFFFFF"/>
        <w:spacing w:before="240" w:after="240"/>
        <w:ind w:left="1083" w:right="580"/>
        <w:jc w:val="left"/>
        <w:rPr>
          <w:rFonts w:ascii="David" w:eastAsia="Times New Roman" w:hAnsi="David" w:cs="David"/>
          <w:sz w:val="24"/>
          <w:szCs w:val="24"/>
          <w:lang w:val="en-US"/>
        </w:rPr>
      </w:pPr>
      <w:r>
        <w:rPr>
          <w:rFonts w:ascii="David" w:eastAsia="Times New Roman" w:hAnsi="David" w:cs="David"/>
          <w:sz w:val="24"/>
          <w:szCs w:val="24"/>
          <w:lang w:val="en-US"/>
        </w:rPr>
        <w:t>In fact, t</w:t>
      </w:r>
      <w:r w:rsidRPr="008A45AC">
        <w:rPr>
          <w:rFonts w:ascii="David" w:eastAsia="Times New Roman" w:hAnsi="David" w:cs="David"/>
          <w:sz w:val="24"/>
          <w:szCs w:val="24"/>
          <w:lang w:val="en-US"/>
        </w:rPr>
        <w:t xml:space="preserve">he </w:t>
      </w:r>
      <w:r w:rsidR="000562F9" w:rsidRPr="008A45AC">
        <w:rPr>
          <w:rFonts w:ascii="David" w:eastAsia="Times New Roman" w:hAnsi="David" w:cs="David"/>
          <w:sz w:val="24"/>
          <w:szCs w:val="24"/>
          <w:lang w:val="en-US"/>
        </w:rPr>
        <w:t xml:space="preserve">system is </w:t>
      </w:r>
      <w:r w:rsidR="00C9535E" w:rsidRPr="008A45AC">
        <w:rPr>
          <w:rFonts w:ascii="David" w:eastAsia="Times New Roman" w:hAnsi="David" w:cs="David"/>
          <w:sz w:val="24"/>
          <w:szCs w:val="24"/>
          <w:lang w:val="en-US"/>
        </w:rPr>
        <w:t>created</w:t>
      </w:r>
      <w:r w:rsidR="000562F9"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p>
    <w:p w14:paraId="394F3F01" w14:textId="77777777" w:rsidR="000562F9" w:rsidRPr="00FA5892" w:rsidRDefault="000562F9" w:rsidP="007E54A5">
      <w:pPr>
        <w:shd w:val="clear" w:color="auto" w:fill="FFFFFF"/>
        <w:spacing w:before="240" w:after="240"/>
        <w:ind w:left="1083" w:right="580"/>
        <w:jc w:val="left"/>
        <w:rPr>
          <w:rFonts w:ascii="David" w:eastAsia="Times New Roman" w:hAnsi="David" w:cs="David"/>
          <w:b/>
          <w:bCs/>
          <w:sz w:val="24"/>
          <w:szCs w:val="24"/>
          <w:u w:val="single"/>
          <w:lang w:val="en-US"/>
        </w:rPr>
      </w:pPr>
      <w:r w:rsidRPr="00FA5892">
        <w:rPr>
          <w:rFonts w:ascii="David" w:eastAsia="Times New Roman" w:hAnsi="David" w:cs="David"/>
          <w:b/>
          <w:bCs/>
          <w:sz w:val="24"/>
          <w:szCs w:val="24"/>
          <w:u w:val="single"/>
          <w:lang w:val="en-US"/>
        </w:rPr>
        <w:t>Key Technical Specifications:</w:t>
      </w:r>
    </w:p>
    <w:p w14:paraId="3030E022" w14:textId="6537B748" w:rsidR="000562F9" w:rsidRPr="00FA5892" w:rsidRDefault="000562F9" w:rsidP="007E54A5">
      <w:pPr>
        <w:pStyle w:val="ListParagraph"/>
        <w:numPr>
          <w:ilvl w:val="0"/>
          <w:numId w:val="52"/>
        </w:numPr>
        <w:shd w:val="clear" w:color="auto" w:fill="FFFFFF"/>
        <w:spacing w:before="240" w:after="24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Protocol</w:t>
      </w:r>
      <w:r w:rsidRPr="00FA5892">
        <w:rPr>
          <w:rFonts w:ascii="David" w:eastAsia="Times New Roman" w:hAnsi="David" w:cs="David"/>
          <w:sz w:val="24"/>
          <w:szCs w:val="24"/>
          <w:lang w:val="en-US"/>
        </w:rPr>
        <w:t>: The Data Link Layer implements a collision avoidance mechanism based on the RTS/CTS (Request to Send / Clear to Send) handshake protocol to ensure reliable data delivery.</w:t>
      </w:r>
    </w:p>
    <w:p w14:paraId="5E1338DD" w14:textId="77777777" w:rsidR="000562F9" w:rsidRPr="00FA5892" w:rsidRDefault="000562F9" w:rsidP="007E54A5">
      <w:pPr>
        <w:pStyle w:val="ListParagraph"/>
        <w:numPr>
          <w:ilvl w:val="0"/>
          <w:numId w:val="52"/>
        </w:numPr>
        <w:shd w:val="clear" w:color="auto" w:fill="FFFFFF"/>
        <w:spacing w:before="240" w:after="24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Capacity &amp; Range</w:t>
      </w:r>
      <w:r w:rsidRPr="00FA5892">
        <w:rPr>
          <w:rFonts w:ascii="David" w:eastAsia="Times New Roman" w:hAnsi="David" w:cs="David"/>
          <w:sz w:val="24"/>
          <w:szCs w:val="24"/>
          <w:lang w:val="en-US"/>
        </w:rPr>
        <w:t>: The network is designed to support a cluster of at least 3 concurrent nodes within an optimal effective radius of 2 meters.</w:t>
      </w:r>
    </w:p>
    <w:p w14:paraId="22795F30" w14:textId="77777777" w:rsidR="000562F9" w:rsidRDefault="000562F9" w:rsidP="007E54A5">
      <w:pPr>
        <w:pStyle w:val="ListParagraph"/>
        <w:numPr>
          <w:ilvl w:val="0"/>
          <w:numId w:val="52"/>
        </w:numPr>
        <w:shd w:val="clear" w:color="auto" w:fill="FFFFFF"/>
        <w:spacing w:before="240" w:after="240"/>
        <w:ind w:left="1443" w:right="58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Topology</w:t>
      </w:r>
      <w:r w:rsidRPr="00FA5892">
        <w:rPr>
          <w:rFonts w:ascii="David" w:eastAsia="Times New Roman" w:hAnsi="David" w:cs="David"/>
          <w:sz w:val="24"/>
          <w:szCs w:val="24"/>
          <w:lang w:val="en-US"/>
        </w:rPr>
        <w:t>: The system supports a many-to-many communication architecture, managing data transfer from multiple emitters to multiple recipients simultaneously.</w:t>
      </w:r>
    </w:p>
    <w:p w14:paraId="221BC731" w14:textId="77777777" w:rsidR="005018B5" w:rsidRPr="006B4AED" w:rsidRDefault="005018B5" w:rsidP="007E54A5">
      <w:pPr>
        <w:shd w:val="clear" w:color="auto" w:fill="FFFFFF"/>
        <w:spacing w:before="240" w:after="240"/>
        <w:ind w:left="1083" w:right="580"/>
        <w:jc w:val="left"/>
        <w:rPr>
          <w:rFonts w:ascii="David" w:eastAsia="Times New Roman" w:hAnsi="David" w:cs="David"/>
          <w:sz w:val="24"/>
          <w:szCs w:val="24"/>
          <w:lang w:val="en-US"/>
        </w:rPr>
      </w:pPr>
    </w:p>
    <w:p w14:paraId="59BA78AD" w14:textId="74D3BFA7" w:rsidR="0003545A" w:rsidRPr="0003545A" w:rsidRDefault="00E63755" w:rsidP="007E54A5">
      <w:pPr>
        <w:shd w:val="clear" w:color="auto" w:fill="FFFFFF"/>
        <w:spacing w:before="240" w:after="240"/>
        <w:ind w:right="580"/>
        <w:jc w:val="left"/>
        <w:rPr>
          <w:ins w:id="711" w:author="Yoni Grinberg" w:date="2026-07-02T15:49:00Z"/>
          <w:rFonts w:ascii="David" w:eastAsia="Times New Roman" w:hAnsi="David" w:cs="David"/>
          <w:sz w:val="32"/>
          <w:szCs w:val="32"/>
          <w:lang w:val="en-US"/>
        </w:rPr>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6</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ins w:id="712" w:author="Yoni Grinberg" w:date="2026-07-02T15:49:00Z">
        <w:r w:rsidR="0003545A" w:rsidRPr="0003545A">
          <w:rPr>
            <w:rFonts w:ascii="David" w:eastAsia="Times New Roman" w:hAnsi="David" w:cs="David"/>
            <w:noProof/>
            <w:sz w:val="32"/>
            <w:szCs w:val="32"/>
            <w:lang w:val="en-US"/>
          </w:rPr>
          <w:drawing>
            <wp:inline distT="0" distB="0" distL="0" distR="0" wp14:anchorId="68608425" wp14:editId="2111798A">
              <wp:extent cx="7507189" cy="6634163"/>
              <wp:effectExtent l="0" t="1588" r="0" b="0"/>
              <wp:docPr id="147103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7516337" cy="6642247"/>
                      </a:xfrm>
                      <a:prstGeom prst="rect">
                        <a:avLst/>
                      </a:prstGeom>
                      <a:noFill/>
                      <a:ln>
                        <a:noFill/>
                      </a:ln>
                    </pic:spPr>
                  </pic:pic>
                </a:graphicData>
              </a:graphic>
            </wp:inline>
          </w:drawing>
        </w:r>
      </w:ins>
    </w:p>
    <w:p w14:paraId="73D2CCEF" w14:textId="6FD84429" w:rsidR="00EF0143" w:rsidRPr="008A45AC" w:rsidRDefault="00EF0143" w:rsidP="007E54A5">
      <w:pPr>
        <w:shd w:val="clear" w:color="auto" w:fill="FFFFFF"/>
        <w:spacing w:before="240" w:after="240"/>
        <w:ind w:right="580"/>
        <w:jc w:val="left"/>
        <w:rPr>
          <w:rFonts w:ascii="David" w:eastAsia="Times New Roman" w:hAnsi="David" w:cs="David" w:hint="cs"/>
          <w:sz w:val="24"/>
          <w:szCs w:val="24"/>
          <w:rtl/>
          <w:lang w:val="en-US"/>
        </w:rPr>
      </w:pPr>
    </w:p>
    <w:p w14:paraId="7C9EBB4C" w14:textId="7F0CD486" w:rsidR="00E24B12" w:rsidRPr="008A45AC" w:rsidRDefault="001E5EC8" w:rsidP="007E54A5">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9</w:t>
      </w:r>
      <w:r w:rsidRPr="008A45AC">
        <w:rPr>
          <w:rFonts w:ascii="David" w:eastAsia="Times New Roman" w:hAnsi="David" w:cs="David"/>
          <w:sz w:val="24"/>
          <w:szCs w:val="24"/>
          <w:lang w:val="en-US"/>
        </w:rPr>
        <w:t xml:space="preserve">: </w:t>
      </w:r>
      <w:r w:rsidR="00EF0143" w:rsidRPr="008A45AC">
        <w:rPr>
          <w:rFonts w:ascii="David" w:eastAsia="Times New Roman" w:hAnsi="David" w:cs="David"/>
          <w:sz w:val="24"/>
          <w:szCs w:val="24"/>
          <w:lang w:val="en-US"/>
        </w:rPr>
        <w:t>Use Case: Many-to-Many Interaction and Messaging Protocol</w:t>
      </w:r>
    </w:p>
    <w:p w14:paraId="33F70FDD" w14:textId="2BBB02D0" w:rsidR="005336DC" w:rsidRPr="005336DC" w:rsidRDefault="005336DC" w:rsidP="005336DC">
      <w:pPr>
        <w:shd w:val="clear" w:color="auto" w:fill="FFFFFF"/>
        <w:spacing w:before="240" w:after="240"/>
        <w:ind w:right="580"/>
        <w:jc w:val="center"/>
        <w:rPr>
          <w:ins w:id="713" w:author="Yoni Grinberg" w:date="2026-07-15T22:51:00Z"/>
          <w:rFonts w:ascii="David" w:eastAsia="Times New Roman" w:hAnsi="David" w:cs="David"/>
          <w:lang w:val="en-US"/>
        </w:rPr>
      </w:pPr>
      <w:ins w:id="714" w:author="Yoni Grinberg" w:date="2026-07-15T22:51:00Z" w16du:dateUtc="2026-07-15T19:51:00Z">
        <w:r w:rsidRPr="005336DC">
          <w:rPr>
            <w:rFonts w:ascii="Times New Roman" w:eastAsia="Times New Roman" w:hAnsi="Times New Roman" w:cs="Times New Roman"/>
            <w:sz w:val="24"/>
            <w:szCs w:val="24"/>
            <w:lang w:val="en-US"/>
          </w:rPr>
          <w:lastRenderedPageBreak/>
          <w:t xml:space="preserve"> </w:t>
        </w:r>
      </w:ins>
      <w:ins w:id="715" w:author="Yoni Grinberg" w:date="2026-07-15T22:51:00Z">
        <w:r w:rsidRPr="005336DC">
          <w:rPr>
            <w:rFonts w:ascii="David" w:eastAsia="Times New Roman" w:hAnsi="David" w:cs="David"/>
            <w:noProof/>
            <w:lang w:val="en-US"/>
          </w:rPr>
          <w:drawing>
            <wp:inline distT="0" distB="0" distL="0" distR="0" wp14:anchorId="38230EAF" wp14:editId="3CD6EB1D">
              <wp:extent cx="7938398" cy="3633685"/>
              <wp:effectExtent l="0" t="317" r="5397" b="5398"/>
              <wp:docPr id="865490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7952542" cy="3640159"/>
                      </a:xfrm>
                      <a:prstGeom prst="rect">
                        <a:avLst/>
                      </a:prstGeom>
                      <a:noFill/>
                      <a:ln>
                        <a:noFill/>
                      </a:ln>
                    </pic:spPr>
                  </pic:pic>
                </a:graphicData>
              </a:graphic>
            </wp:inline>
          </w:drawing>
        </w:r>
      </w:ins>
    </w:p>
    <w:p w14:paraId="37F70636" w14:textId="28286548" w:rsidR="00FB6008" w:rsidRPr="008A45AC" w:rsidRDefault="00FB6008">
      <w:pPr>
        <w:shd w:val="clear" w:color="auto" w:fill="FFFFFF"/>
        <w:spacing w:before="240" w:after="240"/>
        <w:ind w:right="580"/>
        <w:jc w:val="center"/>
        <w:rPr>
          <w:rFonts w:ascii="David" w:eastAsia="Times New Roman" w:hAnsi="David" w:cs="David"/>
          <w:sz w:val="24"/>
          <w:szCs w:val="24"/>
          <w:lang w:val="en-US"/>
        </w:rPr>
        <w:pPrChange w:id="716" w:author="Yoni Grinberg" w:date="2026-07-15T22:12:00Z" w16du:dateUtc="2026-07-15T19:12:00Z">
          <w:pPr>
            <w:shd w:val="clear" w:color="auto" w:fill="FFFFFF"/>
            <w:spacing w:after="120"/>
            <w:ind w:right="580"/>
            <w:jc w:val="center"/>
          </w:pPr>
        </w:pPrChange>
      </w:pPr>
    </w:p>
    <w:p w14:paraId="1A5E0C42" w14:textId="153E3856" w:rsidR="00FB6008" w:rsidRPr="008A45AC" w:rsidRDefault="001E5EC8">
      <w:pPr>
        <w:shd w:val="clear" w:color="auto" w:fill="FFFFFF"/>
        <w:spacing w:before="240" w:after="240"/>
        <w:ind w:right="580"/>
        <w:jc w:val="left"/>
        <w:rPr>
          <w:rFonts w:ascii="David" w:eastAsia="Times New Roman" w:hAnsi="David" w:cs="David"/>
          <w:sz w:val="24"/>
          <w:szCs w:val="24"/>
          <w:rtl/>
          <w:lang w:val="en-US"/>
        </w:rPr>
        <w:pPrChange w:id="717" w:author="Yoni Grinberg" w:date="2026-07-15T22:12:00Z" w16du:dateUtc="2026-07-15T19:12:00Z">
          <w:pPr>
            <w:shd w:val="clear" w:color="auto" w:fill="FFFFFF"/>
            <w:spacing w:after="120"/>
            <w:ind w:right="580"/>
            <w:jc w:val="left"/>
          </w:pPr>
        </w:pPrChange>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10</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Class Diagram: Structural Design of the </w:t>
      </w:r>
      <w:del w:id="718" w:author="Yoni Grinberg" w:date="2026-07-15T22:54:00Z" w16du:dateUtc="2026-07-15T19:54:00Z">
        <w:r w:rsidR="00FB6008" w:rsidRPr="008A45AC" w:rsidDel="005336DC">
          <w:rPr>
            <w:rFonts w:ascii="David" w:eastAsia="Times New Roman" w:hAnsi="David" w:cs="David"/>
            <w:sz w:val="24"/>
            <w:szCs w:val="24"/>
            <w:lang w:val="en-US"/>
          </w:rPr>
          <w:delText>CSMA/CA and Signal Processing Layers</w:delText>
        </w:r>
      </w:del>
      <w:ins w:id="719" w:author="Yoni Grinberg" w:date="2026-07-15T22:54:00Z" w16du:dateUtc="2026-07-15T19:54:00Z">
        <w:r w:rsidR="005336DC">
          <w:rPr>
            <w:rFonts w:ascii="David" w:eastAsia="Times New Roman" w:hAnsi="David" w:cs="David"/>
            <w:sz w:val="24"/>
            <w:szCs w:val="24"/>
            <w:lang w:val="en-US"/>
          </w:rPr>
          <w:t>entire System</w:t>
        </w:r>
      </w:ins>
    </w:p>
    <w:p w14:paraId="02578800" w14:textId="66C58829" w:rsidR="005316F9" w:rsidRPr="008A45AC" w:rsidRDefault="00777F04">
      <w:pPr>
        <w:shd w:val="clear" w:color="auto" w:fill="FFFFFF"/>
        <w:spacing w:before="240" w:after="240"/>
        <w:ind w:left="1083" w:right="580"/>
        <w:jc w:val="left"/>
        <w:rPr>
          <w:rFonts w:ascii="David" w:eastAsia="Times New Roman" w:hAnsi="David" w:cs="David"/>
          <w:sz w:val="24"/>
          <w:szCs w:val="24"/>
          <w:rtl/>
          <w:lang w:val="en-US"/>
        </w:rPr>
        <w:pPrChange w:id="720" w:author="Yoni Grinberg" w:date="2026-07-15T22:12:00Z" w16du:dateUtc="2026-07-15T19:12:00Z">
          <w:pPr>
            <w:shd w:val="clear" w:color="auto" w:fill="FFFFFF"/>
            <w:spacing w:after="120"/>
            <w:ind w:left="1083" w:right="580"/>
            <w:jc w:val="left"/>
          </w:pPr>
        </w:pPrChange>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20D2771" w:rsidR="005B7E88" w:rsidRPr="008A45AC" w:rsidRDefault="001E5EC8">
      <w:pPr>
        <w:shd w:val="clear" w:color="auto" w:fill="FFFFFF"/>
        <w:spacing w:before="240" w:after="240"/>
        <w:ind w:left="1083" w:right="580"/>
        <w:jc w:val="left"/>
        <w:rPr>
          <w:rFonts w:ascii="David" w:eastAsia="Times New Roman" w:hAnsi="David" w:cs="David"/>
          <w:sz w:val="24"/>
          <w:szCs w:val="24"/>
          <w:lang w:val="en-US"/>
        </w:rPr>
        <w:pPrChange w:id="721" w:author="Yoni Grinberg" w:date="2026-07-15T22:12:00Z" w16du:dateUtc="2026-07-15T19:12:00Z">
          <w:pPr>
            <w:shd w:val="clear" w:color="auto" w:fill="FFFFFF"/>
            <w:spacing w:after="120"/>
            <w:ind w:left="1083" w:right="580"/>
            <w:jc w:val="left"/>
          </w:pPr>
        </w:pPrChange>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11</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pPr>
        <w:shd w:val="clear" w:color="auto" w:fill="FFFFFF"/>
        <w:spacing w:before="240" w:after="240"/>
        <w:ind w:left="1083" w:right="580"/>
        <w:jc w:val="left"/>
        <w:rPr>
          <w:rFonts w:ascii="David" w:eastAsia="Times New Roman" w:hAnsi="David" w:cs="David"/>
          <w:lang w:val="en-US"/>
        </w:rPr>
        <w:pPrChange w:id="722" w:author="Yoni Grinberg" w:date="2026-07-15T22:12:00Z" w16du:dateUtc="2026-07-15T19:12:00Z">
          <w:pPr>
            <w:shd w:val="clear" w:color="auto" w:fill="FFFFFF"/>
            <w:spacing w:after="120"/>
            <w:ind w:left="1083" w:right="580"/>
            <w:jc w:val="left"/>
          </w:pPr>
        </w:pPrChange>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1035821F">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E57E9D8" w:rsidR="005B7E88" w:rsidRPr="008A45AC" w:rsidRDefault="001E5EC8">
      <w:pPr>
        <w:shd w:val="clear" w:color="auto" w:fill="FFFFFF"/>
        <w:spacing w:before="240" w:after="240"/>
        <w:ind w:left="1083" w:right="580"/>
        <w:jc w:val="left"/>
        <w:rPr>
          <w:rFonts w:ascii="David" w:eastAsia="Times New Roman" w:hAnsi="David" w:cs="David"/>
          <w:sz w:val="24"/>
          <w:szCs w:val="24"/>
          <w:lang w:val="en-US"/>
        </w:rPr>
        <w:pPrChange w:id="723" w:author="Yoni Grinberg" w:date="2026-07-15T22:12:00Z" w16du:dateUtc="2026-07-15T19:12:00Z">
          <w:pPr>
            <w:shd w:val="clear" w:color="auto" w:fill="FFFFFF"/>
            <w:spacing w:after="120"/>
            <w:ind w:left="1083" w:right="580"/>
            <w:jc w:val="left"/>
          </w:pPr>
        </w:pPrChange>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12</w:t>
      </w:r>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pPr>
        <w:shd w:val="clear" w:color="auto" w:fill="FFFFFF"/>
        <w:spacing w:before="240" w:after="240"/>
        <w:ind w:left="1083" w:right="580"/>
        <w:jc w:val="left"/>
        <w:rPr>
          <w:rFonts w:ascii="David" w:eastAsia="Times New Roman" w:hAnsi="David" w:cs="David"/>
          <w:sz w:val="24"/>
          <w:szCs w:val="24"/>
          <w:lang w:val="en-US"/>
        </w:rPr>
        <w:pPrChange w:id="724" w:author="Yoni Grinberg" w:date="2026-07-15T22:12:00Z" w16du:dateUtc="2026-07-15T19:12:00Z">
          <w:pPr>
            <w:shd w:val="clear" w:color="auto" w:fill="FFFFFF"/>
            <w:spacing w:after="120"/>
            <w:ind w:left="1083" w:right="580"/>
            <w:jc w:val="left"/>
          </w:pPr>
        </w:pPrChange>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506FE2E4" w:rsidR="0002732D" w:rsidRPr="008A45AC" w:rsidRDefault="0002732D">
      <w:pPr>
        <w:shd w:val="clear" w:color="auto" w:fill="FFFFFF"/>
        <w:spacing w:before="240" w:after="240"/>
        <w:ind w:left="1080" w:right="580"/>
        <w:jc w:val="left"/>
        <w:rPr>
          <w:rFonts w:ascii="David" w:eastAsia="Times New Roman" w:hAnsi="David" w:cs="David"/>
          <w:sz w:val="24"/>
          <w:szCs w:val="24"/>
          <w:lang w:val="en-US"/>
        </w:rPr>
        <w:pPrChange w:id="725" w:author="Yoni Grinberg" w:date="2026-07-15T22:12:00Z" w16du:dateUtc="2026-07-15T19:12:00Z">
          <w:pPr>
            <w:shd w:val="clear" w:color="auto" w:fill="FFFFFF"/>
            <w:spacing w:after="120"/>
            <w:ind w:left="1080" w:right="580"/>
            <w:jc w:val="left"/>
          </w:pPr>
        </w:pPrChange>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13</w:t>
      </w:r>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F36DB3">
      <w:pPr>
        <w:shd w:val="clear" w:color="auto" w:fill="FFFFFF"/>
        <w:spacing w:before="240" w:after="240"/>
        <w:ind w:left="1080" w:right="580"/>
        <w:jc w:val="center"/>
        <w:rPr>
          <w:rFonts w:ascii="David" w:eastAsia="Times New Roman" w:hAnsi="David" w:cs="David"/>
          <w:sz w:val="24"/>
          <w:szCs w:val="24"/>
          <w:lang w:val="en-US"/>
        </w:rPr>
        <w:pPrChange w:id="726" w:author="Yoni Grinberg" w:date="2026-07-15T23:17:00Z" w16du:dateUtc="2026-07-15T20:17:00Z">
          <w:pPr>
            <w:shd w:val="clear" w:color="auto" w:fill="FFFFFF"/>
            <w:spacing w:after="120"/>
            <w:ind w:left="1080" w:right="580"/>
            <w:jc w:val="left"/>
          </w:pPr>
        </w:pPrChange>
      </w:pPr>
      <w:r w:rsidRPr="008A45AC">
        <w:rPr>
          <w:rFonts w:ascii="David" w:eastAsia="Times New Roman" w:hAnsi="David" w:cs="David"/>
          <w:noProof/>
          <w:sz w:val="24"/>
          <w:szCs w:val="24"/>
          <w:lang w:val="en-US"/>
        </w:rPr>
        <w:lastRenderedPageBreak/>
        <w:drawing>
          <wp:inline distT="0" distB="0" distL="0" distR="0" wp14:anchorId="410A5E4C" wp14:editId="691971F4">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105DC7D2" w:rsidR="0002732D" w:rsidRDefault="0002732D" w:rsidP="002F2003">
      <w:pPr>
        <w:shd w:val="clear" w:color="auto" w:fill="FFFFFF"/>
        <w:spacing w:before="240" w:after="240"/>
        <w:ind w:left="1080" w:right="580"/>
        <w:rPr>
          <w:ins w:id="727" w:author="Yoni Grinberg" w:date="2026-07-15T22:53:00Z" w16du:dateUtc="2026-07-15T19:53:00Z"/>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14</w:t>
      </w:r>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03C55CD9" w14:textId="4B4C1A1C" w:rsidR="009456E2" w:rsidRDefault="00F36DB3" w:rsidP="00F36DB3">
      <w:pPr>
        <w:shd w:val="clear" w:color="auto" w:fill="FFFFFF"/>
        <w:spacing w:before="240" w:after="240"/>
        <w:ind w:left="1080" w:right="580"/>
        <w:jc w:val="center"/>
        <w:rPr>
          <w:ins w:id="728" w:author="Yoni Grinberg" w:date="2026-07-15T22:56:00Z" w16du:dateUtc="2026-07-15T19:56:00Z"/>
          <w:rFonts w:ascii="David" w:eastAsia="Times New Roman" w:hAnsi="David" w:cs="David"/>
          <w:sz w:val="24"/>
          <w:szCs w:val="24"/>
          <w:lang w:val="en-US"/>
        </w:rPr>
        <w:pPrChange w:id="729" w:author="Yoni Grinberg" w:date="2026-07-15T23:17:00Z" w16du:dateUtc="2026-07-15T20:17:00Z">
          <w:pPr>
            <w:shd w:val="clear" w:color="auto" w:fill="FFFFFF"/>
            <w:spacing w:before="240" w:after="240"/>
            <w:ind w:left="1080" w:right="580"/>
          </w:pPr>
        </w:pPrChange>
      </w:pPr>
      <w:ins w:id="730" w:author="Yoni Grinberg" w:date="2026-07-15T23:16:00Z" w16du:dateUtc="2026-07-15T20:16:00Z">
        <w:r>
          <w:rPr>
            <w:noProof/>
          </w:rPr>
          <w:lastRenderedPageBreak/>
          <w:drawing>
            <wp:inline distT="0" distB="0" distL="0" distR="0" wp14:anchorId="669A2972" wp14:editId="2F1A178C">
              <wp:extent cx="8338752" cy="4290823"/>
              <wp:effectExtent l="4445" t="0" r="0" b="0"/>
              <wp:docPr id="912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5400000">
                        <a:off x="0" y="0"/>
                        <a:ext cx="8357418" cy="4300428"/>
                      </a:xfrm>
                      <a:prstGeom prst="rect">
                        <a:avLst/>
                      </a:prstGeom>
                      <a:noFill/>
                      <a:ln>
                        <a:noFill/>
                      </a:ln>
                    </pic:spPr>
                  </pic:pic>
                </a:graphicData>
              </a:graphic>
            </wp:inline>
          </w:drawing>
        </w:r>
      </w:ins>
    </w:p>
    <w:p w14:paraId="0BDC25F3" w14:textId="0D7A70CE" w:rsidR="005336DC" w:rsidRDefault="005336DC" w:rsidP="002F2003">
      <w:pPr>
        <w:shd w:val="clear" w:color="auto" w:fill="FFFFFF"/>
        <w:spacing w:before="240" w:after="240"/>
        <w:ind w:left="1080" w:right="580"/>
        <w:rPr>
          <w:ins w:id="731" w:author="Yoni Grinberg" w:date="2026-07-15T22:59:00Z" w16du:dateUtc="2026-07-15T19:59:00Z"/>
          <w:rFonts w:ascii="David" w:eastAsia="Times New Roman" w:hAnsi="David" w:cs="David"/>
          <w:sz w:val="24"/>
          <w:szCs w:val="24"/>
          <w:lang w:val="en-US"/>
        </w:rPr>
      </w:pPr>
      <w:ins w:id="732" w:author="Yoni Grinberg" w:date="2026-07-15T22:53:00Z" w16du:dateUtc="2026-07-15T19:53:00Z">
        <w:r>
          <w:rPr>
            <w:rFonts w:ascii="David" w:eastAsia="Times New Roman" w:hAnsi="David" w:cs="David"/>
            <w:sz w:val="24"/>
            <w:szCs w:val="24"/>
            <w:lang w:val="en-US"/>
          </w:rPr>
          <w:t>Figure 15</w:t>
        </w:r>
      </w:ins>
      <w:ins w:id="733" w:author="Yoni Grinberg" w:date="2026-07-15T22:54:00Z" w16du:dateUtc="2026-07-15T19:54:00Z">
        <w:r w:rsidR="009456E2">
          <w:rPr>
            <w:rFonts w:ascii="David" w:eastAsia="Times New Roman" w:hAnsi="David" w:cs="David" w:hint="cs"/>
            <w:sz w:val="24"/>
            <w:szCs w:val="24"/>
            <w:rtl/>
            <w:lang w:val="en-US"/>
          </w:rPr>
          <w:t>:</w:t>
        </w:r>
      </w:ins>
      <w:ins w:id="734" w:author="Yoni Grinberg" w:date="2026-07-15T22:55:00Z" w16du:dateUtc="2026-07-15T19:55:00Z">
        <w:r w:rsidR="009456E2" w:rsidRPr="009456E2">
          <w:rPr>
            <w:rFonts w:ascii="David" w:eastAsia="Times New Roman" w:hAnsi="David" w:cs="David"/>
            <w:sz w:val="24"/>
            <w:szCs w:val="24"/>
            <w:lang w:val="en-US"/>
          </w:rPr>
          <w:t xml:space="preserve"> </w:t>
        </w:r>
        <w:r w:rsidR="009456E2" w:rsidRPr="008A45AC">
          <w:rPr>
            <w:rFonts w:ascii="David" w:eastAsia="Times New Roman" w:hAnsi="David" w:cs="David"/>
            <w:sz w:val="24"/>
            <w:szCs w:val="24"/>
            <w:lang w:val="en-US"/>
          </w:rPr>
          <w:t>Activity Diagram:</w:t>
        </w:r>
      </w:ins>
      <w:ins w:id="735" w:author="Yoni Grinberg" w:date="2026-07-15T22:56:00Z" w16du:dateUtc="2026-07-15T19:56:00Z">
        <w:r w:rsidR="009456E2" w:rsidRPr="009456E2">
          <w:rPr>
            <w:lang w:val="en-US"/>
            <w:rPrChange w:id="736" w:author="Yoni Grinberg" w:date="2026-07-15T22:56:00Z" w16du:dateUtc="2026-07-15T19:56:00Z">
              <w:rPr/>
            </w:rPrChange>
          </w:rPr>
          <w:t xml:space="preserve"> </w:t>
        </w:r>
        <w:r w:rsidR="009456E2">
          <w:rPr>
            <w:rFonts w:ascii="David" w:eastAsia="Times New Roman" w:hAnsi="David" w:cs="David"/>
            <w:sz w:val="24"/>
            <w:szCs w:val="24"/>
            <w:lang w:val="en-US"/>
          </w:rPr>
          <w:t>API</w:t>
        </w:r>
        <w:r w:rsidR="009456E2" w:rsidRPr="009456E2">
          <w:rPr>
            <w:rFonts w:ascii="David" w:eastAsia="Times New Roman" w:hAnsi="David" w:cs="David"/>
            <w:sz w:val="24"/>
            <w:szCs w:val="24"/>
            <w:lang w:val="en-US"/>
          </w:rPr>
          <w:t xml:space="preserve"> System Flow</w:t>
        </w:r>
      </w:ins>
    </w:p>
    <w:p w14:paraId="5FEC67FC" w14:textId="2910205D" w:rsidR="009456E2" w:rsidRPr="009456E2" w:rsidRDefault="009456E2" w:rsidP="009456E2">
      <w:pPr>
        <w:shd w:val="clear" w:color="auto" w:fill="FFFFFF"/>
        <w:spacing w:before="240" w:after="240"/>
        <w:ind w:left="1080" w:right="580"/>
        <w:rPr>
          <w:ins w:id="737" w:author="Yoni Grinberg" w:date="2026-07-15T22:59:00Z"/>
          <w:rFonts w:ascii="David" w:eastAsia="Times New Roman" w:hAnsi="David" w:cs="David"/>
          <w:sz w:val="24"/>
          <w:szCs w:val="24"/>
          <w:lang w:val="en-US"/>
        </w:rPr>
      </w:pPr>
    </w:p>
    <w:p w14:paraId="4AA69F5D" w14:textId="40E84ACD" w:rsidR="009456E2" w:rsidRDefault="009456E2" w:rsidP="00F36DB3">
      <w:pPr>
        <w:shd w:val="clear" w:color="auto" w:fill="FFFFFF"/>
        <w:spacing w:before="240" w:after="240"/>
        <w:ind w:left="1080" w:right="580"/>
        <w:jc w:val="center"/>
        <w:rPr>
          <w:ins w:id="738" w:author="Yoni Grinberg" w:date="2026-07-15T22:57:00Z" w16du:dateUtc="2026-07-15T19:57:00Z"/>
          <w:rFonts w:ascii="David" w:eastAsia="Times New Roman" w:hAnsi="David" w:cs="David"/>
          <w:sz w:val="24"/>
          <w:szCs w:val="24"/>
          <w:lang w:val="en-US"/>
        </w:rPr>
        <w:pPrChange w:id="739" w:author="Yoni Grinberg" w:date="2026-07-15T23:17:00Z" w16du:dateUtc="2026-07-15T20:17:00Z">
          <w:pPr>
            <w:shd w:val="clear" w:color="auto" w:fill="FFFFFF"/>
            <w:spacing w:before="240" w:after="240"/>
            <w:ind w:left="1080" w:right="580"/>
          </w:pPr>
        </w:pPrChange>
      </w:pPr>
      <w:ins w:id="740" w:author="Yoni Grinberg" w:date="2026-07-15T23:00:00Z" w16du:dateUtc="2026-07-15T20:00:00Z">
        <w:r w:rsidRPr="009456E2">
          <w:rPr>
            <w:rFonts w:ascii="David" w:eastAsia="Times New Roman" w:hAnsi="David" w:cs="David"/>
            <w:noProof/>
            <w:sz w:val="24"/>
            <w:szCs w:val="24"/>
            <w:lang w:val="en-US"/>
          </w:rPr>
          <w:drawing>
            <wp:inline distT="0" distB="0" distL="0" distR="0" wp14:anchorId="2A8A7297" wp14:editId="57B85636">
              <wp:extent cx="7977795" cy="4313353"/>
              <wp:effectExtent l="3493" t="0" r="7937" b="7938"/>
              <wp:docPr id="1173226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5400000">
                        <a:off x="0" y="0"/>
                        <a:ext cx="8029614" cy="4341370"/>
                      </a:xfrm>
                      <a:prstGeom prst="rect">
                        <a:avLst/>
                      </a:prstGeom>
                      <a:noFill/>
                      <a:ln>
                        <a:noFill/>
                      </a:ln>
                    </pic:spPr>
                  </pic:pic>
                </a:graphicData>
              </a:graphic>
            </wp:inline>
          </w:drawing>
        </w:r>
      </w:ins>
    </w:p>
    <w:p w14:paraId="0C9650FC" w14:textId="5594E388" w:rsidR="009456E2" w:rsidRDefault="009456E2" w:rsidP="009456E2">
      <w:pPr>
        <w:shd w:val="clear" w:color="auto" w:fill="FFFFFF"/>
        <w:spacing w:before="240" w:after="240"/>
        <w:ind w:left="1080" w:right="580"/>
        <w:rPr>
          <w:ins w:id="741" w:author="Yoni Grinberg" w:date="2026-07-15T22:59:00Z" w16du:dateUtc="2026-07-15T19:59:00Z"/>
          <w:rFonts w:ascii="David" w:eastAsia="Times New Roman" w:hAnsi="David" w:cs="David"/>
          <w:sz w:val="24"/>
          <w:szCs w:val="24"/>
          <w:lang w:val="en-US"/>
        </w:rPr>
      </w:pPr>
      <w:ins w:id="742" w:author="Yoni Grinberg" w:date="2026-07-15T22:57:00Z" w16du:dateUtc="2026-07-15T19:57:00Z">
        <w:r>
          <w:rPr>
            <w:rFonts w:ascii="David" w:eastAsia="Times New Roman" w:hAnsi="David" w:cs="David"/>
            <w:sz w:val="24"/>
            <w:szCs w:val="24"/>
            <w:lang w:val="en-US"/>
          </w:rPr>
          <w:t>Figure 16</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ins>
      <w:ins w:id="743" w:author="Yoni Grinberg" w:date="2026-07-15T22:58:00Z" w16du:dateUtc="2026-07-15T19:58:00Z">
        <w:r w:rsidRPr="008A45AC">
          <w:rPr>
            <w:rFonts w:ascii="David" w:eastAsia="Times New Roman" w:hAnsi="David" w:cs="David"/>
            <w:sz w:val="24"/>
            <w:szCs w:val="24"/>
            <w:lang w:val="en-US"/>
          </w:rPr>
          <w:t xml:space="preserve">Sequence </w:t>
        </w:r>
      </w:ins>
      <w:ins w:id="744" w:author="Yoni Grinberg" w:date="2026-07-15T22:57:00Z" w16du:dateUtc="2026-07-15T19:57:00Z">
        <w:r w:rsidRPr="008A45AC">
          <w:rPr>
            <w:rFonts w:ascii="David" w:eastAsia="Times New Roman" w:hAnsi="David" w:cs="David"/>
            <w:sz w:val="24"/>
            <w:szCs w:val="24"/>
            <w:lang w:val="en-US"/>
          </w:rPr>
          <w:t>Diagram:</w:t>
        </w:r>
        <w:r w:rsidRPr="00F82D76">
          <w:rPr>
            <w:lang w:val="en-US"/>
          </w:rPr>
          <w:t xml:space="preserve"> </w:t>
        </w:r>
      </w:ins>
      <w:ins w:id="745" w:author="Yoni Grinberg" w:date="2026-07-15T22:58:00Z" w16du:dateUtc="2026-07-15T19:58:00Z">
        <w:r w:rsidRPr="009456E2">
          <w:rPr>
            <w:rFonts w:ascii="David" w:eastAsia="Times New Roman" w:hAnsi="David" w:cs="David"/>
            <w:sz w:val="24"/>
            <w:szCs w:val="24"/>
            <w:lang w:val="en-US"/>
          </w:rPr>
          <w:t xml:space="preserve">Stage 1 </w:t>
        </w:r>
      </w:ins>
      <w:ins w:id="746" w:author="Yoni Grinberg" w:date="2026-07-15T22:59:00Z" w16du:dateUtc="2026-07-15T19:59:00Z">
        <w:r>
          <w:rPr>
            <w:rFonts w:ascii="David" w:eastAsia="Times New Roman" w:hAnsi="David" w:cs="David"/>
            <w:sz w:val="24"/>
            <w:szCs w:val="24"/>
            <w:lang w:val="en-US"/>
          </w:rPr>
          <w:t>–</w:t>
        </w:r>
      </w:ins>
      <w:ins w:id="747" w:author="Yoni Grinberg" w:date="2026-07-15T22:58:00Z" w16du:dateUtc="2026-07-15T19:58:00Z">
        <w:r w:rsidRPr="009456E2">
          <w:rPr>
            <w:rFonts w:ascii="David" w:eastAsia="Times New Roman" w:hAnsi="David" w:cs="David"/>
            <w:sz w:val="24"/>
            <w:szCs w:val="24"/>
            <w:lang w:val="en-US"/>
          </w:rPr>
          <w:t xml:space="preserve"> Discovery</w:t>
        </w:r>
      </w:ins>
    </w:p>
    <w:p w14:paraId="6BF7131A" w14:textId="23921C9F" w:rsidR="009456E2" w:rsidRPr="009456E2" w:rsidRDefault="009456E2" w:rsidP="00F36DB3">
      <w:pPr>
        <w:shd w:val="clear" w:color="auto" w:fill="FFFFFF"/>
        <w:spacing w:before="240" w:after="240"/>
        <w:ind w:left="1080" w:right="580"/>
        <w:jc w:val="center"/>
        <w:rPr>
          <w:ins w:id="748" w:author="Yoni Grinberg" w:date="2026-07-15T22:59:00Z"/>
          <w:rFonts w:ascii="David" w:eastAsia="Times New Roman" w:hAnsi="David" w:cs="David"/>
          <w:i/>
          <w:iCs/>
          <w:sz w:val="24"/>
          <w:szCs w:val="24"/>
          <w:lang w:val="en-US"/>
        </w:rPr>
        <w:pPrChange w:id="749" w:author="Yoni Grinberg" w:date="2026-07-15T23:17:00Z" w16du:dateUtc="2026-07-15T20:17:00Z">
          <w:pPr>
            <w:shd w:val="clear" w:color="auto" w:fill="FFFFFF"/>
            <w:spacing w:before="240" w:after="240"/>
            <w:ind w:left="1080" w:right="580"/>
          </w:pPr>
        </w:pPrChange>
      </w:pPr>
      <w:ins w:id="750" w:author="Yoni Grinberg" w:date="2026-07-15T22:59:00Z">
        <w:r w:rsidRPr="009456E2">
          <w:rPr>
            <w:rFonts w:ascii="David" w:eastAsia="Times New Roman" w:hAnsi="David" w:cs="David"/>
            <w:i/>
            <w:iCs/>
            <w:noProof/>
            <w:sz w:val="24"/>
            <w:szCs w:val="24"/>
            <w:lang w:val="en-US"/>
          </w:rPr>
          <w:lastRenderedPageBreak/>
          <w:drawing>
            <wp:inline distT="0" distB="0" distL="0" distR="0" wp14:anchorId="579E38D4" wp14:editId="497C6B77">
              <wp:extent cx="7952589" cy="3827002"/>
              <wp:effectExtent l="5398" t="0" r="0" b="0"/>
              <wp:docPr id="222312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5400000">
                        <a:off x="0" y="0"/>
                        <a:ext cx="7998943" cy="3849309"/>
                      </a:xfrm>
                      <a:prstGeom prst="rect">
                        <a:avLst/>
                      </a:prstGeom>
                      <a:noFill/>
                      <a:ln>
                        <a:noFill/>
                      </a:ln>
                    </pic:spPr>
                  </pic:pic>
                </a:graphicData>
              </a:graphic>
            </wp:inline>
          </w:drawing>
        </w:r>
      </w:ins>
    </w:p>
    <w:p w14:paraId="6F231812" w14:textId="77777777" w:rsidR="009456E2" w:rsidRDefault="009456E2" w:rsidP="009456E2">
      <w:pPr>
        <w:shd w:val="clear" w:color="auto" w:fill="FFFFFF"/>
        <w:spacing w:before="240" w:after="240"/>
        <w:ind w:left="1080" w:right="580"/>
        <w:rPr>
          <w:ins w:id="751" w:author="Yoni Grinberg" w:date="2026-07-15T22:58:00Z" w16du:dateUtc="2026-07-15T19:58:00Z"/>
          <w:rFonts w:ascii="David" w:eastAsia="Times New Roman" w:hAnsi="David" w:cs="David"/>
          <w:i/>
          <w:iCs/>
          <w:sz w:val="24"/>
          <w:szCs w:val="24"/>
          <w:lang w:val="en-US"/>
        </w:rPr>
      </w:pPr>
    </w:p>
    <w:p w14:paraId="6B4C1A7A" w14:textId="0D1979CC" w:rsidR="009456E2" w:rsidRDefault="009456E2" w:rsidP="009456E2">
      <w:pPr>
        <w:shd w:val="clear" w:color="auto" w:fill="FFFFFF"/>
        <w:spacing w:before="240" w:after="240"/>
        <w:ind w:left="1080" w:right="580"/>
        <w:rPr>
          <w:ins w:id="752" w:author="Yoni Grinberg" w:date="2026-07-15T22:59:00Z" w16du:dateUtc="2026-07-15T19:59:00Z"/>
          <w:rFonts w:ascii="David" w:eastAsia="Times New Roman" w:hAnsi="David" w:cs="David"/>
          <w:sz w:val="24"/>
          <w:szCs w:val="24"/>
          <w:lang w:val="en-US"/>
        </w:rPr>
      </w:pPr>
      <w:ins w:id="753" w:author="Yoni Grinberg" w:date="2026-07-15T22:58:00Z" w16du:dateUtc="2026-07-15T19:58:00Z">
        <w:r>
          <w:rPr>
            <w:rFonts w:ascii="David" w:eastAsia="Times New Roman" w:hAnsi="David" w:cs="David"/>
            <w:sz w:val="24"/>
            <w:szCs w:val="24"/>
            <w:lang w:val="en-US"/>
          </w:rPr>
          <w:t>Figure 17:</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Stage 2 Chain Formation</w:t>
        </w:r>
      </w:ins>
    </w:p>
    <w:p w14:paraId="03FF8566" w14:textId="1ADB3803" w:rsidR="009456E2" w:rsidRPr="009456E2" w:rsidRDefault="009456E2" w:rsidP="00F36DB3">
      <w:pPr>
        <w:shd w:val="clear" w:color="auto" w:fill="FFFFFF"/>
        <w:spacing w:before="240" w:after="240"/>
        <w:ind w:left="1080" w:right="580"/>
        <w:jc w:val="center"/>
        <w:rPr>
          <w:ins w:id="754" w:author="Yoni Grinberg" w:date="2026-07-15T22:59:00Z"/>
          <w:rFonts w:ascii="David" w:eastAsia="Times New Roman" w:hAnsi="David" w:cs="David"/>
          <w:i/>
          <w:iCs/>
          <w:sz w:val="24"/>
          <w:szCs w:val="24"/>
          <w:lang w:val="en-US"/>
        </w:rPr>
        <w:pPrChange w:id="755" w:author="Yoni Grinberg" w:date="2026-07-15T23:17:00Z" w16du:dateUtc="2026-07-15T20:17:00Z">
          <w:pPr>
            <w:shd w:val="clear" w:color="auto" w:fill="FFFFFF"/>
            <w:spacing w:before="240" w:after="240"/>
            <w:ind w:left="1080" w:right="580"/>
          </w:pPr>
        </w:pPrChange>
      </w:pPr>
      <w:ins w:id="756" w:author="Yoni Grinberg" w:date="2026-07-15T22:59:00Z">
        <w:r w:rsidRPr="009456E2">
          <w:rPr>
            <w:rFonts w:ascii="David" w:eastAsia="Times New Roman" w:hAnsi="David" w:cs="David"/>
            <w:i/>
            <w:iCs/>
            <w:noProof/>
            <w:sz w:val="24"/>
            <w:szCs w:val="24"/>
            <w:lang w:val="en-US"/>
          </w:rPr>
          <w:lastRenderedPageBreak/>
          <w:drawing>
            <wp:inline distT="0" distB="0" distL="0" distR="0" wp14:anchorId="61F4B639" wp14:editId="51DECEE4">
              <wp:extent cx="8002237" cy="3116167"/>
              <wp:effectExtent l="4445" t="0" r="3810" b="3810"/>
              <wp:docPr id="317952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400000">
                        <a:off x="0" y="0"/>
                        <a:ext cx="8061707" cy="3139326"/>
                      </a:xfrm>
                      <a:prstGeom prst="rect">
                        <a:avLst/>
                      </a:prstGeom>
                      <a:noFill/>
                      <a:ln>
                        <a:noFill/>
                      </a:ln>
                    </pic:spPr>
                  </pic:pic>
                </a:graphicData>
              </a:graphic>
            </wp:inline>
          </w:drawing>
        </w:r>
      </w:ins>
    </w:p>
    <w:p w14:paraId="79519504" w14:textId="77777777" w:rsidR="009456E2" w:rsidRDefault="009456E2" w:rsidP="009456E2">
      <w:pPr>
        <w:shd w:val="clear" w:color="auto" w:fill="FFFFFF"/>
        <w:spacing w:before="240" w:after="240"/>
        <w:ind w:left="1080" w:right="580"/>
        <w:rPr>
          <w:ins w:id="757" w:author="Yoni Grinberg" w:date="2026-07-15T22:58:00Z" w16du:dateUtc="2026-07-15T19:58:00Z"/>
          <w:rFonts w:ascii="David" w:eastAsia="Times New Roman" w:hAnsi="David" w:cs="David"/>
          <w:i/>
          <w:iCs/>
          <w:sz w:val="24"/>
          <w:szCs w:val="24"/>
          <w:lang w:val="en-US"/>
        </w:rPr>
      </w:pPr>
    </w:p>
    <w:p w14:paraId="1D755D12" w14:textId="23342333" w:rsidR="009456E2" w:rsidRDefault="009456E2" w:rsidP="009456E2">
      <w:pPr>
        <w:shd w:val="clear" w:color="auto" w:fill="FFFFFF"/>
        <w:spacing w:before="240" w:after="240"/>
        <w:ind w:left="1080" w:right="580"/>
        <w:rPr>
          <w:ins w:id="758" w:author="Yoni Grinberg" w:date="2026-07-15T22:59:00Z" w16du:dateUtc="2026-07-15T19:59:00Z"/>
          <w:rFonts w:ascii="David" w:eastAsia="Times New Roman" w:hAnsi="David" w:cs="David"/>
          <w:sz w:val="24"/>
          <w:szCs w:val="24"/>
          <w:lang w:val="en-US"/>
        </w:rPr>
      </w:pPr>
      <w:ins w:id="759" w:author="Yoni Grinberg" w:date="2026-07-15T22:58:00Z" w16du:dateUtc="2026-07-15T19:58:00Z">
        <w:r>
          <w:rPr>
            <w:rFonts w:ascii="David" w:eastAsia="Times New Roman" w:hAnsi="David" w:cs="David"/>
            <w:sz w:val="24"/>
            <w:szCs w:val="24"/>
            <w:lang w:val="en-US"/>
          </w:rPr>
          <w:t>Figure 18</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Stage 3 - Return Mechanism</w:t>
        </w:r>
      </w:ins>
    </w:p>
    <w:p w14:paraId="6182CB7E" w14:textId="4C760D18" w:rsidR="009456E2" w:rsidRPr="009456E2" w:rsidRDefault="009456E2" w:rsidP="00F36DB3">
      <w:pPr>
        <w:shd w:val="clear" w:color="auto" w:fill="FFFFFF"/>
        <w:spacing w:before="240" w:after="240"/>
        <w:ind w:left="1080" w:right="580"/>
        <w:jc w:val="center"/>
        <w:rPr>
          <w:ins w:id="760" w:author="Yoni Grinberg" w:date="2026-07-15T22:59:00Z"/>
          <w:rFonts w:ascii="David" w:eastAsia="Times New Roman" w:hAnsi="David" w:cs="David"/>
          <w:i/>
          <w:iCs/>
          <w:sz w:val="24"/>
          <w:szCs w:val="24"/>
          <w:lang w:val="en-US"/>
        </w:rPr>
        <w:pPrChange w:id="761" w:author="Yoni Grinberg" w:date="2026-07-15T23:18:00Z" w16du:dateUtc="2026-07-15T20:18:00Z">
          <w:pPr>
            <w:shd w:val="clear" w:color="auto" w:fill="FFFFFF"/>
            <w:spacing w:before="240" w:after="240"/>
            <w:ind w:left="1080" w:right="580"/>
          </w:pPr>
        </w:pPrChange>
      </w:pPr>
      <w:ins w:id="762" w:author="Yoni Grinberg" w:date="2026-07-15T22:59:00Z">
        <w:r w:rsidRPr="009456E2">
          <w:rPr>
            <w:rFonts w:ascii="David" w:eastAsia="Times New Roman" w:hAnsi="David" w:cs="David"/>
            <w:i/>
            <w:iCs/>
            <w:noProof/>
            <w:sz w:val="24"/>
            <w:szCs w:val="24"/>
            <w:lang w:val="en-US"/>
          </w:rPr>
          <w:lastRenderedPageBreak/>
          <w:drawing>
            <wp:inline distT="0" distB="0" distL="0" distR="0" wp14:anchorId="0C3ED51F" wp14:editId="7A629B96">
              <wp:extent cx="8075566" cy="4590972"/>
              <wp:effectExtent l="8890" t="0" r="0" b="0"/>
              <wp:docPr id="1326938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8105599" cy="4608046"/>
                      </a:xfrm>
                      <a:prstGeom prst="rect">
                        <a:avLst/>
                      </a:prstGeom>
                      <a:noFill/>
                      <a:ln>
                        <a:noFill/>
                      </a:ln>
                    </pic:spPr>
                  </pic:pic>
                </a:graphicData>
              </a:graphic>
            </wp:inline>
          </w:drawing>
        </w:r>
      </w:ins>
    </w:p>
    <w:p w14:paraId="6E705559" w14:textId="77777777" w:rsidR="009456E2" w:rsidRDefault="009456E2" w:rsidP="009456E2">
      <w:pPr>
        <w:shd w:val="clear" w:color="auto" w:fill="FFFFFF"/>
        <w:spacing w:before="240" w:after="240"/>
        <w:ind w:left="1080" w:right="580"/>
        <w:rPr>
          <w:ins w:id="763" w:author="Yoni Grinberg" w:date="2026-07-15T22:58:00Z" w16du:dateUtc="2026-07-15T19:58:00Z"/>
          <w:rFonts w:ascii="David" w:eastAsia="Times New Roman" w:hAnsi="David" w:cs="David"/>
          <w:i/>
          <w:iCs/>
          <w:sz w:val="24"/>
          <w:szCs w:val="24"/>
          <w:lang w:val="en-US"/>
        </w:rPr>
      </w:pPr>
    </w:p>
    <w:p w14:paraId="65C1E644" w14:textId="0A83203D" w:rsidR="009456E2" w:rsidRPr="008A45AC" w:rsidDel="00EE11D2" w:rsidRDefault="009456E2">
      <w:pPr>
        <w:shd w:val="clear" w:color="auto" w:fill="FFFFFF"/>
        <w:spacing w:before="240" w:after="240"/>
        <w:ind w:left="1080" w:right="580"/>
        <w:rPr>
          <w:del w:id="764" w:author="Yoni Grinberg" w:date="2026-07-15T23:01:00Z" w16du:dateUtc="2026-07-15T20:01:00Z"/>
          <w:rFonts w:ascii="David" w:eastAsia="Times New Roman" w:hAnsi="David" w:cs="David"/>
          <w:i/>
          <w:iCs/>
          <w:sz w:val="24"/>
          <w:szCs w:val="24"/>
          <w:lang w:val="en-US"/>
        </w:rPr>
        <w:pPrChange w:id="765" w:author="Yoni Grinberg" w:date="2026-07-15T23:01:00Z" w16du:dateUtc="2026-07-15T20:01:00Z">
          <w:pPr>
            <w:shd w:val="clear" w:color="auto" w:fill="FFFFFF"/>
            <w:spacing w:after="120"/>
            <w:ind w:left="1080" w:right="580"/>
          </w:pPr>
        </w:pPrChange>
      </w:pPr>
      <w:ins w:id="766" w:author="Yoni Grinberg" w:date="2026-07-15T22:58:00Z" w16du:dateUtc="2026-07-15T19:58:00Z">
        <w:r>
          <w:rPr>
            <w:rFonts w:ascii="David" w:eastAsia="Times New Roman" w:hAnsi="David" w:cs="David"/>
            <w:sz w:val="24"/>
            <w:szCs w:val="24"/>
            <w:lang w:val="en-US"/>
          </w:rPr>
          <w:t>Figure 19</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ins>
      <w:ins w:id="767" w:author="Yoni Grinberg" w:date="2026-07-15T22:59:00Z" w16du:dateUtc="2026-07-15T19:59:00Z">
        <w:r w:rsidRPr="009456E2">
          <w:rPr>
            <w:rFonts w:ascii="David" w:eastAsia="Times New Roman" w:hAnsi="David" w:cs="David"/>
            <w:sz w:val="24"/>
            <w:szCs w:val="24"/>
            <w:lang w:val="en-US"/>
          </w:rPr>
          <w:t>Stage 4 - Final Distribution &amp; Convergence</w:t>
        </w:r>
      </w:ins>
    </w:p>
    <w:p w14:paraId="6118A201" w14:textId="7CCDF78A" w:rsidR="00EA10D1" w:rsidRPr="008304F4" w:rsidRDefault="001E3C0E">
      <w:pPr>
        <w:shd w:val="clear" w:color="auto" w:fill="FFFFFF"/>
        <w:spacing w:before="240" w:after="240"/>
        <w:ind w:right="580"/>
        <w:jc w:val="left"/>
        <w:rPr>
          <w:rFonts w:ascii="David" w:eastAsia="Times New Roman" w:hAnsi="David" w:cs="David"/>
          <w:b/>
          <w:bCs/>
          <w:sz w:val="32"/>
          <w:szCs w:val="32"/>
          <w:lang w:val="en-US"/>
        </w:rPr>
        <w:pPrChange w:id="768" w:author="Yoni Grinberg" w:date="2026-07-15T22:12:00Z" w16du:dateUtc="2026-07-15T19:12:00Z">
          <w:pPr>
            <w:shd w:val="clear" w:color="auto" w:fill="FFFFFF"/>
            <w:spacing w:after="120"/>
            <w:ind w:right="580"/>
            <w:jc w:val="left"/>
          </w:pPr>
        </w:pPrChange>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7</w:t>
      </w:r>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13B81370" w:rsidR="00EA10D1" w:rsidRPr="008A45AC" w:rsidRDefault="00EA71C1">
      <w:pPr>
        <w:shd w:val="clear" w:color="auto" w:fill="FFFFFF"/>
        <w:spacing w:before="240" w:after="240"/>
        <w:ind w:left="1080"/>
        <w:jc w:val="left"/>
        <w:rPr>
          <w:rFonts w:ascii="David" w:eastAsia="Times New Roman" w:hAnsi="David" w:cs="David"/>
          <w:sz w:val="24"/>
          <w:szCs w:val="24"/>
          <w:lang w:val="en-US"/>
        </w:rPr>
        <w:pPrChange w:id="769"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 Bit Packing </w:t>
      </w:r>
      <w:r w:rsidR="00E24B12" w:rsidRPr="008A45AC">
        <w:rPr>
          <w:rFonts w:ascii="David" w:eastAsia="Times New Roman" w:hAnsi="David" w:cs="David"/>
          <w:b/>
          <w:bCs/>
          <w:sz w:val="24"/>
          <w:szCs w:val="24"/>
          <w:lang w:val="en-US"/>
        </w:rPr>
        <w:t xml:space="preserve">And </w:t>
      </w:r>
      <w:r w:rsidR="00EA10D1" w:rsidRPr="008A45AC">
        <w:rPr>
          <w:rFonts w:ascii="David" w:eastAsia="Times New Roman" w:hAnsi="David" w:cs="David"/>
          <w:b/>
          <w:bCs/>
          <w:sz w:val="24"/>
          <w:szCs w:val="24"/>
          <w:lang w:val="en-US"/>
        </w:rPr>
        <w:t>Fragmentation Logic</w:t>
      </w:r>
    </w:p>
    <w:p w14:paraId="51A4558C" w14:textId="77777777" w:rsidR="00EA10D1" w:rsidRPr="008A45AC" w:rsidRDefault="00EA10D1">
      <w:pPr>
        <w:numPr>
          <w:ilvl w:val="0"/>
          <w:numId w:val="15"/>
        </w:numPr>
        <w:shd w:val="clear" w:color="auto" w:fill="FFFFFF"/>
        <w:spacing w:after="0"/>
        <w:ind w:left="1440"/>
        <w:jc w:val="left"/>
        <w:rPr>
          <w:rFonts w:ascii="David" w:eastAsia="Times New Roman" w:hAnsi="David" w:cs="David"/>
          <w:sz w:val="24"/>
          <w:szCs w:val="24"/>
          <w:lang w:val="en-US"/>
        </w:rPr>
        <w:pPrChange w:id="770" w:author="Yoni Grinberg" w:date="2026-07-15T22:45:00Z" w16du:dateUtc="2026-07-15T19:45:00Z">
          <w:pPr>
            <w:numPr>
              <w:numId w:val="15"/>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ConstructPacket function correctly packs the "Total Packets" and "Current Index" integers into a single byte.</w:t>
      </w:r>
    </w:p>
    <w:p w14:paraId="2872C0CA" w14:textId="77777777" w:rsidR="00EA10D1" w:rsidRPr="008A45AC" w:rsidRDefault="00EA10D1">
      <w:pPr>
        <w:numPr>
          <w:ilvl w:val="0"/>
          <w:numId w:val="15"/>
        </w:numPr>
        <w:shd w:val="clear" w:color="auto" w:fill="FFFFFF"/>
        <w:spacing w:after="0"/>
        <w:ind w:left="1440"/>
        <w:jc w:val="left"/>
        <w:rPr>
          <w:rFonts w:ascii="David" w:eastAsia="Times New Roman" w:hAnsi="David" w:cs="David"/>
          <w:sz w:val="24"/>
          <w:szCs w:val="24"/>
          <w:lang w:val="en-US"/>
        </w:rPr>
        <w:pPrChange w:id="771" w:author="Yoni Grinberg" w:date="2026-07-15T22:45:00Z" w16du:dateUtc="2026-07-15T19:45:00Z">
          <w:pPr>
            <w:numPr>
              <w:numId w:val="15"/>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pPr>
        <w:numPr>
          <w:ilvl w:val="0"/>
          <w:numId w:val="15"/>
        </w:numPr>
        <w:shd w:val="clear" w:color="auto" w:fill="FFFFFF"/>
        <w:spacing w:after="0"/>
        <w:ind w:left="1440"/>
        <w:jc w:val="left"/>
        <w:rPr>
          <w:rFonts w:ascii="David" w:eastAsia="Times New Roman" w:hAnsi="David" w:cs="David"/>
          <w:sz w:val="24"/>
          <w:szCs w:val="24"/>
          <w:lang w:val="en-US"/>
        </w:rPr>
        <w:pPrChange w:id="772" w:author="Yoni Grinberg" w:date="2026-07-15T22:45:00Z" w16du:dateUtc="2026-07-15T19:45:00Z">
          <w:pPr>
            <w:numPr>
              <w:numId w:val="15"/>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20014501" w:rsidR="00EA10D1" w:rsidRPr="008A45AC" w:rsidRDefault="00EA71C1">
      <w:pPr>
        <w:shd w:val="clear" w:color="auto" w:fill="FFFFFF"/>
        <w:spacing w:after="0"/>
        <w:ind w:left="1080"/>
        <w:jc w:val="left"/>
        <w:rPr>
          <w:rFonts w:ascii="David" w:eastAsia="Times New Roman" w:hAnsi="David" w:cs="David"/>
          <w:sz w:val="24"/>
          <w:szCs w:val="24"/>
          <w:lang w:val="en-US"/>
        </w:rPr>
        <w:pPrChange w:id="773" w:author="Yoni Grinberg" w:date="2026-07-15T22:44:00Z" w16du:dateUtc="2026-07-15T19:44:00Z">
          <w:pPr>
            <w:shd w:val="clear" w:color="auto" w:fill="FFFFFF"/>
            <w:spacing w:after="120"/>
            <w:ind w:right="580"/>
            <w:jc w:val="left"/>
          </w:pPr>
        </w:pPrChange>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.1.1. </w:t>
      </w:r>
      <w:r w:rsidR="00E30A60" w:rsidRPr="008A45AC">
        <w:rPr>
          <w:rFonts w:ascii="David" w:eastAsia="Times New Roman" w:hAnsi="David" w:cs="David"/>
          <w:b/>
          <w:bCs/>
          <w:sz w:val="24"/>
          <w:szCs w:val="24"/>
          <w:lang w:val="en-US"/>
        </w:rPr>
        <w:t>CRC Calculation Accuracy</w:t>
      </w:r>
      <w:ins w:id="774" w:author="Yoni Grinberg" w:date="2026-07-15T22:44:00Z" w16du:dateUtc="2026-07-15T19:44:00Z">
        <w:r w:rsidR="00F478F3">
          <w:rPr>
            <w:rFonts w:ascii="David" w:eastAsia="Times New Roman" w:hAnsi="David" w:cs="David"/>
            <w:b/>
            <w:bCs/>
            <w:sz w:val="24"/>
            <w:szCs w:val="24"/>
            <w:lang w:val="en-US"/>
          </w:rPr>
          <w:br/>
        </w:r>
      </w:ins>
    </w:p>
    <w:p w14:paraId="4D05FE1B" w14:textId="35542FE2" w:rsidR="00EA10D1" w:rsidRPr="008A45AC" w:rsidRDefault="00EA10D1">
      <w:pPr>
        <w:numPr>
          <w:ilvl w:val="0"/>
          <w:numId w:val="16"/>
        </w:numPr>
        <w:shd w:val="clear" w:color="auto" w:fill="FFFFFF"/>
        <w:spacing w:after="0"/>
        <w:ind w:left="1440"/>
        <w:jc w:val="left"/>
        <w:rPr>
          <w:rFonts w:ascii="David" w:eastAsia="Times New Roman" w:hAnsi="David" w:cs="David"/>
          <w:sz w:val="24"/>
          <w:szCs w:val="24"/>
          <w:lang w:val="en-US"/>
        </w:rPr>
        <w:pPrChange w:id="775" w:author="Yoni Grinberg" w:date="2026-07-15T22:45:00Z" w16du:dateUtc="2026-07-15T19:45:00Z">
          <w:pPr>
            <w:numPr>
              <w:numId w:val="16"/>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pPr>
        <w:numPr>
          <w:ilvl w:val="0"/>
          <w:numId w:val="16"/>
        </w:numPr>
        <w:shd w:val="clear" w:color="auto" w:fill="FFFFFF"/>
        <w:spacing w:after="0"/>
        <w:ind w:left="1440"/>
        <w:jc w:val="left"/>
        <w:rPr>
          <w:rFonts w:ascii="David" w:eastAsia="Times New Roman" w:hAnsi="David" w:cs="David"/>
          <w:sz w:val="24"/>
          <w:szCs w:val="24"/>
          <w:lang w:val="en-US"/>
        </w:rPr>
        <w:pPrChange w:id="776" w:author="Yoni Grinberg" w:date="2026-07-15T22:45:00Z" w16du:dateUtc="2026-07-15T19:45:00Z">
          <w:pPr>
            <w:numPr>
              <w:numId w:val="16"/>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pPr>
        <w:numPr>
          <w:ilvl w:val="0"/>
          <w:numId w:val="16"/>
        </w:numPr>
        <w:shd w:val="clear" w:color="auto" w:fill="FFFFFF"/>
        <w:spacing w:after="0"/>
        <w:ind w:left="1440"/>
        <w:jc w:val="left"/>
        <w:rPr>
          <w:rFonts w:ascii="David" w:eastAsia="Times New Roman" w:hAnsi="David" w:cs="David"/>
          <w:sz w:val="24"/>
          <w:szCs w:val="24"/>
          <w:lang w:val="en-US"/>
        </w:rPr>
        <w:pPrChange w:id="777" w:author="Yoni Grinberg" w:date="2026-07-15T22:45:00Z" w16du:dateUtc="2026-07-15T19:45:00Z">
          <w:pPr>
            <w:numPr>
              <w:numId w:val="16"/>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723BD947" w:rsidR="00EA10D1" w:rsidRPr="008A45AC" w:rsidRDefault="00EA71C1">
      <w:pPr>
        <w:shd w:val="clear" w:color="auto" w:fill="FFFFFF"/>
        <w:spacing w:after="0"/>
        <w:ind w:left="1080"/>
        <w:jc w:val="left"/>
        <w:rPr>
          <w:rFonts w:ascii="David" w:eastAsia="Times New Roman" w:hAnsi="David" w:cs="David"/>
          <w:sz w:val="24"/>
          <w:szCs w:val="24"/>
          <w:lang w:val="en-US"/>
        </w:rPr>
        <w:pPrChange w:id="778"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.1.2 Packet Serialization</w:t>
      </w:r>
      <w:ins w:id="779" w:author="Yoni Grinberg" w:date="2026-07-15T22:44:00Z" w16du:dateUtc="2026-07-15T19:44:00Z">
        <w:r w:rsidR="00F478F3">
          <w:rPr>
            <w:rFonts w:ascii="David" w:eastAsia="Times New Roman" w:hAnsi="David" w:cs="David"/>
            <w:b/>
            <w:bCs/>
            <w:sz w:val="24"/>
            <w:szCs w:val="24"/>
            <w:lang w:val="en-US"/>
          </w:rPr>
          <w:br/>
        </w:r>
      </w:ins>
    </w:p>
    <w:p w14:paraId="7B010A72" w14:textId="77777777" w:rsidR="00EA10D1" w:rsidRPr="008A45AC" w:rsidRDefault="00EA10D1">
      <w:pPr>
        <w:numPr>
          <w:ilvl w:val="0"/>
          <w:numId w:val="17"/>
        </w:numPr>
        <w:shd w:val="clear" w:color="auto" w:fill="FFFFFF"/>
        <w:spacing w:after="0"/>
        <w:ind w:left="1440"/>
        <w:jc w:val="left"/>
        <w:rPr>
          <w:rFonts w:ascii="David" w:eastAsia="Times New Roman" w:hAnsi="David" w:cs="David"/>
          <w:sz w:val="24"/>
          <w:szCs w:val="24"/>
          <w:lang w:val="en-US"/>
        </w:rPr>
        <w:pPrChange w:id="780" w:author="Yoni Grinberg" w:date="2026-07-15T22:45:00Z" w16du:dateUtc="2026-07-15T19:45:00Z">
          <w:pPr>
            <w:numPr>
              <w:numId w:val="17"/>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pPr>
        <w:numPr>
          <w:ilvl w:val="0"/>
          <w:numId w:val="17"/>
        </w:numPr>
        <w:shd w:val="clear" w:color="auto" w:fill="FFFFFF"/>
        <w:spacing w:after="0"/>
        <w:ind w:left="1440"/>
        <w:jc w:val="left"/>
        <w:rPr>
          <w:rFonts w:ascii="David" w:eastAsia="Times New Roman" w:hAnsi="David" w:cs="David"/>
          <w:sz w:val="24"/>
          <w:szCs w:val="24"/>
          <w:lang w:val="en-US"/>
        </w:rPr>
        <w:pPrChange w:id="781" w:author="Yoni Grinberg" w:date="2026-07-15T22:45:00Z" w16du:dateUtc="2026-07-15T19:45:00Z">
          <w:pPr>
            <w:numPr>
              <w:numId w:val="17"/>
            </w:numPr>
            <w:shd w:val="clear" w:color="auto" w:fill="FFFFFF"/>
            <w:tabs>
              <w:tab w:val="num" w:pos="720"/>
            </w:tabs>
            <w:spacing w:after="120"/>
            <w:ind w:left="1440" w:right="580" w:hanging="360"/>
            <w:jc w:val="left"/>
          </w:pPr>
        </w:pPrChange>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pPr>
        <w:numPr>
          <w:ilvl w:val="0"/>
          <w:numId w:val="17"/>
        </w:numPr>
        <w:shd w:val="clear" w:color="auto" w:fill="FFFFFF"/>
        <w:spacing w:after="0"/>
        <w:ind w:left="1440"/>
        <w:jc w:val="left"/>
        <w:rPr>
          <w:rFonts w:ascii="David" w:eastAsia="Times New Roman" w:hAnsi="David" w:cs="David"/>
          <w:sz w:val="24"/>
          <w:szCs w:val="24"/>
          <w:lang w:val="en-US"/>
        </w:rPr>
        <w:pPrChange w:id="782" w:author="Yoni Grinberg" w:date="2026-07-15T22:45:00Z" w16du:dateUtc="2026-07-15T19:45:00Z">
          <w:pPr>
            <w:numPr>
              <w:numId w:val="17"/>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2EF3AF77" w:rsidR="00EA10D1" w:rsidRPr="00F970E0" w:rsidRDefault="00EA71C1">
      <w:pPr>
        <w:shd w:val="clear" w:color="auto" w:fill="FFFFFF"/>
        <w:spacing w:after="0"/>
        <w:ind w:left="1080"/>
        <w:jc w:val="left"/>
        <w:rPr>
          <w:rFonts w:ascii="David" w:eastAsia="Times New Roman" w:hAnsi="David" w:cs="David"/>
          <w:sz w:val="24"/>
          <w:szCs w:val="24"/>
          <w:lang w:val="en-US"/>
        </w:rPr>
        <w:pPrChange w:id="783"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.1.3 Frequency Analysis Algorithm</w:t>
      </w:r>
      <w:ins w:id="784" w:author="Yoni Grinberg" w:date="2026-07-15T22:44:00Z" w16du:dateUtc="2026-07-15T19:44:00Z">
        <w:r w:rsidR="00F478F3">
          <w:rPr>
            <w:rFonts w:ascii="David" w:eastAsia="Times New Roman" w:hAnsi="David" w:cs="David"/>
            <w:b/>
            <w:bCs/>
            <w:sz w:val="24"/>
            <w:szCs w:val="24"/>
            <w:lang w:val="en-US"/>
          </w:rPr>
          <w:br/>
        </w:r>
      </w:ins>
    </w:p>
    <w:p w14:paraId="07D401C1" w14:textId="77777777" w:rsidR="00EA10D1" w:rsidRPr="00F970E0" w:rsidRDefault="00EA10D1">
      <w:pPr>
        <w:numPr>
          <w:ilvl w:val="0"/>
          <w:numId w:val="18"/>
        </w:numPr>
        <w:shd w:val="clear" w:color="auto" w:fill="FFFFFF"/>
        <w:spacing w:after="0"/>
        <w:ind w:left="1440"/>
        <w:jc w:val="left"/>
        <w:rPr>
          <w:rFonts w:ascii="David" w:eastAsia="Times New Roman" w:hAnsi="David" w:cs="David"/>
          <w:sz w:val="24"/>
          <w:szCs w:val="24"/>
          <w:lang w:val="en-US"/>
        </w:rPr>
        <w:pPrChange w:id="785" w:author="Yoni Grinberg" w:date="2026-07-15T22:45:00Z" w16du:dateUtc="2026-07-15T19:45:00Z">
          <w:pPr>
            <w:numPr>
              <w:numId w:val="18"/>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pPr>
        <w:numPr>
          <w:ilvl w:val="0"/>
          <w:numId w:val="18"/>
        </w:numPr>
        <w:shd w:val="clear" w:color="auto" w:fill="FFFFFF"/>
        <w:spacing w:after="0"/>
        <w:ind w:left="1440"/>
        <w:jc w:val="left"/>
        <w:rPr>
          <w:rFonts w:ascii="David" w:eastAsia="Times New Roman" w:hAnsi="David" w:cs="David"/>
          <w:sz w:val="24"/>
          <w:szCs w:val="24"/>
          <w:lang w:val="en-US"/>
        </w:rPr>
        <w:pPrChange w:id="786" w:author="Yoni Grinberg" w:date="2026-07-15T22:45:00Z" w16du:dateUtc="2026-07-15T19:45:00Z">
          <w:pPr>
            <w:numPr>
              <w:numId w:val="18"/>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pPr>
        <w:numPr>
          <w:ilvl w:val="0"/>
          <w:numId w:val="18"/>
        </w:numPr>
        <w:shd w:val="clear" w:color="auto" w:fill="FFFFFF"/>
        <w:spacing w:after="0"/>
        <w:ind w:left="1440"/>
        <w:jc w:val="left"/>
        <w:rPr>
          <w:rFonts w:ascii="David" w:eastAsia="Times New Roman" w:hAnsi="David" w:cs="David"/>
          <w:sz w:val="24"/>
          <w:szCs w:val="24"/>
          <w:lang w:val="en-US"/>
        </w:rPr>
        <w:pPrChange w:id="787" w:author="Yoni Grinberg" w:date="2026-07-15T22:45:00Z" w16du:dateUtc="2026-07-15T19:45:00Z">
          <w:pPr>
            <w:numPr>
              <w:numId w:val="18"/>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01870218" w14:textId="6A3305E2" w:rsidR="00EA10D1" w:rsidRPr="00F970E0" w:rsidRDefault="00EA71C1">
      <w:pPr>
        <w:shd w:val="clear" w:color="auto" w:fill="FFFFFF"/>
        <w:spacing w:after="0"/>
        <w:ind w:left="1080"/>
        <w:jc w:val="left"/>
        <w:rPr>
          <w:rFonts w:ascii="David" w:eastAsia="Times New Roman" w:hAnsi="David" w:cs="David"/>
          <w:b/>
          <w:bCs/>
          <w:sz w:val="24"/>
          <w:szCs w:val="24"/>
          <w:lang w:val="en-US"/>
        </w:rPr>
        <w:pPrChange w:id="788"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.2 Physical Layer Testing </w:t>
      </w:r>
      <w:ins w:id="789" w:author="Yoni Grinberg" w:date="2026-07-15T22:44:00Z" w16du:dateUtc="2026-07-15T19:44:00Z">
        <w:r w:rsidR="00F478F3">
          <w:rPr>
            <w:rFonts w:ascii="David" w:eastAsia="Times New Roman" w:hAnsi="David" w:cs="David"/>
            <w:b/>
            <w:bCs/>
            <w:sz w:val="24"/>
            <w:szCs w:val="24"/>
            <w:lang w:val="en-US"/>
          </w:rPr>
          <w:br/>
        </w:r>
      </w:ins>
    </w:p>
    <w:p w14:paraId="33680FB6" w14:textId="3E829D24" w:rsidR="00EA10D1" w:rsidRPr="00F970E0" w:rsidRDefault="00EA71C1">
      <w:pPr>
        <w:shd w:val="clear" w:color="auto" w:fill="FFFFFF"/>
        <w:spacing w:after="0"/>
        <w:ind w:left="1080"/>
        <w:jc w:val="left"/>
        <w:rPr>
          <w:rFonts w:ascii="David" w:eastAsia="Times New Roman" w:hAnsi="David" w:cs="David"/>
          <w:sz w:val="24"/>
          <w:szCs w:val="24"/>
          <w:lang w:val="en-US"/>
        </w:rPr>
        <w:pPrChange w:id="790"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.2.1. Bit Duration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Timing</w:t>
      </w:r>
      <w:ins w:id="791" w:author="Yoni Grinberg" w:date="2026-07-15T22:44:00Z" w16du:dateUtc="2026-07-15T19:44:00Z">
        <w:r w:rsidR="00F478F3">
          <w:rPr>
            <w:rFonts w:ascii="David" w:eastAsia="Times New Roman" w:hAnsi="David" w:cs="David"/>
            <w:b/>
            <w:bCs/>
            <w:sz w:val="24"/>
            <w:szCs w:val="24"/>
            <w:lang w:val="en-US"/>
          </w:rPr>
          <w:br/>
        </w:r>
      </w:ins>
    </w:p>
    <w:p w14:paraId="3A2F8D6A" w14:textId="77777777" w:rsidR="00EA10D1" w:rsidRPr="00F970E0" w:rsidRDefault="00EA10D1">
      <w:pPr>
        <w:numPr>
          <w:ilvl w:val="0"/>
          <w:numId w:val="19"/>
        </w:numPr>
        <w:shd w:val="clear" w:color="auto" w:fill="FFFFFF"/>
        <w:spacing w:after="0"/>
        <w:ind w:left="1440"/>
        <w:jc w:val="left"/>
        <w:rPr>
          <w:rFonts w:ascii="David" w:eastAsia="Times New Roman" w:hAnsi="David" w:cs="David"/>
          <w:sz w:val="24"/>
          <w:szCs w:val="24"/>
          <w:lang w:val="en-US"/>
        </w:rPr>
        <w:pPrChange w:id="792" w:author="Yoni Grinberg" w:date="2026-07-15T22:45:00Z" w16du:dateUtc="2026-07-15T19:45:00Z">
          <w:pPr>
            <w:numPr>
              <w:numId w:val="19"/>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pPr>
        <w:numPr>
          <w:ilvl w:val="0"/>
          <w:numId w:val="19"/>
        </w:numPr>
        <w:shd w:val="clear" w:color="auto" w:fill="FFFFFF"/>
        <w:spacing w:after="0"/>
        <w:ind w:left="1440"/>
        <w:jc w:val="left"/>
        <w:rPr>
          <w:rFonts w:ascii="David" w:eastAsia="Times New Roman" w:hAnsi="David" w:cs="David"/>
          <w:sz w:val="24"/>
          <w:szCs w:val="24"/>
          <w:lang w:val="en-US"/>
        </w:rPr>
        <w:pPrChange w:id="793" w:author="Yoni Grinberg" w:date="2026-07-15T22:45:00Z" w16du:dateUtc="2026-07-15T19:45:00Z">
          <w:pPr>
            <w:numPr>
              <w:numId w:val="19"/>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pPr>
        <w:numPr>
          <w:ilvl w:val="0"/>
          <w:numId w:val="19"/>
        </w:numPr>
        <w:shd w:val="clear" w:color="auto" w:fill="FFFFFF"/>
        <w:spacing w:after="0"/>
        <w:ind w:left="1440"/>
        <w:jc w:val="left"/>
        <w:rPr>
          <w:rFonts w:ascii="David" w:eastAsia="Times New Roman" w:hAnsi="David" w:cs="David"/>
          <w:sz w:val="24"/>
          <w:szCs w:val="24"/>
          <w:lang w:val="en-US"/>
        </w:rPr>
        <w:pPrChange w:id="794" w:author="Yoni Grinberg" w:date="2026-07-15T22:45:00Z" w16du:dateUtc="2026-07-15T19:45:00Z">
          <w:pPr>
            <w:numPr>
              <w:numId w:val="19"/>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pPr>
        <w:shd w:val="clear" w:color="auto" w:fill="FFFFFF"/>
        <w:spacing w:after="0"/>
        <w:ind w:left="1080"/>
        <w:jc w:val="left"/>
        <w:rPr>
          <w:rFonts w:ascii="David" w:eastAsia="Times New Roman" w:hAnsi="David" w:cs="David"/>
          <w:sz w:val="24"/>
          <w:szCs w:val="24"/>
          <w:lang w:val="en-US"/>
        </w:rPr>
        <w:pPrChange w:id="795" w:author="Yoni Grinberg" w:date="2026-07-15T22:43:00Z" w16du:dateUtc="2026-07-15T19:43:00Z">
          <w:pPr>
            <w:shd w:val="clear" w:color="auto" w:fill="FFFFFF"/>
            <w:spacing w:after="120"/>
            <w:ind w:left="1083" w:right="580"/>
            <w:jc w:val="left"/>
          </w:pPr>
        </w:pPrChange>
      </w:pPr>
    </w:p>
    <w:p w14:paraId="2F0C7C98" w14:textId="3389F143" w:rsidR="00EA10D1" w:rsidRPr="00F970E0" w:rsidRDefault="00EA71C1">
      <w:pPr>
        <w:shd w:val="clear" w:color="auto" w:fill="FFFFFF"/>
        <w:spacing w:after="0"/>
        <w:ind w:left="1080"/>
        <w:jc w:val="left"/>
        <w:rPr>
          <w:rFonts w:ascii="David" w:eastAsia="Times New Roman" w:hAnsi="David" w:cs="David"/>
          <w:b/>
          <w:bCs/>
          <w:sz w:val="24"/>
          <w:szCs w:val="24"/>
          <w:lang w:val="en-US"/>
        </w:rPr>
        <w:pPrChange w:id="796"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 Integration Testing</w:t>
      </w:r>
      <w:ins w:id="797" w:author="Yoni Grinberg" w:date="2026-07-15T22:44:00Z" w16du:dateUtc="2026-07-15T19:44:00Z">
        <w:r w:rsidR="00F478F3">
          <w:rPr>
            <w:rFonts w:ascii="David" w:eastAsia="Times New Roman" w:hAnsi="David" w:cs="David"/>
            <w:b/>
            <w:bCs/>
            <w:sz w:val="24"/>
            <w:szCs w:val="24"/>
            <w:lang w:val="en-US"/>
          </w:rPr>
          <w:br/>
        </w:r>
      </w:ins>
    </w:p>
    <w:p w14:paraId="0D1491CA" w14:textId="3321A685" w:rsidR="00EA10D1" w:rsidRPr="00F970E0" w:rsidRDefault="00EA71C1">
      <w:pPr>
        <w:shd w:val="clear" w:color="auto" w:fill="FFFFFF"/>
        <w:spacing w:after="0"/>
        <w:ind w:left="1080"/>
        <w:jc w:val="left"/>
        <w:rPr>
          <w:rFonts w:ascii="David" w:eastAsia="Times New Roman" w:hAnsi="David" w:cs="David"/>
          <w:sz w:val="24"/>
          <w:szCs w:val="24"/>
          <w:lang w:val="en-US"/>
        </w:rPr>
        <w:pPrChange w:id="798"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.3.1. Single Packet Transmission</w:t>
      </w:r>
      <w:ins w:id="799" w:author="Yoni Grinberg" w:date="2026-07-15T22:44:00Z" w16du:dateUtc="2026-07-15T19:44:00Z">
        <w:r w:rsidR="00F478F3">
          <w:rPr>
            <w:rFonts w:ascii="David" w:eastAsia="Times New Roman" w:hAnsi="David" w:cs="David"/>
            <w:b/>
            <w:bCs/>
            <w:sz w:val="24"/>
            <w:szCs w:val="24"/>
            <w:lang w:val="en-US"/>
          </w:rPr>
          <w:br/>
        </w:r>
      </w:ins>
    </w:p>
    <w:p w14:paraId="69299932" w14:textId="77777777" w:rsidR="00EA10D1" w:rsidRPr="00F970E0" w:rsidRDefault="00EA10D1">
      <w:pPr>
        <w:numPr>
          <w:ilvl w:val="0"/>
          <w:numId w:val="20"/>
        </w:numPr>
        <w:shd w:val="clear" w:color="auto" w:fill="FFFFFF"/>
        <w:spacing w:after="0"/>
        <w:ind w:left="1440"/>
        <w:jc w:val="left"/>
        <w:rPr>
          <w:rFonts w:ascii="David" w:eastAsia="Times New Roman" w:hAnsi="David" w:cs="David"/>
          <w:sz w:val="24"/>
          <w:szCs w:val="24"/>
          <w:lang w:val="en-US"/>
        </w:rPr>
        <w:pPrChange w:id="800" w:author="Yoni Grinberg" w:date="2026-07-15T22:45:00Z" w16du:dateUtc="2026-07-15T19:45:00Z">
          <w:pPr>
            <w:numPr>
              <w:numId w:val="20"/>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pPr>
        <w:numPr>
          <w:ilvl w:val="0"/>
          <w:numId w:val="20"/>
        </w:numPr>
        <w:shd w:val="clear" w:color="auto" w:fill="FFFFFF"/>
        <w:spacing w:after="0"/>
        <w:ind w:left="1440"/>
        <w:jc w:val="left"/>
        <w:rPr>
          <w:rFonts w:ascii="David" w:eastAsia="Times New Roman" w:hAnsi="David" w:cs="David"/>
          <w:sz w:val="24"/>
          <w:szCs w:val="24"/>
          <w:lang w:val="en-US"/>
        </w:rPr>
        <w:pPrChange w:id="801" w:author="Yoni Grinberg" w:date="2026-07-15T22:45:00Z" w16du:dateUtc="2026-07-15T19:45:00Z">
          <w:pPr>
            <w:numPr>
              <w:numId w:val="20"/>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pPr>
        <w:numPr>
          <w:ilvl w:val="0"/>
          <w:numId w:val="20"/>
        </w:numPr>
        <w:shd w:val="clear" w:color="auto" w:fill="FFFFFF"/>
        <w:spacing w:after="0"/>
        <w:ind w:left="1440"/>
        <w:jc w:val="left"/>
        <w:rPr>
          <w:rFonts w:ascii="David" w:eastAsia="Times New Roman" w:hAnsi="David" w:cs="David"/>
          <w:sz w:val="24"/>
          <w:szCs w:val="24"/>
          <w:lang w:val="en-US"/>
        </w:rPr>
        <w:pPrChange w:id="802" w:author="Yoni Grinberg" w:date="2026-07-15T22:45:00Z" w16du:dateUtc="2026-07-15T19:45:00Z">
          <w:pPr>
            <w:numPr>
              <w:numId w:val="20"/>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576C2CA5" w:rsidR="00EA10D1" w:rsidRPr="00F970E0" w:rsidRDefault="00EA71C1">
      <w:pPr>
        <w:shd w:val="clear" w:color="auto" w:fill="FFFFFF"/>
        <w:spacing w:after="0"/>
        <w:ind w:left="1080"/>
        <w:jc w:val="left"/>
        <w:rPr>
          <w:rFonts w:ascii="David" w:eastAsia="Times New Roman" w:hAnsi="David" w:cs="David"/>
          <w:sz w:val="24"/>
          <w:szCs w:val="24"/>
          <w:lang w:val="en-US"/>
        </w:rPr>
        <w:pPrChange w:id="803"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.3.2. RTS/CTS Handshake Verification</w:t>
      </w:r>
      <w:ins w:id="804" w:author="Yoni Grinberg" w:date="2026-07-15T22:44:00Z" w16du:dateUtc="2026-07-15T19:44:00Z">
        <w:r w:rsidR="00F478F3">
          <w:rPr>
            <w:rFonts w:ascii="David" w:eastAsia="Times New Roman" w:hAnsi="David" w:cs="David"/>
            <w:b/>
            <w:bCs/>
            <w:sz w:val="24"/>
            <w:szCs w:val="24"/>
            <w:lang w:val="en-US"/>
          </w:rPr>
          <w:br/>
        </w:r>
      </w:ins>
    </w:p>
    <w:p w14:paraId="26620DF3" w14:textId="77777777" w:rsidR="00EA10D1" w:rsidRPr="00F970E0" w:rsidRDefault="00EA10D1">
      <w:pPr>
        <w:numPr>
          <w:ilvl w:val="0"/>
          <w:numId w:val="21"/>
        </w:numPr>
        <w:shd w:val="clear" w:color="auto" w:fill="FFFFFF"/>
        <w:spacing w:after="0"/>
        <w:ind w:left="1440"/>
        <w:jc w:val="left"/>
        <w:rPr>
          <w:rFonts w:ascii="David" w:eastAsia="Times New Roman" w:hAnsi="David" w:cs="David"/>
          <w:sz w:val="24"/>
          <w:szCs w:val="24"/>
          <w:lang w:val="en-US"/>
        </w:rPr>
        <w:pPrChange w:id="805" w:author="Yoni Grinberg" w:date="2026-07-15T22:45:00Z" w16du:dateUtc="2026-07-15T19:45:00Z">
          <w:pPr>
            <w:numPr>
              <w:numId w:val="21"/>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pPr>
        <w:numPr>
          <w:ilvl w:val="0"/>
          <w:numId w:val="21"/>
        </w:numPr>
        <w:shd w:val="clear" w:color="auto" w:fill="FFFFFF"/>
        <w:spacing w:after="0"/>
        <w:ind w:left="1440"/>
        <w:jc w:val="left"/>
        <w:rPr>
          <w:rFonts w:ascii="David" w:eastAsia="Times New Roman" w:hAnsi="David" w:cs="David"/>
          <w:sz w:val="24"/>
          <w:szCs w:val="24"/>
          <w:lang w:val="en-US"/>
        </w:rPr>
        <w:pPrChange w:id="806" w:author="Yoni Grinberg" w:date="2026-07-15T22:45:00Z" w16du:dateUtc="2026-07-15T19:45:00Z">
          <w:pPr>
            <w:numPr>
              <w:numId w:val="21"/>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pPr>
        <w:numPr>
          <w:ilvl w:val="0"/>
          <w:numId w:val="21"/>
        </w:numPr>
        <w:shd w:val="clear" w:color="auto" w:fill="FFFFFF"/>
        <w:spacing w:after="0"/>
        <w:ind w:left="1440"/>
        <w:jc w:val="left"/>
        <w:rPr>
          <w:rFonts w:ascii="David" w:eastAsia="Times New Roman" w:hAnsi="David" w:cs="David"/>
          <w:sz w:val="24"/>
          <w:szCs w:val="24"/>
          <w:lang w:val="en-US"/>
        </w:rPr>
        <w:pPrChange w:id="807" w:author="Yoni Grinberg" w:date="2026-07-15T22:45:00Z" w16du:dateUtc="2026-07-15T19:45:00Z">
          <w:pPr>
            <w:numPr>
              <w:numId w:val="21"/>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193A4F2A" w:rsidR="00EA10D1" w:rsidRPr="00F970E0" w:rsidRDefault="00EA71C1">
      <w:pPr>
        <w:shd w:val="clear" w:color="auto" w:fill="FFFFFF"/>
        <w:spacing w:after="0"/>
        <w:ind w:left="1080"/>
        <w:jc w:val="left"/>
        <w:rPr>
          <w:rFonts w:ascii="David" w:eastAsia="Times New Roman" w:hAnsi="David" w:cs="David"/>
          <w:b/>
          <w:bCs/>
          <w:sz w:val="24"/>
          <w:szCs w:val="24"/>
          <w:lang w:val="en-US"/>
        </w:rPr>
        <w:pPrChange w:id="808"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lastRenderedPageBreak/>
        <w:t>7</w:t>
      </w:r>
      <w:r w:rsidR="00EA10D1" w:rsidRPr="00F970E0">
        <w:rPr>
          <w:rFonts w:ascii="David" w:eastAsia="Times New Roman" w:hAnsi="David" w:cs="David"/>
          <w:b/>
          <w:bCs/>
          <w:sz w:val="24"/>
          <w:szCs w:val="24"/>
          <w:lang w:val="en-US"/>
        </w:rPr>
        <w:t>.4. Field Testing</w:t>
      </w:r>
      <w:ins w:id="809" w:author="Yoni Grinberg" w:date="2026-07-15T22:44:00Z" w16du:dateUtc="2026-07-15T19:44:00Z">
        <w:r w:rsidR="00F478F3">
          <w:rPr>
            <w:rFonts w:ascii="David" w:eastAsia="Times New Roman" w:hAnsi="David" w:cs="David"/>
            <w:b/>
            <w:bCs/>
            <w:sz w:val="24"/>
            <w:szCs w:val="24"/>
            <w:lang w:val="en-US"/>
          </w:rPr>
          <w:br/>
        </w:r>
      </w:ins>
    </w:p>
    <w:p w14:paraId="6DBE9B33" w14:textId="4C413A5A" w:rsidR="00EA10D1" w:rsidRPr="00F970E0" w:rsidRDefault="00EA71C1">
      <w:pPr>
        <w:shd w:val="clear" w:color="auto" w:fill="FFFFFF"/>
        <w:spacing w:after="0"/>
        <w:ind w:left="1080"/>
        <w:jc w:val="left"/>
        <w:rPr>
          <w:rFonts w:ascii="David" w:eastAsia="Times New Roman" w:hAnsi="David" w:cs="David"/>
          <w:sz w:val="24"/>
          <w:szCs w:val="24"/>
          <w:lang w:val="en-US"/>
        </w:rPr>
        <w:pPrChange w:id="810"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.4.1 Maximum Effective Range</w:t>
      </w:r>
      <w:ins w:id="811" w:author="Yoni Grinberg" w:date="2026-07-15T22:44:00Z" w16du:dateUtc="2026-07-15T19:44:00Z">
        <w:r w:rsidR="00F478F3">
          <w:rPr>
            <w:rFonts w:ascii="David" w:eastAsia="Times New Roman" w:hAnsi="David" w:cs="David"/>
            <w:b/>
            <w:bCs/>
            <w:sz w:val="24"/>
            <w:szCs w:val="24"/>
            <w:lang w:val="en-US"/>
          </w:rPr>
          <w:br/>
        </w:r>
      </w:ins>
    </w:p>
    <w:p w14:paraId="4454DB4E" w14:textId="77777777" w:rsidR="00EA10D1" w:rsidRPr="00F970E0" w:rsidRDefault="00EA10D1">
      <w:pPr>
        <w:numPr>
          <w:ilvl w:val="0"/>
          <w:numId w:val="23"/>
        </w:numPr>
        <w:shd w:val="clear" w:color="auto" w:fill="FFFFFF"/>
        <w:spacing w:after="0"/>
        <w:ind w:left="1440"/>
        <w:jc w:val="left"/>
        <w:rPr>
          <w:rFonts w:ascii="David" w:eastAsia="Times New Roman" w:hAnsi="David" w:cs="David"/>
          <w:sz w:val="24"/>
          <w:szCs w:val="24"/>
          <w:lang w:val="en-US"/>
        </w:rPr>
        <w:pPrChange w:id="812" w:author="Yoni Grinberg" w:date="2026-07-15T22:45:00Z" w16du:dateUtc="2026-07-15T19:45:00Z">
          <w:pPr>
            <w:numPr>
              <w:numId w:val="23"/>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pPr>
        <w:numPr>
          <w:ilvl w:val="0"/>
          <w:numId w:val="23"/>
        </w:numPr>
        <w:shd w:val="clear" w:color="auto" w:fill="FFFFFF"/>
        <w:spacing w:after="0"/>
        <w:ind w:left="1440"/>
        <w:jc w:val="left"/>
        <w:rPr>
          <w:rFonts w:ascii="David" w:eastAsia="Times New Roman" w:hAnsi="David" w:cs="David"/>
          <w:sz w:val="24"/>
          <w:szCs w:val="24"/>
          <w:lang w:val="en-US"/>
        </w:rPr>
        <w:pPrChange w:id="813" w:author="Yoni Grinberg" w:date="2026-07-15T22:45:00Z" w16du:dateUtc="2026-07-15T19:45:00Z">
          <w:pPr>
            <w:numPr>
              <w:numId w:val="23"/>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pPr>
        <w:numPr>
          <w:ilvl w:val="0"/>
          <w:numId w:val="23"/>
        </w:numPr>
        <w:shd w:val="clear" w:color="auto" w:fill="FFFFFF"/>
        <w:spacing w:after="0"/>
        <w:ind w:left="1440"/>
        <w:jc w:val="left"/>
        <w:rPr>
          <w:rFonts w:ascii="David" w:eastAsia="Times New Roman" w:hAnsi="David" w:cs="David"/>
          <w:sz w:val="24"/>
          <w:szCs w:val="24"/>
          <w:lang w:val="en-US"/>
        </w:rPr>
        <w:pPrChange w:id="814" w:author="Yoni Grinberg" w:date="2026-07-15T22:45:00Z" w16du:dateUtc="2026-07-15T19:45:00Z">
          <w:pPr>
            <w:numPr>
              <w:numId w:val="23"/>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38B74C39" w:rsidR="00EA10D1" w:rsidRPr="00F970E0" w:rsidRDefault="00EA71C1">
      <w:pPr>
        <w:shd w:val="clear" w:color="auto" w:fill="FFFFFF"/>
        <w:spacing w:after="0"/>
        <w:ind w:left="1080"/>
        <w:jc w:val="left"/>
        <w:rPr>
          <w:rFonts w:ascii="David" w:eastAsia="Times New Roman" w:hAnsi="David" w:cs="David"/>
          <w:sz w:val="24"/>
          <w:szCs w:val="24"/>
          <w:lang w:val="en-US"/>
        </w:rPr>
        <w:pPrChange w:id="815"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.4.2 Noise Immunity</w:t>
      </w:r>
      <w:ins w:id="816" w:author="Yoni Grinberg" w:date="2026-07-15T22:44:00Z" w16du:dateUtc="2026-07-15T19:44:00Z">
        <w:r w:rsidR="00F478F3">
          <w:rPr>
            <w:rFonts w:ascii="David" w:eastAsia="Times New Roman" w:hAnsi="David" w:cs="David"/>
            <w:b/>
            <w:bCs/>
            <w:sz w:val="24"/>
            <w:szCs w:val="24"/>
            <w:lang w:val="en-US"/>
          </w:rPr>
          <w:br/>
        </w:r>
      </w:ins>
    </w:p>
    <w:p w14:paraId="07199548" w14:textId="77777777" w:rsidR="00EA10D1" w:rsidRPr="00F970E0" w:rsidRDefault="00EA10D1">
      <w:pPr>
        <w:numPr>
          <w:ilvl w:val="0"/>
          <w:numId w:val="24"/>
        </w:numPr>
        <w:shd w:val="clear" w:color="auto" w:fill="FFFFFF"/>
        <w:spacing w:after="0"/>
        <w:ind w:left="1440"/>
        <w:jc w:val="left"/>
        <w:rPr>
          <w:rFonts w:ascii="David" w:eastAsia="Times New Roman" w:hAnsi="David" w:cs="David"/>
          <w:sz w:val="24"/>
          <w:szCs w:val="24"/>
          <w:lang w:val="en-US"/>
        </w:rPr>
        <w:pPrChange w:id="817" w:author="Yoni Grinberg" w:date="2026-07-15T22:45:00Z" w16du:dateUtc="2026-07-15T19:45:00Z">
          <w:pPr>
            <w:numPr>
              <w:numId w:val="24"/>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pPr>
        <w:numPr>
          <w:ilvl w:val="0"/>
          <w:numId w:val="24"/>
        </w:numPr>
        <w:shd w:val="clear" w:color="auto" w:fill="FFFFFF"/>
        <w:spacing w:after="0"/>
        <w:ind w:left="1440"/>
        <w:jc w:val="left"/>
        <w:rPr>
          <w:rFonts w:ascii="David" w:eastAsia="Times New Roman" w:hAnsi="David" w:cs="David"/>
          <w:sz w:val="24"/>
          <w:szCs w:val="24"/>
          <w:lang w:val="en-US"/>
        </w:rPr>
        <w:pPrChange w:id="818" w:author="Yoni Grinberg" w:date="2026-07-15T22:45:00Z" w16du:dateUtc="2026-07-15T19:45:00Z">
          <w:pPr>
            <w:numPr>
              <w:numId w:val="24"/>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pPr>
        <w:numPr>
          <w:ilvl w:val="0"/>
          <w:numId w:val="24"/>
        </w:numPr>
        <w:shd w:val="clear" w:color="auto" w:fill="FFFFFF"/>
        <w:spacing w:after="0"/>
        <w:ind w:left="1440"/>
        <w:jc w:val="left"/>
        <w:rPr>
          <w:rFonts w:ascii="David" w:eastAsia="Times New Roman" w:hAnsi="David" w:cs="David"/>
          <w:sz w:val="24"/>
          <w:szCs w:val="24"/>
          <w:lang w:val="en-US"/>
        </w:rPr>
        <w:pPrChange w:id="819" w:author="Yoni Grinberg" w:date="2026-07-15T22:45:00Z" w16du:dateUtc="2026-07-15T19:45:00Z">
          <w:pPr>
            <w:numPr>
              <w:numId w:val="24"/>
            </w:numPr>
            <w:shd w:val="clear" w:color="auto" w:fill="FFFFFF"/>
            <w:tabs>
              <w:tab w:val="num" w:pos="720"/>
            </w:tabs>
            <w:spacing w:after="120"/>
            <w:ind w:left="144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26961DF5" w:rsidR="00EA10D1" w:rsidRPr="00F970E0" w:rsidRDefault="00EA71C1">
      <w:pPr>
        <w:shd w:val="clear" w:color="auto" w:fill="FFFFFF"/>
        <w:spacing w:after="0"/>
        <w:ind w:left="1080"/>
        <w:jc w:val="left"/>
        <w:rPr>
          <w:rFonts w:ascii="David" w:eastAsia="Times New Roman" w:hAnsi="David" w:cs="David"/>
          <w:b/>
          <w:bCs/>
          <w:sz w:val="24"/>
          <w:szCs w:val="24"/>
          <w:lang w:val="en-US"/>
        </w:rPr>
        <w:pPrChange w:id="820"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.4.3 Wall/Barrier Penetration Test</w:t>
      </w:r>
      <w:ins w:id="821" w:author="Yoni Grinberg" w:date="2026-07-15T22:44:00Z" w16du:dateUtc="2026-07-15T19:44:00Z">
        <w:r w:rsidR="00F478F3">
          <w:rPr>
            <w:rFonts w:ascii="David" w:eastAsia="Times New Roman" w:hAnsi="David" w:cs="David"/>
            <w:b/>
            <w:bCs/>
            <w:sz w:val="24"/>
            <w:szCs w:val="24"/>
            <w:lang w:val="en-US"/>
          </w:rPr>
          <w:br/>
        </w:r>
      </w:ins>
    </w:p>
    <w:p w14:paraId="41824002" w14:textId="77777777" w:rsidR="00EA10D1" w:rsidRPr="00F970E0" w:rsidRDefault="00EA10D1">
      <w:pPr>
        <w:numPr>
          <w:ilvl w:val="0"/>
          <w:numId w:val="64"/>
        </w:numPr>
        <w:shd w:val="clear" w:color="auto" w:fill="FFFFFF"/>
        <w:spacing w:after="0"/>
        <w:ind w:left="1440"/>
        <w:jc w:val="left"/>
        <w:rPr>
          <w:rFonts w:ascii="David" w:eastAsia="Times New Roman" w:hAnsi="David" w:cs="David"/>
          <w:sz w:val="24"/>
          <w:szCs w:val="24"/>
          <w:lang w:val="en-US"/>
        </w:rPr>
        <w:pPrChange w:id="822" w:author="Yoni Grinberg" w:date="2026-07-15T22:47:00Z" w16du:dateUtc="2026-07-15T19:47:00Z">
          <w:pPr>
            <w:numPr>
              <w:numId w:val="26"/>
            </w:numPr>
            <w:shd w:val="clear" w:color="auto" w:fill="FFFFFF"/>
            <w:tabs>
              <w:tab w:val="num" w:pos="720"/>
            </w:tabs>
            <w:spacing w:after="120"/>
            <w:ind w:left="1080" w:right="580" w:hanging="360"/>
            <w:jc w:val="left"/>
          </w:pPr>
        </w:pPrChange>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pPr>
        <w:numPr>
          <w:ilvl w:val="0"/>
          <w:numId w:val="64"/>
        </w:numPr>
        <w:shd w:val="clear" w:color="auto" w:fill="FFFFFF"/>
        <w:spacing w:after="0"/>
        <w:ind w:left="1440"/>
        <w:jc w:val="left"/>
        <w:rPr>
          <w:rFonts w:ascii="David" w:eastAsia="Times New Roman" w:hAnsi="David" w:cs="David"/>
          <w:sz w:val="24"/>
          <w:szCs w:val="24"/>
          <w:lang w:val="en-US"/>
        </w:rPr>
        <w:pPrChange w:id="823" w:author="Yoni Grinberg" w:date="2026-07-15T22:47:00Z" w16du:dateUtc="2026-07-15T19:47:00Z">
          <w:pPr>
            <w:numPr>
              <w:numId w:val="26"/>
            </w:numPr>
            <w:shd w:val="clear" w:color="auto" w:fill="FFFFFF"/>
            <w:tabs>
              <w:tab w:val="num" w:pos="720"/>
            </w:tabs>
            <w:spacing w:after="120"/>
            <w:ind w:left="1080" w:right="580" w:hanging="360"/>
            <w:jc w:val="left"/>
          </w:pPr>
        </w:pPrChange>
      </w:pPr>
      <w:r w:rsidRPr="00F970E0">
        <w:rPr>
          <w:rFonts w:ascii="David" w:eastAsia="Times New Roman" w:hAnsi="David" w:cs="David"/>
          <w:sz w:val="24"/>
          <w:szCs w:val="24"/>
          <w:lang w:val="en-US"/>
        </w:rPr>
        <w:t>Procedure:</w:t>
      </w:r>
    </w:p>
    <w:p w14:paraId="3ABB5E3A" w14:textId="77777777" w:rsidR="00EA10D1" w:rsidRPr="00F970E0" w:rsidRDefault="00EA10D1">
      <w:pPr>
        <w:numPr>
          <w:ilvl w:val="1"/>
          <w:numId w:val="64"/>
        </w:numPr>
        <w:shd w:val="clear" w:color="auto" w:fill="FFFFFF"/>
        <w:spacing w:after="0"/>
        <w:ind w:left="1800"/>
        <w:jc w:val="left"/>
        <w:rPr>
          <w:rFonts w:ascii="David" w:eastAsia="Times New Roman" w:hAnsi="David" w:cs="David"/>
          <w:sz w:val="24"/>
          <w:szCs w:val="24"/>
          <w:lang w:val="en-US"/>
        </w:rPr>
        <w:pPrChange w:id="824" w:author="Yoni Grinberg" w:date="2026-07-15T22:47:00Z" w16du:dateUtc="2026-07-15T19:47:00Z">
          <w:pPr>
            <w:numPr>
              <w:ilvl w:val="1"/>
              <w:numId w:val="64"/>
            </w:numPr>
            <w:shd w:val="clear" w:color="auto" w:fill="FFFFFF"/>
            <w:spacing w:after="0"/>
            <w:ind w:left="2520" w:hanging="360"/>
            <w:jc w:val="left"/>
          </w:pPr>
        </w:pPrChange>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pPr>
        <w:numPr>
          <w:ilvl w:val="1"/>
          <w:numId w:val="64"/>
        </w:numPr>
        <w:shd w:val="clear" w:color="auto" w:fill="FFFFFF"/>
        <w:spacing w:after="0"/>
        <w:ind w:left="1800"/>
        <w:jc w:val="left"/>
        <w:rPr>
          <w:rFonts w:ascii="David" w:eastAsia="Times New Roman" w:hAnsi="David" w:cs="David"/>
          <w:sz w:val="24"/>
          <w:szCs w:val="24"/>
          <w:lang w:val="en-US"/>
        </w:rPr>
        <w:pPrChange w:id="825" w:author="Yoni Grinberg" w:date="2026-07-15T22:47:00Z" w16du:dateUtc="2026-07-15T19:47:00Z">
          <w:pPr>
            <w:numPr>
              <w:ilvl w:val="1"/>
              <w:numId w:val="64"/>
            </w:numPr>
            <w:shd w:val="clear" w:color="auto" w:fill="FFFFFF"/>
            <w:spacing w:after="0"/>
            <w:ind w:left="2520" w:hanging="360"/>
            <w:jc w:val="left"/>
          </w:pPr>
        </w:pPrChange>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pPr>
        <w:numPr>
          <w:ilvl w:val="2"/>
          <w:numId w:val="64"/>
        </w:numPr>
        <w:shd w:val="clear" w:color="auto" w:fill="FFFFFF"/>
        <w:spacing w:after="0"/>
        <w:ind w:left="2520"/>
        <w:jc w:val="left"/>
        <w:rPr>
          <w:rFonts w:ascii="David" w:eastAsia="Times New Roman" w:hAnsi="David" w:cs="David"/>
          <w:sz w:val="24"/>
          <w:szCs w:val="24"/>
          <w:lang w:val="en-US"/>
        </w:rPr>
        <w:pPrChange w:id="826" w:author="Yoni Grinberg" w:date="2026-07-15T22:47:00Z" w16du:dateUtc="2026-07-15T19:47:00Z">
          <w:pPr>
            <w:numPr>
              <w:ilvl w:val="2"/>
              <w:numId w:val="26"/>
            </w:numPr>
            <w:shd w:val="clear" w:color="auto" w:fill="FFFFFF"/>
            <w:tabs>
              <w:tab w:val="num" w:pos="2160"/>
            </w:tabs>
            <w:spacing w:after="120"/>
            <w:ind w:left="1080" w:right="580" w:hanging="360"/>
            <w:jc w:val="left"/>
          </w:pPr>
        </w:pPrChange>
      </w:pPr>
      <w:r w:rsidRPr="00F970E0">
        <w:rPr>
          <w:rFonts w:ascii="David" w:eastAsia="Times New Roman" w:hAnsi="David" w:cs="David"/>
          <w:sz w:val="24"/>
          <w:szCs w:val="24"/>
          <w:lang w:val="en-US"/>
        </w:rPr>
        <w:t>Level 1: A sheet of paper.</w:t>
      </w:r>
    </w:p>
    <w:p w14:paraId="38F12502" w14:textId="77777777" w:rsidR="00EA10D1" w:rsidRPr="00F970E0" w:rsidRDefault="00EA10D1">
      <w:pPr>
        <w:numPr>
          <w:ilvl w:val="2"/>
          <w:numId w:val="64"/>
        </w:numPr>
        <w:shd w:val="clear" w:color="auto" w:fill="FFFFFF"/>
        <w:spacing w:after="0"/>
        <w:ind w:left="2520"/>
        <w:jc w:val="left"/>
        <w:rPr>
          <w:rFonts w:ascii="David" w:eastAsia="Times New Roman" w:hAnsi="David" w:cs="David"/>
          <w:sz w:val="24"/>
          <w:szCs w:val="24"/>
          <w:lang w:val="en-US"/>
        </w:rPr>
        <w:pPrChange w:id="827" w:author="Yoni Grinberg" w:date="2026-07-15T22:47:00Z" w16du:dateUtc="2026-07-15T19:47:00Z">
          <w:pPr>
            <w:numPr>
              <w:ilvl w:val="2"/>
              <w:numId w:val="26"/>
            </w:numPr>
            <w:shd w:val="clear" w:color="auto" w:fill="FFFFFF"/>
            <w:tabs>
              <w:tab w:val="num" w:pos="2160"/>
            </w:tabs>
            <w:spacing w:after="120"/>
            <w:ind w:left="1080" w:right="580" w:hanging="360"/>
            <w:jc w:val="left"/>
          </w:pPr>
        </w:pPrChange>
      </w:pPr>
      <w:r w:rsidRPr="00F970E0">
        <w:rPr>
          <w:rFonts w:ascii="David" w:eastAsia="Times New Roman" w:hAnsi="David" w:cs="David"/>
          <w:sz w:val="24"/>
          <w:szCs w:val="24"/>
          <w:lang w:val="en-US"/>
        </w:rPr>
        <w:t>Level 2: A human body.</w:t>
      </w:r>
    </w:p>
    <w:p w14:paraId="16258E0D" w14:textId="77777777" w:rsidR="00EA10D1" w:rsidRPr="00F970E0" w:rsidRDefault="00EA10D1">
      <w:pPr>
        <w:numPr>
          <w:ilvl w:val="2"/>
          <w:numId w:val="64"/>
        </w:numPr>
        <w:shd w:val="clear" w:color="auto" w:fill="FFFFFF"/>
        <w:spacing w:after="0"/>
        <w:ind w:left="2520"/>
        <w:jc w:val="left"/>
        <w:rPr>
          <w:rFonts w:ascii="David" w:eastAsia="Times New Roman" w:hAnsi="David" w:cs="David"/>
          <w:sz w:val="24"/>
          <w:szCs w:val="24"/>
          <w:lang w:val="en-US"/>
        </w:rPr>
        <w:pPrChange w:id="828" w:author="Yoni Grinberg" w:date="2026-07-15T22:47:00Z" w16du:dateUtc="2026-07-15T19:47:00Z">
          <w:pPr>
            <w:numPr>
              <w:ilvl w:val="2"/>
              <w:numId w:val="26"/>
            </w:numPr>
            <w:shd w:val="clear" w:color="auto" w:fill="FFFFFF"/>
            <w:tabs>
              <w:tab w:val="num" w:pos="2160"/>
            </w:tabs>
            <w:spacing w:after="120"/>
            <w:ind w:left="1080" w:right="580" w:hanging="360"/>
            <w:jc w:val="left"/>
          </w:pPr>
        </w:pPrChange>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pPr>
        <w:numPr>
          <w:ilvl w:val="0"/>
          <w:numId w:val="64"/>
        </w:numPr>
        <w:shd w:val="clear" w:color="auto" w:fill="FFFFFF"/>
        <w:spacing w:after="0"/>
        <w:jc w:val="left"/>
        <w:rPr>
          <w:rFonts w:ascii="David" w:eastAsia="Times New Roman" w:hAnsi="David" w:cs="David"/>
          <w:sz w:val="24"/>
          <w:szCs w:val="24"/>
          <w:lang w:val="en-US"/>
        </w:rPr>
        <w:pPrChange w:id="829" w:author="Yoni Grinberg" w:date="2026-07-15T22:46:00Z" w16du:dateUtc="2026-07-15T19:46:00Z">
          <w:pPr>
            <w:numPr>
              <w:numId w:val="26"/>
            </w:numPr>
            <w:shd w:val="clear" w:color="auto" w:fill="FFFFFF"/>
            <w:tabs>
              <w:tab w:val="num" w:pos="720"/>
            </w:tabs>
            <w:spacing w:after="120"/>
            <w:ind w:left="1080" w:right="580" w:hanging="360"/>
            <w:jc w:val="left"/>
          </w:pPr>
        </w:pPrChange>
      </w:pPr>
      <w:r w:rsidRPr="00F970E0">
        <w:rPr>
          <w:rFonts w:ascii="David" w:eastAsia="Times New Roman" w:hAnsi="David" w:cs="David"/>
          <w:sz w:val="24"/>
          <w:szCs w:val="24"/>
          <w:lang w:val="en-US"/>
        </w:rPr>
        <w:t>Success Criteria:</w:t>
      </w:r>
    </w:p>
    <w:p w14:paraId="2F7F129C" w14:textId="77777777" w:rsidR="00EA10D1" w:rsidRPr="00F970E0" w:rsidRDefault="00EA10D1">
      <w:pPr>
        <w:numPr>
          <w:ilvl w:val="1"/>
          <w:numId w:val="64"/>
        </w:numPr>
        <w:shd w:val="clear" w:color="auto" w:fill="FFFFFF"/>
        <w:spacing w:after="0"/>
        <w:jc w:val="left"/>
        <w:rPr>
          <w:rFonts w:ascii="David" w:eastAsia="Times New Roman" w:hAnsi="David" w:cs="David"/>
          <w:sz w:val="24"/>
          <w:szCs w:val="24"/>
          <w:lang w:val="en-US"/>
        </w:rPr>
        <w:pPrChange w:id="830" w:author="Yoni Grinberg" w:date="2026-07-15T22:47:00Z" w16du:dateUtc="2026-07-15T19:47:00Z">
          <w:pPr>
            <w:numPr>
              <w:ilvl w:val="1"/>
              <w:numId w:val="27"/>
            </w:numPr>
            <w:shd w:val="clear" w:color="auto" w:fill="FFFFFF"/>
            <w:tabs>
              <w:tab w:val="num" w:pos="1440"/>
            </w:tabs>
            <w:spacing w:after="120"/>
            <w:ind w:left="1080" w:right="580" w:hanging="360"/>
            <w:jc w:val="left"/>
          </w:pPr>
        </w:pPrChange>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3FF01A34" w:rsidR="00EA10D1" w:rsidRPr="00F970E0" w:rsidRDefault="00EA71C1">
      <w:pPr>
        <w:shd w:val="clear" w:color="auto" w:fill="FFFFFF"/>
        <w:spacing w:after="0"/>
        <w:ind w:left="1080"/>
        <w:jc w:val="left"/>
        <w:rPr>
          <w:rFonts w:ascii="David" w:eastAsia="Times New Roman" w:hAnsi="David" w:cs="David"/>
          <w:sz w:val="24"/>
          <w:szCs w:val="24"/>
          <w:lang w:val="en-US"/>
        </w:rPr>
        <w:pPrChange w:id="831" w:author="Yoni Grinberg" w:date="2026-07-15T22:43:00Z" w16du:dateUtc="2026-07-15T19:43:00Z">
          <w:pPr>
            <w:shd w:val="clear" w:color="auto" w:fill="FFFFFF"/>
            <w:spacing w:after="120"/>
            <w:ind w:right="580"/>
            <w:jc w:val="left"/>
          </w:pPr>
        </w:pPrChange>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.4.4. Battery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Thermal Stability</w:t>
      </w:r>
      <w:ins w:id="832" w:author="Yoni Grinberg" w:date="2026-07-15T22:44:00Z" w16du:dateUtc="2026-07-15T19:44:00Z">
        <w:r w:rsidR="00F478F3">
          <w:rPr>
            <w:rFonts w:ascii="David" w:eastAsia="Times New Roman" w:hAnsi="David" w:cs="David"/>
            <w:b/>
            <w:bCs/>
            <w:sz w:val="24"/>
            <w:szCs w:val="24"/>
            <w:lang w:val="en-US"/>
          </w:rPr>
          <w:br/>
        </w:r>
      </w:ins>
    </w:p>
    <w:p w14:paraId="5DD58B36" w14:textId="77777777" w:rsidR="00EA10D1" w:rsidRPr="00F970E0" w:rsidRDefault="00EA10D1">
      <w:pPr>
        <w:numPr>
          <w:ilvl w:val="0"/>
          <w:numId w:val="25"/>
        </w:numPr>
        <w:shd w:val="clear" w:color="auto" w:fill="FFFFFF"/>
        <w:spacing w:after="0"/>
        <w:ind w:left="1440"/>
        <w:jc w:val="left"/>
        <w:rPr>
          <w:rFonts w:ascii="David" w:eastAsia="Times New Roman" w:hAnsi="David" w:cs="David"/>
          <w:sz w:val="24"/>
          <w:szCs w:val="24"/>
          <w:lang w:val="en-US"/>
        </w:rPr>
        <w:pPrChange w:id="833" w:author="Yoni Grinberg" w:date="2026-07-15T22:47:00Z" w16du:dateUtc="2026-07-15T19:47:00Z">
          <w:pPr>
            <w:numPr>
              <w:numId w:val="25"/>
            </w:numPr>
            <w:shd w:val="clear" w:color="auto" w:fill="FFFFFF"/>
            <w:tabs>
              <w:tab w:val="num" w:pos="720"/>
            </w:tabs>
            <w:spacing w:after="120"/>
            <w:ind w:left="1080" w:right="580" w:hanging="360"/>
            <w:jc w:val="left"/>
          </w:pPr>
        </w:pPrChange>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pPr>
        <w:numPr>
          <w:ilvl w:val="0"/>
          <w:numId w:val="25"/>
        </w:numPr>
        <w:shd w:val="clear" w:color="auto" w:fill="FFFFFF"/>
        <w:spacing w:after="0"/>
        <w:ind w:left="1440"/>
        <w:jc w:val="left"/>
        <w:rPr>
          <w:rFonts w:ascii="David" w:eastAsia="Times New Roman" w:hAnsi="David" w:cs="David"/>
          <w:sz w:val="24"/>
          <w:szCs w:val="24"/>
          <w:lang w:val="en-US"/>
        </w:rPr>
        <w:pPrChange w:id="834" w:author="Yoni Grinberg" w:date="2026-07-15T22:47:00Z" w16du:dateUtc="2026-07-15T19:47:00Z">
          <w:pPr>
            <w:numPr>
              <w:numId w:val="25"/>
            </w:numPr>
            <w:shd w:val="clear" w:color="auto" w:fill="FFFFFF"/>
            <w:tabs>
              <w:tab w:val="num" w:pos="720"/>
            </w:tabs>
            <w:spacing w:after="120"/>
            <w:ind w:left="1080" w:right="580" w:hanging="360"/>
            <w:jc w:val="left"/>
          </w:pPr>
        </w:pPrChange>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pPr>
        <w:numPr>
          <w:ilvl w:val="0"/>
          <w:numId w:val="25"/>
        </w:numPr>
        <w:shd w:val="clear" w:color="auto" w:fill="FFFFFF"/>
        <w:spacing w:after="0"/>
        <w:ind w:left="1440"/>
        <w:jc w:val="left"/>
        <w:rPr>
          <w:rFonts w:ascii="David" w:eastAsia="Times New Roman" w:hAnsi="David" w:cs="David"/>
          <w:sz w:val="24"/>
          <w:szCs w:val="24"/>
          <w:lang w:val="en-US"/>
        </w:rPr>
        <w:pPrChange w:id="835" w:author="Yoni Grinberg" w:date="2026-07-15T22:47:00Z" w16du:dateUtc="2026-07-15T19:47:00Z">
          <w:pPr>
            <w:numPr>
              <w:numId w:val="25"/>
            </w:numPr>
            <w:shd w:val="clear" w:color="auto" w:fill="FFFFFF"/>
            <w:tabs>
              <w:tab w:val="num" w:pos="720"/>
            </w:tabs>
            <w:spacing w:after="120"/>
            <w:ind w:left="1080" w:right="580" w:hanging="360"/>
            <w:jc w:val="left"/>
          </w:pPr>
        </w:pPrChange>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0FE355DD" w:rsidR="003C4350" w:rsidRPr="008304F4" w:rsidRDefault="003C4350">
      <w:pPr>
        <w:shd w:val="clear" w:color="auto" w:fill="FFFFFF"/>
        <w:spacing w:before="240" w:after="240"/>
        <w:ind w:right="580"/>
        <w:jc w:val="left"/>
        <w:rPr>
          <w:rFonts w:ascii="David" w:eastAsia="Times New Roman" w:hAnsi="David" w:cs="David"/>
          <w:b/>
          <w:bCs/>
          <w:sz w:val="32"/>
          <w:szCs w:val="32"/>
          <w:lang w:val="en-US"/>
        </w:rPr>
        <w:pPrChange w:id="836" w:author="Yoni Grinberg" w:date="2026-07-15T22:12:00Z" w16du:dateUtc="2026-07-15T19:12:00Z">
          <w:pPr>
            <w:shd w:val="clear" w:color="auto" w:fill="FFFFFF"/>
            <w:spacing w:after="120"/>
            <w:ind w:right="580"/>
            <w:jc w:val="left"/>
          </w:pPr>
        </w:pPrChange>
      </w:pPr>
      <w:r w:rsidRPr="008304F4">
        <w:rPr>
          <w:rFonts w:ascii="David" w:hAnsi="David" w:cs="David"/>
          <w:b/>
          <w:bCs/>
          <w:sz w:val="32"/>
          <w:szCs w:val="32"/>
          <w:lang w:val="en-US"/>
        </w:rPr>
        <w:t xml:space="preserve">Chapter </w:t>
      </w:r>
      <w:r w:rsidR="00EA71C1">
        <w:rPr>
          <w:rFonts w:ascii="David" w:eastAsia="Times New Roman" w:hAnsi="David" w:cs="David"/>
          <w:b/>
          <w:bCs/>
          <w:sz w:val="32"/>
          <w:szCs w:val="32"/>
          <w:lang w:val="en-US"/>
        </w:rPr>
        <w:t>8</w:t>
      </w:r>
      <w:r w:rsidRPr="008304F4">
        <w:rPr>
          <w:rFonts w:ascii="David" w:eastAsia="Times New Roman" w:hAnsi="David" w:cs="David"/>
          <w:b/>
          <w:bCs/>
          <w:sz w:val="32"/>
          <w:szCs w:val="32"/>
          <w:lang w:val="en-US"/>
        </w:rPr>
        <w:t>.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pPr>
        <w:shd w:val="clear" w:color="auto" w:fill="FFFFFF"/>
        <w:spacing w:before="240" w:after="240"/>
        <w:ind w:left="1080" w:right="580"/>
        <w:jc w:val="left"/>
        <w:rPr>
          <w:rFonts w:ascii="David" w:eastAsia="Times New Roman" w:hAnsi="David" w:cs="David"/>
          <w:b/>
          <w:bCs/>
          <w:sz w:val="24"/>
          <w:szCs w:val="24"/>
          <w:rtl/>
          <w:lang w:val="en-US"/>
        </w:rPr>
        <w:pPrChange w:id="837" w:author="Yoni Grinberg" w:date="2026-07-15T22:48:00Z" w16du:dateUtc="2026-07-15T19:48:00Z">
          <w:pPr>
            <w:shd w:val="clear" w:color="auto" w:fill="FFFFFF"/>
            <w:spacing w:after="120"/>
            <w:ind w:right="580"/>
            <w:jc w:val="left"/>
          </w:pPr>
        </w:pPrChange>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rtl/>
          <w:lang w:val="en-US"/>
        </w:rPr>
        <w:pPrChange w:id="838"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39"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The system must capture real-time audio and apply Fast Fourier Transform (FFT) to accurately decode binary bits.</w:t>
      </w:r>
    </w:p>
    <w:p w14:paraId="3C628E6C" w14:textId="34C8FA40"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rtl/>
          <w:lang w:val="en-US"/>
        </w:rPr>
        <w:pPrChange w:id="840"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41"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42"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43"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lastRenderedPageBreak/>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44"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Change w:id="845" w:author="Yoni Grinberg" w:date="2026-07-15T22:48:00Z" w16du:dateUtc="2026-07-15T19:48:00Z">
          <w:pPr>
            <w:pStyle w:val="ListParagraph"/>
            <w:numPr>
              <w:numId w:val="43"/>
            </w:numPr>
            <w:shd w:val="clear" w:color="auto" w:fill="FFFFFF"/>
            <w:spacing w:after="120"/>
            <w:ind w:right="580" w:hanging="360"/>
            <w:jc w:val="left"/>
          </w:pPr>
        </w:pPrChange>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pPr>
        <w:shd w:val="clear" w:color="auto" w:fill="FFFFFF"/>
        <w:tabs>
          <w:tab w:val="left" w:pos="1795"/>
        </w:tabs>
        <w:spacing w:before="240" w:after="240"/>
        <w:ind w:left="1080" w:right="580"/>
        <w:jc w:val="left"/>
        <w:rPr>
          <w:rFonts w:ascii="David" w:eastAsia="Times New Roman" w:hAnsi="David" w:cs="David"/>
          <w:b/>
          <w:bCs/>
          <w:sz w:val="24"/>
          <w:szCs w:val="24"/>
          <w:lang w:val="en-US"/>
        </w:rPr>
        <w:pPrChange w:id="846" w:author="Yoni Grinberg" w:date="2026-07-15T22:48:00Z" w16du:dateUtc="2026-07-15T19:48:00Z">
          <w:pPr>
            <w:shd w:val="clear" w:color="auto" w:fill="FFFFFF"/>
            <w:tabs>
              <w:tab w:val="left" w:pos="1795"/>
            </w:tabs>
            <w:spacing w:after="120"/>
            <w:ind w:right="580"/>
            <w:jc w:val="left"/>
          </w:pPr>
        </w:pPrChange>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Change w:id="847" w:author="Yoni Grinberg" w:date="2026-07-15T22:48:00Z" w16du:dateUtc="2026-07-15T19:48:00Z">
          <w:pPr>
            <w:pStyle w:val="ListParagraph"/>
            <w:numPr>
              <w:numId w:val="44"/>
            </w:numPr>
            <w:shd w:val="clear" w:color="auto" w:fill="FFFFFF"/>
            <w:tabs>
              <w:tab w:val="left" w:pos="1795"/>
            </w:tabs>
            <w:spacing w:after="120"/>
            <w:ind w:right="580" w:hanging="360"/>
            <w:jc w:val="left"/>
          </w:pPr>
        </w:pPrChange>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Change w:id="848" w:author="Yoni Grinberg" w:date="2026-07-15T22:48:00Z" w16du:dateUtc="2026-07-15T19:48:00Z">
          <w:pPr>
            <w:pStyle w:val="ListParagraph"/>
            <w:numPr>
              <w:numId w:val="44"/>
            </w:numPr>
            <w:shd w:val="clear" w:color="auto" w:fill="FFFFFF"/>
            <w:tabs>
              <w:tab w:val="left" w:pos="1795"/>
            </w:tabs>
            <w:spacing w:after="120"/>
            <w:ind w:right="580" w:hanging="360"/>
            <w:jc w:val="left"/>
          </w:pPr>
        </w:pPrChange>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Change w:id="849" w:author="Yoni Grinberg" w:date="2026-07-15T22:48:00Z" w16du:dateUtc="2026-07-15T19:48:00Z">
          <w:pPr>
            <w:pStyle w:val="ListParagraph"/>
            <w:numPr>
              <w:numId w:val="44"/>
            </w:numPr>
            <w:shd w:val="clear" w:color="auto" w:fill="FFFFFF"/>
            <w:tabs>
              <w:tab w:val="left" w:pos="1795"/>
            </w:tabs>
            <w:spacing w:after="120"/>
            <w:ind w:right="580" w:hanging="360"/>
            <w:jc w:val="left"/>
          </w:pPr>
        </w:pPrChange>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Change w:id="850" w:author="Yoni Grinberg" w:date="2026-07-15T22:48:00Z" w16du:dateUtc="2026-07-15T19:48:00Z">
          <w:pPr>
            <w:pStyle w:val="ListParagraph"/>
            <w:numPr>
              <w:numId w:val="44"/>
            </w:numPr>
            <w:shd w:val="clear" w:color="auto" w:fill="FFFFFF"/>
            <w:tabs>
              <w:tab w:val="left" w:pos="1795"/>
            </w:tabs>
            <w:spacing w:after="120"/>
            <w:ind w:right="580" w:hanging="360"/>
            <w:jc w:val="left"/>
          </w:pPr>
        </w:pPrChange>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EB3C9BC" w:rsidR="003A7960" w:rsidRPr="008304F4" w:rsidRDefault="003C4350">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Change w:id="851" w:author="Yoni Grinberg" w:date="2026-07-15T22:48:00Z" w16du:dateUtc="2026-07-15T19:48:00Z">
          <w:pPr>
            <w:pStyle w:val="ListParagraph"/>
            <w:numPr>
              <w:numId w:val="44"/>
            </w:numPr>
            <w:shd w:val="clear" w:color="auto" w:fill="FFFFFF"/>
            <w:tabs>
              <w:tab w:val="left" w:pos="1795"/>
            </w:tabs>
            <w:spacing w:after="120"/>
            <w:ind w:right="580" w:hanging="360"/>
            <w:jc w:val="left"/>
          </w:pPr>
        </w:pPrChange>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r w:rsidR="003A7960">
        <w:rPr>
          <w:rFonts w:ascii="David" w:eastAsia="Times New Roman" w:hAnsi="David" w:cs="David"/>
          <w:sz w:val="24"/>
          <w:szCs w:val="24"/>
          <w:lang w:val="en-US"/>
        </w:rPr>
        <w:br/>
      </w:r>
    </w:p>
    <w:p w14:paraId="1F98A313" w14:textId="03EF5692" w:rsidR="003A7960" w:rsidRPr="00B543DB" w:rsidRDefault="003A7960">
      <w:pPr>
        <w:shd w:val="clear" w:color="auto" w:fill="FFFFFF"/>
        <w:spacing w:before="240" w:after="240"/>
        <w:ind w:right="580"/>
        <w:jc w:val="left"/>
        <w:rPr>
          <w:rFonts w:ascii="David" w:eastAsia="Times New Roman" w:hAnsi="David" w:cs="David"/>
          <w:b/>
          <w:bCs/>
          <w:sz w:val="32"/>
          <w:szCs w:val="32"/>
          <w:lang w:val="en-US"/>
        </w:rPr>
        <w:pPrChange w:id="852" w:author="Yoni Grinberg" w:date="2026-07-15T22:12:00Z" w16du:dateUtc="2026-07-15T19:12:00Z">
          <w:pPr>
            <w:shd w:val="clear" w:color="auto" w:fill="FFFFFF"/>
            <w:spacing w:after="120"/>
            <w:ind w:right="580"/>
            <w:jc w:val="left"/>
          </w:pPr>
        </w:pPrChange>
      </w:pPr>
      <w:commentRangeStart w:id="853"/>
      <w:r w:rsidRPr="00B543DB">
        <w:rPr>
          <w:rFonts w:ascii="David" w:eastAsia="Times New Roman" w:hAnsi="David" w:cs="David"/>
          <w:b/>
          <w:bCs/>
          <w:sz w:val="32"/>
          <w:szCs w:val="32"/>
          <w:lang w:val="en-US"/>
        </w:rPr>
        <w:t xml:space="preserve">Chapter </w:t>
      </w:r>
      <w:r w:rsidR="00EA71C1">
        <w:rPr>
          <w:rFonts w:ascii="David" w:eastAsia="Times New Roman" w:hAnsi="David" w:cs="David"/>
          <w:b/>
          <w:bCs/>
          <w:sz w:val="32"/>
          <w:szCs w:val="32"/>
          <w:lang w:val="en-US"/>
        </w:rPr>
        <w:t>9</w:t>
      </w:r>
      <w:r w:rsidRPr="00B543DB">
        <w:rPr>
          <w:rFonts w:ascii="David" w:eastAsia="Times New Roman" w:hAnsi="David" w:cs="David"/>
          <w:b/>
          <w:bCs/>
          <w:sz w:val="32"/>
          <w:szCs w:val="32"/>
          <w:lang w:val="en-US"/>
        </w:rPr>
        <w:t>. Future Work and Scalability Horizons</w:t>
      </w:r>
    </w:p>
    <w:p w14:paraId="79DAC26B" w14:textId="277AFC61" w:rsidR="003A7960" w:rsidRPr="008304F4" w:rsidRDefault="00EA71C1">
      <w:pPr>
        <w:shd w:val="clear" w:color="auto" w:fill="FFFFFF"/>
        <w:spacing w:before="240" w:after="240"/>
        <w:ind w:left="1080" w:right="580"/>
        <w:jc w:val="left"/>
        <w:rPr>
          <w:rFonts w:ascii="David" w:eastAsia="Times New Roman" w:hAnsi="David" w:cs="David"/>
          <w:b/>
          <w:bCs/>
          <w:sz w:val="24"/>
          <w:szCs w:val="24"/>
          <w:lang w:val="en-US"/>
        </w:rPr>
        <w:pPrChange w:id="854" w:author="Yoni Grinberg" w:date="2026-07-15T22:48:00Z" w16du:dateUtc="2026-07-15T19:48:00Z">
          <w:pPr>
            <w:shd w:val="clear" w:color="auto" w:fill="FFFFFF"/>
            <w:spacing w:after="120"/>
            <w:ind w:right="580"/>
            <w:jc w:val="left"/>
          </w:pPr>
        </w:pPrChange>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.1 Introduction and Physical Layer Bottlenecks</w:t>
      </w:r>
    </w:p>
    <w:p w14:paraId="5861792F" w14:textId="77777777"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55" w:author="Yoni Grinberg" w:date="2026-07-15T22:48:00Z" w16du:dateUtc="2026-07-15T19:48:00Z">
          <w:pPr>
            <w:shd w:val="clear" w:color="auto" w:fill="FFFFFF"/>
            <w:spacing w:after="120"/>
            <w:ind w:right="580"/>
            <w:jc w:val="left"/>
          </w:pPr>
        </w:pPrChange>
      </w:pPr>
      <w:r w:rsidRPr="008304F4">
        <w:rPr>
          <w:rFonts w:ascii="David" w:eastAsia="Times New Roman" w:hAnsi="David" w:cs="David"/>
          <w:sz w:val="24"/>
          <w:szCs w:val="24"/>
          <w:lang w:val="en-US"/>
        </w:rPr>
        <w:t>The current architecture of the developed many-to-many ultrasonic protocol is physically constrained by an operational bandwidth tuned to a 10 Baud rate, meaning each 16-MFSK acoustic symbol requires a rigid duration window of 100 ms.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6AFD2314"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56" w:author="Yoni Grinberg" w:date="2026-07-15T22:48:00Z" w16du:dateUtc="2026-07-15T19:48:00Z">
          <w:pPr>
            <w:shd w:val="clear" w:color="auto" w:fill="FFFFFF"/>
            <w:spacing w:after="120"/>
            <w:ind w:right="580"/>
            <w:jc w:val="left"/>
          </w:pPr>
        </w:pPrChange>
      </w:pPr>
      <w:r w:rsidRPr="008304F4">
        <w:rPr>
          <w:rFonts w:ascii="David" w:eastAsia="Times New Roman" w:hAnsi="David" w:cs="David"/>
          <w:sz w:val="24"/>
          <w:szCs w:val="24"/>
          <w:lang w:val="en-US"/>
        </w:rPr>
        <w:t>To transition this proof-of-concept into a massive-scale, high-density acoustic network, future iterations must prioritize breaking this physical baud rate barrier. Assuming advancements in DSP or the integration of higher-frequency, low-latency transducers allow for a compressed symbol duration</w:t>
      </w:r>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r w:rsidRPr="008304F4">
        <w:rPr>
          <w:rFonts w:ascii="David" w:eastAsia="Times New Roman" w:hAnsi="David" w:cs="David"/>
          <w:sz w:val="24"/>
          <w:szCs w:val="24"/>
          <w:lang w:val="en-US"/>
        </w:rPr>
        <w:t>chapter outlines the theoretical and structural expansions designed to scale the protocol.</w:t>
      </w:r>
      <w:commentRangeEnd w:id="853"/>
      <w:r w:rsidR="00AB72B0" w:rsidRPr="008304F4">
        <w:rPr>
          <w:rStyle w:val="CommentReference"/>
          <w:rFonts w:ascii="David" w:eastAsia="Times New Roman" w:hAnsi="David" w:cs="David"/>
          <w:sz w:val="24"/>
          <w:szCs w:val="24"/>
          <w:lang w:val="en-US"/>
        </w:rPr>
        <w:commentReference w:id="853"/>
      </w:r>
    </w:p>
    <w:p w14:paraId="060AC419" w14:textId="29DEBC53" w:rsidR="003A7960" w:rsidRPr="008304F4" w:rsidRDefault="00EA71C1">
      <w:pPr>
        <w:shd w:val="clear" w:color="auto" w:fill="FFFFFF"/>
        <w:spacing w:before="240" w:after="240"/>
        <w:ind w:left="1080" w:right="580"/>
        <w:jc w:val="left"/>
        <w:rPr>
          <w:rFonts w:ascii="David" w:eastAsia="Times New Roman" w:hAnsi="David" w:cs="David"/>
          <w:b/>
          <w:bCs/>
          <w:sz w:val="24"/>
          <w:szCs w:val="24"/>
          <w:lang w:val="en-US"/>
        </w:rPr>
        <w:pPrChange w:id="857" w:author="Yoni Grinberg" w:date="2026-07-15T22:48:00Z" w16du:dateUtc="2026-07-15T19:48:00Z">
          <w:pPr>
            <w:shd w:val="clear" w:color="auto" w:fill="FFFFFF"/>
            <w:spacing w:after="120"/>
            <w:ind w:right="580"/>
            <w:jc w:val="left"/>
          </w:pPr>
        </w:pPrChange>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.2 Distributed Multi-Initiator Discovery Framework (Starvation Mitigation)</w:t>
      </w:r>
    </w:p>
    <w:p w14:paraId="6611B218" w14:textId="77777777"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58" w:author="Yoni Grinberg" w:date="2026-07-15T22:48:00Z" w16du:dateUtc="2026-07-15T19:48:00Z">
          <w:pPr>
            <w:shd w:val="clear" w:color="auto" w:fill="FFFFFF"/>
            <w:spacing w:after="120"/>
            <w:ind w:right="580"/>
            <w:jc w:val="left"/>
          </w:pPr>
        </w:pPrChange>
      </w:pPr>
      <w:r w:rsidRPr="008304F4">
        <w:rPr>
          <w:rFonts w:ascii="David" w:eastAsia="Times New Roman" w:hAnsi="David" w:cs="David"/>
          <w:sz w:val="24"/>
          <w:szCs w:val="24"/>
          <w:lang w:val="en-US"/>
        </w:rPr>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pPr>
        <w:numPr>
          <w:ilvl w:val="0"/>
          <w:numId w:val="59"/>
        </w:numPr>
        <w:shd w:val="clear" w:color="auto" w:fill="FFFFFF"/>
        <w:spacing w:before="240" w:after="240"/>
        <w:ind w:left="1440" w:right="580"/>
        <w:jc w:val="left"/>
        <w:rPr>
          <w:rFonts w:ascii="David" w:eastAsia="Times New Roman" w:hAnsi="David" w:cs="David"/>
          <w:sz w:val="24"/>
          <w:szCs w:val="24"/>
          <w:lang w:val="en-US"/>
        </w:rPr>
        <w:pPrChange w:id="859" w:author="Yoni Grinberg" w:date="2026-07-15T22:49:00Z" w16du:dateUtc="2026-07-15T19:49:00Z">
          <w:pPr>
            <w:numPr>
              <w:numId w:val="59"/>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lastRenderedPageBreak/>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pPr>
        <w:numPr>
          <w:ilvl w:val="0"/>
          <w:numId w:val="59"/>
        </w:numPr>
        <w:shd w:val="clear" w:color="auto" w:fill="FFFFFF"/>
        <w:spacing w:before="240" w:after="240"/>
        <w:ind w:left="1440" w:right="580"/>
        <w:jc w:val="left"/>
        <w:rPr>
          <w:rFonts w:ascii="David" w:eastAsia="Times New Roman" w:hAnsi="David" w:cs="David"/>
          <w:sz w:val="24"/>
          <w:szCs w:val="24"/>
          <w:lang w:val="en-US"/>
        </w:rPr>
        <w:pPrChange w:id="860" w:author="Yoni Grinberg" w:date="2026-07-15T22:49:00Z" w16du:dateUtc="2026-07-15T19:49:00Z">
          <w:pPr>
            <w:numPr>
              <w:numId w:val="59"/>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pPr>
        <w:numPr>
          <w:ilvl w:val="0"/>
          <w:numId w:val="59"/>
        </w:numPr>
        <w:shd w:val="clear" w:color="auto" w:fill="FFFFFF"/>
        <w:spacing w:before="240" w:after="240"/>
        <w:ind w:left="1440" w:right="580"/>
        <w:jc w:val="left"/>
        <w:rPr>
          <w:rFonts w:ascii="David" w:eastAsia="Times New Roman" w:hAnsi="David" w:cs="David"/>
          <w:sz w:val="24"/>
          <w:szCs w:val="24"/>
          <w:lang w:val="en-US"/>
        </w:rPr>
        <w:pPrChange w:id="861" w:author="Yoni Grinberg" w:date="2026-07-15T22:49:00Z" w16du:dateUtc="2026-07-15T19:49:00Z">
          <w:pPr>
            <w:numPr>
              <w:numId w:val="59"/>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34E3C346" w:rsidR="003A7960" w:rsidRPr="008304F4" w:rsidRDefault="00EA71C1">
      <w:pPr>
        <w:shd w:val="clear" w:color="auto" w:fill="FFFFFF"/>
        <w:spacing w:before="240" w:after="240"/>
        <w:ind w:left="1080" w:right="580"/>
        <w:jc w:val="left"/>
        <w:rPr>
          <w:rFonts w:ascii="David" w:eastAsia="Times New Roman" w:hAnsi="David" w:cs="David"/>
          <w:b/>
          <w:bCs/>
          <w:sz w:val="24"/>
          <w:szCs w:val="24"/>
          <w:lang w:val="en-US"/>
        </w:rPr>
        <w:pPrChange w:id="862" w:author="Yoni Grinberg" w:date="2026-07-15T22:49:00Z" w16du:dateUtc="2026-07-15T19:49:00Z">
          <w:pPr>
            <w:shd w:val="clear" w:color="auto" w:fill="FFFFFF"/>
            <w:spacing w:after="120"/>
            <w:ind w:right="580"/>
            <w:jc w:val="left"/>
          </w:pPr>
        </w:pPrChange>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.3 Multi-Hop Mesh Relay Architecture (Range Extension)</w:t>
      </w:r>
    </w:p>
    <w:p w14:paraId="63BA6AFB" w14:textId="77777777"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63" w:author="Yoni Grinberg" w:date="2026-07-15T22:49:00Z" w16du:dateUtc="2026-07-15T19:49:00Z">
          <w:pPr>
            <w:shd w:val="clear" w:color="auto" w:fill="FFFFFF"/>
            <w:spacing w:after="120"/>
            <w:ind w:right="580"/>
            <w:jc w:val="left"/>
          </w:pPr>
        </w:pPrChange>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pPr>
        <w:numPr>
          <w:ilvl w:val="0"/>
          <w:numId w:val="60"/>
        </w:numPr>
        <w:shd w:val="clear" w:color="auto" w:fill="FFFFFF"/>
        <w:spacing w:before="240" w:after="240"/>
        <w:ind w:left="1440" w:right="580"/>
        <w:jc w:val="left"/>
        <w:rPr>
          <w:rFonts w:ascii="David" w:eastAsia="Times New Roman" w:hAnsi="David" w:cs="David"/>
          <w:sz w:val="24"/>
          <w:szCs w:val="24"/>
          <w:lang w:val="en-US"/>
        </w:rPr>
        <w:pPrChange w:id="864" w:author="Yoni Grinberg" w:date="2026-07-15T22:49:00Z" w16du:dateUtc="2026-07-15T19:49:00Z">
          <w:pPr>
            <w:numPr>
              <w:numId w:val="60"/>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pPr>
        <w:numPr>
          <w:ilvl w:val="0"/>
          <w:numId w:val="60"/>
        </w:numPr>
        <w:shd w:val="clear" w:color="auto" w:fill="FFFFFF"/>
        <w:spacing w:before="240" w:after="240"/>
        <w:ind w:left="1440" w:right="580"/>
        <w:jc w:val="left"/>
        <w:rPr>
          <w:rFonts w:ascii="David" w:eastAsia="Times New Roman" w:hAnsi="David" w:cs="David"/>
          <w:sz w:val="24"/>
          <w:szCs w:val="24"/>
          <w:lang w:val="en-US"/>
        </w:rPr>
        <w:pPrChange w:id="865" w:author="Yoni Grinberg" w:date="2026-07-15T22:49:00Z" w16du:dateUtc="2026-07-15T19:49:00Z">
          <w:pPr>
            <w:numPr>
              <w:numId w:val="60"/>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final destination at Node 3. This relay topology will safely scale the network across expansive multi-room complexes (e.g., medical wards or secure laboratory facilities) while preserving the natural boundary security advantages inherent to sound containment.</w:t>
      </w:r>
    </w:p>
    <w:p w14:paraId="64466939" w14:textId="2E3AED39" w:rsidR="003A7960" w:rsidRPr="008304F4" w:rsidRDefault="00EA71C1">
      <w:pPr>
        <w:shd w:val="clear" w:color="auto" w:fill="FFFFFF"/>
        <w:spacing w:before="240" w:after="240"/>
        <w:ind w:left="1080" w:right="580"/>
        <w:jc w:val="left"/>
        <w:rPr>
          <w:rFonts w:ascii="David" w:eastAsia="Times New Roman" w:hAnsi="David" w:cs="David"/>
          <w:b/>
          <w:bCs/>
          <w:sz w:val="24"/>
          <w:szCs w:val="24"/>
          <w:lang w:val="en-US"/>
        </w:rPr>
        <w:pPrChange w:id="866" w:author="Yoni Grinberg" w:date="2026-07-15T22:49:00Z" w16du:dateUtc="2026-07-15T19:49:00Z">
          <w:pPr>
            <w:shd w:val="clear" w:color="auto" w:fill="FFFFFF"/>
            <w:spacing w:after="120"/>
            <w:ind w:right="580"/>
            <w:jc w:val="left"/>
          </w:pPr>
        </w:pPrChange>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.4 Dynamic Framing and Expanded Addressing Space</w:t>
      </w:r>
    </w:p>
    <w:p w14:paraId="7C3F9D36" w14:textId="77777777"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67" w:author="Yoni Grinberg" w:date="2026-07-15T22:49:00Z" w16du:dateUtc="2026-07-15T19:49:00Z">
          <w:pPr>
            <w:shd w:val="clear" w:color="auto" w:fill="FFFFFF"/>
            <w:spacing w:after="120"/>
            <w:ind w:right="580"/>
            <w:jc w:val="left"/>
          </w:pPr>
        </w:pPrChange>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pPr>
        <w:shd w:val="clear" w:color="auto" w:fill="FFFFFF"/>
        <w:spacing w:before="240" w:after="240"/>
        <w:ind w:left="1080" w:right="580"/>
        <w:jc w:val="left"/>
        <w:rPr>
          <w:rFonts w:ascii="David" w:eastAsia="Times New Roman" w:hAnsi="David" w:cs="David"/>
          <w:sz w:val="24"/>
          <w:szCs w:val="24"/>
          <w:lang w:val="en-US"/>
        </w:rPr>
        <w:pPrChange w:id="868" w:author="Yoni Grinberg" w:date="2026-07-15T22:49:00Z" w16du:dateUtc="2026-07-15T19:49:00Z">
          <w:pPr>
            <w:shd w:val="clear" w:color="auto" w:fill="FFFFFF"/>
            <w:spacing w:after="120"/>
            <w:ind w:right="580"/>
            <w:jc w:val="left"/>
          </w:pPr>
        </w:pPrChange>
      </w:pPr>
      <w:r w:rsidRPr="008304F4">
        <w:rPr>
          <w:rFonts w:ascii="David" w:eastAsia="Times New Roman" w:hAnsi="David" w:cs="David"/>
          <w:sz w:val="24"/>
          <w:szCs w:val="24"/>
          <w:lang w:val="en-US"/>
        </w:rPr>
        <w:lastRenderedPageBreak/>
        <w:t>Once physical layer optimization increases the operational Baud rate, the data link layer can be safely refactored to support open-ended scalability using a variable-length architecture:</w:t>
      </w:r>
    </w:p>
    <w:p w14:paraId="377A73BC" w14:textId="4939DE37" w:rsidR="003A7960" w:rsidRPr="008304F4" w:rsidRDefault="003A7960">
      <w:pPr>
        <w:numPr>
          <w:ilvl w:val="0"/>
          <w:numId w:val="61"/>
        </w:numPr>
        <w:shd w:val="clear" w:color="auto" w:fill="FFFFFF"/>
        <w:spacing w:before="240" w:after="240"/>
        <w:ind w:left="1440" w:right="580"/>
        <w:jc w:val="left"/>
        <w:rPr>
          <w:rFonts w:ascii="David" w:eastAsia="Times New Roman" w:hAnsi="David" w:cs="David"/>
          <w:sz w:val="24"/>
          <w:szCs w:val="24"/>
          <w:lang w:val="en-US"/>
        </w:rPr>
        <w:pPrChange w:id="869" w:author="Yoni Grinberg" w:date="2026-07-15T22:49:00Z" w16du:dateUtc="2026-07-15T19:49:00Z">
          <w:pPr>
            <w:numPr>
              <w:numId w:val="61"/>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The </w:t>
      </w:r>
      <w:r w:rsidR="0008307C" w:rsidRPr="008304F4">
        <w:rPr>
          <w:rFonts w:ascii="David" w:eastAsia="Times New Roman" w:hAnsi="David" w:cs="David"/>
          <w:sz w:val="24"/>
          <w:szCs w:val="24"/>
          <w:lang w:val="en-US"/>
        </w:rPr>
        <w:t xml:space="preserve">system </w:t>
      </w:r>
      <w:r w:rsidR="0008307C">
        <w:rPr>
          <w:rFonts w:ascii="David" w:eastAsia="Times New Roman" w:hAnsi="David" w:cs="David" w:hint="cs"/>
          <w:sz w:val="24"/>
          <w:szCs w:val="24"/>
          <w:lang w:val="en-US"/>
        </w:rPr>
        <w:t>will</w:t>
      </w:r>
      <w:r w:rsidR="00A10D08">
        <w:rPr>
          <w:rFonts w:ascii="David" w:eastAsia="Times New Roman" w:hAnsi="David" w:cs="David"/>
          <w:sz w:val="24"/>
          <w:szCs w:val="24"/>
          <w:lang w:val="en-US"/>
        </w:rPr>
        <w:t xml:space="preserve"> support a dynamic number of connected </w:t>
      </w:r>
      <w:r w:rsidR="00623232">
        <w:rPr>
          <w:rFonts w:ascii="David" w:eastAsia="Times New Roman" w:hAnsi="David" w:cs="David"/>
          <w:sz w:val="24"/>
          <w:szCs w:val="24"/>
          <w:lang w:val="en-US"/>
        </w:rPr>
        <w:t>nodes (</w:t>
      </w:r>
      <w:r w:rsidR="00C308C7">
        <w:rPr>
          <w:rFonts w:ascii="David" w:eastAsia="Times New Roman" w:hAnsi="David" w:cs="David"/>
          <w:sz w:val="24"/>
          <w:szCs w:val="24"/>
          <w:lang w:val="en-US"/>
        </w:rPr>
        <w:t>instead of the current fixed amount)</w:t>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execution, frames can expand dynamically to accumulate 10, 20, or more node IDs within a single forward discovery cycle without incurring prohibitive latency penalties.</w:t>
      </w:r>
    </w:p>
    <w:p w14:paraId="6FB6C112" w14:textId="215C53D2" w:rsidR="003A7960" w:rsidRPr="008304F4" w:rsidRDefault="003A7960">
      <w:pPr>
        <w:numPr>
          <w:ilvl w:val="0"/>
          <w:numId w:val="61"/>
        </w:numPr>
        <w:shd w:val="clear" w:color="auto" w:fill="FFFFFF"/>
        <w:spacing w:before="240" w:after="240"/>
        <w:ind w:left="1440" w:right="580"/>
        <w:jc w:val="left"/>
        <w:rPr>
          <w:rFonts w:ascii="David" w:eastAsia="Times New Roman" w:hAnsi="David" w:cs="David"/>
          <w:sz w:val="24"/>
          <w:szCs w:val="24"/>
          <w:lang w:val="en-US"/>
        </w:rPr>
        <w:pPrChange w:id="870" w:author="Yoni Grinberg" w:date="2026-07-15T22:49:00Z" w16du:dateUtc="2026-07-15T19:49:00Z">
          <w:pPr>
            <w:numPr>
              <w:numId w:val="61"/>
            </w:numPr>
            <w:shd w:val="clear" w:color="auto" w:fill="FFFFFF"/>
            <w:tabs>
              <w:tab w:val="num" w:pos="720"/>
            </w:tabs>
            <w:spacing w:after="120"/>
            <w:ind w:left="720" w:right="580" w:hanging="360"/>
            <w:jc w:val="left"/>
          </w:pPr>
        </w:pPrChange>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038B5C7" w14:textId="6A994398" w:rsidR="000562F9" w:rsidRPr="006C5BE1" w:rsidRDefault="005316F9">
      <w:pPr>
        <w:shd w:val="clear" w:color="auto" w:fill="FFFFFF"/>
        <w:spacing w:before="240" w:after="240"/>
        <w:ind w:left="360" w:right="580"/>
        <w:jc w:val="left"/>
        <w:rPr>
          <w:rFonts w:ascii="David" w:eastAsia="Times New Roman" w:hAnsi="David" w:cs="David"/>
          <w:b/>
          <w:bCs/>
          <w:sz w:val="32"/>
          <w:szCs w:val="32"/>
          <w:lang w:val="en-US"/>
        </w:rPr>
        <w:pPrChange w:id="871" w:author="Yoni Grinberg" w:date="2026-07-15T22:12:00Z" w16du:dateUtc="2026-07-15T19:12:00Z">
          <w:pPr>
            <w:shd w:val="clear" w:color="auto" w:fill="FFFFFF"/>
            <w:spacing w:after="120"/>
            <w:ind w:left="360" w:right="580"/>
            <w:jc w:val="left"/>
          </w:pPr>
        </w:pPrChange>
      </w:pPr>
      <w:r w:rsidRPr="00B86999">
        <w:rPr>
          <w:rFonts w:ascii="David" w:eastAsia="Times New Roman" w:hAnsi="David" w:cs="David"/>
          <w:sz w:val="32"/>
          <w:szCs w:val="32"/>
          <w:rtl/>
          <w:lang w:val="en-US"/>
        </w:rPr>
        <w:br/>
      </w:r>
      <w:r w:rsidR="000562F9" w:rsidRPr="006C5BE1">
        <w:rPr>
          <w:rFonts w:ascii="David" w:eastAsia="Times New Roman" w:hAnsi="David" w:cs="David"/>
          <w:b/>
          <w:bCs/>
          <w:sz w:val="32"/>
          <w:szCs w:val="32"/>
          <w:lang w:val="en-US"/>
        </w:rPr>
        <w:t xml:space="preserve">Chapter </w:t>
      </w:r>
      <w:r w:rsidR="00EA71C1" w:rsidRPr="006C5BE1">
        <w:rPr>
          <w:rFonts w:ascii="David" w:eastAsia="Times New Roman" w:hAnsi="David" w:cs="David"/>
          <w:b/>
          <w:bCs/>
          <w:sz w:val="32"/>
          <w:szCs w:val="32"/>
          <w:lang w:val="en-US"/>
        </w:rPr>
        <w:t>10</w:t>
      </w:r>
      <w:r w:rsidR="004A11AC" w:rsidRPr="006C5BE1">
        <w:rPr>
          <w:rFonts w:ascii="David" w:eastAsia="Times New Roman" w:hAnsi="David" w:cs="David"/>
          <w:b/>
          <w:bCs/>
          <w:sz w:val="32"/>
          <w:szCs w:val="32"/>
          <w:lang w:val="en-US"/>
        </w:rPr>
        <w:t xml:space="preserve">. </w:t>
      </w:r>
      <w:r w:rsidR="00CE0239" w:rsidRPr="006C5BE1">
        <w:rPr>
          <w:rFonts w:ascii="David" w:eastAsia="Times New Roman" w:hAnsi="David" w:cs="David"/>
          <w:b/>
          <w:bCs/>
          <w:sz w:val="32"/>
          <w:szCs w:val="32"/>
          <w:lang w:val="en-US"/>
        </w:rPr>
        <w:t xml:space="preserve">Reference </w:t>
      </w:r>
    </w:p>
    <w:p w14:paraId="5AA26D48" w14:textId="3C90D0E6" w:rsidR="000562F9" w:rsidRPr="007F0BDD" w:rsidRDefault="000562F9">
      <w:pPr>
        <w:shd w:val="clear" w:color="auto" w:fill="FFFFFF"/>
        <w:spacing w:after="0"/>
        <w:ind w:left="1080"/>
        <w:jc w:val="left"/>
        <w:rPr>
          <w:rFonts w:ascii="David" w:eastAsia="Times New Roman" w:hAnsi="David" w:cs="David"/>
          <w:sz w:val="24"/>
          <w:szCs w:val="24"/>
          <w:lang w:val="en-US"/>
        </w:rPr>
        <w:pPrChange w:id="872" w:author="Yoni Grinberg" w:date="2026-07-15T22:50:00Z" w16du:dateUtc="2026-07-15T19:50:00Z">
          <w:pPr>
            <w:shd w:val="clear" w:color="auto" w:fill="FFFFFF"/>
            <w:spacing w:after="40"/>
            <w:ind w:left="1080" w:right="580"/>
            <w:jc w:val="left"/>
          </w:pPr>
        </w:pPrChange>
      </w:pPr>
      <w:r w:rsidRPr="007F0BDD">
        <w:rPr>
          <w:rFonts w:ascii="David" w:eastAsia="Times New Roman" w:hAnsi="David" w:cs="David"/>
          <w:sz w:val="24"/>
          <w:szCs w:val="24"/>
          <w:lang w:val="en-US"/>
        </w:rPr>
        <w:t xml:space="preserve">[1] ref: </w:t>
      </w:r>
      <w:r>
        <w:fldChar w:fldCharType="begin"/>
      </w:r>
      <w:r w:rsidRPr="0003545A">
        <w:rPr>
          <w:lang w:val="en-US"/>
          <w:rPrChange w:id="873" w:author="Yoni Grinberg" w:date="2026-07-02T15:47:00Z" w16du:dateUtc="2026-07-02T12:47:00Z">
            <w:rPr/>
          </w:rPrChange>
        </w:rPr>
        <w:instrText>HYPERLINK "https://www.rfpage.com/what-is-frequency-shift-keying-fsk/" \h</w:instrText>
      </w:r>
      <w:r>
        <w:fldChar w:fldCharType="separate"/>
      </w:r>
      <w:r w:rsidRPr="007F0BDD">
        <w:rPr>
          <w:rFonts w:ascii="David" w:eastAsia="Times New Roman" w:hAnsi="David" w:cs="David"/>
          <w:color w:val="1155CC"/>
          <w:sz w:val="24"/>
          <w:szCs w:val="24"/>
          <w:u w:val="single"/>
          <w:lang w:val="en-US"/>
        </w:rPr>
        <w:t>https://www.rfpage.com/what-is-frequency-shift-keying-fsk/</w:t>
      </w:r>
      <w:r>
        <w:fldChar w:fldCharType="end"/>
      </w:r>
    </w:p>
    <w:p w14:paraId="244742C4" w14:textId="77777777" w:rsidR="000562F9" w:rsidRPr="007F0BDD" w:rsidRDefault="000562F9">
      <w:pPr>
        <w:shd w:val="clear" w:color="auto" w:fill="FFFFFF"/>
        <w:spacing w:after="0"/>
        <w:ind w:left="1080"/>
        <w:jc w:val="left"/>
        <w:rPr>
          <w:rFonts w:ascii="David" w:eastAsia="Times New Roman" w:hAnsi="David" w:cs="David"/>
          <w:sz w:val="24"/>
          <w:szCs w:val="24"/>
          <w:lang w:val="en-US"/>
        </w:rPr>
        <w:pPrChange w:id="874" w:author="Yoni Grinberg" w:date="2026-07-15T22:50:00Z" w16du:dateUtc="2026-07-15T19:50:00Z">
          <w:pPr>
            <w:shd w:val="clear" w:color="auto" w:fill="FFFFFF"/>
            <w:spacing w:after="120"/>
            <w:ind w:left="1080" w:right="580"/>
            <w:jc w:val="left"/>
          </w:pPr>
        </w:pPrChange>
      </w:pPr>
      <w:r w:rsidRPr="007F0BDD">
        <w:rPr>
          <w:rFonts w:ascii="David" w:eastAsia="Times New Roman" w:hAnsi="David" w:cs="David"/>
          <w:sz w:val="24"/>
          <w:szCs w:val="24"/>
          <w:lang w:val="en-US"/>
        </w:rPr>
        <w:t xml:space="preserve">[2] ref: </w:t>
      </w:r>
      <w:r>
        <w:fldChar w:fldCharType="begin"/>
      </w:r>
      <w:r w:rsidRPr="0003545A">
        <w:rPr>
          <w:lang w:val="en-US"/>
          <w:rPrChange w:id="875" w:author="Yoni Grinberg" w:date="2026-07-02T15:47:00Z" w16du:dateUtc="2026-07-02T12:47:00Z">
            <w:rPr/>
          </w:rPrChange>
        </w:rPr>
        <w:instrText>HYPERLINK "https://en.wikipedia.org/wiki/Frequency-shift_keying" \h</w:instrText>
      </w:r>
      <w:r>
        <w:fldChar w:fldCharType="separate"/>
      </w:r>
      <w:r w:rsidRPr="007F0BDD">
        <w:rPr>
          <w:rFonts w:ascii="David" w:eastAsia="Times New Roman" w:hAnsi="David" w:cs="David"/>
          <w:color w:val="1155CC"/>
          <w:sz w:val="24"/>
          <w:szCs w:val="24"/>
          <w:u w:val="single"/>
          <w:lang w:val="en-US"/>
        </w:rPr>
        <w:t>https://en.wikipedia.org/wiki/Frequency-shift_keying</w:t>
      </w:r>
      <w:r>
        <w:fldChar w:fldCharType="end"/>
      </w:r>
    </w:p>
    <w:p w14:paraId="5CD92A59" w14:textId="77777777" w:rsidR="000562F9" w:rsidRPr="007F0BDD" w:rsidRDefault="000562F9">
      <w:pPr>
        <w:shd w:val="clear" w:color="auto" w:fill="FFFFFF"/>
        <w:spacing w:after="0"/>
        <w:ind w:left="1080"/>
        <w:jc w:val="left"/>
        <w:rPr>
          <w:rFonts w:ascii="David" w:eastAsia="Times New Roman" w:hAnsi="David" w:cs="David"/>
          <w:sz w:val="24"/>
          <w:szCs w:val="24"/>
          <w:lang w:val="en-US"/>
        </w:rPr>
        <w:pPrChange w:id="876" w:author="Yoni Grinberg" w:date="2026-07-15T22:50:00Z" w16du:dateUtc="2026-07-15T19:50:00Z">
          <w:pPr>
            <w:shd w:val="clear" w:color="auto" w:fill="FFFFFF"/>
            <w:spacing w:after="120"/>
            <w:ind w:left="1080" w:right="580"/>
            <w:jc w:val="left"/>
          </w:pPr>
        </w:pPrChange>
      </w:pPr>
      <w:r w:rsidRPr="007F0BDD">
        <w:rPr>
          <w:rFonts w:ascii="David" w:eastAsia="Times New Roman" w:hAnsi="David" w:cs="David"/>
          <w:sz w:val="24"/>
          <w:szCs w:val="24"/>
          <w:lang w:val="en-US"/>
        </w:rPr>
        <w:t xml:space="preserve">[3] ref: </w:t>
      </w:r>
      <w:r>
        <w:fldChar w:fldCharType="begin"/>
      </w:r>
      <w:r w:rsidRPr="0003545A">
        <w:rPr>
          <w:lang w:val="en-US"/>
          <w:rPrChange w:id="877" w:author="Yoni Grinberg" w:date="2026-07-02T15:47:00Z" w16du:dateUtc="2026-07-02T12:47:00Z">
            <w:rPr/>
          </w:rPrChange>
        </w:rPr>
        <w:instrText>HYPERLINK "https://www.ionos.com/digitalguide/server/know-how/csmaca-carrier-sense-multiple-access-with-collision-avoidance/" \h</w:instrText>
      </w:r>
      <w:r>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fldChar w:fldCharType="end"/>
      </w:r>
    </w:p>
    <w:p w14:paraId="7D52301D" w14:textId="77777777" w:rsidR="000619E0" w:rsidRPr="007F0BDD" w:rsidRDefault="009814E7">
      <w:pPr>
        <w:shd w:val="clear" w:color="auto" w:fill="FFFFFF"/>
        <w:spacing w:after="0"/>
        <w:ind w:left="1080"/>
        <w:jc w:val="left"/>
        <w:rPr>
          <w:rFonts w:ascii="David" w:eastAsia="Times New Roman" w:hAnsi="David" w:cs="David"/>
          <w:sz w:val="24"/>
          <w:szCs w:val="24"/>
          <w:lang w:val="en-US"/>
        </w:rPr>
        <w:pPrChange w:id="878" w:author="Yoni Grinberg" w:date="2026-07-15T22:50:00Z" w16du:dateUtc="2026-07-15T19:50:00Z">
          <w:pPr>
            <w:shd w:val="clear" w:color="auto" w:fill="FFFFFF"/>
            <w:spacing w:after="120"/>
            <w:ind w:left="1080" w:right="580"/>
            <w:jc w:val="left"/>
          </w:pPr>
        </w:pPrChange>
      </w:pPr>
      <w:r w:rsidRPr="007F0BDD">
        <w:rPr>
          <w:rFonts w:ascii="David" w:eastAsia="Times New Roman" w:hAnsi="David" w:cs="David"/>
          <w:sz w:val="24"/>
          <w:szCs w:val="24"/>
          <w:lang w:val="en-US"/>
        </w:rPr>
        <w:t xml:space="preserve">[4] J. G. Proakis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28786E1E" w:rsidR="000562F9" w:rsidRPr="007F0BDD" w:rsidRDefault="000562F9">
      <w:pPr>
        <w:shd w:val="clear" w:color="auto" w:fill="FFFFFF"/>
        <w:spacing w:after="0"/>
        <w:ind w:left="1080"/>
        <w:jc w:val="left"/>
        <w:rPr>
          <w:rFonts w:ascii="David" w:hAnsi="David" w:cs="David"/>
          <w:sz w:val="24"/>
          <w:szCs w:val="24"/>
          <w:lang w:val="en-US"/>
        </w:rPr>
        <w:pPrChange w:id="879" w:author="Yoni Grinberg" w:date="2026-07-15T22:50:00Z" w16du:dateUtc="2026-07-15T19:50:00Z">
          <w:pPr>
            <w:shd w:val="clear" w:color="auto" w:fill="FFFFFF"/>
            <w:spacing w:after="120"/>
            <w:ind w:left="1080" w:right="580"/>
            <w:jc w:val="left"/>
          </w:pPr>
        </w:pPrChange>
      </w:pPr>
      <w:r w:rsidRPr="007F0BDD">
        <w:rPr>
          <w:rFonts w:ascii="David" w:hAnsi="David" w:cs="David"/>
          <w:sz w:val="24"/>
          <w:szCs w:val="24"/>
          <w:lang w:val="en-US"/>
        </w:rPr>
        <w:t xml:space="preserve">[5]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fldChar w:fldCharType="begin"/>
      </w:r>
      <w:r w:rsidRPr="0003545A">
        <w:rPr>
          <w:lang w:val="en-US"/>
          <w:rPrChange w:id="880" w:author="Yoni Grinberg" w:date="2026-07-02T15:47:00Z" w16du:dateUtc="2026-07-02T12:47:00Z">
            <w:rPr/>
          </w:rPrChange>
        </w:rPr>
        <w:instrText>HYPERLINK "https://www.rfwireless-world.com/terminology/nfc-vs-rfid-vs-bluetooth-vs-wifi" \t "_blank"</w:instrText>
      </w:r>
      <w:r>
        <w:fldChar w:fldCharType="separate"/>
      </w:r>
      <w:r w:rsidRPr="007F0BDD">
        <w:rPr>
          <w:rStyle w:val="Hyperlink"/>
          <w:rFonts w:ascii="David" w:hAnsi="David" w:cs="David"/>
          <w:sz w:val="24"/>
          <w:szCs w:val="24"/>
          <w:lang w:val="en-US"/>
        </w:rPr>
        <w:t>https://www.rfwireless-world.com/terminology/nfc-vs-rfid-vs-bluetooth-vs-wifi</w:t>
      </w:r>
      <w:r>
        <w:fldChar w:fldCharType="end"/>
      </w:r>
      <w:r w:rsidRPr="007F0BDD">
        <w:rPr>
          <w:rFonts w:ascii="David" w:hAnsi="David" w:cs="David"/>
          <w:sz w:val="24"/>
          <w:szCs w:val="24"/>
          <w:lang w:val="en-US"/>
        </w:rPr>
        <w:t>.</w:t>
      </w:r>
    </w:p>
    <w:p w14:paraId="6DC87B4B" w14:textId="71BC8B83" w:rsidR="000562F9" w:rsidRPr="001D3AAA" w:rsidRDefault="000562F9">
      <w:pPr>
        <w:shd w:val="clear" w:color="auto" w:fill="FFFFFF"/>
        <w:spacing w:after="0"/>
        <w:ind w:left="1080"/>
        <w:jc w:val="left"/>
        <w:rPr>
          <w:rFonts w:ascii="David" w:hAnsi="David" w:cs="David"/>
          <w:sz w:val="24"/>
          <w:szCs w:val="24"/>
          <w:lang w:val="en-US"/>
        </w:rPr>
        <w:pPrChange w:id="881" w:author="Yoni Grinberg" w:date="2026-07-15T22:50:00Z" w16du:dateUtc="2026-07-15T19:50:00Z">
          <w:pPr>
            <w:shd w:val="clear" w:color="auto" w:fill="FFFFFF"/>
            <w:spacing w:after="120"/>
            <w:ind w:left="1080" w:right="580"/>
            <w:jc w:val="left"/>
          </w:pPr>
        </w:pPrChange>
      </w:pPr>
      <w:r w:rsidRPr="007F0BDD">
        <w:rPr>
          <w:rFonts w:ascii="David" w:hAnsi="David" w:cs="David"/>
          <w:sz w:val="24"/>
          <w:szCs w:val="24"/>
          <w:lang w:val="en-US"/>
        </w:rPr>
        <w:t xml:space="preserve">[6] </w:t>
      </w:r>
      <w:r w:rsidR="005508DE" w:rsidRPr="006271E6">
        <w:rPr>
          <w:rFonts w:ascii="David" w:hAnsi="David" w:cs="David"/>
          <w:sz w:val="24"/>
          <w:szCs w:val="24"/>
          <w:lang w:val="en-US"/>
        </w:rPr>
        <w:t>M</w:t>
      </w:r>
      <w:r w:rsidR="00F67675">
        <w:rPr>
          <w:rFonts w:ascii="David" w:hAnsi="David" w:cs="David"/>
          <w:sz w:val="24"/>
          <w:szCs w:val="24"/>
          <w:lang w:val="en-US"/>
        </w:rPr>
        <w:t>.</w:t>
      </w:r>
      <w:r w:rsidR="005508DE" w:rsidRPr="006271E6">
        <w:rPr>
          <w:rFonts w:ascii="David" w:hAnsi="David" w:cs="David"/>
          <w:sz w:val="24"/>
          <w:szCs w:val="24"/>
          <w:lang w:val="en-US"/>
        </w:rPr>
        <w:t xml:space="preserve"> </w:t>
      </w:r>
      <w:r w:rsidR="006271E6" w:rsidRPr="006271E6">
        <w:rPr>
          <w:rFonts w:ascii="David" w:hAnsi="David" w:cs="David"/>
          <w:sz w:val="24"/>
          <w:szCs w:val="24"/>
          <w:lang w:val="en-US"/>
        </w:rPr>
        <w:t>Safadi</w:t>
      </w:r>
      <w:r w:rsidR="006271E6" w:rsidRPr="001D3AAA">
        <w:rPr>
          <w:rFonts w:ascii="David" w:hAnsi="David" w:cs="David"/>
          <w:sz w:val="24"/>
          <w:szCs w:val="24"/>
          <w:lang w:val="en-US"/>
        </w:rPr>
        <w:t xml:space="preserve"> and</w:t>
      </w:r>
      <w:r w:rsidRPr="001D3AAA">
        <w:rPr>
          <w:rFonts w:ascii="David" w:hAnsi="David" w:cs="David"/>
          <w:sz w:val="24"/>
          <w:szCs w:val="24"/>
          <w:lang w:val="en-US"/>
        </w:rPr>
        <w:t xml:space="preserve"> </w:t>
      </w:r>
      <w:r w:rsidR="00F67675" w:rsidRPr="006271E6">
        <w:rPr>
          <w:rFonts w:ascii="David" w:hAnsi="David" w:cs="David"/>
          <w:sz w:val="24"/>
          <w:szCs w:val="24"/>
          <w:lang w:val="en-US"/>
        </w:rPr>
        <w:t>R</w:t>
      </w:r>
      <w:r w:rsidR="00F67675">
        <w:rPr>
          <w:rFonts w:ascii="David" w:hAnsi="David" w:cs="David"/>
          <w:sz w:val="24"/>
          <w:szCs w:val="24"/>
          <w:lang w:val="en-US"/>
        </w:rPr>
        <w:t>.</w:t>
      </w:r>
      <w:r w:rsidR="00F67675" w:rsidRPr="006271E6">
        <w:rPr>
          <w:rFonts w:ascii="David" w:hAnsi="David" w:cs="David"/>
          <w:sz w:val="24"/>
          <w:szCs w:val="24"/>
          <w:lang w:val="en-US"/>
        </w:rPr>
        <w:t xml:space="preserve"> </w:t>
      </w:r>
      <w:r w:rsidR="00F62291" w:rsidRPr="006271E6">
        <w:rPr>
          <w:rFonts w:ascii="David" w:hAnsi="David" w:cs="David"/>
          <w:sz w:val="24"/>
          <w:szCs w:val="24"/>
          <w:lang w:val="en-US"/>
        </w:rPr>
        <w:t>Hassan</w:t>
      </w:r>
      <w:r w:rsidR="00F62291" w:rsidRPr="001D3AAA">
        <w:rPr>
          <w:rFonts w:ascii="David" w:hAnsi="David" w:cs="David"/>
          <w:sz w:val="24"/>
          <w:szCs w:val="24"/>
          <w:lang w:val="en-US"/>
        </w:rPr>
        <w:t xml:space="preserve">, </w:t>
      </w:r>
      <w:r w:rsidR="00F62291" w:rsidRPr="006271E6">
        <w:rPr>
          <w:rFonts w:ascii="David" w:eastAsia="Times New Roman" w:hAnsi="David" w:cs="David"/>
          <w:noProof/>
          <w:color w:val="000000"/>
          <w:sz w:val="24"/>
          <w:szCs w:val="24"/>
          <w:lang w:val="en-US"/>
        </w:rPr>
        <w:t>Smart</w:t>
      </w:r>
      <w:r w:rsidR="005508DE" w:rsidRPr="006271E6">
        <w:rPr>
          <w:rFonts w:ascii="David" w:hAnsi="David" w:cs="David"/>
          <w:sz w:val="24"/>
          <w:szCs w:val="24"/>
          <w:lang w:val="en-US"/>
        </w:rPr>
        <w:t xml:space="preserve"> Visit Card (SVC)</w:t>
      </w:r>
      <w:r w:rsidR="00887E37">
        <w:rPr>
          <w:rFonts w:ascii="David" w:hAnsi="David" w:cs="David"/>
          <w:sz w:val="24"/>
          <w:szCs w:val="24"/>
          <w:lang w:val="en-US"/>
        </w:rPr>
        <w:t xml:space="preserve"> </w:t>
      </w:r>
      <w:r w:rsidR="005508DE" w:rsidRPr="006271E6">
        <w:rPr>
          <w:rFonts w:ascii="David" w:hAnsi="David" w:cs="David"/>
          <w:sz w:val="24"/>
          <w:szCs w:val="24"/>
          <w:lang w:val="en-US"/>
        </w:rPr>
        <w:t xml:space="preserve">An Android-Based Application for Managing Visit </w:t>
      </w:r>
      <w:r w:rsidR="006C5BE1" w:rsidRPr="006271E6">
        <w:rPr>
          <w:rFonts w:ascii="David" w:hAnsi="David" w:cs="David"/>
          <w:sz w:val="24"/>
          <w:szCs w:val="24"/>
          <w:lang w:val="en-US"/>
        </w:rPr>
        <w:t>Cards</w:t>
      </w:r>
      <w:r w:rsidR="006C5BE1">
        <w:rPr>
          <w:rFonts w:ascii="David" w:hAnsi="David" w:cs="David"/>
          <w:sz w:val="24"/>
          <w:szCs w:val="24"/>
          <w:lang w:val="en-US"/>
        </w:rPr>
        <w:t>”</w:t>
      </w:r>
      <w:r w:rsidRPr="001D3AAA">
        <w:rPr>
          <w:rFonts w:ascii="David" w:hAnsi="David" w:cs="David"/>
          <w:sz w:val="24"/>
          <w:szCs w:val="24"/>
          <w:lang w:val="en-US"/>
        </w:rPr>
        <w:t xml:space="preserve"> Final Project Report, Dept. Software Eng., Braude College of Engineering, Karmiel, Israel</w:t>
      </w:r>
      <w:r w:rsidR="005508DE" w:rsidRPr="001D3AAA">
        <w:rPr>
          <w:rFonts w:ascii="David" w:hAnsi="David" w:cs="David"/>
          <w:sz w:val="24"/>
          <w:szCs w:val="24"/>
          <w:lang w:val="en-US"/>
        </w:rPr>
        <w:t>.</w:t>
      </w:r>
    </w:p>
    <w:p w14:paraId="6501A20E" w14:textId="21B65DA9" w:rsidR="005508DE" w:rsidRPr="001D3AAA" w:rsidRDefault="005508DE">
      <w:pPr>
        <w:spacing w:after="0"/>
        <w:ind w:left="1080"/>
        <w:jc w:val="left"/>
        <w:rPr>
          <w:rFonts w:ascii="David" w:eastAsia="Times New Roman" w:hAnsi="David" w:cs="David"/>
          <w:sz w:val="24"/>
          <w:szCs w:val="24"/>
          <w:lang w:val="en-US"/>
        </w:rPr>
        <w:pPrChange w:id="882" w:author="Yoni Grinberg" w:date="2026-07-15T22:50:00Z" w16du:dateUtc="2026-07-15T19:50:00Z">
          <w:pPr>
            <w:ind w:left="1080"/>
            <w:jc w:val="left"/>
          </w:pPr>
        </w:pPrChange>
      </w:pPr>
      <w:r w:rsidRPr="001D3AAA">
        <w:rPr>
          <w:rFonts w:ascii="David" w:hAnsi="David" w:cs="David"/>
          <w:sz w:val="24"/>
          <w:szCs w:val="24"/>
          <w:lang w:val="en-US"/>
        </w:rPr>
        <w:t xml:space="preserve">[7] </w:t>
      </w:r>
      <w:r w:rsidR="00346998">
        <w:rPr>
          <w:rFonts w:ascii="David" w:hAnsi="David" w:cs="David"/>
          <w:sz w:val="24"/>
          <w:szCs w:val="24"/>
          <w:lang w:val="en-US"/>
        </w:rPr>
        <w:t xml:space="preserve">T. </w:t>
      </w:r>
      <w:r w:rsidR="006271E6" w:rsidRPr="006271E6">
        <w:rPr>
          <w:rFonts w:ascii="David" w:eastAsia="Times New Roman" w:hAnsi="David" w:cs="David"/>
          <w:sz w:val="24"/>
          <w:szCs w:val="24"/>
          <w:lang w:val="en-US"/>
        </w:rPr>
        <w:t>Z</w:t>
      </w:r>
      <w:r w:rsidR="006271E6">
        <w:rPr>
          <w:rFonts w:ascii="David" w:eastAsia="Times New Roman" w:hAnsi="David" w:cs="David"/>
          <w:sz w:val="24"/>
          <w:szCs w:val="24"/>
          <w:lang w:val="en-US"/>
        </w:rPr>
        <w:t>i</w:t>
      </w:r>
      <w:r w:rsidR="006271E6" w:rsidRPr="006271E6">
        <w:rPr>
          <w:rFonts w:ascii="David" w:eastAsia="Times New Roman" w:hAnsi="David" w:cs="David"/>
          <w:sz w:val="24"/>
          <w:szCs w:val="24"/>
          <w:lang w:val="en-US"/>
        </w:rPr>
        <w:t>lberman</w:t>
      </w:r>
      <w:r w:rsidRPr="001D3AAA">
        <w:rPr>
          <w:rFonts w:ascii="David" w:hAnsi="David" w:cs="David"/>
          <w:sz w:val="24"/>
          <w:szCs w:val="24"/>
          <w:lang w:val="en-US"/>
        </w:rPr>
        <w:t xml:space="preserve"> and </w:t>
      </w:r>
      <w:r w:rsidR="00F67675" w:rsidRPr="00742EED">
        <w:rPr>
          <w:rFonts w:ascii="David" w:eastAsia="Times New Roman" w:hAnsi="David" w:cs="David"/>
          <w:sz w:val="24"/>
          <w:szCs w:val="24"/>
          <w:lang w:val="en-US"/>
        </w:rPr>
        <w:t>A</w:t>
      </w:r>
      <w:r w:rsidR="00F67675">
        <w:rPr>
          <w:rFonts w:ascii="David" w:eastAsia="Times New Roman" w:hAnsi="David" w:cs="David"/>
          <w:sz w:val="24"/>
          <w:szCs w:val="24"/>
          <w:lang w:val="en-US"/>
        </w:rPr>
        <w:t>.</w:t>
      </w:r>
      <w:r w:rsidR="00F67675" w:rsidRPr="00742EED">
        <w:rPr>
          <w:rFonts w:ascii="David" w:eastAsia="Times New Roman" w:hAnsi="David" w:cs="David"/>
          <w:sz w:val="24"/>
          <w:szCs w:val="24"/>
          <w:lang w:val="en-US"/>
        </w:rPr>
        <w:t xml:space="preserve"> </w:t>
      </w:r>
      <w:r w:rsidRPr="00742EED">
        <w:rPr>
          <w:rFonts w:ascii="David" w:eastAsia="Times New Roman" w:hAnsi="David" w:cs="David"/>
          <w:sz w:val="24"/>
          <w:szCs w:val="24"/>
          <w:lang w:val="en-US"/>
        </w:rPr>
        <w:t>Havkin</w:t>
      </w:r>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Final Project Report, Dept. Software Eng., Braude College of Engineering, Karmiel, Israel.</w:t>
      </w:r>
    </w:p>
    <w:p w14:paraId="190C062C" w14:textId="138DAFC8" w:rsidR="005508DE" w:rsidRPr="001D3AAA" w:rsidRDefault="005508DE">
      <w:pPr>
        <w:shd w:val="clear" w:color="auto" w:fill="FFFFFF"/>
        <w:spacing w:after="0"/>
        <w:ind w:left="1080"/>
        <w:jc w:val="left"/>
        <w:rPr>
          <w:rFonts w:ascii="David" w:hAnsi="David" w:cs="David"/>
          <w:sz w:val="24"/>
          <w:szCs w:val="24"/>
          <w:lang w:val="en-US"/>
        </w:rPr>
        <w:pPrChange w:id="883" w:author="Yoni Grinberg" w:date="2026-07-15T22:50:00Z" w16du:dateUtc="2026-07-15T19:50:00Z">
          <w:pPr>
            <w:shd w:val="clear" w:color="auto" w:fill="FFFFFF"/>
            <w:spacing w:after="120"/>
            <w:ind w:left="1080" w:right="580"/>
            <w:jc w:val="left"/>
          </w:pPr>
        </w:pPrChange>
      </w:pPr>
      <w:r w:rsidRPr="001D3AAA">
        <w:rPr>
          <w:rFonts w:ascii="David" w:hAnsi="David" w:cs="David"/>
          <w:sz w:val="24"/>
          <w:szCs w:val="24"/>
          <w:lang w:val="en-US"/>
        </w:rPr>
        <w:t xml:space="preserve">[8] </w:t>
      </w:r>
      <w:r w:rsidR="00BA20CB" w:rsidRPr="00742EED">
        <w:rPr>
          <w:rFonts w:ascii="David" w:hAnsi="David" w:cs="David"/>
          <w:sz w:val="24"/>
          <w:szCs w:val="24"/>
          <w:lang w:val="en-US"/>
        </w:rPr>
        <w:t>T</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Pr="00742EED">
        <w:rPr>
          <w:rFonts w:ascii="David" w:hAnsi="David" w:cs="David"/>
          <w:sz w:val="24"/>
          <w:szCs w:val="24"/>
          <w:lang w:val="en-US"/>
        </w:rPr>
        <w:t>Fares</w:t>
      </w:r>
      <w:r w:rsidRPr="001D3AAA">
        <w:rPr>
          <w:rFonts w:ascii="David" w:hAnsi="David" w:cs="David"/>
          <w:sz w:val="24"/>
          <w:szCs w:val="24"/>
          <w:lang w:val="en-US"/>
        </w:rPr>
        <w:t xml:space="preserve"> and </w:t>
      </w:r>
      <w:r w:rsidR="00BA20CB" w:rsidRPr="00742EED">
        <w:rPr>
          <w:rFonts w:ascii="David" w:hAnsi="David" w:cs="David"/>
          <w:sz w:val="24"/>
          <w:szCs w:val="24"/>
          <w:lang w:val="en-US"/>
        </w:rPr>
        <w:t>F</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00C500AB" w:rsidRPr="00742EED">
        <w:rPr>
          <w:rFonts w:ascii="David" w:hAnsi="David" w:cs="David"/>
          <w:sz w:val="24"/>
          <w:szCs w:val="24"/>
          <w:lang w:val="en-US"/>
        </w:rPr>
        <w:t>Jaraisy,</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pPr>
        <w:shd w:val="clear" w:color="auto" w:fill="FFFFFF"/>
        <w:spacing w:after="0"/>
        <w:ind w:left="1080"/>
        <w:jc w:val="left"/>
        <w:rPr>
          <w:rFonts w:ascii="David" w:eastAsia="Times New Roman" w:hAnsi="David" w:cs="David"/>
          <w:sz w:val="24"/>
          <w:szCs w:val="24"/>
          <w:lang w:val="en-US"/>
        </w:rPr>
        <w:pPrChange w:id="884" w:author="Yoni Grinberg" w:date="2026-07-15T22:50:00Z" w16du:dateUtc="2026-07-15T19:50:00Z">
          <w:pPr>
            <w:shd w:val="clear" w:color="auto" w:fill="FFFFFF"/>
            <w:spacing w:after="120"/>
            <w:ind w:left="1080" w:right="580"/>
            <w:jc w:val="left"/>
          </w:pPr>
        </w:pPrChange>
      </w:pPr>
      <w:r w:rsidRPr="001D3AAA">
        <w:rPr>
          <w:rFonts w:ascii="David" w:hAnsi="David" w:cs="David"/>
          <w:sz w:val="24"/>
          <w:szCs w:val="24"/>
          <w:lang w:val="en-US"/>
        </w:rPr>
        <w:t>," Final Project Report, Dept. Software Eng., Braude College of Engineering, Karmiel, Israel.</w:t>
      </w:r>
    </w:p>
    <w:p w14:paraId="672E92A4" w14:textId="77777777" w:rsidR="00D248F1" w:rsidRPr="007F0BDD" w:rsidRDefault="009814E7">
      <w:pPr>
        <w:shd w:val="clear" w:color="auto" w:fill="FFFFFF"/>
        <w:spacing w:after="0"/>
        <w:ind w:left="1080"/>
        <w:jc w:val="left"/>
        <w:rPr>
          <w:rFonts w:ascii="David" w:hAnsi="David" w:cs="David"/>
          <w:sz w:val="24"/>
          <w:szCs w:val="24"/>
          <w:lang w:val="en-US"/>
        </w:rPr>
        <w:pPrChange w:id="885" w:author="Yoni Grinberg" w:date="2026-07-15T22:50:00Z" w16du:dateUtc="2026-07-15T19:50:00Z">
          <w:pPr>
            <w:shd w:val="clear" w:color="auto" w:fill="FFFFFF"/>
            <w:spacing w:after="120"/>
            <w:ind w:left="1080" w:right="580"/>
            <w:jc w:val="left"/>
          </w:pPr>
        </w:pPrChange>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886" w:name="_cg8g60n22lz5" w:colFirst="0" w:colLast="0"/>
      <w:bookmarkEnd w:id="886"/>
    </w:p>
    <w:p w14:paraId="42FCD864" w14:textId="77777777" w:rsidR="0000097D" w:rsidRDefault="00D053A6">
      <w:pPr>
        <w:shd w:val="clear" w:color="auto" w:fill="FFFFFF"/>
        <w:spacing w:after="0"/>
        <w:ind w:left="1080"/>
        <w:jc w:val="left"/>
        <w:rPr>
          <w:rFonts w:ascii="David" w:eastAsia="Times New Roman" w:hAnsi="David" w:cs="David"/>
          <w:sz w:val="24"/>
          <w:szCs w:val="24"/>
          <w:lang w:val="en-US"/>
        </w:rPr>
        <w:pPrChange w:id="887" w:author="Yoni Grinberg" w:date="2026-07-15T22:50:00Z" w16du:dateUtc="2026-07-15T19:50:00Z">
          <w:pPr>
            <w:shd w:val="clear" w:color="auto" w:fill="FFFFFF"/>
            <w:spacing w:after="120"/>
            <w:ind w:left="1080" w:right="580"/>
            <w:jc w:val="left"/>
          </w:pPr>
        </w:pPrChange>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p>
    <w:p w14:paraId="3F85965A" w14:textId="2CC95634" w:rsidR="00D053A6" w:rsidRPr="00887E37" w:rsidRDefault="008C455E">
      <w:pPr>
        <w:shd w:val="clear" w:color="auto" w:fill="FFFFFF"/>
        <w:spacing w:after="0"/>
        <w:ind w:left="1080"/>
        <w:jc w:val="left"/>
        <w:rPr>
          <w:rFonts w:ascii="David" w:eastAsia="Times New Roman" w:hAnsi="David" w:cs="David"/>
          <w:sz w:val="24"/>
          <w:szCs w:val="24"/>
          <w:lang w:val="en-US"/>
        </w:rPr>
        <w:pPrChange w:id="888" w:author="Yoni Grinberg" w:date="2026-07-15T22:50:00Z" w16du:dateUtc="2026-07-15T19:50:00Z">
          <w:pPr>
            <w:shd w:val="clear" w:color="auto" w:fill="FFFFFF"/>
            <w:spacing w:after="120"/>
            <w:ind w:left="1080" w:right="580"/>
            <w:jc w:val="left"/>
          </w:pPr>
        </w:pPrChange>
      </w:pPr>
      <w:r w:rsidRPr="007F0BDD">
        <w:rPr>
          <w:rFonts w:ascii="David" w:eastAsia="Times New Roman" w:hAnsi="David" w:cs="David"/>
          <w:sz w:val="24"/>
          <w:szCs w:val="24"/>
          <w:lang w:val="en"/>
        </w:rPr>
        <w:t>[</w:t>
      </w:r>
      <w:r w:rsidR="00D053A6" w:rsidRPr="007F0BDD">
        <w:rPr>
          <w:rFonts w:ascii="David" w:eastAsia="Times New Roman" w:hAnsi="David" w:cs="David"/>
          <w:sz w:val="24"/>
          <w:szCs w:val="24"/>
          <w:lang w:val="en"/>
        </w:rPr>
        <w:t>11]</w:t>
      </w:r>
      <w:r w:rsidR="00742EED">
        <w:rPr>
          <w:rFonts w:ascii="David" w:eastAsia="Times New Roman" w:hAnsi="David" w:cs="David"/>
          <w:sz w:val="24"/>
          <w:szCs w:val="24"/>
          <w:lang w:val="en"/>
        </w:rPr>
        <w:t>ref:</w:t>
      </w:r>
      <w:r w:rsidR="00D053A6" w:rsidRPr="007F0BDD">
        <w:rPr>
          <w:rFonts w:ascii="David" w:eastAsia="Times New Roman" w:hAnsi="David" w:cs="David"/>
          <w:sz w:val="24"/>
          <w:szCs w:val="24"/>
          <w:lang w:val="en"/>
        </w:rPr>
        <w:t>https://www.researchgate.net/publication/304130724_High_Data_Rate_Ultrasonic_Communications_for_Wireless_Intra-body_Networks</w:t>
      </w:r>
    </w:p>
    <w:p w14:paraId="30D006D5" w14:textId="66CFB94D" w:rsidR="003D4870" w:rsidRPr="007F0BDD" w:rsidRDefault="003D4870" w:rsidP="004F0381">
      <w:pPr>
        <w:shd w:val="clear" w:color="auto" w:fill="FFFFFF"/>
        <w:bidi/>
        <w:spacing w:before="240" w:after="240"/>
        <w:ind w:right="580"/>
        <w:jc w:val="left"/>
        <w:rPr>
          <w:rFonts w:ascii="David" w:hAnsi="David" w:cs="David"/>
          <w:sz w:val="24"/>
          <w:szCs w:val="24"/>
          <w:rtl/>
          <w:lang w:val="en-US"/>
        </w:rPr>
      </w:pPr>
    </w:p>
    <w:sectPr w:rsidR="003D4870" w:rsidRPr="007F0BDD">
      <w:footerReference w:type="default" r:id="rId3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 w:author="אלנה רווה" w:date="2025-12-18T13:29:00Z" w:initials="ER">
    <w:p w14:paraId="28D3A984" w14:textId="77777777" w:rsidR="00B256E0" w:rsidRDefault="00B256E0" w:rsidP="00CF2B94">
      <w:pPr>
        <w:pStyle w:val="CommentText"/>
      </w:pPr>
      <w:r>
        <w:rPr>
          <w:rStyle w:val="CommentReference"/>
        </w:rPr>
        <w:annotationRef/>
      </w:r>
      <w:r>
        <w:t>Font and size of titles must be the same, fix everywhere.</w:t>
      </w:r>
    </w:p>
  </w:comment>
  <w:comment w:id="104" w:author="אלנה רווה" w:date="2026-06-22T16:05:00Z" w:initials="ER">
    <w:p w14:paraId="06BC912F" w14:textId="77777777" w:rsidR="003560FD" w:rsidRDefault="003560FD" w:rsidP="003560FD">
      <w:pPr>
        <w:pStyle w:val="CommentText"/>
        <w:jc w:val="left"/>
      </w:pPr>
      <w:r>
        <w:rPr>
          <w:rStyle w:val="CommentReference"/>
        </w:rPr>
        <w:annotationRef/>
      </w:r>
      <w:r>
        <w:rPr>
          <w:rtl/>
        </w:rPr>
        <w:t>?</w:t>
      </w:r>
    </w:p>
  </w:comment>
  <w:comment w:id="115" w:author="אלנה רווה" w:date="2026-06-22T16:06:00Z" w:initials="ER">
    <w:p w14:paraId="37B51855" w14:textId="77777777" w:rsidR="00463CC8" w:rsidRDefault="00463CC8" w:rsidP="00463CC8">
      <w:pPr>
        <w:pStyle w:val="CommentText"/>
        <w:jc w:val="left"/>
      </w:pPr>
      <w:r>
        <w:rPr>
          <w:rStyle w:val="CommentReference"/>
        </w:rPr>
        <w:annotationRef/>
      </w:r>
      <w:r>
        <w:t>Align all indents</w:t>
      </w:r>
    </w:p>
  </w:comment>
  <w:comment w:id="170" w:author="אלנה רווה" w:date="2026-06-01T10:14:00Z" w:initials="ER">
    <w:p w14:paraId="17E030A2" w14:textId="7F93F820" w:rsidR="000C3F8E" w:rsidRPr="0033393A" w:rsidRDefault="000C3F8E" w:rsidP="000C3F8E">
      <w:pPr>
        <w:pStyle w:val="CommentText"/>
        <w:jc w:val="left"/>
        <w:rPr>
          <w:lang w:val="en-US"/>
        </w:rPr>
      </w:pPr>
      <w:r>
        <w:rPr>
          <w:rStyle w:val="CommentReference"/>
        </w:rPr>
        <w:annotationRef/>
      </w:r>
      <w:r>
        <w:t>I did not understand the item</w:t>
      </w:r>
    </w:p>
  </w:comment>
  <w:comment w:id="172" w:author="אלנה רווה" w:date="2026-06-22T16:08:00Z" w:initials="ER">
    <w:p w14:paraId="7B9C3689" w14:textId="77777777" w:rsidR="008B3CBE" w:rsidRDefault="008B3CBE" w:rsidP="008B3CBE">
      <w:pPr>
        <w:pStyle w:val="CommentText"/>
        <w:jc w:val="left"/>
      </w:pPr>
      <w:r>
        <w:rPr>
          <w:rStyle w:val="CommentReference"/>
        </w:rPr>
        <w:annotationRef/>
      </w:r>
      <w:r>
        <w:rPr>
          <w:b/>
          <w:bCs/>
          <w:color w:val="EE0000"/>
        </w:rPr>
        <w:t>I</w:t>
      </w:r>
      <w:r>
        <w:rPr>
          <w:b/>
          <w:bCs/>
          <w:color w:val="EE0000"/>
          <w:rtl/>
        </w:rPr>
        <w:t xml:space="preserve"> </w:t>
      </w:r>
      <w:r>
        <w:rPr>
          <w:b/>
          <w:bCs/>
          <w:color w:val="EE0000"/>
        </w:rPr>
        <w:t>style did</w:t>
      </w:r>
      <w:r>
        <w:rPr>
          <w:b/>
          <w:bCs/>
          <w:color w:val="EE0000"/>
          <w:rtl/>
        </w:rPr>
        <w:t xml:space="preserve"> </w:t>
      </w:r>
      <w:r>
        <w:rPr>
          <w:b/>
          <w:bCs/>
          <w:color w:val="EE0000"/>
        </w:rPr>
        <w:t>not</w:t>
      </w:r>
      <w:r>
        <w:rPr>
          <w:b/>
          <w:bCs/>
          <w:color w:val="EE0000"/>
          <w:rtl/>
        </w:rPr>
        <w:t xml:space="preserve"> </w:t>
      </w:r>
      <w:r>
        <w:rPr>
          <w:b/>
          <w:bCs/>
          <w:color w:val="EE0000"/>
        </w:rPr>
        <w:t>understand</w:t>
      </w:r>
      <w:r>
        <w:rPr>
          <w:b/>
          <w:bCs/>
          <w:color w:val="EE0000"/>
          <w:rtl/>
        </w:rPr>
        <w:t xml:space="preserve"> </w:t>
      </w:r>
      <w:r>
        <w:rPr>
          <w:b/>
          <w:bCs/>
          <w:color w:val="EE0000"/>
        </w:rPr>
        <w:t>the</w:t>
      </w:r>
      <w:r>
        <w:rPr>
          <w:b/>
          <w:bCs/>
          <w:color w:val="EE0000"/>
          <w:rtl/>
        </w:rPr>
        <w:t xml:space="preserve"> </w:t>
      </w:r>
      <w:r>
        <w:rPr>
          <w:b/>
          <w:bCs/>
          <w:color w:val="EE0000"/>
        </w:rPr>
        <w:t>item</w:t>
      </w:r>
    </w:p>
  </w:comment>
  <w:comment w:id="197" w:author="אלנה רווה" w:date="2026-06-22T16:09:00Z" w:initials="ER">
    <w:p w14:paraId="5103E299" w14:textId="77777777" w:rsidR="00AC41F8" w:rsidRDefault="00AC41F8" w:rsidP="00AC41F8">
      <w:pPr>
        <w:pStyle w:val="CommentText"/>
        <w:jc w:val="left"/>
        <w:rPr>
          <w:rtl/>
        </w:rPr>
      </w:pPr>
      <w:r>
        <w:rPr>
          <w:rStyle w:val="CommentReference"/>
        </w:rPr>
        <w:annotationRef/>
      </w:r>
      <w:r>
        <w:t>Align indent everywhere</w:t>
      </w:r>
    </w:p>
  </w:comment>
  <w:comment w:id="710" w:author="אלנה רווה" w:date="2025-12-18T13:29:00Z" w:initials="ER">
    <w:p w14:paraId="12BF15F0" w14:textId="28B79173" w:rsidR="00CF2B94" w:rsidRDefault="00CF2B94" w:rsidP="00CF2B94">
      <w:pPr>
        <w:pStyle w:val="CommentText"/>
      </w:pPr>
      <w:r>
        <w:rPr>
          <w:rStyle w:val="CommentReference"/>
        </w:rPr>
        <w:annotationRef/>
      </w:r>
      <w:r>
        <w:t>Font and size of titles must be the same, fix everywhere.</w:t>
      </w:r>
    </w:p>
  </w:comment>
  <w:comment w:id="853" w:author="אלנה רווה" w:date="2026-06-22T16:26:00Z" w:initials="ER">
    <w:p w14:paraId="1F083690" w14:textId="77777777" w:rsidR="006B4AED" w:rsidRDefault="006B4AED" w:rsidP="006B4AED">
      <w:pPr>
        <w:pStyle w:val="CommentText"/>
        <w:jc w:val="left"/>
      </w:pPr>
      <w:r>
        <w:rPr>
          <w:rStyle w:val="CommentReference"/>
        </w:rPr>
        <w:annotationRef/>
      </w:r>
      <w:r>
        <w:t>Align indent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3A984" w15:done="1"/>
  <w15:commentEx w15:paraId="06BC912F" w15:done="0"/>
  <w15:commentEx w15:paraId="37B51855" w15:done="0"/>
  <w15:commentEx w15:paraId="17E030A2" w15:done="0"/>
  <w15:commentEx w15:paraId="7B9C3689" w15:done="0"/>
  <w15:commentEx w15:paraId="5103E299" w15:done="0"/>
  <w15:commentEx w15:paraId="12BF15F0" w15:done="1"/>
  <w15:commentEx w15:paraId="1F0836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AFFAF" w16cex:dateUtc="2025-12-18T11:29:00Z"/>
  <w16cex:commentExtensible w16cex:durableId="45FE484E" w16cex:dateUtc="2026-06-22T13:05:00Z">
    <w16cex:extLst>
      <w16:ext w16:uri="{CE6994B0-6A32-4C9F-8C6B-6E91EDA988CE}">
        <cr:reactions xmlns:cr="http://schemas.microsoft.com/office/comments/2020/reactions">
          <cr:reaction reactionType="1">
            <cr:reactionInfo dateUtc="2026-07-15T19:17:51Z">
              <cr:user userId="6c365a4b2a8df078" userProvider="Windows Live" userName="Yoni Grinberg"/>
            </cr:reactionInfo>
          </cr:reaction>
        </cr:reactions>
      </w16:ext>
    </w16cex:extLst>
  </w16cex:commentExtensible>
  <w16cex:commentExtensible w16cex:durableId="168BD78D" w16cex:dateUtc="2026-06-22T13:06:00Z">
    <w16cex:extLst>
      <w16:ext w16:uri="{CE6994B0-6A32-4C9F-8C6B-6E91EDA988CE}">
        <cr:reactions xmlns:cr="http://schemas.microsoft.com/office/comments/2020/reactions">
          <cr:reaction reactionType="1">
            <cr:reactionInfo dateUtc="2026-07-15T19:17:58Z">
              <cr:user userId="6c365a4b2a8df078" userProvider="Windows Live" userName="Yoni Grinberg"/>
            </cr:reactionInfo>
          </cr:reaction>
        </cr:reactions>
      </w16:ext>
    </w16cex:extLst>
  </w16cex:commentExtensible>
  <w16cex:commentExtensible w16cex:durableId="69F4BFF8" w16cex:dateUtc="2026-06-01T07:14:00Z">
    <w16cex:extLst>
      <w16:ext w16:uri="{CE6994B0-6A32-4C9F-8C6B-6E91EDA988CE}">
        <cr:reactions xmlns:cr="http://schemas.microsoft.com/office/comments/2020/reactions">
          <cr:reaction reactionType="1">
            <cr:reactionInfo dateUtc="2026-07-15T19:27:28Z">
              <cr:user userId="6c365a4b2a8df078" userProvider="Windows Live" userName="Yoni Grinberg"/>
            </cr:reactionInfo>
          </cr:reaction>
        </cr:reactions>
      </w16:ext>
    </w16cex:extLst>
  </w16cex:commentExtensible>
  <w16cex:commentExtensible w16cex:durableId="4AC94EC2" w16cex:dateUtc="2026-06-22T13:08:00Z">
    <w16cex:extLst>
      <w16:ext w16:uri="{CE6994B0-6A32-4C9F-8C6B-6E91EDA988CE}">
        <cr:reactions xmlns:cr="http://schemas.microsoft.com/office/comments/2020/reactions">
          <cr:reaction reactionType="1">
            <cr:reactionInfo dateUtc="2026-07-15T19:27:29Z">
              <cr:user userId="6c365a4b2a8df078" userProvider="Windows Live" userName="Yoni Grinberg"/>
            </cr:reactionInfo>
          </cr:reaction>
        </cr:reactions>
      </w16:ext>
    </w16cex:extLst>
  </w16cex:commentExtensible>
  <w16cex:commentExtensible w16cex:durableId="16AD0B1E" w16cex:dateUtc="2026-06-22T13:09:00Z">
    <w16cex:extLst>
      <w16:ext w16:uri="{CE6994B0-6A32-4C9F-8C6B-6E91EDA988CE}">
        <cr:reactions xmlns:cr="http://schemas.microsoft.com/office/comments/2020/reactions">
          <cr:reaction reactionType="1">
            <cr:reactionInfo dateUtc="2026-07-15T19:17:18Z">
              <cr:user userId="6c365a4b2a8df078" userProvider="Windows Live" userName="Yoni Grinberg"/>
            </cr:reactionInfo>
          </cr:reaction>
        </cr:reactions>
      </w16:ext>
    </w16cex:extLst>
  </w16cex:commentExtensible>
  <w16cex:commentExtensible w16cex:durableId="326BFDC2" w16cex:dateUtc="2025-12-18T11:29:00Z"/>
  <w16cex:commentExtensible w16cex:durableId="7FB3EF9C" w16cex:dateUtc="2026-06-22T13:26:00Z">
    <w16cex:extLst>
      <w16:ext w16:uri="{CE6994B0-6A32-4C9F-8C6B-6E91EDA988CE}">
        <cr:reactions xmlns:cr="http://schemas.microsoft.com/office/comments/2020/reactions">
          <cr:reaction reactionType="1">
            <cr:reactionInfo dateUtc="2026-07-15T19:48:51Z">
              <cr:user userId="6c365a4b2a8df078" userProvider="Windows Live" userName="Yoni Grinber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3A984" w16cid:durableId="4F1AFFAF"/>
  <w16cid:commentId w16cid:paraId="06BC912F" w16cid:durableId="45FE484E"/>
  <w16cid:commentId w16cid:paraId="37B51855" w16cid:durableId="168BD78D"/>
  <w16cid:commentId w16cid:paraId="17E030A2" w16cid:durableId="69F4BFF8"/>
  <w16cid:commentId w16cid:paraId="7B9C3689" w16cid:durableId="4AC94EC2"/>
  <w16cid:commentId w16cid:paraId="5103E299" w16cid:durableId="16AD0B1E"/>
  <w16cid:commentId w16cid:paraId="12BF15F0" w16cid:durableId="326BFDC2"/>
  <w16cid:commentId w16cid:paraId="1F083690" w16cid:durableId="7FB3EF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E8D3" w14:textId="77777777" w:rsidR="0080654F" w:rsidRDefault="0080654F" w:rsidP="00EA459D">
      <w:pPr>
        <w:spacing w:line="240" w:lineRule="auto"/>
      </w:pPr>
      <w:r>
        <w:separator/>
      </w:r>
    </w:p>
  </w:endnote>
  <w:endnote w:type="continuationSeparator" w:id="0">
    <w:p w14:paraId="4FC07160" w14:textId="77777777" w:rsidR="0080654F" w:rsidRDefault="0080654F"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018AA0F0-27EF-4F56-A033-E8016AF4EE59}"/>
    <w:embedBold r:id="rId2" w:fontKey="{3A627AC5-00FF-4E41-883E-D663179B5C99}"/>
    <w:embedItalic r:id="rId3" w:fontKey="{18FE72B4-F523-4E7C-B2B1-0DC544772EF4}"/>
    <w:embedBoldItalic r:id="rId4" w:fontKey="{26DBA537-EE91-43D4-B96E-88513DCECBBD}"/>
  </w:font>
  <w:font w:name="Cambria">
    <w:panose1 w:val="02040503050406030204"/>
    <w:charset w:val="00"/>
    <w:family w:val="roman"/>
    <w:pitch w:val="variable"/>
    <w:sig w:usb0="E00006FF" w:usb1="420024FF" w:usb2="02000000" w:usb3="00000000" w:csb0="0000019F" w:csb1="00000000"/>
    <w:embedRegular r:id="rId5" w:fontKey="{A2B339D1-D1D3-47F2-8DCA-216356BB13DB}"/>
    <w:embedBold r:id="rId6" w:fontKey="{7DCEF48F-60F7-4AAD-9718-C77534D3737F}"/>
    <w:embedItalic r:id="rId7" w:fontKey="{0CDA46F6-7EA7-48C1-B279-0BD6DBA4AB1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21EB153D-D714-400D-B0D2-E78B6640891B}"/>
    <w:embedBold r:id="rId9" w:fontKey="{712A6032-9816-4D3E-99A4-B3BD4C84421F}"/>
    <w:embedItalic r:id="rId10" w:fontKey="{E2113EC7-8FBA-4F68-84DA-362541DA3CEC}"/>
    <w:embedBoldItalic r:id="rId11" w:fontKey="{4B3A5B54-EC6D-476B-8773-A00AA8F44480}"/>
  </w:font>
  <w:font w:name="Cambria Math">
    <w:panose1 w:val="02040503050406030204"/>
    <w:charset w:val="00"/>
    <w:family w:val="roman"/>
    <w:pitch w:val="variable"/>
    <w:sig w:usb0="E00006FF" w:usb1="420024FF" w:usb2="02000000" w:usb3="00000000" w:csb0="0000019F" w:csb1="00000000"/>
    <w:embedRegular r:id="rId12" w:fontKey="{A9B279E7-2794-40E2-BF8E-A794D8237B14}"/>
    <w:embedItalic r:id="rId13" w:fontKey="{A8986020-FB13-4F53-BBFE-DACBB33128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EC6B" w14:textId="77777777" w:rsidR="0080654F" w:rsidRDefault="0080654F" w:rsidP="00EA459D">
      <w:pPr>
        <w:spacing w:line="240" w:lineRule="auto"/>
      </w:pPr>
      <w:r>
        <w:separator/>
      </w:r>
    </w:p>
  </w:footnote>
  <w:footnote w:type="continuationSeparator" w:id="0">
    <w:p w14:paraId="018F5140" w14:textId="77777777" w:rsidR="0080654F" w:rsidRDefault="0080654F"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5"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12F1E"/>
    <w:multiLevelType w:val="hybridMultilevel"/>
    <w:tmpl w:val="A938792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6"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D1632"/>
    <w:multiLevelType w:val="hybridMultilevel"/>
    <w:tmpl w:val="23F48FA2"/>
    <w:lvl w:ilvl="0" w:tplc="0409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0"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45778F"/>
    <w:multiLevelType w:val="hybridMultilevel"/>
    <w:tmpl w:val="0256E7E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4"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9"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2498A"/>
    <w:multiLevelType w:val="multilevel"/>
    <w:tmpl w:val="13B45286"/>
    <w:lvl w:ilvl="0">
      <w:start w:val="1"/>
      <w:numFmt w:val="bullet"/>
      <w:lvlText w:val=""/>
      <w:lvlJc w:val="left"/>
      <w:pPr>
        <w:tabs>
          <w:tab w:val="num" w:pos="-1102"/>
        </w:tabs>
        <w:ind w:left="-1102" w:hanging="360"/>
      </w:pPr>
      <w:rPr>
        <w:rFonts w:ascii="Symbol" w:hAnsi="Symbol" w:hint="default"/>
        <w:sz w:val="20"/>
      </w:rPr>
    </w:lvl>
    <w:lvl w:ilvl="1" w:tentative="1">
      <w:start w:val="1"/>
      <w:numFmt w:val="bullet"/>
      <w:lvlText w:val="o"/>
      <w:lvlJc w:val="left"/>
      <w:pPr>
        <w:tabs>
          <w:tab w:val="num" w:pos="-382"/>
        </w:tabs>
        <w:ind w:left="-382" w:hanging="360"/>
      </w:pPr>
      <w:rPr>
        <w:rFonts w:ascii="Courier New" w:hAnsi="Courier New" w:hint="default"/>
        <w:sz w:val="20"/>
      </w:rPr>
    </w:lvl>
    <w:lvl w:ilvl="2" w:tentative="1">
      <w:start w:val="1"/>
      <w:numFmt w:val="bullet"/>
      <w:lvlText w:val=""/>
      <w:lvlJc w:val="left"/>
      <w:pPr>
        <w:tabs>
          <w:tab w:val="num" w:pos="338"/>
        </w:tabs>
        <w:ind w:left="338" w:hanging="360"/>
      </w:pPr>
      <w:rPr>
        <w:rFonts w:ascii="Wingdings" w:hAnsi="Wingdings" w:hint="default"/>
        <w:sz w:val="20"/>
      </w:rPr>
    </w:lvl>
    <w:lvl w:ilvl="3" w:tentative="1">
      <w:start w:val="1"/>
      <w:numFmt w:val="bullet"/>
      <w:lvlText w:val=""/>
      <w:lvlJc w:val="left"/>
      <w:pPr>
        <w:tabs>
          <w:tab w:val="num" w:pos="1058"/>
        </w:tabs>
        <w:ind w:left="1058" w:hanging="360"/>
      </w:pPr>
      <w:rPr>
        <w:rFonts w:ascii="Wingdings" w:hAnsi="Wingdings" w:hint="default"/>
        <w:sz w:val="20"/>
      </w:rPr>
    </w:lvl>
    <w:lvl w:ilvl="4" w:tentative="1">
      <w:start w:val="1"/>
      <w:numFmt w:val="bullet"/>
      <w:lvlText w:val=""/>
      <w:lvlJc w:val="left"/>
      <w:pPr>
        <w:tabs>
          <w:tab w:val="num" w:pos="1778"/>
        </w:tabs>
        <w:ind w:left="1778" w:hanging="360"/>
      </w:pPr>
      <w:rPr>
        <w:rFonts w:ascii="Wingdings" w:hAnsi="Wingdings" w:hint="default"/>
        <w:sz w:val="20"/>
      </w:rPr>
    </w:lvl>
    <w:lvl w:ilvl="5" w:tentative="1">
      <w:start w:val="1"/>
      <w:numFmt w:val="bullet"/>
      <w:lvlText w:val=""/>
      <w:lvlJc w:val="left"/>
      <w:pPr>
        <w:tabs>
          <w:tab w:val="num" w:pos="2498"/>
        </w:tabs>
        <w:ind w:left="2498" w:hanging="360"/>
      </w:pPr>
      <w:rPr>
        <w:rFonts w:ascii="Wingdings" w:hAnsi="Wingdings" w:hint="default"/>
        <w:sz w:val="20"/>
      </w:rPr>
    </w:lvl>
    <w:lvl w:ilvl="6" w:tentative="1">
      <w:start w:val="1"/>
      <w:numFmt w:val="bullet"/>
      <w:lvlText w:val=""/>
      <w:lvlJc w:val="left"/>
      <w:pPr>
        <w:tabs>
          <w:tab w:val="num" w:pos="3218"/>
        </w:tabs>
        <w:ind w:left="3218" w:hanging="360"/>
      </w:pPr>
      <w:rPr>
        <w:rFonts w:ascii="Wingdings" w:hAnsi="Wingdings" w:hint="default"/>
        <w:sz w:val="20"/>
      </w:rPr>
    </w:lvl>
    <w:lvl w:ilvl="7" w:tentative="1">
      <w:start w:val="1"/>
      <w:numFmt w:val="bullet"/>
      <w:lvlText w:val=""/>
      <w:lvlJc w:val="left"/>
      <w:pPr>
        <w:tabs>
          <w:tab w:val="num" w:pos="3938"/>
        </w:tabs>
        <w:ind w:left="3938" w:hanging="360"/>
      </w:pPr>
      <w:rPr>
        <w:rFonts w:ascii="Wingdings" w:hAnsi="Wingdings" w:hint="default"/>
        <w:sz w:val="20"/>
      </w:rPr>
    </w:lvl>
    <w:lvl w:ilvl="8" w:tentative="1">
      <w:start w:val="1"/>
      <w:numFmt w:val="bullet"/>
      <w:lvlText w:val=""/>
      <w:lvlJc w:val="left"/>
      <w:pPr>
        <w:tabs>
          <w:tab w:val="num" w:pos="4658"/>
        </w:tabs>
        <w:ind w:left="4658" w:hanging="360"/>
      </w:pPr>
      <w:rPr>
        <w:rFonts w:ascii="Wingdings" w:hAnsi="Wingdings" w:hint="default"/>
        <w:sz w:val="20"/>
      </w:rPr>
    </w:lvl>
  </w:abstractNum>
  <w:abstractNum w:abstractNumId="41"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3"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8"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51"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4" w15:restartNumberingAfterBreak="0">
    <w:nsid w:val="5F4F182D"/>
    <w:multiLevelType w:val="multilevel"/>
    <w:tmpl w:val="9AE6E00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5FED5B3F"/>
    <w:multiLevelType w:val="multilevel"/>
    <w:tmpl w:val="B48E39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6"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57"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58"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60"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61"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62"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9"/>
  </w:num>
  <w:num w:numId="2" w16cid:durableId="292639327">
    <w:abstractNumId w:val="14"/>
  </w:num>
  <w:num w:numId="3" w16cid:durableId="1371109185">
    <w:abstractNumId w:val="29"/>
  </w:num>
  <w:num w:numId="4" w16cid:durableId="1753695355">
    <w:abstractNumId w:val="60"/>
  </w:num>
  <w:num w:numId="5" w16cid:durableId="757479375">
    <w:abstractNumId w:val="42"/>
  </w:num>
  <w:num w:numId="6" w16cid:durableId="700472308">
    <w:abstractNumId w:val="53"/>
  </w:num>
  <w:num w:numId="7" w16cid:durableId="970939264">
    <w:abstractNumId w:val="4"/>
  </w:num>
  <w:num w:numId="8" w16cid:durableId="1629242186">
    <w:abstractNumId w:val="2"/>
  </w:num>
  <w:num w:numId="9" w16cid:durableId="1116674218">
    <w:abstractNumId w:val="12"/>
  </w:num>
  <w:num w:numId="10" w16cid:durableId="534007109">
    <w:abstractNumId w:val="40"/>
  </w:num>
  <w:num w:numId="11" w16cid:durableId="1536965713">
    <w:abstractNumId w:val="56"/>
  </w:num>
  <w:num w:numId="12" w16cid:durableId="286737237">
    <w:abstractNumId w:val="59"/>
  </w:num>
  <w:num w:numId="13" w16cid:durableId="1299185815">
    <w:abstractNumId w:val="38"/>
  </w:num>
  <w:num w:numId="14" w16cid:durableId="702097217">
    <w:abstractNumId w:val="50"/>
  </w:num>
  <w:num w:numId="15" w16cid:durableId="62333841">
    <w:abstractNumId w:val="6"/>
  </w:num>
  <w:num w:numId="16" w16cid:durableId="2145923775">
    <w:abstractNumId w:val="17"/>
  </w:num>
  <w:num w:numId="17" w16cid:durableId="2066447636">
    <w:abstractNumId w:val="0"/>
  </w:num>
  <w:num w:numId="18" w16cid:durableId="126901352">
    <w:abstractNumId w:val="43"/>
  </w:num>
  <w:num w:numId="19" w16cid:durableId="909312195">
    <w:abstractNumId w:val="22"/>
  </w:num>
  <w:num w:numId="20" w16cid:durableId="1589386559">
    <w:abstractNumId w:val="7"/>
  </w:num>
  <w:num w:numId="21" w16cid:durableId="1571035565">
    <w:abstractNumId w:val="26"/>
  </w:num>
  <w:num w:numId="22" w16cid:durableId="1148664476">
    <w:abstractNumId w:val="39"/>
  </w:num>
  <w:num w:numId="23" w16cid:durableId="608513334">
    <w:abstractNumId w:val="28"/>
  </w:num>
  <w:num w:numId="24" w16cid:durableId="453327811">
    <w:abstractNumId w:val="35"/>
  </w:num>
  <w:num w:numId="25" w16cid:durableId="320735750">
    <w:abstractNumId w:val="27"/>
  </w:num>
  <w:num w:numId="26" w16cid:durableId="909997031">
    <w:abstractNumId w:val="13"/>
  </w:num>
  <w:num w:numId="27" w16cid:durableId="183791942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7"/>
  </w:num>
  <w:num w:numId="29" w16cid:durableId="1462577386">
    <w:abstractNumId w:val="51"/>
  </w:num>
  <w:num w:numId="30" w16cid:durableId="1516728958">
    <w:abstractNumId w:val="18"/>
  </w:num>
  <w:num w:numId="31" w16cid:durableId="268902049">
    <w:abstractNumId w:val="21"/>
  </w:num>
  <w:num w:numId="32" w16cid:durableId="1453400079">
    <w:abstractNumId w:val="16"/>
  </w:num>
  <w:num w:numId="33" w16cid:durableId="1426727873">
    <w:abstractNumId w:val="46"/>
  </w:num>
  <w:num w:numId="34" w16cid:durableId="831063921">
    <w:abstractNumId w:val="10"/>
  </w:num>
  <w:num w:numId="35" w16cid:durableId="1281300528">
    <w:abstractNumId w:val="19"/>
  </w:num>
  <w:num w:numId="36" w16cid:durableId="1006787227">
    <w:abstractNumId w:val="30"/>
  </w:num>
  <w:num w:numId="37" w16cid:durableId="1155952298">
    <w:abstractNumId w:val="45"/>
  </w:num>
  <w:num w:numId="38" w16cid:durableId="1439834908">
    <w:abstractNumId w:val="24"/>
  </w:num>
  <w:num w:numId="39" w16cid:durableId="925847468">
    <w:abstractNumId w:val="25"/>
  </w:num>
  <w:num w:numId="40" w16cid:durableId="1763451887">
    <w:abstractNumId w:val="33"/>
  </w:num>
  <w:num w:numId="41" w16cid:durableId="1425956830">
    <w:abstractNumId w:val="5"/>
  </w:num>
  <w:num w:numId="42" w16cid:durableId="675302380">
    <w:abstractNumId w:val="47"/>
  </w:num>
  <w:num w:numId="43" w16cid:durableId="940720970">
    <w:abstractNumId w:val="23"/>
  </w:num>
  <w:num w:numId="44" w16cid:durableId="812479090">
    <w:abstractNumId w:val="44"/>
  </w:num>
  <w:num w:numId="45" w16cid:durableId="344675551">
    <w:abstractNumId w:val="15"/>
  </w:num>
  <w:num w:numId="46" w16cid:durableId="1475247800">
    <w:abstractNumId w:val="41"/>
  </w:num>
  <w:num w:numId="47" w16cid:durableId="1341927808">
    <w:abstractNumId w:val="36"/>
  </w:num>
  <w:num w:numId="48" w16cid:durableId="1064642322">
    <w:abstractNumId w:val="3"/>
  </w:num>
  <w:num w:numId="49" w16cid:durableId="797067833">
    <w:abstractNumId w:val="34"/>
  </w:num>
  <w:num w:numId="50" w16cid:durableId="1627003530">
    <w:abstractNumId w:val="57"/>
  </w:num>
  <w:num w:numId="51" w16cid:durableId="258099893">
    <w:abstractNumId w:val="62"/>
  </w:num>
  <w:num w:numId="52" w16cid:durableId="264194739">
    <w:abstractNumId w:val="61"/>
  </w:num>
  <w:num w:numId="53" w16cid:durableId="1870675959">
    <w:abstractNumId w:val="48"/>
  </w:num>
  <w:num w:numId="54" w16cid:durableId="1161772191">
    <w:abstractNumId w:val="31"/>
  </w:num>
  <w:num w:numId="55" w16cid:durableId="1379669895">
    <w:abstractNumId w:val="58"/>
  </w:num>
  <w:num w:numId="56" w16cid:durableId="566114217">
    <w:abstractNumId w:val="52"/>
  </w:num>
  <w:num w:numId="57" w16cid:durableId="783813771">
    <w:abstractNumId w:val="8"/>
  </w:num>
  <w:num w:numId="58" w16cid:durableId="571934723">
    <w:abstractNumId w:val="55"/>
  </w:num>
  <w:num w:numId="59" w16cid:durableId="1304196768">
    <w:abstractNumId w:val="1"/>
  </w:num>
  <w:num w:numId="60" w16cid:durableId="144208307">
    <w:abstractNumId w:val="11"/>
  </w:num>
  <w:num w:numId="61" w16cid:durableId="1586259134">
    <w:abstractNumId w:val="20"/>
  </w:num>
  <w:num w:numId="62" w16cid:durableId="289015122">
    <w:abstractNumId w:val="32"/>
  </w:num>
  <w:num w:numId="63" w16cid:durableId="603269557">
    <w:abstractNumId w:val="54"/>
  </w:num>
  <w:num w:numId="64" w16cid:durableId="1136869704">
    <w:abstractNumId w:val="9"/>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ni Grinberg">
    <w15:presenceInfo w15:providerId="Windows Live" w15:userId="6c365a4b2a8df078"/>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097D"/>
    <w:rsid w:val="00001F43"/>
    <w:rsid w:val="0000600E"/>
    <w:rsid w:val="00007278"/>
    <w:rsid w:val="00013B63"/>
    <w:rsid w:val="0001608F"/>
    <w:rsid w:val="00016CB0"/>
    <w:rsid w:val="00016D89"/>
    <w:rsid w:val="00017FCD"/>
    <w:rsid w:val="00017FF1"/>
    <w:rsid w:val="0002015D"/>
    <w:rsid w:val="00022B7B"/>
    <w:rsid w:val="00023D30"/>
    <w:rsid w:val="00023FF7"/>
    <w:rsid w:val="0002691E"/>
    <w:rsid w:val="0002732D"/>
    <w:rsid w:val="00027C28"/>
    <w:rsid w:val="000306EA"/>
    <w:rsid w:val="0003182D"/>
    <w:rsid w:val="0003545A"/>
    <w:rsid w:val="000414A9"/>
    <w:rsid w:val="00044F15"/>
    <w:rsid w:val="00045615"/>
    <w:rsid w:val="00050ED6"/>
    <w:rsid w:val="00051506"/>
    <w:rsid w:val="0005562C"/>
    <w:rsid w:val="00055C08"/>
    <w:rsid w:val="000562F9"/>
    <w:rsid w:val="00060569"/>
    <w:rsid w:val="000619E0"/>
    <w:rsid w:val="000668F3"/>
    <w:rsid w:val="00073BD3"/>
    <w:rsid w:val="000744F0"/>
    <w:rsid w:val="00075B85"/>
    <w:rsid w:val="0008307C"/>
    <w:rsid w:val="000911E2"/>
    <w:rsid w:val="000925A4"/>
    <w:rsid w:val="00093468"/>
    <w:rsid w:val="000945E4"/>
    <w:rsid w:val="000949F3"/>
    <w:rsid w:val="000A1633"/>
    <w:rsid w:val="000A1A57"/>
    <w:rsid w:val="000A53C2"/>
    <w:rsid w:val="000A6C57"/>
    <w:rsid w:val="000B02B7"/>
    <w:rsid w:val="000B129D"/>
    <w:rsid w:val="000B4E6C"/>
    <w:rsid w:val="000C2DCD"/>
    <w:rsid w:val="000C3F8E"/>
    <w:rsid w:val="000C4176"/>
    <w:rsid w:val="000C64E5"/>
    <w:rsid w:val="000C6EE7"/>
    <w:rsid w:val="000D2403"/>
    <w:rsid w:val="000D65E9"/>
    <w:rsid w:val="000D74A3"/>
    <w:rsid w:val="000E4857"/>
    <w:rsid w:val="000E576E"/>
    <w:rsid w:val="000E783B"/>
    <w:rsid w:val="000F03A7"/>
    <w:rsid w:val="000F0D7C"/>
    <w:rsid w:val="000F6CBD"/>
    <w:rsid w:val="001017BD"/>
    <w:rsid w:val="00101872"/>
    <w:rsid w:val="0010483B"/>
    <w:rsid w:val="00107EA9"/>
    <w:rsid w:val="00114C71"/>
    <w:rsid w:val="00115FCB"/>
    <w:rsid w:val="00120B42"/>
    <w:rsid w:val="00121A11"/>
    <w:rsid w:val="00124A13"/>
    <w:rsid w:val="00127074"/>
    <w:rsid w:val="001300CE"/>
    <w:rsid w:val="00131D26"/>
    <w:rsid w:val="00132065"/>
    <w:rsid w:val="0013271C"/>
    <w:rsid w:val="00134F80"/>
    <w:rsid w:val="0013549C"/>
    <w:rsid w:val="00152D06"/>
    <w:rsid w:val="0015768C"/>
    <w:rsid w:val="00165AB6"/>
    <w:rsid w:val="0017377D"/>
    <w:rsid w:val="00173B54"/>
    <w:rsid w:val="0017530E"/>
    <w:rsid w:val="001768F0"/>
    <w:rsid w:val="00182F89"/>
    <w:rsid w:val="00183146"/>
    <w:rsid w:val="001868DC"/>
    <w:rsid w:val="001874D9"/>
    <w:rsid w:val="001A4964"/>
    <w:rsid w:val="001A6646"/>
    <w:rsid w:val="001B0D63"/>
    <w:rsid w:val="001B7A10"/>
    <w:rsid w:val="001C360B"/>
    <w:rsid w:val="001C40C1"/>
    <w:rsid w:val="001C4FB4"/>
    <w:rsid w:val="001C6650"/>
    <w:rsid w:val="001C719D"/>
    <w:rsid w:val="001D3AAA"/>
    <w:rsid w:val="001D576D"/>
    <w:rsid w:val="001E0136"/>
    <w:rsid w:val="001E2CFA"/>
    <w:rsid w:val="001E2D7A"/>
    <w:rsid w:val="001E3C0E"/>
    <w:rsid w:val="001E5EC8"/>
    <w:rsid w:val="001E6C29"/>
    <w:rsid w:val="001F5E0B"/>
    <w:rsid w:val="002032BC"/>
    <w:rsid w:val="00210377"/>
    <w:rsid w:val="0021093E"/>
    <w:rsid w:val="00217392"/>
    <w:rsid w:val="002201EE"/>
    <w:rsid w:val="002202B8"/>
    <w:rsid w:val="002206BE"/>
    <w:rsid w:val="0022108D"/>
    <w:rsid w:val="00221639"/>
    <w:rsid w:val="00222431"/>
    <w:rsid w:val="00223681"/>
    <w:rsid w:val="00224D10"/>
    <w:rsid w:val="002353B2"/>
    <w:rsid w:val="00241805"/>
    <w:rsid w:val="00242084"/>
    <w:rsid w:val="002451F9"/>
    <w:rsid w:val="0024736B"/>
    <w:rsid w:val="002478C1"/>
    <w:rsid w:val="00255773"/>
    <w:rsid w:val="00257741"/>
    <w:rsid w:val="00261AA7"/>
    <w:rsid w:val="00261D48"/>
    <w:rsid w:val="0026239A"/>
    <w:rsid w:val="00263C8C"/>
    <w:rsid w:val="00284375"/>
    <w:rsid w:val="002928E9"/>
    <w:rsid w:val="0029366B"/>
    <w:rsid w:val="00293FCF"/>
    <w:rsid w:val="00294870"/>
    <w:rsid w:val="0029614C"/>
    <w:rsid w:val="002A049E"/>
    <w:rsid w:val="002A281F"/>
    <w:rsid w:val="002A2FD4"/>
    <w:rsid w:val="002B080E"/>
    <w:rsid w:val="002B455F"/>
    <w:rsid w:val="002B5B97"/>
    <w:rsid w:val="002C0AFF"/>
    <w:rsid w:val="002C115A"/>
    <w:rsid w:val="002C164B"/>
    <w:rsid w:val="002C5330"/>
    <w:rsid w:val="002D150D"/>
    <w:rsid w:val="002D359D"/>
    <w:rsid w:val="002D5ACE"/>
    <w:rsid w:val="002E215B"/>
    <w:rsid w:val="002E5190"/>
    <w:rsid w:val="002E6C74"/>
    <w:rsid w:val="002E7548"/>
    <w:rsid w:val="002E7E3A"/>
    <w:rsid w:val="002F055E"/>
    <w:rsid w:val="002F10B4"/>
    <w:rsid w:val="002F1F34"/>
    <w:rsid w:val="002F2003"/>
    <w:rsid w:val="002F2A92"/>
    <w:rsid w:val="002F348B"/>
    <w:rsid w:val="002F676A"/>
    <w:rsid w:val="00300DEF"/>
    <w:rsid w:val="00300F36"/>
    <w:rsid w:val="003117CD"/>
    <w:rsid w:val="0031791A"/>
    <w:rsid w:val="003212B9"/>
    <w:rsid w:val="00331CD6"/>
    <w:rsid w:val="0033340A"/>
    <w:rsid w:val="0033393A"/>
    <w:rsid w:val="00333F3A"/>
    <w:rsid w:val="00336E65"/>
    <w:rsid w:val="00337AF8"/>
    <w:rsid w:val="003430CA"/>
    <w:rsid w:val="00346998"/>
    <w:rsid w:val="00346A16"/>
    <w:rsid w:val="00346B88"/>
    <w:rsid w:val="0035277A"/>
    <w:rsid w:val="00353BCD"/>
    <w:rsid w:val="00353BFE"/>
    <w:rsid w:val="003560FD"/>
    <w:rsid w:val="003566EB"/>
    <w:rsid w:val="0035738B"/>
    <w:rsid w:val="003609E1"/>
    <w:rsid w:val="00362E8A"/>
    <w:rsid w:val="00367EC8"/>
    <w:rsid w:val="0037027B"/>
    <w:rsid w:val="00372598"/>
    <w:rsid w:val="00375B2B"/>
    <w:rsid w:val="0037676A"/>
    <w:rsid w:val="00383603"/>
    <w:rsid w:val="00384F45"/>
    <w:rsid w:val="00385ED3"/>
    <w:rsid w:val="00391771"/>
    <w:rsid w:val="003A2548"/>
    <w:rsid w:val="003A37BD"/>
    <w:rsid w:val="003A5E81"/>
    <w:rsid w:val="003A6B0D"/>
    <w:rsid w:val="003A7960"/>
    <w:rsid w:val="003A7A2F"/>
    <w:rsid w:val="003B1BC2"/>
    <w:rsid w:val="003B5E68"/>
    <w:rsid w:val="003B5F94"/>
    <w:rsid w:val="003C07CC"/>
    <w:rsid w:val="003C1583"/>
    <w:rsid w:val="003C4350"/>
    <w:rsid w:val="003C76F2"/>
    <w:rsid w:val="003D283B"/>
    <w:rsid w:val="003D32E7"/>
    <w:rsid w:val="003D4870"/>
    <w:rsid w:val="003D5B8E"/>
    <w:rsid w:val="003D6F02"/>
    <w:rsid w:val="003D71D9"/>
    <w:rsid w:val="003F1C8E"/>
    <w:rsid w:val="003F3A20"/>
    <w:rsid w:val="003F3E79"/>
    <w:rsid w:val="003F73F7"/>
    <w:rsid w:val="00400D66"/>
    <w:rsid w:val="00401A34"/>
    <w:rsid w:val="00403E20"/>
    <w:rsid w:val="00413342"/>
    <w:rsid w:val="00414D30"/>
    <w:rsid w:val="00420551"/>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2EF6"/>
    <w:rsid w:val="0045301A"/>
    <w:rsid w:val="00456DA7"/>
    <w:rsid w:val="00460158"/>
    <w:rsid w:val="0046092E"/>
    <w:rsid w:val="004615AE"/>
    <w:rsid w:val="004631B2"/>
    <w:rsid w:val="004633AA"/>
    <w:rsid w:val="00463CC8"/>
    <w:rsid w:val="00464742"/>
    <w:rsid w:val="0047172E"/>
    <w:rsid w:val="004724E5"/>
    <w:rsid w:val="00482F03"/>
    <w:rsid w:val="0048588F"/>
    <w:rsid w:val="004909AF"/>
    <w:rsid w:val="00494454"/>
    <w:rsid w:val="004A11AC"/>
    <w:rsid w:val="004A1305"/>
    <w:rsid w:val="004A5C7D"/>
    <w:rsid w:val="004A685A"/>
    <w:rsid w:val="004B1409"/>
    <w:rsid w:val="004C33BB"/>
    <w:rsid w:val="004C46F6"/>
    <w:rsid w:val="004C4949"/>
    <w:rsid w:val="004D1713"/>
    <w:rsid w:val="004D2EE1"/>
    <w:rsid w:val="004D3B7A"/>
    <w:rsid w:val="004D5A54"/>
    <w:rsid w:val="004D6A06"/>
    <w:rsid w:val="004E1882"/>
    <w:rsid w:val="004E1A38"/>
    <w:rsid w:val="004E5EA6"/>
    <w:rsid w:val="004F0381"/>
    <w:rsid w:val="004F28A2"/>
    <w:rsid w:val="004F2981"/>
    <w:rsid w:val="004F5EA2"/>
    <w:rsid w:val="005018B5"/>
    <w:rsid w:val="005018ED"/>
    <w:rsid w:val="005038D4"/>
    <w:rsid w:val="005041CA"/>
    <w:rsid w:val="00505246"/>
    <w:rsid w:val="005053F0"/>
    <w:rsid w:val="005064F7"/>
    <w:rsid w:val="005316F9"/>
    <w:rsid w:val="00532105"/>
    <w:rsid w:val="005336DC"/>
    <w:rsid w:val="00537CF3"/>
    <w:rsid w:val="00540504"/>
    <w:rsid w:val="00540E46"/>
    <w:rsid w:val="00541209"/>
    <w:rsid w:val="00542174"/>
    <w:rsid w:val="00547AAF"/>
    <w:rsid w:val="00547F9A"/>
    <w:rsid w:val="005508DE"/>
    <w:rsid w:val="00551F07"/>
    <w:rsid w:val="0055347E"/>
    <w:rsid w:val="00554276"/>
    <w:rsid w:val="00556CB4"/>
    <w:rsid w:val="00556CBE"/>
    <w:rsid w:val="00563312"/>
    <w:rsid w:val="00563544"/>
    <w:rsid w:val="00567C3A"/>
    <w:rsid w:val="00570B3A"/>
    <w:rsid w:val="00571709"/>
    <w:rsid w:val="005742A2"/>
    <w:rsid w:val="00576BFC"/>
    <w:rsid w:val="00577069"/>
    <w:rsid w:val="005835BB"/>
    <w:rsid w:val="005A181D"/>
    <w:rsid w:val="005A288C"/>
    <w:rsid w:val="005A4161"/>
    <w:rsid w:val="005B1BB6"/>
    <w:rsid w:val="005B773F"/>
    <w:rsid w:val="005B7E88"/>
    <w:rsid w:val="005C2583"/>
    <w:rsid w:val="005C3AC6"/>
    <w:rsid w:val="005C453B"/>
    <w:rsid w:val="005C4DEB"/>
    <w:rsid w:val="005C5476"/>
    <w:rsid w:val="005D2AD3"/>
    <w:rsid w:val="005D5328"/>
    <w:rsid w:val="005E1397"/>
    <w:rsid w:val="005E42EB"/>
    <w:rsid w:val="005E6F03"/>
    <w:rsid w:val="005F1E7C"/>
    <w:rsid w:val="005F649F"/>
    <w:rsid w:val="006035AF"/>
    <w:rsid w:val="00607CFB"/>
    <w:rsid w:val="00613D5D"/>
    <w:rsid w:val="00623232"/>
    <w:rsid w:val="00624AB9"/>
    <w:rsid w:val="006259EA"/>
    <w:rsid w:val="006271E6"/>
    <w:rsid w:val="0063023D"/>
    <w:rsid w:val="00637E12"/>
    <w:rsid w:val="00643084"/>
    <w:rsid w:val="00643448"/>
    <w:rsid w:val="00643867"/>
    <w:rsid w:val="006462BF"/>
    <w:rsid w:val="0065415E"/>
    <w:rsid w:val="00656507"/>
    <w:rsid w:val="00663417"/>
    <w:rsid w:val="0066754F"/>
    <w:rsid w:val="0067066D"/>
    <w:rsid w:val="006715B1"/>
    <w:rsid w:val="00671C85"/>
    <w:rsid w:val="006847A3"/>
    <w:rsid w:val="00687C5F"/>
    <w:rsid w:val="006941BD"/>
    <w:rsid w:val="00696D84"/>
    <w:rsid w:val="006A1057"/>
    <w:rsid w:val="006A42E1"/>
    <w:rsid w:val="006A45F4"/>
    <w:rsid w:val="006A5847"/>
    <w:rsid w:val="006B4AED"/>
    <w:rsid w:val="006B5B6A"/>
    <w:rsid w:val="006C068D"/>
    <w:rsid w:val="006C0800"/>
    <w:rsid w:val="006C08C3"/>
    <w:rsid w:val="006C1918"/>
    <w:rsid w:val="006C45B5"/>
    <w:rsid w:val="006C5BE1"/>
    <w:rsid w:val="006C5EC2"/>
    <w:rsid w:val="006C6E4C"/>
    <w:rsid w:val="006D003F"/>
    <w:rsid w:val="006D2D33"/>
    <w:rsid w:val="006D6A39"/>
    <w:rsid w:val="006D7294"/>
    <w:rsid w:val="006E1AB0"/>
    <w:rsid w:val="006E56CA"/>
    <w:rsid w:val="006E5F88"/>
    <w:rsid w:val="006F2136"/>
    <w:rsid w:val="006F2B06"/>
    <w:rsid w:val="006F3E42"/>
    <w:rsid w:val="006F60E3"/>
    <w:rsid w:val="00711ABF"/>
    <w:rsid w:val="00722ADC"/>
    <w:rsid w:val="00724BC9"/>
    <w:rsid w:val="007254BB"/>
    <w:rsid w:val="00725710"/>
    <w:rsid w:val="00733848"/>
    <w:rsid w:val="00734E87"/>
    <w:rsid w:val="00735E19"/>
    <w:rsid w:val="00736110"/>
    <w:rsid w:val="00736797"/>
    <w:rsid w:val="007409DA"/>
    <w:rsid w:val="00742EED"/>
    <w:rsid w:val="007435F0"/>
    <w:rsid w:val="007467A4"/>
    <w:rsid w:val="00750CCA"/>
    <w:rsid w:val="0075158D"/>
    <w:rsid w:val="007515BB"/>
    <w:rsid w:val="00754C34"/>
    <w:rsid w:val="00754F60"/>
    <w:rsid w:val="00763586"/>
    <w:rsid w:val="00764BC7"/>
    <w:rsid w:val="007665C5"/>
    <w:rsid w:val="00770088"/>
    <w:rsid w:val="0077110C"/>
    <w:rsid w:val="00777F04"/>
    <w:rsid w:val="007801E6"/>
    <w:rsid w:val="00782729"/>
    <w:rsid w:val="00782AFB"/>
    <w:rsid w:val="007A0087"/>
    <w:rsid w:val="007A152D"/>
    <w:rsid w:val="007A26EA"/>
    <w:rsid w:val="007A2CDC"/>
    <w:rsid w:val="007A46C3"/>
    <w:rsid w:val="007B3D50"/>
    <w:rsid w:val="007B5591"/>
    <w:rsid w:val="007B6A0C"/>
    <w:rsid w:val="007B6B70"/>
    <w:rsid w:val="007B7901"/>
    <w:rsid w:val="007C56B1"/>
    <w:rsid w:val="007C76F6"/>
    <w:rsid w:val="007C7EFA"/>
    <w:rsid w:val="007D0704"/>
    <w:rsid w:val="007D09AC"/>
    <w:rsid w:val="007E3BBF"/>
    <w:rsid w:val="007E4987"/>
    <w:rsid w:val="007E54A5"/>
    <w:rsid w:val="007E6DC7"/>
    <w:rsid w:val="007F0BDD"/>
    <w:rsid w:val="007F60B5"/>
    <w:rsid w:val="007F6CC7"/>
    <w:rsid w:val="0080403C"/>
    <w:rsid w:val="00806025"/>
    <w:rsid w:val="0080654F"/>
    <w:rsid w:val="00806AA5"/>
    <w:rsid w:val="008114AE"/>
    <w:rsid w:val="00812149"/>
    <w:rsid w:val="00812266"/>
    <w:rsid w:val="00813D7D"/>
    <w:rsid w:val="00814CD7"/>
    <w:rsid w:val="00815BDC"/>
    <w:rsid w:val="00822EB1"/>
    <w:rsid w:val="008258B4"/>
    <w:rsid w:val="008263AB"/>
    <w:rsid w:val="008304F4"/>
    <w:rsid w:val="00831687"/>
    <w:rsid w:val="008340B5"/>
    <w:rsid w:val="0083500F"/>
    <w:rsid w:val="00837A26"/>
    <w:rsid w:val="00837A4D"/>
    <w:rsid w:val="00843226"/>
    <w:rsid w:val="00847E23"/>
    <w:rsid w:val="00854247"/>
    <w:rsid w:val="00855C65"/>
    <w:rsid w:val="00856DCC"/>
    <w:rsid w:val="008658E0"/>
    <w:rsid w:val="008672D8"/>
    <w:rsid w:val="00880B66"/>
    <w:rsid w:val="008827A9"/>
    <w:rsid w:val="00883216"/>
    <w:rsid w:val="00884028"/>
    <w:rsid w:val="00887E37"/>
    <w:rsid w:val="00894AE7"/>
    <w:rsid w:val="008A1078"/>
    <w:rsid w:val="008A45AC"/>
    <w:rsid w:val="008B11EE"/>
    <w:rsid w:val="008B1CF7"/>
    <w:rsid w:val="008B3CBE"/>
    <w:rsid w:val="008B5F77"/>
    <w:rsid w:val="008C18FE"/>
    <w:rsid w:val="008C455E"/>
    <w:rsid w:val="008D44F0"/>
    <w:rsid w:val="008D5720"/>
    <w:rsid w:val="008D6389"/>
    <w:rsid w:val="008D7CC7"/>
    <w:rsid w:val="008E56A0"/>
    <w:rsid w:val="008E7348"/>
    <w:rsid w:val="008F2F5D"/>
    <w:rsid w:val="008F5588"/>
    <w:rsid w:val="00901882"/>
    <w:rsid w:val="00901B46"/>
    <w:rsid w:val="00901D11"/>
    <w:rsid w:val="00902E2E"/>
    <w:rsid w:val="00904544"/>
    <w:rsid w:val="009056A1"/>
    <w:rsid w:val="0091595A"/>
    <w:rsid w:val="009208E0"/>
    <w:rsid w:val="0092456A"/>
    <w:rsid w:val="00924AF5"/>
    <w:rsid w:val="009263DB"/>
    <w:rsid w:val="00927FB6"/>
    <w:rsid w:val="00927FF0"/>
    <w:rsid w:val="0093056F"/>
    <w:rsid w:val="009319AF"/>
    <w:rsid w:val="009334EB"/>
    <w:rsid w:val="009342DB"/>
    <w:rsid w:val="0093458D"/>
    <w:rsid w:val="0093491F"/>
    <w:rsid w:val="009370B3"/>
    <w:rsid w:val="009456E2"/>
    <w:rsid w:val="009510B0"/>
    <w:rsid w:val="00952EC8"/>
    <w:rsid w:val="009571A5"/>
    <w:rsid w:val="00960F9B"/>
    <w:rsid w:val="00961DB7"/>
    <w:rsid w:val="00963D3D"/>
    <w:rsid w:val="00967B42"/>
    <w:rsid w:val="00972F57"/>
    <w:rsid w:val="009735B1"/>
    <w:rsid w:val="00973A97"/>
    <w:rsid w:val="00974133"/>
    <w:rsid w:val="0097440E"/>
    <w:rsid w:val="00976D42"/>
    <w:rsid w:val="00977206"/>
    <w:rsid w:val="009814E7"/>
    <w:rsid w:val="00984691"/>
    <w:rsid w:val="0098711A"/>
    <w:rsid w:val="009920BC"/>
    <w:rsid w:val="00993BB7"/>
    <w:rsid w:val="00996914"/>
    <w:rsid w:val="009A3272"/>
    <w:rsid w:val="009A42B0"/>
    <w:rsid w:val="009A55C2"/>
    <w:rsid w:val="009B2C93"/>
    <w:rsid w:val="009B3FCB"/>
    <w:rsid w:val="009B45AF"/>
    <w:rsid w:val="009B6077"/>
    <w:rsid w:val="009B6098"/>
    <w:rsid w:val="009B7415"/>
    <w:rsid w:val="009C670B"/>
    <w:rsid w:val="009C6BF8"/>
    <w:rsid w:val="009E0B28"/>
    <w:rsid w:val="009E2DE3"/>
    <w:rsid w:val="009E3B4A"/>
    <w:rsid w:val="009F36F5"/>
    <w:rsid w:val="009F4148"/>
    <w:rsid w:val="00A0161B"/>
    <w:rsid w:val="00A01744"/>
    <w:rsid w:val="00A02BC0"/>
    <w:rsid w:val="00A03FAA"/>
    <w:rsid w:val="00A04F36"/>
    <w:rsid w:val="00A05381"/>
    <w:rsid w:val="00A066BB"/>
    <w:rsid w:val="00A078B1"/>
    <w:rsid w:val="00A10D08"/>
    <w:rsid w:val="00A12970"/>
    <w:rsid w:val="00A221FF"/>
    <w:rsid w:val="00A22E52"/>
    <w:rsid w:val="00A24FD5"/>
    <w:rsid w:val="00A260A4"/>
    <w:rsid w:val="00A306DB"/>
    <w:rsid w:val="00A30B09"/>
    <w:rsid w:val="00A32707"/>
    <w:rsid w:val="00A34644"/>
    <w:rsid w:val="00A40D7E"/>
    <w:rsid w:val="00A42B2B"/>
    <w:rsid w:val="00A53F12"/>
    <w:rsid w:val="00A62A31"/>
    <w:rsid w:val="00A715F4"/>
    <w:rsid w:val="00A75D28"/>
    <w:rsid w:val="00A80CEA"/>
    <w:rsid w:val="00A87B6C"/>
    <w:rsid w:val="00A92802"/>
    <w:rsid w:val="00A9337B"/>
    <w:rsid w:val="00A97E7C"/>
    <w:rsid w:val="00AA4714"/>
    <w:rsid w:val="00AA65F4"/>
    <w:rsid w:val="00AB26EE"/>
    <w:rsid w:val="00AB6797"/>
    <w:rsid w:val="00AB72B0"/>
    <w:rsid w:val="00AC1461"/>
    <w:rsid w:val="00AC38E0"/>
    <w:rsid w:val="00AC4107"/>
    <w:rsid w:val="00AC41F8"/>
    <w:rsid w:val="00AC4312"/>
    <w:rsid w:val="00AC4AB6"/>
    <w:rsid w:val="00AC5735"/>
    <w:rsid w:val="00AD05DE"/>
    <w:rsid w:val="00AD13DD"/>
    <w:rsid w:val="00AD5492"/>
    <w:rsid w:val="00AD6BE6"/>
    <w:rsid w:val="00AE0D1F"/>
    <w:rsid w:val="00AE19EC"/>
    <w:rsid w:val="00AF2379"/>
    <w:rsid w:val="00AF4C9C"/>
    <w:rsid w:val="00AF6D16"/>
    <w:rsid w:val="00B03113"/>
    <w:rsid w:val="00B03EBC"/>
    <w:rsid w:val="00B0419E"/>
    <w:rsid w:val="00B07E1B"/>
    <w:rsid w:val="00B20485"/>
    <w:rsid w:val="00B22703"/>
    <w:rsid w:val="00B250A3"/>
    <w:rsid w:val="00B256E0"/>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86999"/>
    <w:rsid w:val="00B9680D"/>
    <w:rsid w:val="00B97AE9"/>
    <w:rsid w:val="00BA20CB"/>
    <w:rsid w:val="00BA546D"/>
    <w:rsid w:val="00BA7D30"/>
    <w:rsid w:val="00BB2D63"/>
    <w:rsid w:val="00BB302D"/>
    <w:rsid w:val="00BC101E"/>
    <w:rsid w:val="00BC12B0"/>
    <w:rsid w:val="00BC1556"/>
    <w:rsid w:val="00BC434D"/>
    <w:rsid w:val="00BC5FB8"/>
    <w:rsid w:val="00BC617A"/>
    <w:rsid w:val="00BD16DC"/>
    <w:rsid w:val="00BD7474"/>
    <w:rsid w:val="00BE2421"/>
    <w:rsid w:val="00BE573A"/>
    <w:rsid w:val="00BE6428"/>
    <w:rsid w:val="00BE7B70"/>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2780"/>
    <w:rsid w:val="00C267AE"/>
    <w:rsid w:val="00C308C7"/>
    <w:rsid w:val="00C309B5"/>
    <w:rsid w:val="00C35875"/>
    <w:rsid w:val="00C43082"/>
    <w:rsid w:val="00C437F0"/>
    <w:rsid w:val="00C476ED"/>
    <w:rsid w:val="00C47FD0"/>
    <w:rsid w:val="00C500AB"/>
    <w:rsid w:val="00C51896"/>
    <w:rsid w:val="00C55441"/>
    <w:rsid w:val="00C55978"/>
    <w:rsid w:val="00C57DDB"/>
    <w:rsid w:val="00C61896"/>
    <w:rsid w:val="00C62297"/>
    <w:rsid w:val="00C677A9"/>
    <w:rsid w:val="00C707D8"/>
    <w:rsid w:val="00C725E6"/>
    <w:rsid w:val="00C74654"/>
    <w:rsid w:val="00C7553F"/>
    <w:rsid w:val="00C760CC"/>
    <w:rsid w:val="00C760E7"/>
    <w:rsid w:val="00C7700C"/>
    <w:rsid w:val="00C822A5"/>
    <w:rsid w:val="00C82C62"/>
    <w:rsid w:val="00C87636"/>
    <w:rsid w:val="00C87ACB"/>
    <w:rsid w:val="00C93FC6"/>
    <w:rsid w:val="00C94A66"/>
    <w:rsid w:val="00C9535E"/>
    <w:rsid w:val="00C972D2"/>
    <w:rsid w:val="00CA00CE"/>
    <w:rsid w:val="00CA2A0B"/>
    <w:rsid w:val="00CA2C33"/>
    <w:rsid w:val="00CA6F99"/>
    <w:rsid w:val="00CB5402"/>
    <w:rsid w:val="00CB5C28"/>
    <w:rsid w:val="00CB641D"/>
    <w:rsid w:val="00CC3F90"/>
    <w:rsid w:val="00CC45F0"/>
    <w:rsid w:val="00CD27D9"/>
    <w:rsid w:val="00CD5AB8"/>
    <w:rsid w:val="00CD7333"/>
    <w:rsid w:val="00CE0239"/>
    <w:rsid w:val="00CE7334"/>
    <w:rsid w:val="00CF1393"/>
    <w:rsid w:val="00CF2B94"/>
    <w:rsid w:val="00CF35E1"/>
    <w:rsid w:val="00CF3CE0"/>
    <w:rsid w:val="00CF4142"/>
    <w:rsid w:val="00CF69D5"/>
    <w:rsid w:val="00D02173"/>
    <w:rsid w:val="00D03C4F"/>
    <w:rsid w:val="00D053A6"/>
    <w:rsid w:val="00D07342"/>
    <w:rsid w:val="00D2431F"/>
    <w:rsid w:val="00D248F1"/>
    <w:rsid w:val="00D24F39"/>
    <w:rsid w:val="00D2722A"/>
    <w:rsid w:val="00D332BE"/>
    <w:rsid w:val="00D3468D"/>
    <w:rsid w:val="00D349C1"/>
    <w:rsid w:val="00D366A5"/>
    <w:rsid w:val="00D36E7F"/>
    <w:rsid w:val="00D439C9"/>
    <w:rsid w:val="00D453E3"/>
    <w:rsid w:val="00D47272"/>
    <w:rsid w:val="00D508EF"/>
    <w:rsid w:val="00D51577"/>
    <w:rsid w:val="00D51A3C"/>
    <w:rsid w:val="00D52C4C"/>
    <w:rsid w:val="00D5341B"/>
    <w:rsid w:val="00D57CC2"/>
    <w:rsid w:val="00D617A5"/>
    <w:rsid w:val="00D63587"/>
    <w:rsid w:val="00D646B5"/>
    <w:rsid w:val="00D70854"/>
    <w:rsid w:val="00D72763"/>
    <w:rsid w:val="00D83A2F"/>
    <w:rsid w:val="00D9218A"/>
    <w:rsid w:val="00D97292"/>
    <w:rsid w:val="00DA0FBA"/>
    <w:rsid w:val="00DA161A"/>
    <w:rsid w:val="00DA341C"/>
    <w:rsid w:val="00DA38CF"/>
    <w:rsid w:val="00DA408B"/>
    <w:rsid w:val="00DA5BFB"/>
    <w:rsid w:val="00DB19CD"/>
    <w:rsid w:val="00DC154C"/>
    <w:rsid w:val="00DC180D"/>
    <w:rsid w:val="00DC2550"/>
    <w:rsid w:val="00DC3A85"/>
    <w:rsid w:val="00DC701C"/>
    <w:rsid w:val="00DC7B76"/>
    <w:rsid w:val="00DC7DAF"/>
    <w:rsid w:val="00DD37DE"/>
    <w:rsid w:val="00DE1C57"/>
    <w:rsid w:val="00DE4DA4"/>
    <w:rsid w:val="00DE65E2"/>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4868"/>
    <w:rsid w:val="00E46FB0"/>
    <w:rsid w:val="00E47137"/>
    <w:rsid w:val="00E532EF"/>
    <w:rsid w:val="00E56533"/>
    <w:rsid w:val="00E627F7"/>
    <w:rsid w:val="00E63755"/>
    <w:rsid w:val="00E709E7"/>
    <w:rsid w:val="00E71C50"/>
    <w:rsid w:val="00E74D9D"/>
    <w:rsid w:val="00E762A1"/>
    <w:rsid w:val="00E77409"/>
    <w:rsid w:val="00E92C01"/>
    <w:rsid w:val="00E94F73"/>
    <w:rsid w:val="00E9568F"/>
    <w:rsid w:val="00E97998"/>
    <w:rsid w:val="00EA10D1"/>
    <w:rsid w:val="00EA1B9A"/>
    <w:rsid w:val="00EA3A58"/>
    <w:rsid w:val="00EA459D"/>
    <w:rsid w:val="00EA5B55"/>
    <w:rsid w:val="00EA71C1"/>
    <w:rsid w:val="00EB17D0"/>
    <w:rsid w:val="00EB184E"/>
    <w:rsid w:val="00EB4B83"/>
    <w:rsid w:val="00EB4C11"/>
    <w:rsid w:val="00EB57AA"/>
    <w:rsid w:val="00EB6CB0"/>
    <w:rsid w:val="00EC1822"/>
    <w:rsid w:val="00EC1A87"/>
    <w:rsid w:val="00EC5678"/>
    <w:rsid w:val="00EC6518"/>
    <w:rsid w:val="00EC7779"/>
    <w:rsid w:val="00ED081B"/>
    <w:rsid w:val="00ED17CC"/>
    <w:rsid w:val="00ED6809"/>
    <w:rsid w:val="00EE11D2"/>
    <w:rsid w:val="00EE40D6"/>
    <w:rsid w:val="00EE7D46"/>
    <w:rsid w:val="00EF0143"/>
    <w:rsid w:val="00EF0BDD"/>
    <w:rsid w:val="00EF170A"/>
    <w:rsid w:val="00EF40FF"/>
    <w:rsid w:val="00F02425"/>
    <w:rsid w:val="00F04F5F"/>
    <w:rsid w:val="00F05DE0"/>
    <w:rsid w:val="00F10D9E"/>
    <w:rsid w:val="00F13AFB"/>
    <w:rsid w:val="00F152E3"/>
    <w:rsid w:val="00F16CCA"/>
    <w:rsid w:val="00F17EA2"/>
    <w:rsid w:val="00F20F7F"/>
    <w:rsid w:val="00F2389E"/>
    <w:rsid w:val="00F30C80"/>
    <w:rsid w:val="00F30F61"/>
    <w:rsid w:val="00F3108C"/>
    <w:rsid w:val="00F334FD"/>
    <w:rsid w:val="00F33CD1"/>
    <w:rsid w:val="00F36DB3"/>
    <w:rsid w:val="00F37196"/>
    <w:rsid w:val="00F37C1E"/>
    <w:rsid w:val="00F41071"/>
    <w:rsid w:val="00F44140"/>
    <w:rsid w:val="00F478F3"/>
    <w:rsid w:val="00F5405A"/>
    <w:rsid w:val="00F62020"/>
    <w:rsid w:val="00F62291"/>
    <w:rsid w:val="00F62FCE"/>
    <w:rsid w:val="00F64907"/>
    <w:rsid w:val="00F64D36"/>
    <w:rsid w:val="00F66572"/>
    <w:rsid w:val="00F67015"/>
    <w:rsid w:val="00F67675"/>
    <w:rsid w:val="00F7698F"/>
    <w:rsid w:val="00F771B8"/>
    <w:rsid w:val="00F77E2C"/>
    <w:rsid w:val="00F85B65"/>
    <w:rsid w:val="00F85F8F"/>
    <w:rsid w:val="00F92086"/>
    <w:rsid w:val="00F920DA"/>
    <w:rsid w:val="00F93A9F"/>
    <w:rsid w:val="00F95ACB"/>
    <w:rsid w:val="00F95BA1"/>
    <w:rsid w:val="00F96F2C"/>
    <w:rsid w:val="00F970E0"/>
    <w:rsid w:val="00F97489"/>
    <w:rsid w:val="00FA08C2"/>
    <w:rsid w:val="00FA589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5DCC"/>
    <w:rsid w:val="00FE7873"/>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jpe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2.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3.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4.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50</Pages>
  <Words>11510</Words>
  <Characters>65610</Characters>
  <Application>Microsoft Office Word</Application>
  <DocSecurity>0</DocSecurity>
  <Lines>546</Lines>
  <Paragraphs>153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Yoni Grinberg</cp:lastModifiedBy>
  <cp:revision>65</cp:revision>
  <dcterms:created xsi:type="dcterms:W3CDTF">2026-06-22T12:55:00Z</dcterms:created>
  <dcterms:modified xsi:type="dcterms:W3CDTF">2026-07-15T20:36:00Z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
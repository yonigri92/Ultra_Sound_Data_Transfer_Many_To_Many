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65BCB" w14:textId="31174D19" w:rsidR="00BD16DC" w:rsidRPr="00AD6BE6" w:rsidRDefault="00BD16DC" w:rsidP="00EC5678">
      <w:pPr>
        <w:shd w:val="clear" w:color="auto" w:fill="FFFFFF"/>
        <w:ind w:right="8300"/>
        <w:jc w:val="left"/>
        <w:rPr>
          <w:rFonts w:ascii="David" w:hAnsi="David" w:cs="David"/>
          <w:sz w:val="24"/>
          <w:szCs w:val="24"/>
          <w:rtl/>
          <w:lang w:val="en-US"/>
        </w:rPr>
      </w:pPr>
    </w:p>
    <w:p w14:paraId="5A9C1F29" w14:textId="2FCED1BF" w:rsidR="00BD16DC" w:rsidRPr="00AD6BE6" w:rsidRDefault="00736797" w:rsidP="000E4857">
      <w:pPr>
        <w:shd w:val="clear" w:color="auto" w:fill="FFFFFF"/>
        <w:spacing w:after="240"/>
        <w:ind w:left="40" w:right="580"/>
        <w:jc w:val="center"/>
        <w:rPr>
          <w:rFonts w:ascii="David" w:eastAsia="Times New Roman" w:hAnsi="David" w:cs="David"/>
          <w:sz w:val="32"/>
          <w:szCs w:val="32"/>
          <w:lang w:val="en-US"/>
        </w:rPr>
      </w:pPr>
      <w:r w:rsidRPr="00AD6BE6">
        <w:rPr>
          <w:rFonts w:ascii="David" w:eastAsia="Times New Roman" w:hAnsi="David" w:cs="David"/>
          <w:b/>
          <w:bCs/>
          <w:noProof/>
          <w:color w:val="000000"/>
          <w:sz w:val="32"/>
          <w:szCs w:val="32"/>
          <w:lang w:val="en-US"/>
        </w:rPr>
        <w:t>A</w:t>
      </w:r>
      <w:r w:rsidR="002206BE" w:rsidRPr="00AD6BE6">
        <w:rPr>
          <w:rFonts w:ascii="David" w:eastAsia="Times New Roman" w:hAnsi="David" w:cs="David"/>
          <w:b/>
          <w:bCs/>
          <w:noProof/>
          <w:color w:val="000000"/>
          <w:sz w:val="32"/>
          <w:szCs w:val="32"/>
          <w:lang w:val="en-US"/>
        </w:rPr>
        <w:t>n</w:t>
      </w:r>
      <w:r w:rsidRPr="00AD6BE6">
        <w:rPr>
          <w:rFonts w:ascii="David" w:eastAsia="Times New Roman" w:hAnsi="David" w:cs="David"/>
          <w:b/>
          <w:bCs/>
          <w:noProof/>
          <w:color w:val="000000"/>
          <w:sz w:val="32"/>
          <w:szCs w:val="32"/>
          <w:lang w:val="en-US"/>
        </w:rPr>
        <w:t xml:space="preserve"> Application for </w:t>
      </w:r>
      <w:r w:rsidR="00CC45F0" w:rsidRPr="00AD6BE6">
        <w:rPr>
          <w:rFonts w:ascii="David" w:eastAsia="Times New Roman" w:hAnsi="David" w:cs="David"/>
          <w:b/>
          <w:bCs/>
          <w:noProof/>
          <w:color w:val="000000"/>
          <w:sz w:val="32"/>
          <w:szCs w:val="32"/>
          <w:lang w:val="en-US"/>
        </w:rPr>
        <w:t>Information</w:t>
      </w:r>
      <w:r w:rsidRPr="00AD6BE6">
        <w:rPr>
          <w:rFonts w:ascii="David" w:eastAsia="Times New Roman" w:hAnsi="David" w:cs="David"/>
          <w:b/>
          <w:bCs/>
          <w:noProof/>
          <w:color w:val="000000"/>
          <w:sz w:val="32"/>
          <w:szCs w:val="32"/>
          <w:lang w:val="en-US"/>
        </w:rPr>
        <w:t xml:space="preserve"> Transfer, using Ultrasound Waves</w:t>
      </w:r>
    </w:p>
    <w:p w14:paraId="32644C60" w14:textId="77777777" w:rsidR="00BD16DC" w:rsidRPr="00AD6BE6" w:rsidRDefault="00C7700C" w:rsidP="00EC5678">
      <w:pPr>
        <w:shd w:val="clear" w:color="auto" w:fill="FFFFFF"/>
        <w:spacing w:after="280"/>
        <w:ind w:left="40" w:right="5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p>
    <w:p w14:paraId="4CD2D6FD" w14:textId="77777777" w:rsidR="00BD16DC" w:rsidRPr="00AD6BE6" w:rsidRDefault="00C7700C" w:rsidP="000E4857">
      <w:pPr>
        <w:shd w:val="clear" w:color="auto" w:fill="FFFFFF"/>
        <w:spacing w:after="240"/>
        <w:ind w:right="20" w:firstLine="280"/>
        <w:jc w:val="center"/>
        <w:rPr>
          <w:rFonts w:ascii="David" w:eastAsia="Times New Roman" w:hAnsi="David" w:cs="David"/>
          <w:b/>
          <w:bCs/>
          <w:sz w:val="32"/>
          <w:szCs w:val="32"/>
          <w:lang w:val="en-US"/>
        </w:rPr>
      </w:pPr>
      <w:r w:rsidRPr="00AD6BE6">
        <w:rPr>
          <w:rFonts w:ascii="David" w:eastAsia="Times New Roman" w:hAnsi="David" w:cs="David"/>
          <w:b/>
          <w:bCs/>
          <w:sz w:val="32"/>
          <w:szCs w:val="32"/>
          <w:lang w:val="en-US"/>
        </w:rPr>
        <w:t>Authors:</w:t>
      </w:r>
    </w:p>
    <w:p w14:paraId="4F8E9920" w14:textId="5449B46E" w:rsidR="00BD16DC" w:rsidRPr="00AD6BE6" w:rsidRDefault="00C7700C" w:rsidP="00EC5678">
      <w:pPr>
        <w:shd w:val="clear" w:color="auto" w:fill="FFFFFF"/>
        <w:spacing w:after="240"/>
        <w:ind w:right="20" w:firstLine="2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Yoni Grinberg </w:t>
      </w:r>
      <w:r w:rsidRPr="00AD6BE6">
        <w:rPr>
          <w:rFonts w:ascii="David" w:hAnsi="David" w:cs="David"/>
          <w:sz w:val="24"/>
          <w:szCs w:val="24"/>
          <w:lang w:val="en-US"/>
        </w:rPr>
        <w:t xml:space="preserve">  </w:t>
      </w:r>
      <w:r w:rsidRPr="00AD6BE6">
        <w:rPr>
          <w:rFonts w:ascii="David" w:hAnsi="David" w:cs="David"/>
          <w:sz w:val="24"/>
          <w:szCs w:val="24"/>
          <w:lang w:val="en-US"/>
        </w:rPr>
        <w:tab/>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ID:</w:t>
      </w:r>
      <w:r w:rsidRPr="00AD6BE6">
        <w:rPr>
          <w:rFonts w:ascii="David" w:hAnsi="David" w:cs="David"/>
          <w:sz w:val="24"/>
          <w:szCs w:val="24"/>
          <w:lang w:val="en-US"/>
        </w:rPr>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 xml:space="preserve">307868257  </w:t>
      </w:r>
      <w:r w:rsidR="00C62297" w:rsidRPr="00AD6BE6">
        <w:rPr>
          <w:rFonts w:ascii="David" w:hAnsi="David" w:cs="David"/>
          <w:sz w:val="24"/>
          <w:szCs w:val="24"/>
          <w:lang w:val="en-US"/>
        </w:rPr>
        <w:t xml:space="preserve"> </w:t>
      </w:r>
      <w:r w:rsidR="00000000">
        <w:fldChar w:fldCharType="begin"/>
      </w:r>
      <w:r w:rsidR="00000000" w:rsidRPr="0033393A">
        <w:rPr>
          <w:lang w:val="en-US"/>
          <w:rPrChange w:id="0" w:author="יוני גרינברג" w:date="2026-06-17T10:56:00Z">
            <w:rPr/>
          </w:rPrChange>
        </w:rPr>
        <w:instrText>HYPERLINK "mailto:Yoni.Grinberg@e.braude.ac.il"</w:instrText>
      </w:r>
      <w:r w:rsidR="00000000">
        <w:fldChar w:fldCharType="separate"/>
      </w:r>
      <w:r w:rsidR="00C62297" w:rsidRPr="00AD6BE6">
        <w:rPr>
          <w:rStyle w:val="Hyperlink"/>
          <w:rFonts w:ascii="David" w:eastAsia="Times New Roman" w:hAnsi="David" w:cs="David"/>
          <w:color w:val="auto"/>
          <w:sz w:val="24"/>
          <w:szCs w:val="24"/>
          <w:u w:val="none"/>
          <w:lang w:val="en-US"/>
        </w:rPr>
        <w:t>Yoni.Grinberg@e.braude.ac.il</w:t>
      </w:r>
      <w:r w:rsidR="00000000">
        <w:rPr>
          <w:rStyle w:val="Hyperlink"/>
          <w:rFonts w:ascii="David" w:eastAsia="Times New Roman" w:hAnsi="David" w:cs="David"/>
          <w:color w:val="auto"/>
          <w:sz w:val="24"/>
          <w:szCs w:val="24"/>
          <w:u w:val="none"/>
          <w:lang w:val="en-US"/>
        </w:rPr>
        <w:fldChar w:fldCharType="end"/>
      </w:r>
    </w:p>
    <w:p w14:paraId="2C954C13" w14:textId="56422DF3" w:rsidR="00BD16DC" w:rsidRPr="00AD6BE6" w:rsidRDefault="000E4857" w:rsidP="00EC5678">
      <w:pPr>
        <w:shd w:val="clear" w:color="auto" w:fill="FFFFFF"/>
        <w:spacing w:after="0"/>
        <w:ind w:right="2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r w:rsidR="00C7700C" w:rsidRPr="00AD6BE6">
        <w:rPr>
          <w:rFonts w:ascii="David" w:eastAsia="Times New Roman" w:hAnsi="David" w:cs="David"/>
          <w:sz w:val="24"/>
          <w:szCs w:val="24"/>
          <w:lang w:val="en-US"/>
        </w:rPr>
        <w:t xml:space="preserve">Bar </w:t>
      </w:r>
      <w:proofErr w:type="spellStart"/>
      <w:r w:rsidR="00C7700C" w:rsidRPr="00AD6BE6">
        <w:rPr>
          <w:rFonts w:ascii="David" w:eastAsia="Times New Roman" w:hAnsi="David" w:cs="David"/>
          <w:sz w:val="24"/>
          <w:szCs w:val="24"/>
          <w:lang w:val="en-US"/>
        </w:rPr>
        <w:t>Harush</w:t>
      </w:r>
      <w:proofErr w:type="spellEnd"/>
      <w:r w:rsidR="00C7700C" w:rsidRPr="00AD6BE6">
        <w:rPr>
          <w:rFonts w:ascii="David" w:eastAsia="Times New Roman" w:hAnsi="David" w:cs="David"/>
          <w:sz w:val="24"/>
          <w:szCs w:val="24"/>
          <w:lang w:val="en-US"/>
        </w:rPr>
        <w:tab/>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0A1A57" w:rsidRPr="00494454">
        <w:rPr>
          <w:rFonts w:ascii="David" w:hAnsi="David" w:cs="David"/>
          <w:sz w:val="24"/>
          <w:szCs w:val="24"/>
          <w:lang w:val="en-US"/>
        </w:rPr>
        <w:t xml:space="preserve">             </w:t>
      </w:r>
      <w:r w:rsidR="00C7700C" w:rsidRPr="00AD6BE6">
        <w:rPr>
          <w:rFonts w:ascii="David" w:eastAsia="Times New Roman" w:hAnsi="David" w:cs="David"/>
          <w:sz w:val="24"/>
          <w:szCs w:val="24"/>
          <w:lang w:val="en-US"/>
        </w:rPr>
        <w:t>ID:</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proofErr w:type="gramStart"/>
      <w:r w:rsidR="00C7700C" w:rsidRPr="00AD6BE6">
        <w:rPr>
          <w:rFonts w:ascii="David" w:eastAsia="Times New Roman" w:hAnsi="David" w:cs="David"/>
          <w:sz w:val="24"/>
          <w:szCs w:val="24"/>
          <w:lang w:val="en-US"/>
        </w:rPr>
        <w:t>205713308  Bar.Harush@e.braude.ac.il</w:t>
      </w:r>
      <w:proofErr w:type="gramEnd"/>
      <w:r w:rsidR="00C7700C" w:rsidRPr="00AD6BE6">
        <w:rPr>
          <w:rFonts w:ascii="David" w:eastAsia="Times New Roman" w:hAnsi="David" w:cs="David"/>
          <w:sz w:val="24"/>
          <w:szCs w:val="24"/>
          <w:lang w:val="en-US"/>
        </w:rPr>
        <w:t xml:space="preserve"> </w:t>
      </w:r>
    </w:p>
    <w:p w14:paraId="15E6F794" w14:textId="1C030331" w:rsidR="00BD16DC" w:rsidRPr="00AD6BE6" w:rsidRDefault="00BD16DC" w:rsidP="00EC5678">
      <w:pPr>
        <w:shd w:val="clear" w:color="auto" w:fill="FFFFFF"/>
        <w:spacing w:after="240"/>
        <w:ind w:left="40" w:right="580"/>
        <w:jc w:val="left"/>
        <w:rPr>
          <w:rFonts w:ascii="David" w:eastAsia="Times New Roman" w:hAnsi="David" w:cs="David"/>
          <w:sz w:val="24"/>
          <w:szCs w:val="24"/>
          <w:lang w:val="en-US"/>
        </w:rPr>
      </w:pPr>
    </w:p>
    <w:p w14:paraId="6600FAEB" w14:textId="77777777" w:rsidR="00D03C4F" w:rsidRPr="00AD6BE6" w:rsidRDefault="00D03C4F" w:rsidP="00D03C4F">
      <w:pPr>
        <w:shd w:val="clear" w:color="auto" w:fill="FFFFFF"/>
        <w:spacing w:after="240"/>
        <w:ind w:left="40" w:right="580"/>
        <w:jc w:val="center"/>
        <w:rPr>
          <w:rFonts w:ascii="David" w:eastAsia="Times New Roman" w:hAnsi="David" w:cs="David"/>
          <w:sz w:val="24"/>
          <w:szCs w:val="24"/>
          <w:lang w:val="en-US"/>
        </w:rPr>
      </w:pPr>
      <w:r w:rsidRPr="00AD6BE6">
        <w:rPr>
          <w:rFonts w:ascii="David" w:eastAsia="Times New Roman" w:hAnsi="David" w:cs="David"/>
          <w:sz w:val="24"/>
          <w:szCs w:val="24"/>
          <w:lang w:val="en-US"/>
        </w:rPr>
        <w:t>Group:26-1-D-7</w:t>
      </w:r>
    </w:p>
    <w:p w14:paraId="58B49E90" w14:textId="37667661" w:rsidR="00BD16DC" w:rsidRPr="00AD6BE6" w:rsidRDefault="00BD16DC" w:rsidP="00EC5678">
      <w:pPr>
        <w:shd w:val="clear" w:color="auto" w:fill="FFFFFF"/>
        <w:spacing w:after="240"/>
        <w:ind w:left="40" w:right="580"/>
        <w:jc w:val="center"/>
        <w:rPr>
          <w:rFonts w:ascii="David" w:eastAsia="Times New Roman" w:hAnsi="David" w:cs="David"/>
          <w:sz w:val="24"/>
          <w:szCs w:val="24"/>
          <w:lang w:val="en-US"/>
        </w:rPr>
      </w:pPr>
    </w:p>
    <w:p w14:paraId="2433E430" w14:textId="7BA5C7B1" w:rsidR="00BD16DC" w:rsidRPr="00AD6BE6" w:rsidRDefault="00C7700C" w:rsidP="000E4857">
      <w:pPr>
        <w:shd w:val="clear" w:color="auto" w:fill="FFFFFF"/>
        <w:spacing w:after="240"/>
        <w:ind w:right="20" w:firstLine="280"/>
        <w:jc w:val="center"/>
        <w:rPr>
          <w:rFonts w:ascii="David" w:eastAsia="Times New Roman" w:hAnsi="David" w:cs="David"/>
          <w:b/>
          <w:bCs/>
          <w:sz w:val="32"/>
          <w:szCs w:val="32"/>
          <w:u w:val="single"/>
          <w:lang w:val="en-US"/>
        </w:rPr>
      </w:pPr>
      <w:r w:rsidRPr="00AD6BE6">
        <w:rPr>
          <w:rFonts w:ascii="David" w:eastAsia="Times New Roman" w:hAnsi="David" w:cs="David"/>
          <w:b/>
          <w:bCs/>
          <w:sz w:val="32"/>
          <w:szCs w:val="32"/>
          <w:u w:val="single"/>
          <w:lang w:val="en-US"/>
        </w:rPr>
        <w:t>Supervisor:</w:t>
      </w:r>
    </w:p>
    <w:p w14:paraId="75C5D229" w14:textId="77777777" w:rsidR="00BD16DC" w:rsidRPr="00AD6BE6" w:rsidRDefault="00C7700C" w:rsidP="000E4857">
      <w:pPr>
        <w:shd w:val="clear" w:color="auto" w:fill="FFFFFF"/>
        <w:spacing w:after="0"/>
        <w:ind w:right="20" w:firstLine="280"/>
        <w:jc w:val="center"/>
        <w:rPr>
          <w:rFonts w:ascii="David" w:eastAsia="Times New Roman" w:hAnsi="David" w:cs="David"/>
          <w:sz w:val="24"/>
          <w:szCs w:val="24"/>
          <w:rtl/>
          <w:lang w:val="en-US"/>
        </w:rPr>
      </w:pPr>
      <w:r w:rsidRPr="00AD6BE6">
        <w:rPr>
          <w:rFonts w:ascii="David" w:eastAsia="Times New Roman" w:hAnsi="David" w:cs="David"/>
          <w:sz w:val="24"/>
          <w:szCs w:val="24"/>
          <w:lang w:val="en-US"/>
        </w:rPr>
        <w:t xml:space="preserve">Dr. Elena </w:t>
      </w:r>
      <w:proofErr w:type="spellStart"/>
      <w:r w:rsidRPr="00AD6BE6">
        <w:rPr>
          <w:rFonts w:ascii="David" w:eastAsia="Times New Roman" w:hAnsi="David" w:cs="David"/>
          <w:sz w:val="24"/>
          <w:szCs w:val="24"/>
          <w:lang w:val="en-US"/>
        </w:rPr>
        <w:t>Ravve</w:t>
      </w:r>
      <w:proofErr w:type="spellEnd"/>
    </w:p>
    <w:p w14:paraId="2BFF554A"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rtl/>
          <w:lang w:val="en-US"/>
        </w:rPr>
      </w:pPr>
    </w:p>
    <w:p w14:paraId="75A79B0D"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lang w:val="en-US"/>
        </w:rPr>
      </w:pPr>
    </w:p>
    <w:p w14:paraId="12019819" w14:textId="03FD9DEE" w:rsidR="00D439C9" w:rsidRPr="00AD6BE6" w:rsidRDefault="00D439C9" w:rsidP="00D439C9">
      <w:pPr>
        <w:shd w:val="clear" w:color="auto" w:fill="FFFFFF"/>
        <w:spacing w:after="0"/>
        <w:ind w:right="20" w:firstLine="280"/>
        <w:rPr>
          <w:rFonts w:ascii="David" w:eastAsia="Times New Roman" w:hAnsi="David" w:cs="David"/>
          <w:sz w:val="24"/>
          <w:szCs w:val="24"/>
          <w:lang w:val="en-US"/>
        </w:rPr>
      </w:pPr>
      <w:r w:rsidRPr="00AD6BE6">
        <w:rPr>
          <w:rFonts w:ascii="David" w:eastAsia="Times New Roman" w:hAnsi="David" w:cs="David"/>
          <w:sz w:val="24"/>
          <w:szCs w:val="24"/>
          <w:lang w:val="en-US"/>
        </w:rPr>
        <w:t>GitHub:</w:t>
      </w:r>
      <w:r w:rsidR="00977206" w:rsidRPr="00AD6BE6">
        <w:rPr>
          <w:rFonts w:ascii="David" w:hAnsi="David" w:cs="David"/>
          <w:lang w:val="en-US"/>
        </w:rPr>
        <w:t xml:space="preserve"> </w:t>
      </w:r>
      <w:r w:rsidR="00000000">
        <w:fldChar w:fldCharType="begin"/>
      </w:r>
      <w:r w:rsidR="00000000" w:rsidRPr="0033393A">
        <w:rPr>
          <w:lang w:val="en-US"/>
          <w:rPrChange w:id="1" w:author="יוני גרינברג" w:date="2026-06-17T10:56:00Z">
            <w:rPr/>
          </w:rPrChange>
        </w:rPr>
        <w:instrText>HYPERLINK "https://github.com/yonigri92/Ultra_Sound_Data_Transfer_Many_To_Many"</w:instrText>
      </w:r>
      <w:r w:rsidR="00000000">
        <w:fldChar w:fldCharType="separate"/>
      </w:r>
      <w:r w:rsidR="00977206" w:rsidRPr="00AD6BE6">
        <w:rPr>
          <w:rStyle w:val="Hyperlink"/>
          <w:rFonts w:ascii="David" w:eastAsia="Times New Roman" w:hAnsi="David" w:cs="David"/>
          <w:sz w:val="24"/>
          <w:szCs w:val="24"/>
          <w:lang w:val="en-US"/>
        </w:rPr>
        <w:t>https://github.com/yonigri92/Ultra_Sound_Data_Transfer_Many_To_Many</w:t>
      </w:r>
      <w:r w:rsidR="00000000">
        <w:rPr>
          <w:rStyle w:val="Hyperlink"/>
          <w:rFonts w:ascii="David" w:eastAsia="Times New Roman" w:hAnsi="David" w:cs="David"/>
          <w:sz w:val="24"/>
          <w:szCs w:val="24"/>
          <w:lang w:val="en-US"/>
        </w:rPr>
        <w:fldChar w:fldCharType="end"/>
      </w:r>
    </w:p>
    <w:p w14:paraId="411C6F19" w14:textId="1C4574F4" w:rsidR="00BD16DC" w:rsidRPr="00AD6BE6" w:rsidRDefault="00BD16DC" w:rsidP="00EC5678">
      <w:pPr>
        <w:shd w:val="clear" w:color="auto" w:fill="FFFFFF"/>
        <w:spacing w:after="240"/>
        <w:ind w:right="20"/>
        <w:jc w:val="left"/>
        <w:rPr>
          <w:rFonts w:ascii="David" w:eastAsia="Times New Roman" w:hAnsi="David" w:cs="David"/>
          <w:sz w:val="24"/>
          <w:szCs w:val="24"/>
          <w:lang w:val="en-US"/>
        </w:rPr>
      </w:pPr>
    </w:p>
    <w:p w14:paraId="7ADEE3D3" w14:textId="77777777" w:rsidR="00BD16DC" w:rsidRPr="00AD6BE6" w:rsidRDefault="00C7700C" w:rsidP="00EC5678">
      <w:pPr>
        <w:shd w:val="clear" w:color="auto" w:fill="FFFFFF"/>
        <w:spacing w:after="120"/>
        <w:ind w:left="1280" w:right="580"/>
        <w:jc w:val="left"/>
        <w:rPr>
          <w:rFonts w:ascii="David" w:eastAsia="Times New Roman" w:hAnsi="David" w:cs="David"/>
          <w:sz w:val="24"/>
          <w:szCs w:val="24"/>
          <w:lang w:val="en-US"/>
        </w:rPr>
      </w:pPr>
      <w:r w:rsidRPr="00AD6BE6">
        <w:rPr>
          <w:rFonts w:ascii="David" w:eastAsia="Times New Roman" w:hAnsi="David" w:cs="David"/>
          <w:b/>
          <w:bCs/>
          <w:i/>
          <w:iCs/>
          <w:sz w:val="24"/>
          <w:szCs w:val="24"/>
          <w:lang w:val="en-US"/>
        </w:rPr>
        <w:t xml:space="preserve"> </w:t>
      </w:r>
      <w:r w:rsidRPr="00AD6BE6">
        <w:rPr>
          <w:rFonts w:ascii="David" w:eastAsia="Times New Roman" w:hAnsi="David" w:cs="David"/>
          <w:sz w:val="24"/>
          <w:szCs w:val="24"/>
          <w:lang w:val="en-US"/>
        </w:rPr>
        <w:t xml:space="preserve"> </w:t>
      </w:r>
    </w:p>
    <w:p w14:paraId="34379BB7" w14:textId="03668367" w:rsidR="004E5EA6" w:rsidRPr="00AD6BE6" w:rsidRDefault="00C7700C"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b/>
          <w:bCs/>
          <w:i/>
          <w:iCs/>
          <w:sz w:val="24"/>
          <w:szCs w:val="24"/>
          <w:lang w:val="en-US"/>
        </w:rPr>
        <w:t xml:space="preserve">Abstract. </w:t>
      </w:r>
    </w:p>
    <w:p w14:paraId="0909F7D5" w14:textId="538D479A" w:rsidR="004E5EA6" w:rsidRPr="00AD6BE6" w:rsidRDefault="004E5EA6"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i/>
          <w:iCs/>
          <w:sz w:val="24"/>
          <w:szCs w:val="24"/>
          <w:lang w:val="en-US"/>
        </w:rPr>
        <w:t xml:space="preserve">Standard wireless communication technologies such as </w:t>
      </w:r>
      <w:r w:rsidR="002C164B" w:rsidRPr="00AD6BE6">
        <w:rPr>
          <w:rFonts w:ascii="David" w:eastAsia="Times New Roman" w:hAnsi="David" w:cs="David"/>
          <w:i/>
          <w:iCs/>
          <w:sz w:val="24"/>
          <w:szCs w:val="24"/>
          <w:lang w:val="en-US"/>
        </w:rPr>
        <w:t>Wi-Fi</w:t>
      </w:r>
      <w:r w:rsidRPr="00AD6BE6">
        <w:rPr>
          <w:rFonts w:ascii="David" w:eastAsia="Times New Roman" w:hAnsi="David" w:cs="David"/>
          <w:i/>
          <w:iCs/>
          <w:sz w:val="24"/>
          <w:szCs w:val="24"/>
          <w:lang w:val="en-US"/>
        </w:rPr>
        <w:t xml:space="preserve"> face significant limitations regarding signal containment, security and propagation through conductive media.</w:t>
      </w:r>
    </w:p>
    <w:p w14:paraId="7E685920" w14:textId="6C6464D8" w:rsidR="00BD16DC" w:rsidRPr="00AD6BE6" w:rsidRDefault="004E5EA6" w:rsidP="00EC5678">
      <w:pPr>
        <w:shd w:val="clear" w:color="auto" w:fill="FFFFFF"/>
        <w:ind w:left="1280" w:right="580"/>
        <w:jc w:val="left"/>
        <w:rPr>
          <w:rFonts w:ascii="David" w:hAnsi="David" w:cs="David"/>
          <w:i/>
          <w:iCs/>
          <w:color w:val="F0F6FC"/>
          <w:sz w:val="24"/>
          <w:szCs w:val="24"/>
          <w:shd w:val="clear" w:color="auto" w:fill="0D1117"/>
          <w:lang w:val="en-US"/>
        </w:rPr>
      </w:pPr>
      <w:r w:rsidRPr="00AD6BE6">
        <w:rPr>
          <w:rFonts w:ascii="David" w:eastAsia="Times New Roman" w:hAnsi="David" w:cs="David"/>
          <w:i/>
          <w:iCs/>
          <w:sz w:val="24"/>
          <w:szCs w:val="24"/>
          <w:lang w:val="en-US"/>
        </w:rPr>
        <w:t xml:space="preserve">To address </w:t>
      </w:r>
      <w:r w:rsidR="002C164B" w:rsidRPr="00AD6BE6">
        <w:rPr>
          <w:rFonts w:ascii="David" w:eastAsia="Times New Roman" w:hAnsi="David" w:cs="David"/>
          <w:i/>
          <w:iCs/>
          <w:sz w:val="24"/>
          <w:szCs w:val="24"/>
          <w:lang w:val="en-US"/>
        </w:rPr>
        <w:t>these challenges</w:t>
      </w:r>
      <w:r w:rsidRPr="00AD6BE6">
        <w:rPr>
          <w:rFonts w:ascii="David" w:eastAsia="Times New Roman" w:hAnsi="David" w:cs="David"/>
          <w:i/>
          <w:iCs/>
          <w:sz w:val="24"/>
          <w:szCs w:val="24"/>
          <w:lang w:val="en-US"/>
        </w:rPr>
        <w:t xml:space="preserve">, this project presents </w:t>
      </w:r>
      <w:r w:rsidR="00C500AB" w:rsidRPr="00AD6BE6">
        <w:rPr>
          <w:rFonts w:ascii="David" w:eastAsia="Times New Roman" w:hAnsi="David" w:cs="David"/>
          <w:i/>
          <w:iCs/>
          <w:sz w:val="24"/>
          <w:szCs w:val="24"/>
          <w:lang w:val="en-US"/>
        </w:rPr>
        <w:t>a design</w:t>
      </w:r>
      <w:r w:rsidRPr="00AD6BE6">
        <w:rPr>
          <w:rFonts w:ascii="David" w:eastAsia="Times New Roman" w:hAnsi="David" w:cs="David"/>
          <w:i/>
          <w:iCs/>
          <w:sz w:val="24"/>
          <w:szCs w:val="24"/>
          <w:lang w:val="en-US"/>
        </w:rPr>
        <w:t xml:space="preserve"> and implementation of many-to-many </w:t>
      </w:r>
      <w:r w:rsidR="002C164B" w:rsidRPr="00AD6BE6">
        <w:rPr>
          <w:rFonts w:ascii="David" w:eastAsia="Times New Roman" w:hAnsi="David" w:cs="David"/>
          <w:i/>
          <w:iCs/>
          <w:sz w:val="24"/>
          <w:szCs w:val="24"/>
          <w:lang w:val="en-US"/>
        </w:rPr>
        <w:t>ultrasonic</w:t>
      </w:r>
      <w:r w:rsidRPr="00AD6BE6">
        <w:rPr>
          <w:rFonts w:ascii="David" w:eastAsia="Times New Roman" w:hAnsi="David" w:cs="David"/>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AD6BE6" w:rsidRDefault="00B75783" w:rsidP="00EC5678">
      <w:pPr>
        <w:spacing w:after="120"/>
        <w:ind w:left="560" w:right="580"/>
        <w:jc w:val="left"/>
        <w:rPr>
          <w:rFonts w:ascii="David" w:hAnsi="David" w:cs="David"/>
          <w:i/>
          <w:iCs/>
          <w:sz w:val="24"/>
          <w:szCs w:val="24"/>
          <w:lang w:val="en-US"/>
        </w:rPr>
      </w:pPr>
      <w:r w:rsidRPr="00AD6BE6">
        <w:rPr>
          <w:rFonts w:ascii="David" w:hAnsi="David" w:cs="David"/>
          <w:i/>
          <w:iCs/>
          <w:sz w:val="24"/>
          <w:szCs w:val="24"/>
          <w:lang w:val="en-US"/>
        </w:rPr>
        <w:t>Keywords</w:t>
      </w:r>
      <w:r w:rsidR="00556CBE" w:rsidRPr="00AD6BE6">
        <w:rPr>
          <w:rFonts w:ascii="David" w:hAnsi="David" w:cs="David"/>
          <w:i/>
          <w:iCs/>
          <w:sz w:val="24"/>
          <w:szCs w:val="24"/>
          <w:lang w:val="en-US"/>
        </w:rPr>
        <w:t>:</w:t>
      </w:r>
    </w:p>
    <w:p w14:paraId="073C3C5E" w14:textId="6B407DA6"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 xml:space="preserve"> Primary Keywords: Ultrasonic Communication, Data-over-Sound, Many-to-Many Networking</w:t>
      </w:r>
    </w:p>
    <w:p w14:paraId="3A674857" w14:textId="4C9BA2B4"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Protocol Keywords: CSMA/CA, RTS/CTS Handshake, Collision Avoidance</w:t>
      </w:r>
    </w:p>
    <w:p w14:paraId="68271395" w14:textId="77777777"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Technical/Method Keywords: Frequency-Shift Keying (FSK), FFT (Fast Fourier Transform), Signal Processing.</w:t>
      </w:r>
    </w:p>
    <w:p w14:paraId="2AEC48CF" w14:textId="59C2D050"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Platform/Context Keywords: Cross-Platform (Android &amp; iOS), Acoustic Data Transmission</w:t>
      </w:r>
    </w:p>
    <w:p w14:paraId="1AD68CCD" w14:textId="77777777" w:rsidR="00DC701C" w:rsidRPr="00494454" w:rsidRDefault="00DC701C" w:rsidP="00DC701C">
      <w:pPr>
        <w:rPr>
          <w:rFonts w:ascii="David" w:hAnsi="David" w:cs="David"/>
          <w:lang w:val="en-US"/>
        </w:rPr>
      </w:pPr>
      <w:bookmarkStart w:id="2" w:name="_kw0zw56p4at8" w:colFirst="0" w:colLast="0"/>
      <w:bookmarkEnd w:id="2"/>
    </w:p>
    <w:p w14:paraId="78763700" w14:textId="77777777" w:rsidR="00EF170A" w:rsidRPr="00494454" w:rsidRDefault="00EF170A" w:rsidP="00DC701C">
      <w:pPr>
        <w:rPr>
          <w:rFonts w:ascii="David" w:hAnsi="David" w:cs="David"/>
          <w:lang w:val="en-US"/>
        </w:rPr>
      </w:pPr>
    </w:p>
    <w:p w14:paraId="7C2052E5" w14:textId="77777777" w:rsidR="00EF170A" w:rsidRPr="00494454" w:rsidRDefault="00EF170A" w:rsidP="00DC701C">
      <w:pPr>
        <w:rPr>
          <w:rFonts w:ascii="David" w:hAnsi="David" w:cs="David"/>
          <w:lang w:val="en-US"/>
        </w:rPr>
      </w:pPr>
    </w:p>
    <w:p w14:paraId="2AC8663F" w14:textId="77777777" w:rsidR="00EF170A" w:rsidRPr="00AD6BE6" w:rsidRDefault="00EF170A" w:rsidP="00DC701C">
      <w:pPr>
        <w:rPr>
          <w:rFonts w:ascii="David" w:hAnsi="David" w:cs="David"/>
          <w:lang w:val="en-US"/>
        </w:rPr>
      </w:pPr>
    </w:p>
    <w:p w14:paraId="2F61433A" w14:textId="73E2B411" w:rsidR="00BD16DC" w:rsidRPr="00AD6BE6" w:rsidRDefault="00DA341C" w:rsidP="00EC5678">
      <w:pPr>
        <w:pStyle w:val="Heading1"/>
        <w:keepNext w:val="0"/>
        <w:keepLines w:val="0"/>
        <w:spacing w:before="0" w:after="240"/>
        <w:jc w:val="left"/>
        <w:rPr>
          <w:rFonts w:ascii="David" w:hAnsi="David" w:cs="David"/>
          <w:sz w:val="32"/>
          <w:szCs w:val="32"/>
          <w:lang w:val="en-US"/>
        </w:rPr>
      </w:pPr>
      <w:r w:rsidRPr="00AD6BE6">
        <w:rPr>
          <w:rFonts w:ascii="David" w:hAnsi="David" w:cs="David"/>
          <w:sz w:val="32"/>
          <w:szCs w:val="32"/>
          <w:lang w:val="en-US"/>
        </w:rPr>
        <w:lastRenderedPageBreak/>
        <w:t>Chapter</w:t>
      </w:r>
      <w:r w:rsidRPr="00AD6BE6">
        <w:rPr>
          <w:rFonts w:ascii="David" w:hAnsi="David" w:cs="David"/>
          <w:sz w:val="24"/>
          <w:szCs w:val="24"/>
          <w:lang w:val="en-US"/>
        </w:rPr>
        <w:t xml:space="preserve"> </w:t>
      </w:r>
      <w:r w:rsidRPr="00AD6BE6">
        <w:rPr>
          <w:rFonts w:ascii="David" w:hAnsi="David" w:cs="David"/>
          <w:sz w:val="32"/>
          <w:szCs w:val="32"/>
          <w:lang w:val="en-US"/>
        </w:rPr>
        <w:t xml:space="preserve"> </w:t>
      </w:r>
      <w:r w:rsidR="00C7700C" w:rsidRPr="00AD6BE6">
        <w:rPr>
          <w:rFonts w:ascii="David" w:hAnsi="David" w:cs="David"/>
          <w:sz w:val="32"/>
          <w:szCs w:val="32"/>
          <w:lang w:val="en-US"/>
        </w:rPr>
        <w:t>1. INTRODUCTION</w:t>
      </w:r>
      <w:r w:rsidR="00C94A66" w:rsidRPr="00AD6BE6">
        <w:rPr>
          <w:rFonts w:ascii="David" w:hAnsi="David" w:cs="David"/>
          <w:sz w:val="32"/>
          <w:szCs w:val="32"/>
          <w:lang w:val="en-US"/>
        </w:rPr>
        <w:t>:</w:t>
      </w:r>
    </w:p>
    <w:p w14:paraId="1D9485B9" w14:textId="5952885C" w:rsidR="00EC6518"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core idea for this project stems from the limitations identified in current wireless communication </w:t>
      </w:r>
      <w:r w:rsidR="00847E23" w:rsidRPr="00AD6BE6">
        <w:rPr>
          <w:rFonts w:ascii="David" w:hAnsi="David" w:cs="David"/>
          <w:sz w:val="24"/>
          <w:szCs w:val="24"/>
          <w:lang w:val="en-US"/>
        </w:rPr>
        <w:t>technologies, particularly</w:t>
      </w:r>
      <w:r w:rsidRPr="00AD6BE6">
        <w:rPr>
          <w:rFonts w:ascii="David" w:hAnsi="David" w:cs="David"/>
          <w:sz w:val="24"/>
          <w:szCs w:val="24"/>
          <w:lang w:val="en-US"/>
        </w:rPr>
        <w:t xml:space="preserve"> when applied to challenging physical environments where </w:t>
      </w:r>
      <w:r w:rsidR="00AF6D16" w:rsidRPr="00AD6BE6">
        <w:rPr>
          <w:rFonts w:ascii="David" w:hAnsi="David" w:cs="David"/>
          <w:sz w:val="24"/>
          <w:szCs w:val="24"/>
          <w:lang w:val="en-US"/>
        </w:rPr>
        <w:t>RF (</w:t>
      </w:r>
      <w:r w:rsidR="00C62297" w:rsidRPr="00AD6BE6">
        <w:rPr>
          <w:rFonts w:ascii="David" w:hAnsi="David" w:cs="David"/>
          <w:sz w:val="24"/>
          <w:szCs w:val="24"/>
          <w:lang w:val="en-US"/>
        </w:rPr>
        <w:t>Radio Frequency)</w:t>
      </w:r>
      <w:r w:rsidRPr="00AD6BE6">
        <w:rPr>
          <w:rFonts w:ascii="David" w:hAnsi="David" w:cs="David"/>
          <w:sz w:val="24"/>
          <w:szCs w:val="24"/>
          <w:lang w:val="en-US"/>
        </w:rPr>
        <w:t xml:space="preserve"> </w:t>
      </w:r>
      <w:r w:rsidR="00847E23" w:rsidRPr="00AD6BE6">
        <w:rPr>
          <w:rFonts w:ascii="David" w:hAnsi="David" w:cs="David"/>
          <w:sz w:val="24"/>
          <w:szCs w:val="24"/>
          <w:lang w:val="en-US"/>
        </w:rPr>
        <w:t>f</w:t>
      </w:r>
      <w:r w:rsidRPr="00AD6BE6">
        <w:rPr>
          <w:rFonts w:ascii="David" w:hAnsi="David" w:cs="David"/>
          <w:sz w:val="24"/>
          <w:szCs w:val="24"/>
          <w:lang w:val="en-US"/>
        </w:rPr>
        <w:t>ails such as Conductive Media.</w:t>
      </w:r>
    </w:p>
    <w:p w14:paraId="2E5EB34A" w14:textId="77777777" w:rsidR="00BE7B70" w:rsidRPr="00AD6BE6" w:rsidRDefault="00BE7B70" w:rsidP="00EC5678">
      <w:pPr>
        <w:spacing w:after="40"/>
        <w:ind w:left="1083"/>
        <w:jc w:val="left"/>
        <w:rPr>
          <w:rFonts w:ascii="David" w:hAnsi="David" w:cs="David"/>
          <w:sz w:val="24"/>
          <w:szCs w:val="24"/>
          <w:lang w:val="en-US"/>
        </w:rPr>
      </w:pPr>
    </w:p>
    <w:p w14:paraId="65DADA4E" w14:textId="77777777" w:rsidR="00EC6518"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project leverages the fact that </w:t>
      </w:r>
      <w:r w:rsidRPr="00AD6BE6">
        <w:rPr>
          <w:rFonts w:ascii="David" w:hAnsi="David" w:cs="David"/>
          <w:b/>
          <w:bCs/>
          <w:sz w:val="24"/>
          <w:szCs w:val="24"/>
          <w:lang w:val="en-US"/>
        </w:rPr>
        <w:t>acoustic waves (ultrasound) propagate exceptionally well through liquids and tissue</w:t>
      </w:r>
      <w:r w:rsidRPr="00AD6BE6">
        <w:rPr>
          <w:rFonts w:ascii="David" w:hAnsi="David" w:cs="David"/>
          <w:sz w:val="24"/>
          <w:szCs w:val="24"/>
          <w:lang w:val="en-US"/>
        </w:rPr>
        <w:t>, making it the essential alternative where RF fails.</w:t>
      </w:r>
    </w:p>
    <w:p w14:paraId="2A49680C" w14:textId="77777777" w:rsidR="00BE7B70" w:rsidRPr="00AD6BE6" w:rsidRDefault="00BE7B70" w:rsidP="00EC5678">
      <w:pPr>
        <w:spacing w:after="40"/>
        <w:ind w:left="1083"/>
        <w:jc w:val="left"/>
        <w:rPr>
          <w:rFonts w:ascii="David" w:hAnsi="David" w:cs="David"/>
          <w:sz w:val="24"/>
          <w:szCs w:val="24"/>
          <w:lang w:val="en-US"/>
        </w:rPr>
      </w:pPr>
    </w:p>
    <w:p w14:paraId="173C2588" w14:textId="2BA642AE" w:rsidR="00F02425" w:rsidRDefault="00F02425" w:rsidP="00EC5678">
      <w:pPr>
        <w:spacing w:after="40"/>
        <w:ind w:left="1083"/>
        <w:jc w:val="left"/>
        <w:rPr>
          <w:rFonts w:ascii="David" w:hAnsi="David" w:cs="David"/>
          <w:sz w:val="24"/>
          <w:szCs w:val="24"/>
          <w:lang w:val="en-US"/>
        </w:rPr>
      </w:pPr>
      <w:r w:rsidRPr="00AD6BE6">
        <w:rPr>
          <w:rFonts w:ascii="David" w:hAnsi="David" w:cs="David"/>
          <w:sz w:val="24"/>
          <w:szCs w:val="24"/>
          <w:lang w:val="en-US"/>
        </w:rPr>
        <w:t>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4B4E5C5" w14:textId="77777777" w:rsidR="00BE7B70" w:rsidRPr="00AD6BE6" w:rsidRDefault="00BE7B70" w:rsidP="00EC5678">
      <w:pPr>
        <w:spacing w:after="40"/>
        <w:ind w:left="1083"/>
        <w:jc w:val="left"/>
        <w:rPr>
          <w:rFonts w:ascii="David" w:hAnsi="David" w:cs="David"/>
          <w:sz w:val="24"/>
          <w:szCs w:val="24"/>
          <w:rtl/>
          <w:lang w:val="en-US"/>
        </w:rPr>
      </w:pPr>
    </w:p>
    <w:p w14:paraId="5FBEB1B6" w14:textId="4308BDFA" w:rsidR="00EF170A" w:rsidRDefault="00556CBE" w:rsidP="003F1C8E">
      <w:pPr>
        <w:spacing w:after="120"/>
        <w:ind w:left="1083" w:right="580"/>
        <w:jc w:val="left"/>
        <w:rPr>
          <w:rFonts w:ascii="David" w:hAnsi="David" w:cs="David"/>
          <w:sz w:val="24"/>
          <w:szCs w:val="24"/>
          <w:lang w:val="en-US"/>
        </w:rPr>
      </w:pPr>
      <w:r w:rsidRPr="00AD6BE6">
        <w:rPr>
          <w:rFonts w:ascii="David" w:hAnsi="David" w:cs="David"/>
          <w:sz w:val="24"/>
          <w:szCs w:val="24"/>
          <w:lang w:val="en-US"/>
        </w:rPr>
        <w:t xml:space="preserve">In this project, </w:t>
      </w:r>
      <w:r w:rsidR="007254BB" w:rsidRPr="00AD6BE6">
        <w:rPr>
          <w:rFonts w:ascii="David" w:hAnsi="David" w:cs="David"/>
          <w:sz w:val="24"/>
          <w:szCs w:val="24"/>
          <w:lang w:val="en-US"/>
        </w:rPr>
        <w:t xml:space="preserve">we </w:t>
      </w:r>
      <w:r w:rsidR="00F97489" w:rsidRPr="00AD6BE6">
        <w:rPr>
          <w:rFonts w:ascii="David" w:hAnsi="David" w:cs="David"/>
          <w:sz w:val="24"/>
          <w:szCs w:val="24"/>
          <w:lang w:val="en-US"/>
        </w:rPr>
        <w:t>address these</w:t>
      </w:r>
      <w:r w:rsidRPr="00AD6BE6">
        <w:rPr>
          <w:rFonts w:ascii="David" w:hAnsi="David" w:cs="David"/>
          <w:sz w:val="24"/>
          <w:szCs w:val="24"/>
          <w:lang w:val="en-US"/>
        </w:rPr>
        <w:t xml:space="preserve"> challenges by developing a cross-platform application that enables many-to-many data transfer using ultrasonic waves. By implementing advanced collision avoidance protocols, </w:t>
      </w:r>
      <w:r w:rsidR="007254BB" w:rsidRPr="00AD6BE6">
        <w:rPr>
          <w:rFonts w:ascii="David" w:hAnsi="David" w:cs="David"/>
          <w:sz w:val="24"/>
          <w:szCs w:val="24"/>
          <w:lang w:val="en-US"/>
        </w:rPr>
        <w:t xml:space="preserve">the project </w:t>
      </w:r>
      <w:r w:rsidR="000A1633" w:rsidRPr="00AD6BE6">
        <w:rPr>
          <w:rFonts w:ascii="David" w:hAnsi="David" w:cs="David"/>
          <w:sz w:val="24"/>
          <w:szCs w:val="24"/>
          <w:lang w:val="en-US"/>
        </w:rPr>
        <w:t>establishes</w:t>
      </w:r>
      <w:r w:rsidR="00EC7779" w:rsidRPr="00AD6BE6">
        <w:rPr>
          <w:rFonts w:ascii="David" w:hAnsi="David" w:cs="David"/>
          <w:sz w:val="24"/>
          <w:szCs w:val="24"/>
          <w:lang w:val="en-US"/>
        </w:rPr>
        <w:t xml:space="preserve"> </w:t>
      </w:r>
      <w:r w:rsidRPr="00AD6BE6">
        <w:rPr>
          <w:rFonts w:ascii="David" w:hAnsi="David" w:cs="David"/>
          <w:sz w:val="24"/>
          <w:szCs w:val="24"/>
          <w:lang w:val="en-US"/>
        </w:rPr>
        <w:t>a reliable acoustic network that operates seamlessly across both Android and iOS devices, independent of traditional RF infrastructure.</w:t>
      </w:r>
      <w:bookmarkStart w:id="3" w:name="_4v7xaal01i0j" w:colFirst="0" w:colLast="0"/>
      <w:bookmarkEnd w:id="3"/>
    </w:p>
    <w:p w14:paraId="0D20DDCB" w14:textId="77777777" w:rsidR="00C55441" w:rsidRPr="00494454" w:rsidRDefault="00C55441" w:rsidP="00D51A3C">
      <w:pPr>
        <w:spacing w:after="120"/>
        <w:ind w:right="580"/>
        <w:jc w:val="left"/>
        <w:rPr>
          <w:rFonts w:ascii="David" w:hAnsi="David" w:cs="David"/>
          <w:b/>
          <w:bCs/>
          <w:sz w:val="24"/>
          <w:szCs w:val="24"/>
          <w:lang w:val="en-US"/>
        </w:rPr>
      </w:pPr>
    </w:p>
    <w:p w14:paraId="70A224EC" w14:textId="25F5BF75" w:rsidR="00D51A3C" w:rsidRPr="00AD6BE6" w:rsidRDefault="00D51A3C" w:rsidP="00D51A3C">
      <w:pPr>
        <w:spacing w:after="120"/>
        <w:ind w:right="580"/>
        <w:jc w:val="left"/>
        <w:rPr>
          <w:rFonts w:ascii="David" w:hAnsi="David" w:cs="David"/>
          <w:b/>
          <w:bCs/>
          <w:sz w:val="24"/>
          <w:szCs w:val="24"/>
          <w:lang w:val="en-US"/>
        </w:rPr>
      </w:pPr>
      <w:r w:rsidRPr="00AD6BE6">
        <w:rPr>
          <w:rFonts w:ascii="David" w:hAnsi="David" w:cs="David"/>
          <w:b/>
          <w:bCs/>
          <w:sz w:val="24"/>
          <w:szCs w:val="24"/>
          <w:lang w:val="en-US"/>
        </w:rPr>
        <w:t xml:space="preserve">1.1. Organization Of </w:t>
      </w:r>
      <w:proofErr w:type="gramStart"/>
      <w:r w:rsidRPr="00AD6BE6">
        <w:rPr>
          <w:rFonts w:ascii="David" w:hAnsi="David" w:cs="David"/>
          <w:b/>
          <w:bCs/>
          <w:sz w:val="24"/>
          <w:szCs w:val="24"/>
          <w:lang w:val="en-US"/>
        </w:rPr>
        <w:t>The</w:t>
      </w:r>
      <w:proofErr w:type="gramEnd"/>
      <w:r w:rsidRPr="00AD6BE6">
        <w:rPr>
          <w:rFonts w:ascii="David" w:hAnsi="David" w:cs="David"/>
          <w:b/>
          <w:bCs/>
          <w:sz w:val="24"/>
          <w:szCs w:val="24"/>
          <w:lang w:val="en-US"/>
        </w:rPr>
        <w:t xml:space="preserve"> Book:</w:t>
      </w:r>
    </w:p>
    <w:p w14:paraId="0B221761" w14:textId="43621909" w:rsidR="007C56B1" w:rsidRPr="00AD6BE6" w:rsidRDefault="007C56B1" w:rsidP="002928E9">
      <w:pPr>
        <w:spacing w:after="100"/>
        <w:ind w:left="720" w:right="580" w:firstLine="720"/>
        <w:jc w:val="left"/>
        <w:rPr>
          <w:rFonts w:ascii="David" w:hAnsi="David" w:cs="David"/>
          <w:b/>
          <w:bCs/>
          <w:sz w:val="24"/>
          <w:szCs w:val="24"/>
          <w:lang w:val="en-US"/>
        </w:rPr>
      </w:pPr>
      <w:r w:rsidRPr="00AD6BE6">
        <w:rPr>
          <w:rFonts w:ascii="David" w:hAnsi="David" w:cs="David"/>
          <w:b/>
          <w:bCs/>
          <w:sz w:val="24"/>
          <w:szCs w:val="24"/>
          <w:lang w:val="en-US"/>
        </w:rPr>
        <w:t xml:space="preserve">Chapter 1: </w:t>
      </w:r>
      <w:r w:rsidR="00671C85" w:rsidRPr="00AD6BE6">
        <w:rPr>
          <w:rFonts w:ascii="David" w:hAnsi="David" w:cs="David"/>
          <w:b/>
          <w:bCs/>
          <w:sz w:val="24"/>
          <w:szCs w:val="24"/>
          <w:lang w:val="en-US"/>
        </w:rPr>
        <w:t>INTRODUCTION:</w:t>
      </w:r>
    </w:p>
    <w:p w14:paraId="35FA391F" w14:textId="48EBF015"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b/>
          <w:bCs/>
          <w:sz w:val="24"/>
          <w:szCs w:val="24"/>
          <w:lang w:val="en-US"/>
        </w:rPr>
        <w:t>1</w:t>
      </w:r>
      <w:r w:rsidRPr="00AD6BE6">
        <w:rPr>
          <w:rFonts w:ascii="David" w:hAnsi="David" w:cs="David"/>
          <w:sz w:val="24"/>
          <w:szCs w:val="24"/>
          <w:lang w:val="en-US"/>
        </w:rPr>
        <w:t>.1</w:t>
      </w:r>
      <w:r w:rsidR="00DA341C" w:rsidRPr="00AD6BE6">
        <w:rPr>
          <w:rFonts w:ascii="David" w:hAnsi="David" w:cs="David"/>
          <w:sz w:val="24"/>
          <w:szCs w:val="24"/>
          <w:lang w:val="en-US"/>
        </w:rPr>
        <w:t>.</w:t>
      </w:r>
      <w:r w:rsidRPr="00AD6BE6">
        <w:rPr>
          <w:rFonts w:ascii="David" w:hAnsi="David" w:cs="David"/>
          <w:sz w:val="24"/>
          <w:szCs w:val="24"/>
          <w:lang w:val="en-US"/>
        </w:rPr>
        <w:t xml:space="preserve"> Organization </w:t>
      </w:r>
      <w:r w:rsidR="00E24B12" w:rsidRPr="00AD6BE6">
        <w:rPr>
          <w:rFonts w:ascii="David" w:hAnsi="David" w:cs="David"/>
          <w:sz w:val="24"/>
          <w:szCs w:val="24"/>
          <w:lang w:val="en-US"/>
        </w:rPr>
        <w:t xml:space="preserve">Of </w:t>
      </w:r>
      <w:proofErr w:type="gramStart"/>
      <w:r w:rsidR="00E24B12" w:rsidRPr="00AD6BE6">
        <w:rPr>
          <w:rFonts w:ascii="David" w:hAnsi="David" w:cs="David"/>
          <w:sz w:val="24"/>
          <w:szCs w:val="24"/>
          <w:lang w:val="en-US"/>
        </w:rPr>
        <w:t>The</w:t>
      </w:r>
      <w:proofErr w:type="gramEnd"/>
      <w:r w:rsidR="00E24B12" w:rsidRPr="00AD6BE6">
        <w:rPr>
          <w:rFonts w:ascii="David" w:hAnsi="David" w:cs="David"/>
          <w:sz w:val="24"/>
          <w:szCs w:val="24"/>
          <w:lang w:val="en-US"/>
        </w:rPr>
        <w:t xml:space="preserve"> </w:t>
      </w:r>
      <w:r w:rsidRPr="00AD6BE6">
        <w:rPr>
          <w:rFonts w:ascii="David" w:hAnsi="David" w:cs="David"/>
          <w:sz w:val="24"/>
          <w:szCs w:val="24"/>
          <w:lang w:val="en-US"/>
        </w:rPr>
        <w:t>Book</w:t>
      </w:r>
    </w:p>
    <w:p w14:paraId="5B6E2EDB" w14:textId="383418DB"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1.2</w:t>
      </w:r>
      <w:r w:rsidR="00DA341C" w:rsidRPr="00AD6BE6">
        <w:rPr>
          <w:rFonts w:ascii="David" w:hAnsi="David" w:cs="David"/>
          <w:sz w:val="24"/>
          <w:szCs w:val="24"/>
          <w:lang w:val="en-US"/>
        </w:rPr>
        <w:t>.</w:t>
      </w:r>
      <w:r w:rsidRPr="00AD6BE6">
        <w:rPr>
          <w:rFonts w:ascii="David" w:hAnsi="David" w:cs="David"/>
          <w:sz w:val="24"/>
          <w:szCs w:val="24"/>
          <w:lang w:val="en-US"/>
        </w:rPr>
        <w:t xml:space="preserve"> </w:t>
      </w:r>
      <w:r w:rsidR="007254BB" w:rsidRPr="00AD6BE6">
        <w:rPr>
          <w:rFonts w:ascii="David" w:hAnsi="David" w:cs="David"/>
          <w:sz w:val="24"/>
          <w:szCs w:val="24"/>
          <w:lang w:val="en-US"/>
        </w:rPr>
        <w:t>Project Scope and Objectives</w:t>
      </w:r>
      <w:r w:rsidRPr="00AD6BE6">
        <w:rPr>
          <w:rFonts w:ascii="David" w:hAnsi="David" w:cs="David"/>
          <w:sz w:val="24"/>
          <w:szCs w:val="24"/>
          <w:lang w:val="en-US"/>
        </w:rPr>
        <w:t xml:space="preserve">? </w:t>
      </w:r>
    </w:p>
    <w:p w14:paraId="2D08642C" w14:textId="1FB44415"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1.3</w:t>
      </w:r>
      <w:r w:rsidR="00DA341C" w:rsidRPr="00AD6BE6">
        <w:rPr>
          <w:rFonts w:ascii="David" w:hAnsi="David" w:cs="David"/>
          <w:sz w:val="24"/>
          <w:szCs w:val="24"/>
          <w:lang w:val="en-US"/>
        </w:rPr>
        <w:t>.</w:t>
      </w:r>
      <w:r w:rsidRPr="00AD6BE6">
        <w:rPr>
          <w:rFonts w:ascii="David" w:hAnsi="David" w:cs="David"/>
          <w:sz w:val="24"/>
          <w:szCs w:val="24"/>
          <w:lang w:val="en-US"/>
        </w:rPr>
        <w:t xml:space="preserve"> Why Is </w:t>
      </w:r>
      <w:proofErr w:type="gramStart"/>
      <w:r w:rsidR="00E24B12" w:rsidRPr="00AD6BE6">
        <w:rPr>
          <w:rFonts w:ascii="David" w:hAnsi="David" w:cs="David"/>
          <w:sz w:val="24"/>
          <w:szCs w:val="24"/>
          <w:lang w:val="en-US"/>
        </w:rPr>
        <w:t>The</w:t>
      </w:r>
      <w:proofErr w:type="gramEnd"/>
      <w:r w:rsidR="00E24B12" w:rsidRPr="00AD6BE6">
        <w:rPr>
          <w:rFonts w:ascii="David" w:hAnsi="David" w:cs="David"/>
          <w:sz w:val="24"/>
          <w:szCs w:val="24"/>
          <w:lang w:val="en-US"/>
        </w:rPr>
        <w:t xml:space="preserve"> </w:t>
      </w:r>
      <w:r w:rsidRPr="00AD6BE6">
        <w:rPr>
          <w:rFonts w:ascii="David" w:hAnsi="David" w:cs="David"/>
          <w:sz w:val="24"/>
          <w:szCs w:val="24"/>
          <w:lang w:val="en-US"/>
        </w:rPr>
        <w:t xml:space="preserve">Project Not Trivial? </w:t>
      </w:r>
    </w:p>
    <w:p w14:paraId="1956AE2A" w14:textId="5EC00385" w:rsidR="00DA341C" w:rsidRPr="00AD6BE6" w:rsidRDefault="00DA341C"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 xml:space="preserve">1.4. </w:t>
      </w:r>
      <w:r w:rsidR="00E24B12" w:rsidRPr="00AD6BE6">
        <w:rPr>
          <w:rFonts w:ascii="David" w:hAnsi="David" w:cs="David"/>
          <w:sz w:val="24"/>
          <w:szCs w:val="24"/>
          <w:lang w:val="en-US"/>
        </w:rPr>
        <w:t>What Has Been Done Until Now</w:t>
      </w:r>
      <w:r w:rsidRPr="00AD6BE6">
        <w:rPr>
          <w:rFonts w:ascii="David" w:hAnsi="David" w:cs="David"/>
          <w:sz w:val="24"/>
          <w:szCs w:val="24"/>
          <w:lang w:val="en-US"/>
        </w:rPr>
        <w:t>?</w:t>
      </w:r>
    </w:p>
    <w:p w14:paraId="09372CD8" w14:textId="091BC827" w:rsidR="00DA341C" w:rsidRPr="00BB2D63" w:rsidRDefault="00DA341C"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1.4.</w:t>
      </w:r>
      <w:r w:rsidRPr="00BB2D63">
        <w:rPr>
          <w:rFonts w:ascii="David" w:hAnsi="David" w:cs="David"/>
          <w:sz w:val="24"/>
          <w:szCs w:val="24"/>
          <w:rtl/>
          <w:lang w:val="en-US"/>
        </w:rPr>
        <w:t>1</w:t>
      </w:r>
      <w:r w:rsidRPr="00BB2D63">
        <w:rPr>
          <w:rFonts w:ascii="David" w:hAnsi="David" w:cs="David"/>
          <w:sz w:val="24"/>
          <w:szCs w:val="24"/>
          <w:lang w:val="en-US"/>
        </w:rPr>
        <w:t xml:space="preserve">. What </w:t>
      </w:r>
      <w:r w:rsidR="00E24B12" w:rsidRPr="00BB2D63">
        <w:rPr>
          <w:rFonts w:ascii="David" w:hAnsi="David" w:cs="David"/>
          <w:sz w:val="24"/>
          <w:szCs w:val="24"/>
          <w:lang w:val="en-US"/>
        </w:rPr>
        <w:t xml:space="preserve">Is Wrong </w:t>
      </w:r>
      <w:proofErr w:type="gramStart"/>
      <w:r w:rsidR="00E24B12" w:rsidRPr="00BB2D63">
        <w:rPr>
          <w:rFonts w:ascii="David" w:hAnsi="David" w:cs="David"/>
          <w:sz w:val="24"/>
          <w:szCs w:val="24"/>
          <w:lang w:val="en-US"/>
        </w:rPr>
        <w:t>With</w:t>
      </w:r>
      <w:proofErr w:type="gramEnd"/>
      <w:r w:rsidR="00E24B12" w:rsidRPr="00BB2D63">
        <w:rPr>
          <w:rFonts w:ascii="David" w:hAnsi="David" w:cs="David"/>
          <w:sz w:val="24"/>
          <w:szCs w:val="24"/>
          <w:lang w:val="en-US"/>
        </w:rPr>
        <w:t xml:space="preserve"> What Is Done Till Now</w:t>
      </w:r>
      <w:r w:rsidRPr="00BB2D63">
        <w:rPr>
          <w:rFonts w:ascii="David" w:hAnsi="David" w:cs="David"/>
          <w:sz w:val="24"/>
          <w:szCs w:val="24"/>
          <w:lang w:val="en-US"/>
        </w:rPr>
        <w:t>?</w:t>
      </w:r>
    </w:p>
    <w:p w14:paraId="417DFB30" w14:textId="5E7BD164"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1.4.</w:t>
      </w:r>
      <w:r w:rsidRPr="00BB2D63">
        <w:rPr>
          <w:rFonts w:ascii="David" w:hAnsi="David" w:cs="David"/>
          <w:sz w:val="24"/>
          <w:szCs w:val="24"/>
          <w:rtl/>
          <w:lang w:val="en-US"/>
        </w:rPr>
        <w:t>2</w:t>
      </w:r>
      <w:r w:rsidRPr="00BB2D63">
        <w:rPr>
          <w:rFonts w:ascii="David" w:hAnsi="David" w:cs="David"/>
          <w:sz w:val="24"/>
          <w:szCs w:val="24"/>
          <w:lang w:val="en-US"/>
        </w:rPr>
        <w:t xml:space="preserve">. How </w:t>
      </w:r>
      <w:r w:rsidR="00E24B12" w:rsidRPr="00BB2D63">
        <w:rPr>
          <w:rFonts w:ascii="David" w:hAnsi="David" w:cs="David"/>
          <w:sz w:val="24"/>
          <w:szCs w:val="24"/>
          <w:lang w:val="en-US"/>
        </w:rPr>
        <w:t xml:space="preserve">Do We Plan </w:t>
      </w:r>
      <w:proofErr w:type="gramStart"/>
      <w:r w:rsidR="00E24B12" w:rsidRPr="00BB2D63">
        <w:rPr>
          <w:rFonts w:ascii="David" w:hAnsi="David" w:cs="David"/>
          <w:sz w:val="24"/>
          <w:szCs w:val="24"/>
          <w:lang w:val="en-US"/>
        </w:rPr>
        <w:t>To</w:t>
      </w:r>
      <w:proofErr w:type="gramEnd"/>
      <w:r w:rsidR="00E24B12" w:rsidRPr="00BB2D63">
        <w:rPr>
          <w:rFonts w:ascii="David" w:hAnsi="David" w:cs="David"/>
          <w:sz w:val="24"/>
          <w:szCs w:val="24"/>
          <w:lang w:val="en-US"/>
        </w:rPr>
        <w:t xml:space="preserve"> Improve The Situation</w:t>
      </w:r>
      <w:r w:rsidRPr="00BB2D63">
        <w:rPr>
          <w:rFonts w:ascii="David" w:hAnsi="David" w:cs="David"/>
          <w:sz w:val="24"/>
          <w:szCs w:val="24"/>
          <w:lang w:val="en-US"/>
        </w:rPr>
        <w:t>?</w:t>
      </w:r>
    </w:p>
    <w:p w14:paraId="0AFF7F2E" w14:textId="5B543D37"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1.4.3. Why </w:t>
      </w:r>
      <w:r w:rsidR="00E24B12" w:rsidRPr="00BB2D63">
        <w:rPr>
          <w:rFonts w:ascii="David" w:hAnsi="David" w:cs="David"/>
          <w:sz w:val="24"/>
          <w:szCs w:val="24"/>
          <w:lang w:val="en-US"/>
        </w:rPr>
        <w:t>Do We Think That Our Improvement Works</w:t>
      </w:r>
      <w:r w:rsidRPr="00BB2D63">
        <w:rPr>
          <w:rFonts w:ascii="David" w:hAnsi="David" w:cs="David"/>
          <w:sz w:val="24"/>
          <w:szCs w:val="24"/>
          <w:lang w:val="en-US"/>
        </w:rPr>
        <w:t>?</w:t>
      </w:r>
    </w:p>
    <w:p w14:paraId="2ECFF796" w14:textId="67559A86"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1.4.4. Rationale </w:t>
      </w:r>
      <w:r w:rsidR="00E24B12" w:rsidRPr="00BB2D63">
        <w:rPr>
          <w:rFonts w:ascii="David" w:hAnsi="David" w:cs="David"/>
          <w:sz w:val="24"/>
          <w:szCs w:val="24"/>
          <w:lang w:val="en-US"/>
        </w:rPr>
        <w:t xml:space="preserve">For Prioritizing </w:t>
      </w:r>
      <w:r w:rsidRPr="00BB2D63">
        <w:rPr>
          <w:rFonts w:ascii="David" w:hAnsi="David" w:cs="David"/>
          <w:sz w:val="24"/>
          <w:szCs w:val="24"/>
          <w:lang w:val="en-US"/>
        </w:rPr>
        <w:t>CSMA/CA</w:t>
      </w:r>
    </w:p>
    <w:p w14:paraId="74EA1D19" w14:textId="6999D996"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1.4.5. What </w:t>
      </w:r>
      <w:r w:rsidR="00E24B12" w:rsidRPr="00BB2D63">
        <w:rPr>
          <w:rFonts w:ascii="David" w:hAnsi="David" w:cs="David"/>
          <w:sz w:val="24"/>
          <w:szCs w:val="24"/>
          <w:lang w:val="en-US"/>
        </w:rPr>
        <w:t>Do We Do If Our Improvement Does Not Work</w:t>
      </w:r>
      <w:r w:rsidRPr="00BB2D63">
        <w:rPr>
          <w:rFonts w:ascii="David" w:hAnsi="David" w:cs="David"/>
          <w:sz w:val="24"/>
          <w:szCs w:val="24"/>
          <w:lang w:val="en-US"/>
        </w:rPr>
        <w:t>?</w:t>
      </w:r>
    </w:p>
    <w:p w14:paraId="7B0B9ACF" w14:textId="367AA259" w:rsidR="007C56B1" w:rsidRPr="00BB2D63" w:rsidRDefault="007C56B1"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1.5</w:t>
      </w:r>
      <w:r w:rsidR="00DA341C" w:rsidRPr="00BB2D63">
        <w:rPr>
          <w:rFonts w:ascii="David" w:hAnsi="David" w:cs="David"/>
          <w:sz w:val="24"/>
          <w:szCs w:val="24"/>
          <w:lang w:val="en-US"/>
        </w:rPr>
        <w:t>.</w:t>
      </w:r>
      <w:r w:rsidRPr="00BB2D63">
        <w:rPr>
          <w:rFonts w:ascii="David" w:hAnsi="David" w:cs="David"/>
          <w:sz w:val="24"/>
          <w:szCs w:val="24"/>
          <w:lang w:val="en-US"/>
        </w:rPr>
        <w:t xml:space="preserve"> Difficulties </w:t>
      </w:r>
      <w:r w:rsidR="00E24B12" w:rsidRPr="00BB2D63">
        <w:rPr>
          <w:rFonts w:ascii="David" w:hAnsi="David" w:cs="David"/>
          <w:sz w:val="24"/>
          <w:szCs w:val="24"/>
          <w:lang w:val="en-US"/>
        </w:rPr>
        <w:t xml:space="preserve">In Setting This Project </w:t>
      </w:r>
    </w:p>
    <w:p w14:paraId="073EF322" w14:textId="70CB3062" w:rsidR="007C56B1" w:rsidRPr="00BB2D63" w:rsidRDefault="007C56B1"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1.5.1</w:t>
      </w:r>
      <w:r w:rsidR="00DA341C" w:rsidRPr="00BB2D63">
        <w:rPr>
          <w:rFonts w:ascii="David" w:hAnsi="David" w:cs="David"/>
          <w:sz w:val="24"/>
          <w:szCs w:val="24"/>
          <w:lang w:val="en-US"/>
        </w:rPr>
        <w:t>.</w:t>
      </w:r>
      <w:r w:rsidRPr="00BB2D63">
        <w:rPr>
          <w:rFonts w:ascii="David" w:hAnsi="David" w:cs="David"/>
          <w:sz w:val="24"/>
          <w:szCs w:val="24"/>
          <w:lang w:val="en-US"/>
        </w:rPr>
        <w:t xml:space="preserve"> Algorithmic Challenges </w:t>
      </w:r>
    </w:p>
    <w:p w14:paraId="5E3CBD06" w14:textId="668EA575"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1.5.1.1. How </w:t>
      </w:r>
      <w:r w:rsidR="00E24B12" w:rsidRPr="00BB2D63">
        <w:rPr>
          <w:rFonts w:ascii="David" w:hAnsi="David" w:cs="David"/>
          <w:sz w:val="24"/>
          <w:szCs w:val="24"/>
          <w:lang w:val="en-US"/>
        </w:rPr>
        <w:t xml:space="preserve">Do We Plan </w:t>
      </w:r>
      <w:proofErr w:type="gramStart"/>
      <w:r w:rsidR="00E24B12" w:rsidRPr="00BB2D63">
        <w:rPr>
          <w:rFonts w:ascii="David" w:hAnsi="David" w:cs="David"/>
          <w:sz w:val="24"/>
          <w:szCs w:val="24"/>
          <w:lang w:val="en-US"/>
        </w:rPr>
        <w:t>To</w:t>
      </w:r>
      <w:proofErr w:type="gramEnd"/>
      <w:r w:rsidR="00E24B12" w:rsidRPr="00BB2D63">
        <w:rPr>
          <w:rFonts w:ascii="David" w:hAnsi="David" w:cs="David"/>
          <w:sz w:val="24"/>
          <w:szCs w:val="24"/>
          <w:lang w:val="en-US"/>
        </w:rPr>
        <w:t xml:space="preserve"> Overcome Them</w:t>
      </w:r>
      <w:r w:rsidRPr="00BB2D63">
        <w:rPr>
          <w:rFonts w:ascii="David" w:hAnsi="David" w:cs="David"/>
          <w:sz w:val="24"/>
          <w:szCs w:val="24"/>
          <w:lang w:val="en-US"/>
        </w:rPr>
        <w:t>?</w:t>
      </w:r>
    </w:p>
    <w:p w14:paraId="4DCAF076" w14:textId="742C171F"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1.5.1.2. What </w:t>
      </w:r>
      <w:r w:rsidR="00E24B12" w:rsidRPr="00BB2D63">
        <w:rPr>
          <w:rFonts w:ascii="David" w:hAnsi="David" w:cs="David"/>
          <w:sz w:val="24"/>
          <w:szCs w:val="24"/>
          <w:lang w:val="en-US"/>
        </w:rPr>
        <w:t>Do We Do If Our Expectations Do Not Hold</w:t>
      </w:r>
      <w:r w:rsidRPr="00BB2D63">
        <w:rPr>
          <w:rFonts w:ascii="David" w:hAnsi="David" w:cs="David"/>
          <w:sz w:val="24"/>
          <w:szCs w:val="24"/>
          <w:lang w:val="en-US"/>
        </w:rPr>
        <w:t>?</w:t>
      </w:r>
    </w:p>
    <w:p w14:paraId="203335B1" w14:textId="377E6DD9" w:rsidR="007467A4" w:rsidRPr="00BB2D63" w:rsidRDefault="00DA341C" w:rsidP="00E24B12">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1.5.2. Hardware </w:t>
      </w:r>
      <w:r w:rsidR="00E24B12" w:rsidRPr="00BB2D63">
        <w:rPr>
          <w:rFonts w:ascii="David" w:hAnsi="David" w:cs="David"/>
          <w:sz w:val="24"/>
          <w:szCs w:val="24"/>
          <w:lang w:val="en-US"/>
        </w:rPr>
        <w:t>Equipment</w:t>
      </w:r>
    </w:p>
    <w:p w14:paraId="0A2480D7" w14:textId="632B6D0B" w:rsidR="007C56B1" w:rsidRPr="00BB2D63" w:rsidRDefault="007C56B1" w:rsidP="00E24B1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2: Background </w:t>
      </w:r>
      <w:r w:rsidR="00E24B12" w:rsidRPr="00BB2D63">
        <w:rPr>
          <w:rFonts w:ascii="David" w:hAnsi="David" w:cs="David"/>
          <w:b/>
          <w:bCs/>
          <w:sz w:val="24"/>
          <w:szCs w:val="24"/>
          <w:lang w:val="en-US"/>
        </w:rPr>
        <w:t xml:space="preserve">And </w:t>
      </w:r>
      <w:r w:rsidRPr="00BB2D63">
        <w:rPr>
          <w:rFonts w:ascii="David" w:hAnsi="David" w:cs="David"/>
          <w:b/>
          <w:bCs/>
          <w:sz w:val="24"/>
          <w:szCs w:val="24"/>
          <w:lang w:val="en-US"/>
        </w:rPr>
        <w:t>Related Work</w:t>
      </w:r>
    </w:p>
    <w:p w14:paraId="356F6729" w14:textId="3B949938"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2.1</w:t>
      </w:r>
      <w:r w:rsidR="00DA341C" w:rsidRPr="00BB2D63">
        <w:rPr>
          <w:rFonts w:ascii="David" w:hAnsi="David" w:cs="David"/>
          <w:sz w:val="24"/>
          <w:szCs w:val="24"/>
          <w:lang w:val="en-US"/>
        </w:rPr>
        <w:t>.</w:t>
      </w:r>
      <w:r w:rsidRPr="00BB2D63">
        <w:rPr>
          <w:rFonts w:ascii="David" w:hAnsi="David" w:cs="David"/>
          <w:sz w:val="24"/>
          <w:szCs w:val="24"/>
          <w:lang w:val="en-US"/>
        </w:rPr>
        <w:t xml:space="preserve"> Reasons </w:t>
      </w:r>
      <w:r w:rsidR="00E24B12" w:rsidRPr="00BB2D63">
        <w:rPr>
          <w:rFonts w:ascii="David" w:hAnsi="David" w:cs="David"/>
          <w:sz w:val="24"/>
          <w:szCs w:val="24"/>
          <w:lang w:val="en-US"/>
        </w:rPr>
        <w:t xml:space="preserve">To </w:t>
      </w:r>
      <w:r w:rsidRPr="00BB2D63">
        <w:rPr>
          <w:rFonts w:ascii="David" w:hAnsi="David" w:cs="David"/>
          <w:sz w:val="24"/>
          <w:szCs w:val="24"/>
          <w:lang w:val="en-US"/>
        </w:rPr>
        <w:t>Use Ultrasound</w:t>
      </w:r>
    </w:p>
    <w:p w14:paraId="529F418C" w14:textId="10826E2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2.2</w:t>
      </w:r>
      <w:r w:rsidR="00DA341C" w:rsidRPr="00BB2D63">
        <w:rPr>
          <w:rFonts w:ascii="David" w:hAnsi="David" w:cs="David"/>
          <w:sz w:val="24"/>
          <w:szCs w:val="24"/>
          <w:lang w:val="en-US"/>
        </w:rPr>
        <w:t>.</w:t>
      </w:r>
      <w:r w:rsidRPr="00BB2D63">
        <w:rPr>
          <w:rFonts w:ascii="David" w:hAnsi="David" w:cs="David"/>
          <w:sz w:val="24"/>
          <w:szCs w:val="24"/>
          <w:lang w:val="en-US"/>
        </w:rPr>
        <w:t xml:space="preserve"> Specific Environmental Struggles </w:t>
      </w:r>
    </w:p>
    <w:p w14:paraId="42A27392" w14:textId="7276355E" w:rsidR="007C56B1" w:rsidRPr="00BB2D63" w:rsidRDefault="007C56B1" w:rsidP="00E24B12">
      <w:pPr>
        <w:spacing w:after="100"/>
        <w:ind w:left="1440" w:right="580"/>
        <w:jc w:val="left"/>
        <w:rPr>
          <w:rFonts w:ascii="David" w:hAnsi="David" w:cs="David"/>
          <w:sz w:val="24"/>
          <w:szCs w:val="24"/>
          <w:lang w:val="en-US"/>
        </w:rPr>
      </w:pPr>
      <w:r w:rsidRPr="00BB2D63">
        <w:rPr>
          <w:rFonts w:ascii="David" w:hAnsi="David" w:cs="David"/>
          <w:sz w:val="24"/>
          <w:szCs w:val="24"/>
          <w:lang w:val="en-US"/>
        </w:rPr>
        <w:lastRenderedPageBreak/>
        <w:t>2.3</w:t>
      </w:r>
      <w:r w:rsidR="00DA341C" w:rsidRPr="00BB2D63">
        <w:rPr>
          <w:rFonts w:ascii="David" w:hAnsi="David" w:cs="David"/>
          <w:sz w:val="24"/>
          <w:szCs w:val="24"/>
          <w:lang w:val="en-US"/>
        </w:rPr>
        <w:t>.</w:t>
      </w:r>
      <w:r w:rsidRPr="00BB2D63">
        <w:rPr>
          <w:rFonts w:ascii="David" w:hAnsi="David" w:cs="David"/>
          <w:sz w:val="24"/>
          <w:szCs w:val="24"/>
          <w:lang w:val="en-US"/>
        </w:rPr>
        <w:t xml:space="preserve"> </w:t>
      </w:r>
      <w:r w:rsidR="006D7294" w:rsidRPr="00BB2D63">
        <w:rPr>
          <w:rFonts w:ascii="David" w:eastAsia="Times New Roman" w:hAnsi="David" w:cs="David"/>
          <w:sz w:val="24"/>
          <w:szCs w:val="24"/>
          <w:lang w:val="en-US"/>
        </w:rPr>
        <w:t xml:space="preserve">What </w:t>
      </w:r>
      <w:r w:rsidR="00E24B12" w:rsidRPr="00BB2D63">
        <w:rPr>
          <w:rFonts w:ascii="David" w:eastAsia="Times New Roman" w:hAnsi="David" w:cs="David"/>
          <w:sz w:val="24"/>
          <w:szCs w:val="24"/>
          <w:lang w:val="en-US"/>
        </w:rPr>
        <w:t>Is Ultrasound Communication</w:t>
      </w:r>
    </w:p>
    <w:p w14:paraId="6D388E77" w14:textId="4F1A6C3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2.4</w:t>
      </w:r>
      <w:r w:rsidR="00DA341C" w:rsidRPr="00BB2D63">
        <w:rPr>
          <w:rFonts w:ascii="David" w:hAnsi="David" w:cs="David"/>
          <w:sz w:val="24"/>
          <w:szCs w:val="24"/>
          <w:lang w:val="en-US"/>
        </w:rPr>
        <w:t>.</w:t>
      </w:r>
      <w:r w:rsidRPr="00BB2D63">
        <w:rPr>
          <w:rFonts w:ascii="David" w:hAnsi="David" w:cs="David"/>
          <w:sz w:val="24"/>
          <w:szCs w:val="24"/>
          <w:lang w:val="en-US"/>
        </w:rPr>
        <w:t xml:space="preserve"> Benefits </w:t>
      </w:r>
      <w:r w:rsidR="00E24B12" w:rsidRPr="00BB2D63">
        <w:rPr>
          <w:rFonts w:ascii="David" w:hAnsi="David" w:cs="David"/>
          <w:sz w:val="24"/>
          <w:szCs w:val="24"/>
          <w:lang w:val="en-US"/>
        </w:rPr>
        <w:t xml:space="preserve">Of </w:t>
      </w:r>
      <w:r w:rsidRPr="00BB2D63">
        <w:rPr>
          <w:rFonts w:ascii="David" w:hAnsi="David" w:cs="David"/>
          <w:sz w:val="24"/>
          <w:szCs w:val="24"/>
          <w:lang w:val="en-US"/>
        </w:rPr>
        <w:t xml:space="preserve">Sending Data </w:t>
      </w:r>
      <w:r w:rsidR="00E24B12" w:rsidRPr="00BB2D63">
        <w:rPr>
          <w:rFonts w:ascii="David" w:hAnsi="David" w:cs="David"/>
          <w:sz w:val="24"/>
          <w:szCs w:val="24"/>
          <w:lang w:val="en-US"/>
        </w:rPr>
        <w:t xml:space="preserve">Over </w:t>
      </w:r>
      <w:r w:rsidRPr="00BB2D63">
        <w:rPr>
          <w:rFonts w:ascii="David" w:hAnsi="David" w:cs="David"/>
          <w:sz w:val="24"/>
          <w:szCs w:val="24"/>
          <w:lang w:val="en-US"/>
        </w:rPr>
        <w:t>Sound: Summary</w:t>
      </w:r>
    </w:p>
    <w:p w14:paraId="2DBE50AF" w14:textId="05DDAC08" w:rsidR="007C56B1" w:rsidRPr="00BB2D63" w:rsidRDefault="007C56B1" w:rsidP="00E24B1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3: General Steps </w:t>
      </w:r>
      <w:proofErr w:type="gramStart"/>
      <w:r w:rsidR="00E24B12" w:rsidRPr="00BB2D63">
        <w:rPr>
          <w:rFonts w:ascii="David" w:hAnsi="David" w:cs="David"/>
          <w:b/>
          <w:bCs/>
          <w:sz w:val="24"/>
          <w:szCs w:val="24"/>
          <w:lang w:val="en-US"/>
        </w:rPr>
        <w:t>Of</w:t>
      </w:r>
      <w:proofErr w:type="gramEnd"/>
      <w:r w:rsidR="00E24B12" w:rsidRPr="00BB2D63">
        <w:rPr>
          <w:rFonts w:ascii="David" w:hAnsi="David" w:cs="David"/>
          <w:b/>
          <w:bCs/>
          <w:sz w:val="24"/>
          <w:szCs w:val="24"/>
          <w:lang w:val="en-US"/>
        </w:rPr>
        <w:t xml:space="preserve"> </w:t>
      </w:r>
      <w:r w:rsidRPr="00BB2D63">
        <w:rPr>
          <w:rFonts w:ascii="David" w:hAnsi="David" w:cs="David"/>
          <w:b/>
          <w:bCs/>
          <w:sz w:val="24"/>
          <w:szCs w:val="24"/>
          <w:lang w:val="en-US"/>
        </w:rPr>
        <w:t>Implementation</w:t>
      </w:r>
    </w:p>
    <w:p w14:paraId="792A2150" w14:textId="2F59DABA"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3.1</w:t>
      </w:r>
      <w:r w:rsidR="00DA341C" w:rsidRPr="00BB2D63">
        <w:rPr>
          <w:rFonts w:ascii="David" w:hAnsi="David" w:cs="David"/>
          <w:sz w:val="24"/>
          <w:szCs w:val="24"/>
          <w:lang w:val="en-US"/>
        </w:rPr>
        <w:t>.</w:t>
      </w:r>
      <w:r w:rsidRPr="00BB2D63">
        <w:rPr>
          <w:rFonts w:ascii="David" w:hAnsi="David" w:cs="David"/>
          <w:sz w:val="24"/>
          <w:szCs w:val="24"/>
          <w:lang w:val="en-US"/>
        </w:rPr>
        <w:t xml:space="preserve"> Data Encoding: Frequency-Shift Keying (FSK)</w:t>
      </w:r>
    </w:p>
    <w:p w14:paraId="604CEECD" w14:textId="33B4CBBB"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3.1.1</w:t>
      </w:r>
      <w:r w:rsidR="00DA341C" w:rsidRPr="00BB2D63">
        <w:rPr>
          <w:rFonts w:ascii="David" w:hAnsi="David" w:cs="David"/>
          <w:sz w:val="24"/>
          <w:szCs w:val="24"/>
          <w:lang w:val="en-US"/>
        </w:rPr>
        <w:t>.</w:t>
      </w:r>
      <w:r w:rsidRPr="00BB2D63">
        <w:rPr>
          <w:rFonts w:ascii="David" w:hAnsi="David" w:cs="David"/>
          <w:sz w:val="24"/>
          <w:szCs w:val="24"/>
          <w:lang w:val="en-US"/>
        </w:rPr>
        <w:t xml:space="preserve"> Frequency Selection </w:t>
      </w:r>
    </w:p>
    <w:p w14:paraId="02720851" w14:textId="7DAA682C"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3.1.2</w:t>
      </w:r>
      <w:r w:rsidR="00DA341C" w:rsidRPr="00BB2D63">
        <w:rPr>
          <w:rFonts w:ascii="David" w:hAnsi="David" w:cs="David"/>
          <w:sz w:val="24"/>
          <w:szCs w:val="24"/>
          <w:lang w:val="en-US"/>
        </w:rPr>
        <w:t>.</w:t>
      </w:r>
      <w:r w:rsidRPr="00BB2D63">
        <w:rPr>
          <w:rFonts w:ascii="David" w:hAnsi="David" w:cs="David"/>
          <w:sz w:val="24"/>
          <w:szCs w:val="24"/>
          <w:lang w:val="en-US"/>
        </w:rPr>
        <w:t xml:space="preserve"> Bit Duration </w:t>
      </w:r>
    </w:p>
    <w:p w14:paraId="6BB5B6BB" w14:textId="2C94D57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w:t>
      </w:r>
      <w:r w:rsidR="00DA341C" w:rsidRPr="00BB2D63">
        <w:rPr>
          <w:rFonts w:ascii="David" w:hAnsi="David" w:cs="David"/>
          <w:sz w:val="24"/>
          <w:szCs w:val="24"/>
          <w:lang w:val="en-US"/>
        </w:rPr>
        <w:t>.</w:t>
      </w:r>
      <w:r w:rsidRPr="00BB2D63">
        <w:rPr>
          <w:rFonts w:ascii="David" w:hAnsi="David" w:cs="David"/>
          <w:sz w:val="24"/>
          <w:szCs w:val="24"/>
          <w:lang w:val="en-US"/>
        </w:rPr>
        <w:t xml:space="preserve"> Connection Establishment: CSMA/CA </w:t>
      </w:r>
      <w:r w:rsidR="00E24B12" w:rsidRPr="00BB2D63">
        <w:rPr>
          <w:rFonts w:ascii="David" w:hAnsi="David" w:cs="David"/>
          <w:sz w:val="24"/>
          <w:szCs w:val="24"/>
          <w:lang w:val="en-US"/>
        </w:rPr>
        <w:t xml:space="preserve">With </w:t>
      </w:r>
      <w:r w:rsidRPr="00BB2D63">
        <w:rPr>
          <w:rFonts w:ascii="David" w:hAnsi="David" w:cs="David"/>
          <w:sz w:val="24"/>
          <w:szCs w:val="24"/>
          <w:lang w:val="en-US"/>
        </w:rPr>
        <w:t xml:space="preserve">RTS/CTS </w:t>
      </w:r>
    </w:p>
    <w:p w14:paraId="1B9E6B91" w14:textId="77777777" w:rsidR="006D7294"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3.2.1</w:t>
      </w:r>
      <w:r w:rsidR="00DA341C" w:rsidRPr="00BB2D63">
        <w:rPr>
          <w:rFonts w:ascii="David" w:hAnsi="David" w:cs="David"/>
          <w:sz w:val="24"/>
          <w:szCs w:val="24"/>
          <w:lang w:val="en-US"/>
        </w:rPr>
        <w:t>.</w:t>
      </w:r>
      <w:r w:rsidRPr="00BB2D63">
        <w:rPr>
          <w:rFonts w:ascii="David" w:hAnsi="David" w:cs="David"/>
          <w:sz w:val="24"/>
          <w:szCs w:val="24"/>
          <w:lang w:val="en-US"/>
        </w:rPr>
        <w:t xml:space="preserve"> </w:t>
      </w:r>
      <w:r w:rsidR="006D7294" w:rsidRPr="00BB2D63">
        <w:rPr>
          <w:rFonts w:ascii="David" w:hAnsi="David" w:cs="David"/>
          <w:sz w:val="24"/>
          <w:szCs w:val="24"/>
          <w:lang w:val="en-US"/>
        </w:rPr>
        <w:t xml:space="preserve">RTS\CTS </w:t>
      </w:r>
      <w:r w:rsidRPr="00BB2D63">
        <w:rPr>
          <w:rFonts w:ascii="David" w:hAnsi="David" w:cs="David"/>
          <w:sz w:val="24"/>
          <w:szCs w:val="24"/>
          <w:lang w:val="en-US"/>
        </w:rPr>
        <w:t xml:space="preserve">Frame Structure </w:t>
      </w:r>
    </w:p>
    <w:p w14:paraId="353023B1" w14:textId="11A254DD"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3.2.2 Transmitter Implementation </w:t>
      </w:r>
    </w:p>
    <w:p w14:paraId="12D5FC2B" w14:textId="7EBBF347"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3.2.3</w:t>
      </w:r>
      <w:r w:rsidR="00DA341C" w:rsidRPr="00BB2D63">
        <w:rPr>
          <w:rFonts w:ascii="David" w:hAnsi="David" w:cs="David"/>
          <w:sz w:val="24"/>
          <w:szCs w:val="24"/>
          <w:lang w:val="en-US"/>
        </w:rPr>
        <w:t>.</w:t>
      </w:r>
      <w:r w:rsidRPr="00BB2D63">
        <w:rPr>
          <w:rFonts w:ascii="David" w:hAnsi="David" w:cs="David"/>
          <w:sz w:val="24"/>
          <w:szCs w:val="24"/>
          <w:lang w:val="en-US"/>
        </w:rPr>
        <w:t xml:space="preserve"> Receiver Implementation </w:t>
      </w:r>
    </w:p>
    <w:p w14:paraId="33AD4642" w14:textId="5AB98160" w:rsidR="006D7294" w:rsidRPr="00BB2D63" w:rsidRDefault="006D7294"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3.2.4 </w:t>
      </w:r>
      <w:r w:rsidRPr="00BB2D63">
        <w:rPr>
          <w:rFonts w:ascii="David" w:eastAsia="Times New Roman" w:hAnsi="David" w:cs="David"/>
          <w:sz w:val="24"/>
          <w:szCs w:val="24"/>
          <w:lang w:val="en-US"/>
        </w:rPr>
        <w:t xml:space="preserve">Pseudo </w:t>
      </w:r>
      <w:r w:rsidR="00E24B12" w:rsidRPr="00BB2D63">
        <w:rPr>
          <w:rFonts w:ascii="David" w:eastAsia="Times New Roman" w:hAnsi="David" w:cs="David"/>
          <w:sz w:val="24"/>
          <w:szCs w:val="24"/>
          <w:lang w:val="en-US"/>
        </w:rPr>
        <w:t xml:space="preserve">Code </w:t>
      </w:r>
      <w:proofErr w:type="gramStart"/>
      <w:r w:rsidR="00E24B12" w:rsidRPr="00BB2D63">
        <w:rPr>
          <w:rFonts w:ascii="David" w:eastAsia="Times New Roman" w:hAnsi="David" w:cs="David"/>
          <w:sz w:val="24"/>
          <w:szCs w:val="24"/>
          <w:lang w:val="en-US"/>
        </w:rPr>
        <w:t>And</w:t>
      </w:r>
      <w:proofErr w:type="gramEnd"/>
      <w:r w:rsidR="00E24B12" w:rsidRPr="00BB2D63">
        <w:rPr>
          <w:rFonts w:ascii="David" w:eastAsia="Times New Roman" w:hAnsi="David" w:cs="David"/>
          <w:sz w:val="24"/>
          <w:szCs w:val="24"/>
          <w:lang w:val="en-US"/>
        </w:rPr>
        <w:t xml:space="preserve"> Algorithms</w:t>
      </w:r>
    </w:p>
    <w:p w14:paraId="3637C04F" w14:textId="1531CEB3"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w:t>
      </w:r>
      <w:r w:rsidR="006D7294" w:rsidRPr="00BB2D63">
        <w:rPr>
          <w:rFonts w:ascii="David" w:hAnsi="David" w:cs="David"/>
          <w:sz w:val="24"/>
          <w:szCs w:val="24"/>
          <w:lang w:val="en-US"/>
        </w:rPr>
        <w:t>5</w:t>
      </w:r>
      <w:r w:rsidR="00DA341C" w:rsidRPr="00BB2D63">
        <w:rPr>
          <w:rFonts w:ascii="David" w:hAnsi="David" w:cs="David"/>
          <w:sz w:val="24"/>
          <w:szCs w:val="24"/>
          <w:lang w:val="en-US"/>
        </w:rPr>
        <w:t>.</w:t>
      </w:r>
      <w:r w:rsidRPr="00BB2D63">
        <w:rPr>
          <w:rFonts w:ascii="David" w:hAnsi="David" w:cs="David"/>
          <w:sz w:val="24"/>
          <w:szCs w:val="24"/>
          <w:lang w:val="en-US"/>
        </w:rPr>
        <w:t xml:space="preserve"> Collision Avoidance Algorithm (CSMA/CA) &amp; Flow </w:t>
      </w:r>
    </w:p>
    <w:p w14:paraId="13D96381" w14:textId="22CA64A9"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3.3</w:t>
      </w:r>
      <w:r w:rsidR="00DA341C" w:rsidRPr="00BB2D63">
        <w:rPr>
          <w:rFonts w:ascii="David" w:hAnsi="David" w:cs="David"/>
          <w:sz w:val="24"/>
          <w:szCs w:val="24"/>
          <w:lang w:val="en-US"/>
        </w:rPr>
        <w:t>.</w:t>
      </w:r>
      <w:r w:rsidRPr="00BB2D63">
        <w:rPr>
          <w:rFonts w:ascii="David" w:hAnsi="David" w:cs="David"/>
          <w:sz w:val="24"/>
          <w:szCs w:val="24"/>
          <w:lang w:val="en-US"/>
        </w:rPr>
        <w:t xml:space="preserve"> Cross-Platform Implementation (Android vs. iOS)</w:t>
      </w:r>
    </w:p>
    <w:p w14:paraId="15CB064F" w14:textId="77777777" w:rsidR="007C56B1" w:rsidRPr="00BB2D63" w:rsidRDefault="007C56B1" w:rsidP="000A53C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Chapter 4: Expected Results</w:t>
      </w:r>
    </w:p>
    <w:p w14:paraId="28BDD240" w14:textId="7ED037E0" w:rsidR="007C56B1" w:rsidRPr="00BB2D63" w:rsidRDefault="007C56B1" w:rsidP="000A53C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5: </w:t>
      </w:r>
      <w:r w:rsidR="006D7294" w:rsidRPr="00BB2D63">
        <w:rPr>
          <w:rFonts w:ascii="David" w:hAnsi="David" w:cs="David"/>
          <w:b/>
          <w:bCs/>
          <w:sz w:val="24"/>
          <w:szCs w:val="24"/>
          <w:lang w:val="en-US"/>
        </w:rPr>
        <w:t>UML</w:t>
      </w:r>
    </w:p>
    <w:p w14:paraId="02DB0CD1" w14:textId="6DA67F99" w:rsidR="00542174" w:rsidRPr="00BB2D63" w:rsidRDefault="00542174" w:rsidP="000A53C2">
      <w:pPr>
        <w:tabs>
          <w:tab w:val="left" w:pos="3982"/>
        </w:tabs>
        <w:spacing w:after="100"/>
        <w:ind w:left="1440" w:right="580"/>
        <w:jc w:val="left"/>
        <w:rPr>
          <w:rFonts w:ascii="David" w:hAnsi="David" w:cs="David"/>
          <w:sz w:val="24"/>
          <w:szCs w:val="24"/>
          <w:lang w:val="en-US"/>
        </w:rPr>
      </w:pPr>
      <w:r w:rsidRPr="00BB2D63">
        <w:rPr>
          <w:rFonts w:ascii="David" w:hAnsi="David" w:cs="David"/>
          <w:b/>
          <w:bCs/>
          <w:sz w:val="24"/>
          <w:szCs w:val="24"/>
          <w:lang w:val="en-US"/>
        </w:rPr>
        <w:t xml:space="preserve">Chapter </w:t>
      </w:r>
      <w:r w:rsidR="00F20F7F" w:rsidRPr="00BB2D63">
        <w:rPr>
          <w:rFonts w:ascii="David" w:hAnsi="David" w:cs="David"/>
          <w:b/>
          <w:bCs/>
          <w:sz w:val="24"/>
          <w:szCs w:val="24"/>
          <w:lang w:val="en-US"/>
        </w:rPr>
        <w:t>6: Testing</w:t>
      </w:r>
      <w:r w:rsidRPr="00BB2D63">
        <w:rPr>
          <w:rFonts w:ascii="David" w:hAnsi="David" w:cs="David"/>
          <w:sz w:val="24"/>
          <w:szCs w:val="24"/>
          <w:lang w:val="en-US"/>
        </w:rPr>
        <w:t xml:space="preserve"> </w:t>
      </w:r>
      <w:r w:rsidR="006D7294" w:rsidRPr="00BB2D63">
        <w:rPr>
          <w:rFonts w:ascii="David" w:hAnsi="David" w:cs="David"/>
          <w:sz w:val="24"/>
          <w:szCs w:val="24"/>
          <w:lang w:val="en-US"/>
        </w:rPr>
        <w:tab/>
      </w:r>
    </w:p>
    <w:p w14:paraId="482515A1" w14:textId="0B5435A8"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 xml:space="preserve">6.1. Bit Packing </w:t>
      </w:r>
      <w:proofErr w:type="gramStart"/>
      <w:r w:rsidR="00E24B12" w:rsidRPr="00BB2D63">
        <w:rPr>
          <w:rFonts w:ascii="David" w:eastAsia="Times New Roman" w:hAnsi="David" w:cs="David"/>
          <w:sz w:val="24"/>
          <w:szCs w:val="24"/>
          <w:lang w:val="en-US"/>
        </w:rPr>
        <w:t>And</w:t>
      </w:r>
      <w:proofErr w:type="gramEnd"/>
      <w:r w:rsidR="00E24B12" w:rsidRPr="00BB2D63">
        <w:rPr>
          <w:rFonts w:ascii="David" w:eastAsia="Times New Roman" w:hAnsi="David" w:cs="David"/>
          <w:sz w:val="24"/>
          <w:szCs w:val="24"/>
          <w:lang w:val="en-US"/>
        </w:rPr>
        <w:t xml:space="preserve"> </w:t>
      </w:r>
      <w:r w:rsidRPr="00BB2D63">
        <w:rPr>
          <w:rFonts w:ascii="David" w:eastAsia="Times New Roman" w:hAnsi="David" w:cs="David"/>
          <w:sz w:val="24"/>
          <w:szCs w:val="24"/>
          <w:lang w:val="en-US"/>
        </w:rPr>
        <w:t>Fragmentation Logic</w:t>
      </w:r>
    </w:p>
    <w:p w14:paraId="014885A0"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6.1.1. Checksum Calculation Accuracy</w:t>
      </w:r>
    </w:p>
    <w:p w14:paraId="6B05B7F6"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6.1.2 Packet Serialization</w:t>
      </w:r>
    </w:p>
    <w:p w14:paraId="7E608595"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6.1.3 Frequency Analysis Algorithm</w:t>
      </w:r>
    </w:p>
    <w:p w14:paraId="41B687D6"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 xml:space="preserve">6.2 Physical Layer Testing </w:t>
      </w:r>
    </w:p>
    <w:p w14:paraId="1285F60F"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6.2.1. Bit Duration and Timing</w:t>
      </w:r>
    </w:p>
    <w:p w14:paraId="793300DB"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6.3. Integration Testing</w:t>
      </w:r>
    </w:p>
    <w:p w14:paraId="34B4C5EC"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6.3.1. Single Packet Transmission</w:t>
      </w:r>
    </w:p>
    <w:p w14:paraId="2673AE7D"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6.3.2. RTS/CTS Handshake Verification</w:t>
      </w:r>
    </w:p>
    <w:p w14:paraId="33C12B60"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 Field Testing</w:t>
      </w:r>
    </w:p>
    <w:p w14:paraId="14A9C9A9"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6.4.1 Maximum Effective Range</w:t>
      </w:r>
    </w:p>
    <w:p w14:paraId="48E1CA76"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6.4.2 Noise Immunity</w:t>
      </w:r>
    </w:p>
    <w:p w14:paraId="33F93E27" w14:textId="77777777" w:rsidR="006D7294" w:rsidRPr="00BB2D63" w:rsidRDefault="006D7294" w:rsidP="00E24B1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6.4.3 Wall/Barrier Penetration Test</w:t>
      </w:r>
    </w:p>
    <w:p w14:paraId="08CE29A2" w14:textId="51045F9B" w:rsidR="003C4350" w:rsidRPr="00BB2D63" w:rsidRDefault="003C4350" w:rsidP="000A53C2">
      <w:pPr>
        <w:shd w:val="clear" w:color="auto" w:fill="FFFFFF"/>
        <w:spacing w:after="120"/>
        <w:ind w:left="1440" w:right="580"/>
        <w:jc w:val="left"/>
        <w:rPr>
          <w:rFonts w:ascii="David" w:eastAsia="Times New Roman" w:hAnsi="David" w:cs="David"/>
          <w:b/>
          <w:bCs/>
          <w:sz w:val="24"/>
          <w:szCs w:val="24"/>
          <w:lang w:val="en-US"/>
        </w:rPr>
      </w:pPr>
      <w:r w:rsidRPr="00BB2D63">
        <w:rPr>
          <w:rFonts w:ascii="David" w:eastAsia="Times New Roman" w:hAnsi="David" w:cs="David"/>
          <w:b/>
          <w:bCs/>
          <w:sz w:val="24"/>
          <w:szCs w:val="24"/>
          <w:lang w:val="en-US"/>
        </w:rPr>
        <w:t>Chapter 7: FR\NFR Requirements</w:t>
      </w:r>
    </w:p>
    <w:p w14:paraId="1537BB04" w14:textId="40B4AB15"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b/>
          <w:bCs/>
          <w:sz w:val="24"/>
          <w:szCs w:val="24"/>
          <w:lang w:val="en-US"/>
        </w:rPr>
        <w:t xml:space="preserve">Chapter </w:t>
      </w:r>
      <w:r w:rsidR="005316F9" w:rsidRPr="00BB2D63">
        <w:rPr>
          <w:rFonts w:ascii="David" w:hAnsi="David" w:cs="David"/>
          <w:b/>
          <w:bCs/>
          <w:sz w:val="24"/>
          <w:szCs w:val="24"/>
          <w:rtl/>
          <w:lang w:val="en-US"/>
        </w:rPr>
        <w:t>8</w:t>
      </w:r>
      <w:r w:rsidRPr="00BB2D63">
        <w:rPr>
          <w:rFonts w:ascii="David" w:hAnsi="David" w:cs="David"/>
          <w:b/>
          <w:bCs/>
          <w:sz w:val="24"/>
          <w:szCs w:val="24"/>
          <w:lang w:val="en-US"/>
        </w:rPr>
        <w:t>: References</w:t>
      </w:r>
    </w:p>
    <w:p w14:paraId="49A10DB5" w14:textId="6A5144D2" w:rsidR="00BD16DC" w:rsidRPr="00BB2D63" w:rsidRDefault="00BD16DC" w:rsidP="00E24B12">
      <w:pPr>
        <w:spacing w:after="40"/>
        <w:ind w:left="1640"/>
        <w:jc w:val="left"/>
        <w:rPr>
          <w:rFonts w:ascii="David" w:hAnsi="David" w:cs="David"/>
          <w:sz w:val="24"/>
          <w:szCs w:val="24"/>
          <w:lang w:val="en-US"/>
        </w:rPr>
      </w:pPr>
    </w:p>
    <w:p w14:paraId="6648958C" w14:textId="77777777" w:rsidR="00452404" w:rsidRPr="00BB2D63" w:rsidRDefault="00452404" w:rsidP="00E24B12">
      <w:pPr>
        <w:spacing w:after="40"/>
        <w:ind w:left="1640"/>
        <w:jc w:val="left"/>
        <w:rPr>
          <w:rFonts w:ascii="David" w:hAnsi="David" w:cs="David"/>
          <w:sz w:val="24"/>
          <w:szCs w:val="24"/>
          <w:lang w:val="en-US"/>
        </w:rPr>
      </w:pPr>
    </w:p>
    <w:p w14:paraId="460DD7F1" w14:textId="77777777" w:rsidR="00452404" w:rsidRPr="00BB2D63" w:rsidRDefault="00452404" w:rsidP="00E24B12">
      <w:pPr>
        <w:spacing w:after="40"/>
        <w:ind w:left="1640"/>
        <w:jc w:val="left"/>
        <w:rPr>
          <w:rFonts w:ascii="David" w:hAnsi="David" w:cs="David"/>
          <w:sz w:val="24"/>
          <w:szCs w:val="24"/>
          <w:lang w:val="en-US"/>
        </w:rPr>
      </w:pPr>
    </w:p>
    <w:p w14:paraId="4AF35F1C" w14:textId="77777777" w:rsidR="00452404" w:rsidRPr="00BB2D63" w:rsidRDefault="00452404" w:rsidP="00E24B12">
      <w:pPr>
        <w:spacing w:after="40"/>
        <w:ind w:left="1640"/>
        <w:jc w:val="left"/>
        <w:rPr>
          <w:rFonts w:ascii="David" w:hAnsi="David" w:cs="David"/>
          <w:sz w:val="24"/>
          <w:szCs w:val="24"/>
          <w:lang w:val="en-US"/>
        </w:rPr>
      </w:pPr>
    </w:p>
    <w:p w14:paraId="4D86B327" w14:textId="77777777" w:rsidR="00452404" w:rsidRPr="00BB2D63" w:rsidRDefault="00452404" w:rsidP="00E24B12">
      <w:pPr>
        <w:spacing w:after="40"/>
        <w:ind w:left="1640"/>
        <w:jc w:val="left"/>
        <w:rPr>
          <w:rFonts w:ascii="David" w:hAnsi="David" w:cs="David"/>
          <w:sz w:val="24"/>
          <w:szCs w:val="24"/>
          <w:lang w:val="en-US"/>
        </w:rPr>
      </w:pPr>
    </w:p>
    <w:p w14:paraId="473B297A" w14:textId="77777777" w:rsidR="00452404" w:rsidRPr="00BB2D63" w:rsidRDefault="00452404" w:rsidP="00E24B12">
      <w:pPr>
        <w:spacing w:after="40"/>
        <w:ind w:left="1640"/>
        <w:jc w:val="left"/>
        <w:rPr>
          <w:rFonts w:ascii="David" w:hAnsi="David" w:cs="David"/>
          <w:sz w:val="24"/>
          <w:szCs w:val="24"/>
          <w:lang w:val="en-US"/>
        </w:rPr>
      </w:pPr>
    </w:p>
    <w:p w14:paraId="5DF0F670" w14:textId="77777777" w:rsidR="00452404" w:rsidRPr="00BB2D63" w:rsidRDefault="00452404" w:rsidP="00E24B12">
      <w:pPr>
        <w:spacing w:after="40"/>
        <w:ind w:left="1640"/>
        <w:jc w:val="left"/>
        <w:rPr>
          <w:rFonts w:ascii="David" w:hAnsi="David" w:cs="David"/>
          <w:sz w:val="24"/>
          <w:szCs w:val="24"/>
          <w:lang w:val="en-US"/>
        </w:rPr>
      </w:pPr>
    </w:p>
    <w:p w14:paraId="7A484DC9" w14:textId="77777777" w:rsidR="00452404" w:rsidRPr="00BB2D63" w:rsidRDefault="00452404" w:rsidP="00E24B12">
      <w:pPr>
        <w:spacing w:after="40"/>
        <w:ind w:left="1640"/>
        <w:jc w:val="left"/>
        <w:rPr>
          <w:rFonts w:ascii="David" w:hAnsi="David" w:cs="David"/>
          <w:sz w:val="24"/>
          <w:szCs w:val="24"/>
          <w:lang w:val="en-US"/>
        </w:rPr>
      </w:pPr>
    </w:p>
    <w:p w14:paraId="3D7A3F90" w14:textId="77777777" w:rsidR="00452404" w:rsidRPr="00BB2D63" w:rsidRDefault="00452404" w:rsidP="00E24B12">
      <w:pPr>
        <w:spacing w:after="40"/>
        <w:ind w:left="1640"/>
        <w:jc w:val="left"/>
        <w:rPr>
          <w:rFonts w:ascii="David" w:hAnsi="David" w:cs="David"/>
          <w:sz w:val="24"/>
          <w:szCs w:val="24"/>
          <w:lang w:val="en-US"/>
        </w:rPr>
      </w:pPr>
    </w:p>
    <w:p w14:paraId="5157BB21" w14:textId="5070805E" w:rsidR="00BD16DC" w:rsidRPr="00BB2D63" w:rsidRDefault="00C7700C" w:rsidP="000A53C2">
      <w:pPr>
        <w:spacing w:after="120" w:line="264" w:lineRule="auto"/>
        <w:ind w:left="440" w:right="580" w:hanging="440"/>
        <w:jc w:val="left"/>
        <w:rPr>
          <w:rFonts w:ascii="David" w:hAnsi="David" w:cs="David"/>
          <w:b/>
          <w:bCs/>
          <w:sz w:val="24"/>
          <w:szCs w:val="24"/>
          <w:lang w:val="en-US"/>
        </w:rPr>
      </w:pPr>
      <w:r w:rsidRPr="00BB2D63">
        <w:rPr>
          <w:rFonts w:ascii="David" w:hAnsi="David" w:cs="David"/>
          <w:b/>
          <w:bCs/>
          <w:sz w:val="24"/>
          <w:szCs w:val="24"/>
          <w:lang w:val="en-US"/>
        </w:rPr>
        <w:lastRenderedPageBreak/>
        <w:t>1.2.</w:t>
      </w:r>
      <w:r w:rsidRPr="00BB2D63">
        <w:rPr>
          <w:rFonts w:ascii="David" w:hAnsi="David" w:cs="David"/>
          <w:sz w:val="24"/>
          <w:szCs w:val="24"/>
          <w:lang w:val="en-US"/>
        </w:rPr>
        <w:t xml:space="preserve"> </w:t>
      </w:r>
      <w:r w:rsidR="007254BB" w:rsidRPr="00BB2D63">
        <w:rPr>
          <w:rFonts w:ascii="David" w:hAnsi="David" w:cs="David"/>
          <w:b/>
          <w:bCs/>
          <w:sz w:val="24"/>
          <w:szCs w:val="24"/>
          <w:lang w:val="en-US"/>
        </w:rPr>
        <w:t>Project Scope and Objectives</w:t>
      </w:r>
      <w:r w:rsidRPr="00BB2D63">
        <w:rPr>
          <w:rFonts w:ascii="David" w:hAnsi="David" w:cs="David"/>
          <w:b/>
          <w:bCs/>
          <w:sz w:val="24"/>
          <w:szCs w:val="24"/>
          <w:lang w:val="en-US"/>
        </w:rPr>
        <w:t>?</w:t>
      </w:r>
    </w:p>
    <w:p w14:paraId="56455F6D" w14:textId="480CEF61"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39FCA0A0"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objective is to establish a secure, multi-user ultrasonic network that proves the viability of this non-RF</w:t>
      </w:r>
      <w:r w:rsidR="006D6A39" w:rsidRPr="00BB2D63">
        <w:rPr>
          <w:rFonts w:ascii="David" w:hAnsi="David" w:cs="David"/>
          <w:sz w:val="24"/>
          <w:szCs w:val="24"/>
          <w:lang w:val="en-US"/>
        </w:rPr>
        <w:t xml:space="preserve"> (Radio Frequency)</w:t>
      </w:r>
      <w:r w:rsidRPr="00BB2D63">
        <w:rPr>
          <w:rFonts w:ascii="David" w:hAnsi="David" w:cs="David"/>
          <w:sz w:val="24"/>
          <w:szCs w:val="24"/>
          <w:lang w:val="en-US"/>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BB2D63">
        <w:rPr>
          <w:rFonts w:ascii="David" w:hAnsi="David" w:cs="David"/>
          <w:sz w:val="24"/>
          <w:szCs w:val="24"/>
          <w:lang w:val="en-US"/>
        </w:rPr>
        <w:t xml:space="preserve"> </w:t>
      </w:r>
      <w:r w:rsidRPr="00BB2D63">
        <w:rPr>
          <w:rFonts w:ascii="David" w:hAnsi="David" w:cs="David"/>
          <w:sz w:val="24"/>
          <w:szCs w:val="24"/>
          <w:lang w:val="en-US"/>
        </w:rPr>
        <w:t>CSMA/</w:t>
      </w:r>
      <w:r w:rsidR="00DB19CD" w:rsidRPr="00BB2D63">
        <w:rPr>
          <w:rFonts w:ascii="David" w:hAnsi="David" w:cs="David"/>
          <w:sz w:val="24"/>
          <w:szCs w:val="24"/>
          <w:lang w:val="en-US"/>
        </w:rPr>
        <w:t>CA (</w:t>
      </w:r>
      <w:r w:rsidR="006D6A39" w:rsidRPr="00BB2D63">
        <w:rPr>
          <w:rFonts w:ascii="David" w:hAnsi="David" w:cs="David"/>
          <w:sz w:val="24"/>
          <w:szCs w:val="24"/>
          <w:lang w:val="en-US"/>
        </w:rPr>
        <w:t>Carrier Sense Multiple Access with Collision Avoidance)</w:t>
      </w:r>
      <w:r w:rsidR="00540E46" w:rsidRPr="00BB2D63">
        <w:rPr>
          <w:rFonts w:ascii="David" w:hAnsi="David" w:cs="David"/>
          <w:sz w:val="24"/>
          <w:szCs w:val="24"/>
          <w:lang w:val="en-US"/>
        </w:rPr>
        <w:t xml:space="preserve"> </w:t>
      </w:r>
      <w:r w:rsidRPr="00BB2D63">
        <w:rPr>
          <w:rFonts w:ascii="David" w:hAnsi="David" w:cs="David"/>
          <w:sz w:val="24"/>
          <w:szCs w:val="24"/>
          <w:lang w:val="en-US"/>
        </w:rPr>
        <w:t xml:space="preserve">and </w:t>
      </w:r>
      <w:r w:rsidR="00E532EF" w:rsidRPr="00BB2D63">
        <w:rPr>
          <w:rFonts w:ascii="David" w:hAnsi="David" w:cs="David"/>
          <w:sz w:val="24"/>
          <w:szCs w:val="24"/>
          <w:lang w:val="en-US"/>
        </w:rPr>
        <w:t>ensure seamless cross-platform compatibility between Android and the iPhone Operating System (iOS</w:t>
      </w:r>
      <w:r w:rsidR="00073BD3" w:rsidRPr="00BB2D63">
        <w:rPr>
          <w:rFonts w:ascii="David" w:hAnsi="David" w:cs="David"/>
          <w:sz w:val="24"/>
          <w:szCs w:val="24"/>
          <w:lang w:val="en-US"/>
        </w:rPr>
        <w:t>).</w:t>
      </w:r>
    </w:p>
    <w:p w14:paraId="117F2924" w14:textId="77777777" w:rsidR="009370B3" w:rsidRPr="00BB2D63" w:rsidRDefault="009370B3" w:rsidP="000A53C2">
      <w:pPr>
        <w:spacing w:after="140"/>
        <w:ind w:left="720"/>
        <w:jc w:val="left"/>
        <w:rPr>
          <w:rFonts w:ascii="David" w:hAnsi="David" w:cs="David"/>
          <w:b/>
          <w:bCs/>
          <w:sz w:val="24"/>
          <w:szCs w:val="24"/>
          <w:lang w:val="en-US"/>
        </w:rPr>
      </w:pPr>
    </w:p>
    <w:p w14:paraId="595DC0B3" w14:textId="7973DAB0" w:rsidR="00993BB7" w:rsidRPr="00BB2D63" w:rsidRDefault="00C7700C" w:rsidP="00BB2D63">
      <w:pPr>
        <w:spacing w:line="264" w:lineRule="auto"/>
        <w:ind w:right="580"/>
        <w:jc w:val="left"/>
        <w:rPr>
          <w:rFonts w:ascii="David" w:hAnsi="David" w:cs="David"/>
          <w:sz w:val="24"/>
          <w:szCs w:val="24"/>
          <w:lang w:val="en-US"/>
        </w:rPr>
      </w:pPr>
      <w:r w:rsidRPr="00BB2D63">
        <w:rPr>
          <w:rFonts w:ascii="David" w:hAnsi="David" w:cs="David"/>
          <w:b/>
          <w:bCs/>
          <w:sz w:val="24"/>
          <w:szCs w:val="24"/>
          <w:lang w:val="en-US"/>
        </w:rPr>
        <w:t>1.3.</w:t>
      </w:r>
      <w:r w:rsidRPr="00BB2D63">
        <w:rPr>
          <w:rFonts w:ascii="David" w:hAnsi="David" w:cs="David"/>
          <w:sz w:val="24"/>
          <w:szCs w:val="24"/>
          <w:lang w:val="en-US"/>
        </w:rPr>
        <w:t xml:space="preserve"> </w:t>
      </w:r>
      <w:r w:rsidR="007F60B5" w:rsidRPr="00BB2D63">
        <w:rPr>
          <w:rFonts w:ascii="David" w:hAnsi="David" w:cs="David"/>
          <w:lang w:val="en-US"/>
        </w:rPr>
        <w:t xml:space="preserve"> </w:t>
      </w:r>
      <w:r w:rsidR="007F60B5" w:rsidRPr="00BB2D63">
        <w:rPr>
          <w:rFonts w:ascii="David" w:hAnsi="David" w:cs="David"/>
          <w:b/>
          <w:bCs/>
          <w:sz w:val="24"/>
          <w:szCs w:val="24"/>
          <w:lang w:val="en-US"/>
        </w:rPr>
        <w:t xml:space="preserve">Why </w:t>
      </w:r>
      <w:r w:rsidR="005C3AC6" w:rsidRPr="00494454">
        <w:rPr>
          <w:rFonts w:ascii="David" w:hAnsi="David" w:cs="David"/>
          <w:b/>
          <w:bCs/>
          <w:sz w:val="24"/>
          <w:szCs w:val="24"/>
          <w:lang w:val="en-US"/>
        </w:rPr>
        <w:t>is the Project</w:t>
      </w:r>
      <w:r w:rsidR="007F60B5" w:rsidRPr="00BB2D63">
        <w:rPr>
          <w:rFonts w:ascii="David" w:hAnsi="David" w:cs="David"/>
          <w:b/>
          <w:bCs/>
          <w:sz w:val="24"/>
          <w:szCs w:val="24"/>
          <w:lang w:val="en-US"/>
        </w:rPr>
        <w:t xml:space="preserve"> Non-</w:t>
      </w:r>
      <w:r w:rsidR="00F85F8F" w:rsidRPr="00BB2D63">
        <w:rPr>
          <w:rFonts w:ascii="David" w:hAnsi="David" w:cs="David"/>
          <w:b/>
          <w:bCs/>
          <w:sz w:val="24"/>
          <w:szCs w:val="24"/>
          <w:lang w:val="en-US"/>
        </w:rPr>
        <w:t>Trivial</w:t>
      </w:r>
      <w:r w:rsidR="00F85F8F" w:rsidRPr="00BB2D63">
        <w:rPr>
          <w:rFonts w:ascii="David" w:hAnsi="David" w:cs="David" w:hint="cs"/>
          <w:b/>
          <w:bCs/>
          <w:sz w:val="24"/>
          <w:szCs w:val="24"/>
          <w:rtl/>
          <w:lang w:val="en-US"/>
        </w:rPr>
        <w:t>?</w:t>
      </w:r>
      <w:r w:rsidR="00F85F8F" w:rsidRPr="00BB2D63">
        <w:rPr>
          <w:rFonts w:ascii="David" w:hAnsi="David" w:cs="David"/>
          <w:sz w:val="24"/>
          <w:szCs w:val="24"/>
          <w:lang w:val="en-US"/>
        </w:rPr>
        <w:t xml:space="preserve"> While</w:t>
      </w:r>
      <w:r w:rsidR="007F60B5" w:rsidRPr="00BB2D63">
        <w:rPr>
          <w:rFonts w:ascii="David" w:hAnsi="David" w:cs="David"/>
          <w:sz w:val="24"/>
          <w:szCs w:val="24"/>
          <w:lang w:val="en-US"/>
        </w:rPr>
        <w:t xml:space="preserve"> previous academic work successfully pioneered a basic </w:t>
      </w:r>
      <w:r w:rsidR="007F60B5" w:rsidRPr="00BB2D63">
        <w:rPr>
          <w:rFonts w:ascii="David" w:hAnsi="David" w:cs="David"/>
          <w:b/>
          <w:bCs/>
          <w:sz w:val="24"/>
          <w:szCs w:val="24"/>
          <w:lang w:val="en-US"/>
        </w:rPr>
        <w:t>one-to-one</w:t>
      </w:r>
      <w:r w:rsidR="007F60B5" w:rsidRPr="00BB2D63">
        <w:rPr>
          <w:rFonts w:ascii="David" w:hAnsi="David" w:cs="David"/>
          <w:sz w:val="24"/>
          <w:szCs w:val="24"/>
          <w:lang w:val="en-US"/>
        </w:rPr>
        <w:t xml:space="preserve"> ultrasonic data link between two Android devices, the system </w:t>
      </w:r>
      <w:r w:rsidR="007F60B5" w:rsidRPr="00BB2D63">
        <w:rPr>
          <w:rFonts w:ascii="David" w:hAnsi="David" w:cs="David"/>
          <w:b/>
          <w:bCs/>
          <w:sz w:val="24"/>
          <w:szCs w:val="24"/>
          <w:lang w:val="en-US"/>
        </w:rPr>
        <w:t>lacks</w:t>
      </w:r>
      <w:r w:rsidR="007F60B5" w:rsidRPr="00BB2D63">
        <w:rPr>
          <w:rFonts w:ascii="David" w:hAnsi="David" w:cs="David"/>
          <w:sz w:val="24"/>
          <w:szCs w:val="24"/>
          <w:lang w:val="en-US"/>
        </w:rPr>
        <w:t xml:space="preserve"> the network layer required for </w:t>
      </w:r>
      <w:r w:rsidR="007F60B5" w:rsidRPr="00BB2D63">
        <w:rPr>
          <w:rFonts w:ascii="David" w:hAnsi="David" w:cs="David"/>
          <w:b/>
          <w:bCs/>
          <w:sz w:val="24"/>
          <w:szCs w:val="24"/>
          <w:lang w:val="en-US"/>
        </w:rPr>
        <w:t>real-world</w:t>
      </w:r>
      <w:r w:rsidR="007F60B5" w:rsidRPr="00BB2D63">
        <w:rPr>
          <w:rFonts w:ascii="David" w:hAnsi="David" w:cs="David"/>
          <w:sz w:val="24"/>
          <w:szCs w:val="24"/>
          <w:lang w:val="en-US"/>
        </w:rPr>
        <w:t xml:space="preserve"> utility. For any practical application (e.g., secure medical pairing, </w:t>
      </w:r>
      <w:r w:rsidR="007F60B5" w:rsidRPr="00BB2D63">
        <w:rPr>
          <w:rFonts w:ascii="David" w:hAnsi="David" w:cs="David"/>
          <w:b/>
          <w:bCs/>
          <w:sz w:val="24"/>
          <w:szCs w:val="24"/>
          <w:lang w:val="en-US"/>
        </w:rPr>
        <w:t>multi-party</w:t>
      </w:r>
      <w:r w:rsidR="007F60B5" w:rsidRPr="00BB2D63">
        <w:rPr>
          <w:rFonts w:ascii="David" w:hAnsi="David" w:cs="David"/>
          <w:sz w:val="24"/>
          <w:szCs w:val="24"/>
          <w:lang w:val="en-US"/>
        </w:rPr>
        <w:t xml:space="preserve"> data exchange), the system </w:t>
      </w:r>
      <w:r w:rsidR="007F60B5" w:rsidRPr="00BB2D63">
        <w:rPr>
          <w:rFonts w:ascii="David" w:hAnsi="David" w:cs="David"/>
          <w:b/>
          <w:bCs/>
          <w:sz w:val="24"/>
          <w:szCs w:val="24"/>
          <w:lang w:val="en-US"/>
        </w:rPr>
        <w:t>needs</w:t>
      </w:r>
      <w:r w:rsidR="007F60B5" w:rsidRPr="00BB2D63">
        <w:rPr>
          <w:rFonts w:ascii="David" w:hAnsi="David" w:cs="David"/>
          <w:sz w:val="24"/>
          <w:szCs w:val="24"/>
          <w:lang w:val="en-US"/>
        </w:rPr>
        <w:t xml:space="preserve"> to be scalable to allow multiple devices to simultaneously listen, transmit, and coordinate without data collision</w:t>
      </w:r>
    </w:p>
    <w:p w14:paraId="14E73D11" w14:textId="77777777" w:rsidR="00A0161B" w:rsidRPr="00BB2D63" w:rsidRDefault="00A0161B" w:rsidP="00BB2D63">
      <w:pPr>
        <w:spacing w:line="264" w:lineRule="auto"/>
        <w:ind w:left="440" w:right="580" w:hanging="440"/>
        <w:jc w:val="left"/>
        <w:rPr>
          <w:rFonts w:ascii="David" w:hAnsi="David" w:cs="David"/>
          <w:sz w:val="24"/>
          <w:szCs w:val="24"/>
          <w:lang w:val="en-US"/>
        </w:rPr>
      </w:pPr>
    </w:p>
    <w:p w14:paraId="3A19EB8B" w14:textId="36BEEBFB" w:rsidR="0097440E" w:rsidRPr="00BB2D63" w:rsidRDefault="00C7700C" w:rsidP="000A53C2">
      <w:pPr>
        <w:spacing w:before="240" w:after="240"/>
        <w:jc w:val="left"/>
        <w:rPr>
          <w:rFonts w:ascii="David" w:hAnsi="David" w:cs="David"/>
          <w:b/>
          <w:bCs/>
          <w:sz w:val="24"/>
          <w:szCs w:val="24"/>
          <w:lang w:val="en-US"/>
        </w:rPr>
      </w:pPr>
      <w:r w:rsidRPr="00BB2D63">
        <w:rPr>
          <w:rFonts w:ascii="David" w:hAnsi="David" w:cs="David"/>
          <w:b/>
          <w:bCs/>
          <w:sz w:val="24"/>
          <w:szCs w:val="24"/>
          <w:lang w:val="en-US"/>
        </w:rPr>
        <w:t>1.</w:t>
      </w:r>
      <w:r w:rsidR="00B20485" w:rsidRPr="00BB2D63">
        <w:rPr>
          <w:rFonts w:ascii="David" w:hAnsi="David" w:cs="David"/>
          <w:b/>
          <w:bCs/>
          <w:sz w:val="24"/>
          <w:szCs w:val="24"/>
          <w:lang w:val="en-US"/>
        </w:rPr>
        <w:t xml:space="preserve">4. </w:t>
      </w:r>
      <w:r w:rsidR="00E24B12" w:rsidRPr="00BB2D63">
        <w:rPr>
          <w:rFonts w:ascii="David" w:hAnsi="David" w:cs="David"/>
          <w:b/>
          <w:bCs/>
          <w:sz w:val="24"/>
          <w:szCs w:val="24"/>
          <w:lang w:val="en-US"/>
        </w:rPr>
        <w:t>What Has Been Done Until Now</w:t>
      </w:r>
      <w:r w:rsidR="0097440E" w:rsidRPr="00BB2D63">
        <w:rPr>
          <w:rFonts w:ascii="David" w:hAnsi="David" w:cs="David"/>
          <w:b/>
          <w:bCs/>
          <w:sz w:val="24"/>
          <w:szCs w:val="24"/>
          <w:lang w:val="en-US"/>
        </w:rPr>
        <w:t>?</w:t>
      </w:r>
    </w:p>
    <w:p w14:paraId="59FE1B28" w14:textId="43610E89" w:rsidR="0043631A" w:rsidRPr="00BB2D63" w:rsidRDefault="0043631A" w:rsidP="00BB2D63">
      <w:pPr>
        <w:shd w:val="clear" w:color="auto" w:fill="FFFFFF"/>
        <w:spacing w:after="120" w:line="276" w:lineRule="auto"/>
        <w:ind w:right="580"/>
        <w:jc w:val="left"/>
        <w:rPr>
          <w:rFonts w:ascii="David" w:eastAsia="Arial" w:hAnsi="David" w:cs="David"/>
          <w:b/>
          <w:bCs/>
          <w:sz w:val="24"/>
          <w:szCs w:val="24"/>
          <w:lang w:val="en-US"/>
        </w:rPr>
      </w:pPr>
      <w:r w:rsidRPr="00BB2D63">
        <w:rPr>
          <w:rFonts w:ascii="David" w:eastAsia="Times New Roman" w:hAnsi="David" w:cs="David"/>
          <w:sz w:val="24"/>
          <w:szCs w:val="24"/>
          <w:lang w:val="en-US"/>
        </w:rPr>
        <w:t xml:space="preserve">This project builds upon the foundational research and implementation conducted by previous engineering students at </w:t>
      </w:r>
      <w:proofErr w:type="spellStart"/>
      <w:r w:rsidRPr="00BB2D63">
        <w:rPr>
          <w:rFonts w:ascii="David" w:eastAsia="Times New Roman" w:hAnsi="David" w:cs="David"/>
          <w:sz w:val="24"/>
          <w:szCs w:val="24"/>
          <w:lang w:val="en-US"/>
        </w:rPr>
        <w:t>Braude</w:t>
      </w:r>
      <w:proofErr w:type="spellEnd"/>
      <w:r w:rsidRPr="00BB2D63">
        <w:rPr>
          <w:rFonts w:ascii="David" w:eastAsia="Times New Roman" w:hAnsi="David" w:cs="David"/>
          <w:sz w:val="24"/>
          <w:szCs w:val="24"/>
          <w:lang w:val="en-US"/>
        </w:rPr>
        <w:t xml:space="preserve"> College. Specifically, we acknowledge the work of </w:t>
      </w:r>
      <w:proofErr w:type="spellStart"/>
      <w:r w:rsidR="00101872" w:rsidRPr="00BB2D63">
        <w:rPr>
          <w:rFonts w:ascii="David" w:eastAsia="Times New Roman" w:hAnsi="David" w:cs="David"/>
          <w:sz w:val="24"/>
          <w:szCs w:val="24"/>
          <w:lang w:val="en-US"/>
        </w:rPr>
        <w:t>Miras</w:t>
      </w:r>
      <w:proofErr w:type="spellEnd"/>
      <w:r w:rsidR="00101872" w:rsidRPr="00BB2D63">
        <w:rPr>
          <w:rFonts w:ascii="David" w:eastAsia="Times New Roman" w:hAnsi="David" w:cs="David"/>
          <w:sz w:val="24"/>
          <w:szCs w:val="24"/>
          <w:lang w:val="en-US"/>
        </w:rPr>
        <w:t xml:space="preserve"> Safadi, Rani Hassan </w:t>
      </w:r>
      <w:r w:rsidR="00101872" w:rsidRPr="00BB2D63">
        <w:rPr>
          <w:rFonts w:ascii="David" w:hAnsi="David" w:cs="David"/>
          <w:sz w:val="24"/>
          <w:szCs w:val="24"/>
          <w:lang w:val="en-US"/>
        </w:rPr>
        <w:t xml:space="preserve">Smart Visit Card (SVC) </w:t>
      </w:r>
      <w:r w:rsidR="00101872" w:rsidRPr="00BB2D63">
        <w:rPr>
          <w:rFonts w:ascii="David" w:eastAsia="Times New Roman" w:hAnsi="David" w:cs="David"/>
          <w:sz w:val="24"/>
          <w:szCs w:val="24"/>
          <w:lang w:val="en-US"/>
        </w:rPr>
        <w:t xml:space="preserve">[6], </w:t>
      </w:r>
      <w:r w:rsidRPr="00BB2D63">
        <w:rPr>
          <w:rFonts w:ascii="David" w:eastAsia="Times New Roman" w:hAnsi="David" w:cs="David"/>
          <w:sz w:val="24"/>
          <w:szCs w:val="24"/>
          <w:lang w:val="en-US"/>
        </w:rPr>
        <w:t>Tal Zilberman</w:t>
      </w:r>
      <w:r w:rsidR="007B3D50" w:rsidRPr="00BB2D63">
        <w:rPr>
          <w:rFonts w:ascii="David" w:eastAsia="Times New Roman" w:hAnsi="David" w:cs="David"/>
          <w:sz w:val="24"/>
          <w:szCs w:val="24"/>
          <w:lang w:val="en-US"/>
        </w:rPr>
        <w:t>,</w:t>
      </w:r>
      <w:r w:rsidRPr="00BB2D63">
        <w:rPr>
          <w:rFonts w:ascii="David" w:eastAsia="Times New Roman" w:hAnsi="David" w:cs="David"/>
          <w:sz w:val="24"/>
          <w:szCs w:val="24"/>
          <w:lang w:val="en-US"/>
        </w:rPr>
        <w:t xml:space="preserve"> </w:t>
      </w:r>
      <w:proofErr w:type="spellStart"/>
      <w:r w:rsidRPr="00BB2D63">
        <w:rPr>
          <w:rFonts w:ascii="David" w:eastAsia="Times New Roman" w:hAnsi="David" w:cs="David"/>
          <w:sz w:val="24"/>
          <w:szCs w:val="24"/>
          <w:lang w:val="en-US"/>
        </w:rPr>
        <w:t>Ariela</w:t>
      </w:r>
      <w:proofErr w:type="spellEnd"/>
      <w:r w:rsidRPr="00BB2D63">
        <w:rPr>
          <w:rFonts w:ascii="David" w:eastAsia="Times New Roman" w:hAnsi="David" w:cs="David"/>
          <w:sz w:val="24"/>
          <w:szCs w:val="24"/>
          <w:lang w:val="en-US"/>
        </w:rPr>
        <w:t xml:space="preserve"> </w:t>
      </w:r>
      <w:proofErr w:type="spellStart"/>
      <w:r w:rsidRPr="00BB2D63">
        <w:rPr>
          <w:rFonts w:ascii="David" w:eastAsia="Times New Roman" w:hAnsi="David" w:cs="David"/>
          <w:sz w:val="24"/>
          <w:szCs w:val="24"/>
          <w:lang w:val="en-US"/>
        </w:rPr>
        <w:t>Havkin</w:t>
      </w:r>
      <w:proofErr w:type="spellEnd"/>
      <w:r w:rsidR="00101872" w:rsidRPr="00BB2D63">
        <w:rPr>
          <w:rFonts w:ascii="David" w:eastAsia="Times New Roman" w:hAnsi="David" w:cs="David"/>
          <w:sz w:val="24"/>
          <w:szCs w:val="24"/>
          <w:lang w:val="en-US"/>
        </w:rPr>
        <w:t xml:space="preserve"> </w:t>
      </w:r>
      <w:r w:rsidR="00101872" w:rsidRPr="00BB2D63">
        <w:rPr>
          <w:rFonts w:ascii="David" w:eastAsia="Times New Roman" w:hAnsi="David" w:cs="David"/>
          <w:noProof/>
          <w:color w:val="000000"/>
          <w:sz w:val="24"/>
          <w:szCs w:val="24"/>
          <w:lang w:val="en-US"/>
        </w:rPr>
        <w:t>Ultra Sound Data Transfer Many To Many</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[7]</w:t>
      </w:r>
      <w:r w:rsidR="007B3D50" w:rsidRPr="00BB2D63">
        <w:rPr>
          <w:rFonts w:ascii="David" w:eastAsia="Times New Roman" w:hAnsi="David" w:cs="David"/>
          <w:sz w:val="24"/>
          <w:szCs w:val="24"/>
          <w:lang w:val="en-US"/>
        </w:rPr>
        <w:t xml:space="preserve">, </w:t>
      </w:r>
      <w:proofErr w:type="spellStart"/>
      <w:r w:rsidR="007B3D50" w:rsidRPr="00BB2D63">
        <w:rPr>
          <w:rFonts w:ascii="David" w:eastAsia="Times New Roman" w:hAnsi="David" w:cs="David"/>
          <w:sz w:val="24"/>
          <w:szCs w:val="24"/>
          <w:lang w:val="en-US"/>
        </w:rPr>
        <w:t>Taimor</w:t>
      </w:r>
      <w:proofErr w:type="spellEnd"/>
      <w:r w:rsidR="007B3D50" w:rsidRPr="00BB2D63">
        <w:rPr>
          <w:rFonts w:ascii="David" w:eastAsia="Times New Roman" w:hAnsi="David" w:cs="David"/>
          <w:sz w:val="24"/>
          <w:szCs w:val="24"/>
          <w:lang w:val="en-US"/>
        </w:rPr>
        <w:t xml:space="preserve"> Fares   and Fares </w:t>
      </w:r>
      <w:proofErr w:type="spellStart"/>
      <w:r w:rsidR="007B3D50" w:rsidRPr="00BB2D63">
        <w:rPr>
          <w:rFonts w:ascii="David" w:eastAsia="Times New Roman" w:hAnsi="David" w:cs="David"/>
          <w:sz w:val="24"/>
          <w:szCs w:val="24"/>
          <w:lang w:val="en-US"/>
        </w:rPr>
        <w:t>Jaraisy</w:t>
      </w:r>
      <w:proofErr w:type="spellEnd"/>
      <w:r w:rsidR="00101872" w:rsidRPr="00BB2D63">
        <w:rPr>
          <w:rFonts w:ascii="David" w:eastAsia="Times New Roman" w:hAnsi="David" w:cs="David"/>
          <w:sz w:val="24"/>
          <w:szCs w:val="24"/>
          <w:lang w:val="en-US"/>
        </w:rPr>
        <w:t xml:space="preserve"> </w:t>
      </w:r>
      <w:r w:rsidR="00101872" w:rsidRPr="00BB2D63">
        <w:rPr>
          <w:rFonts w:ascii="David" w:hAnsi="David" w:cs="David"/>
          <w:sz w:val="24"/>
          <w:szCs w:val="24"/>
          <w:lang w:val="en-US"/>
        </w:rPr>
        <w:t>Inaudible Information Transfer between Android Based Devices</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[8]</w:t>
      </w:r>
      <w:r w:rsidR="007B3D50" w:rsidRPr="00BB2D63">
        <w:rPr>
          <w:rFonts w:ascii="David" w:eastAsia="Times New Roman" w:hAnsi="David" w:cs="David"/>
          <w:sz w:val="24"/>
          <w:szCs w:val="24"/>
          <w:lang w:val="en-US"/>
        </w:rPr>
        <w:t xml:space="preserve">. </w:t>
      </w:r>
    </w:p>
    <w:p w14:paraId="0464A2BB" w14:textId="537F25DE" w:rsidR="0043631A" w:rsidRPr="00BB2D63" w:rsidRDefault="00016CB0" w:rsidP="00BB2D63">
      <w:pPr>
        <w:shd w:val="clear" w:color="auto" w:fill="FFFFFF"/>
        <w:spacing w:before="240" w:after="120" w:line="264" w:lineRule="auto"/>
        <w:jc w:val="left"/>
        <w:rPr>
          <w:rFonts w:ascii="David" w:eastAsia="Times New Roman" w:hAnsi="David" w:cs="David"/>
          <w:sz w:val="24"/>
          <w:szCs w:val="24"/>
          <w:lang w:val="en-US"/>
        </w:rPr>
      </w:pPr>
      <w:r w:rsidRPr="00BB2D63">
        <w:rPr>
          <w:rFonts w:ascii="David" w:eastAsia="Times New Roman" w:hAnsi="David" w:cs="David"/>
          <w:sz w:val="24"/>
          <w:szCs w:val="24"/>
          <w:lang w:val="en-US"/>
        </w:rPr>
        <w:t>These teams</w:t>
      </w:r>
      <w:r w:rsidR="0043631A" w:rsidRPr="00BB2D63">
        <w:rPr>
          <w:rFonts w:ascii="David" w:eastAsia="Times New Roman" w:hAnsi="David" w:cs="David"/>
          <w:sz w:val="24"/>
          <w:szCs w:val="24"/>
          <w:lang w:val="en-US"/>
        </w:rPr>
        <w:t xml:space="preserve"> successfully established </w:t>
      </w:r>
      <w:r w:rsidR="0045301A" w:rsidRPr="00BB2D63">
        <w:rPr>
          <w:rFonts w:ascii="David" w:eastAsia="Times New Roman" w:hAnsi="David" w:cs="David"/>
          <w:sz w:val="24"/>
          <w:szCs w:val="24"/>
          <w:lang w:val="en-US"/>
        </w:rPr>
        <w:t>Proof</w:t>
      </w:r>
      <w:r w:rsidR="0043631A" w:rsidRPr="00BB2D63">
        <w:rPr>
          <w:rFonts w:ascii="David" w:eastAsia="Times New Roman" w:hAnsi="David" w:cs="David"/>
          <w:sz w:val="24"/>
          <w:szCs w:val="24"/>
          <w:lang w:val="en-US"/>
        </w:rPr>
        <w:t xml:space="preserve"> of Concept (PoC) for a one-to-one ultrasonic communication channel between two Android devices. Their key achievements included:</w:t>
      </w:r>
    </w:p>
    <w:p w14:paraId="23C38134" w14:textId="1B8878BE" w:rsidR="0043631A" w:rsidRPr="00BB2D63" w:rsidRDefault="0043631A" w:rsidP="00BB2D63">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Physical Layer Implementation: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researched and selected </w:t>
      </w:r>
      <w:r w:rsidRPr="00BB2D63">
        <w:rPr>
          <w:rFonts w:ascii="David" w:eastAsia="Times New Roman" w:hAnsi="David" w:cs="David"/>
          <w:b/>
          <w:bCs/>
          <w:sz w:val="24"/>
          <w:szCs w:val="24"/>
          <w:lang w:val="en-US"/>
        </w:rPr>
        <w:t>Frequency-Shift Keying (FSK)</w:t>
      </w:r>
      <w:r w:rsidRPr="00BB2D63">
        <w:rPr>
          <w:rFonts w:ascii="David" w:eastAsia="Times New Roman" w:hAnsi="David" w:cs="David"/>
          <w:sz w:val="24"/>
          <w:szCs w:val="24"/>
          <w:lang w:val="en-US"/>
        </w:rPr>
        <w:t xml:space="preserve"> as the optimal modulation technique for acoustic data </w:t>
      </w:r>
      <w:r w:rsidR="007B6B70" w:rsidRPr="00BB2D63">
        <w:rPr>
          <w:rFonts w:ascii="David" w:eastAsia="Times New Roman" w:hAnsi="David" w:cs="David"/>
          <w:sz w:val="24"/>
          <w:szCs w:val="24"/>
          <w:lang w:val="en-US"/>
        </w:rPr>
        <w:t>transfer [</w:t>
      </w:r>
      <w:r w:rsidR="00222431" w:rsidRPr="00BB2D63">
        <w:rPr>
          <w:rFonts w:ascii="David" w:eastAsia="Times New Roman" w:hAnsi="David" w:cs="David"/>
          <w:sz w:val="24"/>
          <w:szCs w:val="24"/>
          <w:lang w:val="en-US"/>
        </w:rPr>
        <w:t>7][1]</w:t>
      </w:r>
      <w:r w:rsidRPr="00BB2D63">
        <w:rPr>
          <w:rFonts w:ascii="David" w:eastAsia="Times New Roman" w:hAnsi="David" w:cs="David"/>
          <w:sz w:val="24"/>
          <w:szCs w:val="24"/>
          <w:lang w:val="en-US"/>
        </w:rPr>
        <w:t>.</w:t>
      </w:r>
    </w:p>
    <w:p w14:paraId="1E40743F" w14:textId="09A69A0D"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Frequency Selection: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determined that the frequency range of </w:t>
      </w:r>
      <w:r w:rsidRPr="00BB2D63">
        <w:rPr>
          <w:rFonts w:ascii="David" w:eastAsia="Times New Roman" w:hAnsi="David" w:cs="David"/>
          <w:b/>
          <w:bCs/>
          <w:sz w:val="24"/>
          <w:szCs w:val="24"/>
          <w:lang w:val="en-US"/>
        </w:rPr>
        <w:t>18 kHz to 19 kHz</w:t>
      </w:r>
      <w:r w:rsidRPr="00BB2D63">
        <w:rPr>
          <w:rFonts w:ascii="David" w:eastAsia="Times New Roman" w:hAnsi="David" w:cs="David"/>
          <w:sz w:val="24"/>
          <w:szCs w:val="24"/>
          <w:lang w:val="en-US"/>
        </w:rPr>
        <w:t xml:space="preserve"> was most effective for mobile speakers and microphones, remaining inaudible to humans while detectable by standard </w:t>
      </w:r>
      <w:r w:rsidR="0067066D" w:rsidRPr="00BB2D63">
        <w:rPr>
          <w:rFonts w:ascii="David" w:eastAsia="Times New Roman" w:hAnsi="David" w:cs="David"/>
          <w:sz w:val="24"/>
          <w:szCs w:val="24"/>
          <w:lang w:val="en-US"/>
        </w:rPr>
        <w:t>hardware [</w:t>
      </w:r>
      <w:r w:rsidR="00222431" w:rsidRPr="00BB2D63">
        <w:rPr>
          <w:rFonts w:ascii="David" w:eastAsia="Times New Roman" w:hAnsi="David" w:cs="David"/>
          <w:sz w:val="24"/>
          <w:szCs w:val="24"/>
          <w:lang w:val="en-US"/>
        </w:rPr>
        <w:t>7][2]</w:t>
      </w:r>
      <w:r w:rsidRPr="00BB2D63">
        <w:rPr>
          <w:rFonts w:ascii="David" w:eastAsia="Times New Roman" w:hAnsi="David" w:cs="David"/>
          <w:sz w:val="24"/>
          <w:szCs w:val="24"/>
          <w:lang w:val="en-US"/>
        </w:rPr>
        <w:t>.</w:t>
      </w:r>
    </w:p>
    <w:p w14:paraId="29B84BE3" w14:textId="743494E0"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Data Processing:</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implemented a flow using Fast Fourier Transform (FFT) to convert recorded audio from the time domain to the frequency domain to decode binary </w:t>
      </w:r>
      <w:r w:rsidR="0067066D" w:rsidRPr="00BB2D63">
        <w:rPr>
          <w:rFonts w:ascii="David" w:eastAsia="Times New Roman" w:hAnsi="David" w:cs="David"/>
          <w:sz w:val="24"/>
          <w:szCs w:val="24"/>
          <w:lang w:val="en-US"/>
        </w:rPr>
        <w:t>data [</w:t>
      </w:r>
      <w:r w:rsidR="00222431" w:rsidRPr="00BB2D63">
        <w:rPr>
          <w:rFonts w:ascii="David" w:eastAsia="Times New Roman" w:hAnsi="David" w:cs="David"/>
          <w:sz w:val="24"/>
          <w:szCs w:val="24"/>
          <w:lang w:val="en-US"/>
        </w:rPr>
        <w:t>7][3]</w:t>
      </w:r>
      <w:r w:rsidRPr="00BB2D63">
        <w:rPr>
          <w:rFonts w:ascii="David" w:eastAsia="Times New Roman" w:hAnsi="David" w:cs="David"/>
          <w:sz w:val="24"/>
          <w:szCs w:val="24"/>
          <w:lang w:val="en-US"/>
        </w:rPr>
        <w:t>.</w:t>
      </w:r>
    </w:p>
    <w:p w14:paraId="1826DF1A" w14:textId="48B17DCB" w:rsidR="0043631A" w:rsidRPr="00BB2D63" w:rsidRDefault="00C7700C" w:rsidP="008658E0">
      <w:pPr>
        <w:spacing w:before="240" w:after="240"/>
        <w:jc w:val="left"/>
        <w:rPr>
          <w:rFonts w:ascii="David" w:hAnsi="David" w:cs="David"/>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1</w:t>
      </w:r>
      <w:r w:rsidRPr="00BB2D63">
        <w:rPr>
          <w:rFonts w:ascii="David" w:hAnsi="David" w:cs="David"/>
          <w:b/>
          <w:bCs/>
          <w:sz w:val="24"/>
          <w:szCs w:val="24"/>
          <w:lang w:val="en-US"/>
        </w:rPr>
        <w:t>.</w:t>
      </w:r>
      <w:r w:rsidR="00DA341C" w:rsidRPr="00BB2D63">
        <w:rPr>
          <w:rFonts w:ascii="David" w:hAnsi="David" w:cs="David"/>
          <w:b/>
          <w:bCs/>
          <w:sz w:val="24"/>
          <w:szCs w:val="24"/>
          <w:lang w:val="en-US"/>
        </w:rPr>
        <w:t xml:space="preserve"> </w:t>
      </w:r>
      <w:r w:rsidRPr="00BB2D63">
        <w:rPr>
          <w:rFonts w:ascii="David" w:hAnsi="David" w:cs="David"/>
          <w:b/>
          <w:bCs/>
          <w:sz w:val="24"/>
          <w:szCs w:val="24"/>
          <w:lang w:val="en-US"/>
        </w:rPr>
        <w:t xml:space="preserve">What </w:t>
      </w:r>
      <w:r w:rsidR="00E24B12" w:rsidRPr="00BB2D63">
        <w:rPr>
          <w:rFonts w:ascii="David" w:hAnsi="David" w:cs="David"/>
          <w:b/>
          <w:bCs/>
          <w:sz w:val="24"/>
          <w:szCs w:val="24"/>
          <w:lang w:val="en-US"/>
        </w:rPr>
        <w:t xml:space="preserve">Is Wrong </w:t>
      </w:r>
      <w:proofErr w:type="gramStart"/>
      <w:r w:rsidR="00E24B12" w:rsidRPr="00BB2D63">
        <w:rPr>
          <w:rFonts w:ascii="David" w:hAnsi="David" w:cs="David"/>
          <w:b/>
          <w:bCs/>
          <w:sz w:val="24"/>
          <w:szCs w:val="24"/>
          <w:lang w:val="en-US"/>
        </w:rPr>
        <w:t>With</w:t>
      </w:r>
      <w:proofErr w:type="gramEnd"/>
      <w:r w:rsidR="00E24B12" w:rsidRPr="00BB2D63">
        <w:rPr>
          <w:rFonts w:ascii="David" w:hAnsi="David" w:cs="David"/>
          <w:b/>
          <w:bCs/>
          <w:sz w:val="24"/>
          <w:szCs w:val="24"/>
          <w:lang w:val="en-US"/>
        </w:rPr>
        <w:t xml:space="preserve"> What Has Been Done Until Now</w:t>
      </w:r>
      <w:r w:rsidRPr="00BB2D63">
        <w:rPr>
          <w:rFonts w:ascii="David" w:hAnsi="David" w:cs="David"/>
          <w:b/>
          <w:bCs/>
          <w:sz w:val="24"/>
          <w:szCs w:val="24"/>
          <w:lang w:val="en-US"/>
        </w:rPr>
        <w:t>?</w:t>
      </w:r>
    </w:p>
    <w:p w14:paraId="4BC82893" w14:textId="5C48446C" w:rsidR="0043631A" w:rsidRPr="00BB2D63" w:rsidRDefault="0043631A" w:rsidP="00BB2D63">
      <w:pPr>
        <w:spacing w:before="240" w:after="240"/>
        <w:jc w:val="left"/>
        <w:rPr>
          <w:rFonts w:ascii="David" w:hAnsi="David" w:cs="David"/>
          <w:sz w:val="24"/>
          <w:szCs w:val="24"/>
          <w:lang w:val="en-US"/>
        </w:rPr>
      </w:pPr>
      <w:r w:rsidRPr="00BB2D63">
        <w:rPr>
          <w:rFonts w:ascii="David" w:hAnsi="David" w:cs="David"/>
          <w:sz w:val="24"/>
          <w:szCs w:val="24"/>
          <w:lang w:val="en-US"/>
        </w:rPr>
        <w:t xml:space="preserve">While the previous implementation succeeded in establishing a basic link, it lacked the necessary </w:t>
      </w:r>
      <w:r w:rsidRPr="00BB2D63">
        <w:rPr>
          <w:rFonts w:ascii="David" w:hAnsi="David" w:cs="David"/>
          <w:b/>
          <w:bCs/>
          <w:sz w:val="24"/>
          <w:szCs w:val="24"/>
          <w:lang w:val="en-US"/>
        </w:rPr>
        <w:t>Network Layer</w:t>
      </w:r>
      <w:r w:rsidRPr="00BB2D63">
        <w:rPr>
          <w:rFonts w:ascii="David" w:hAnsi="David" w:cs="David"/>
          <w:sz w:val="24"/>
          <w:szCs w:val="24"/>
          <w:lang w:val="en-US"/>
        </w:rPr>
        <w:t xml:space="preserve"> and </w:t>
      </w:r>
      <w:r w:rsidRPr="00BB2D63">
        <w:rPr>
          <w:rFonts w:ascii="David" w:hAnsi="David" w:cs="David"/>
          <w:b/>
          <w:bCs/>
          <w:sz w:val="24"/>
          <w:szCs w:val="24"/>
          <w:lang w:val="en-US"/>
        </w:rPr>
        <w:t>Cross-Platform</w:t>
      </w:r>
      <w:r w:rsidRPr="00BB2D63">
        <w:rPr>
          <w:rFonts w:ascii="David" w:hAnsi="David" w:cs="David"/>
          <w:sz w:val="24"/>
          <w:szCs w:val="24"/>
          <w:lang w:val="en-US"/>
        </w:rPr>
        <w:t xml:space="preserve"> capabilities required for real-world utility.</w:t>
      </w:r>
    </w:p>
    <w:p w14:paraId="68B4337A" w14:textId="77777777" w:rsidR="00BB2D63" w:rsidRDefault="0043631A">
      <w:pPr>
        <w:numPr>
          <w:ilvl w:val="0"/>
          <w:numId w:val="11"/>
        </w:numPr>
        <w:tabs>
          <w:tab w:val="num" w:pos="720"/>
        </w:tabs>
        <w:spacing w:before="240" w:after="240"/>
        <w:ind w:left="1800"/>
        <w:jc w:val="left"/>
        <w:rPr>
          <w:rFonts w:ascii="David" w:hAnsi="David" w:cs="David"/>
          <w:sz w:val="24"/>
          <w:szCs w:val="24"/>
          <w:lang w:val="en-US"/>
        </w:rPr>
      </w:pPr>
      <w:r w:rsidRPr="00BB2D63">
        <w:rPr>
          <w:rFonts w:ascii="David" w:hAnsi="David" w:cs="David"/>
          <w:b/>
          <w:bCs/>
          <w:sz w:val="24"/>
          <w:szCs w:val="24"/>
          <w:lang w:val="en-US"/>
        </w:rPr>
        <w:t>Lack of Network Protocol (Scalability):</w:t>
      </w:r>
      <w:r w:rsidRPr="00BB2D63">
        <w:rPr>
          <w:rFonts w:ascii="David" w:hAnsi="David" w:cs="David"/>
          <w:sz w:val="24"/>
          <w:szCs w:val="24"/>
          <w:lang w:val="en-US"/>
        </w:rPr>
        <w:t xml:space="preserve"> The previous system was strictly limited to a </w:t>
      </w:r>
      <w:r w:rsidRPr="00BB2D63">
        <w:rPr>
          <w:rFonts w:ascii="David" w:hAnsi="David" w:cs="David"/>
          <w:b/>
          <w:bCs/>
          <w:sz w:val="24"/>
          <w:szCs w:val="24"/>
          <w:lang w:val="en-US"/>
        </w:rPr>
        <w:t>one-to-one</w:t>
      </w:r>
      <w:r w:rsidRPr="00BB2D63">
        <w:rPr>
          <w:rFonts w:ascii="David" w:hAnsi="David" w:cs="David"/>
          <w:sz w:val="24"/>
          <w:szCs w:val="24"/>
          <w:lang w:val="en-US"/>
        </w:rPr>
        <w:t xml:space="preserve"> connection. It did not have a mechanism to handle </w:t>
      </w:r>
      <w:r w:rsidRPr="00BB2D63">
        <w:rPr>
          <w:rFonts w:ascii="David" w:hAnsi="David" w:cs="David"/>
          <w:sz w:val="24"/>
          <w:szCs w:val="24"/>
          <w:lang w:val="en-US"/>
        </w:rPr>
        <w:lastRenderedPageBreak/>
        <w:t>multiple devices simultaneously. Without a channel arbitration protocol (like CSMA/CA), if three or more devices attempted to communicate, their signals would collide, rendering the data unreadable. It could not support a "many-to-many" topology.</w:t>
      </w:r>
    </w:p>
    <w:p w14:paraId="49A7AD3F" w14:textId="3CF13018" w:rsidR="00420908" w:rsidRPr="00BB2D63" w:rsidRDefault="005C3AC6" w:rsidP="00A078B1">
      <w:pPr>
        <w:numPr>
          <w:ilvl w:val="0"/>
          <w:numId w:val="11"/>
        </w:numPr>
        <w:tabs>
          <w:tab w:val="num" w:pos="720"/>
        </w:tabs>
        <w:spacing w:before="240" w:after="240"/>
        <w:ind w:left="1800"/>
        <w:jc w:val="left"/>
        <w:rPr>
          <w:rFonts w:ascii="David" w:hAnsi="David" w:cs="David"/>
          <w:sz w:val="24"/>
          <w:szCs w:val="24"/>
          <w:lang w:val="en-US"/>
        </w:rPr>
      </w:pPr>
      <w:r w:rsidRPr="00494454">
        <w:rPr>
          <w:rFonts w:ascii="David" w:hAnsi="David" w:cs="David"/>
          <w:b/>
          <w:bCs/>
          <w:sz w:val="24"/>
          <w:szCs w:val="24"/>
          <w:lang w:val="en-US"/>
        </w:rPr>
        <w:t>Single Platform</w:t>
      </w:r>
      <w:r w:rsidR="00BB2D63">
        <w:rPr>
          <w:rFonts w:ascii="David" w:hAnsi="David" w:cs="David"/>
          <w:b/>
          <w:bCs/>
          <w:sz w:val="24"/>
          <w:szCs w:val="24"/>
          <w:lang w:val="en-US"/>
        </w:rPr>
        <w:t xml:space="preserve"> </w:t>
      </w:r>
      <w:r w:rsidRPr="00494454">
        <w:rPr>
          <w:rFonts w:ascii="David" w:hAnsi="David" w:cs="David"/>
          <w:b/>
          <w:bCs/>
          <w:sz w:val="24"/>
          <w:szCs w:val="24"/>
          <w:lang w:val="en-US"/>
        </w:rPr>
        <w:t>Restriction:</w:t>
      </w:r>
      <w:r w:rsidRPr="00494454">
        <w:rPr>
          <w:rFonts w:ascii="David" w:hAnsi="David" w:cs="David"/>
          <w:sz w:val="24"/>
          <w:szCs w:val="24"/>
          <w:lang w:val="en-US"/>
        </w:rPr>
        <w:t xml:space="preserve"> The</w:t>
      </w:r>
      <w:r w:rsidR="0043631A" w:rsidRPr="00BB2D63">
        <w:rPr>
          <w:rFonts w:ascii="David" w:hAnsi="David" w:cs="David"/>
          <w:sz w:val="24"/>
          <w:szCs w:val="24"/>
          <w:lang w:val="en-US"/>
        </w:rPr>
        <w:t xml:space="preserve"> previous project was developed exclusively for the </w:t>
      </w:r>
      <w:r w:rsidR="0043631A" w:rsidRPr="00BB2D63">
        <w:rPr>
          <w:rFonts w:ascii="David" w:hAnsi="David" w:cs="David"/>
          <w:b/>
          <w:bCs/>
          <w:sz w:val="24"/>
          <w:szCs w:val="24"/>
          <w:lang w:val="en-US"/>
        </w:rPr>
        <w:t>Android</w:t>
      </w:r>
      <w:r w:rsidR="0043631A" w:rsidRPr="00BB2D63">
        <w:rPr>
          <w:rFonts w:ascii="David" w:hAnsi="David" w:cs="David"/>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r w:rsidR="00013B63" w:rsidRPr="00BB2D63">
        <w:rPr>
          <w:rFonts w:ascii="David" w:hAnsi="David" w:cs="David"/>
          <w:sz w:val="24"/>
          <w:szCs w:val="24"/>
          <w:lang w:val="en-US"/>
        </w:rPr>
        <w:t>.</w:t>
      </w:r>
      <w:r w:rsidR="00420908" w:rsidRPr="00BB2D63">
        <w:rPr>
          <w:rFonts w:ascii="David" w:hAnsi="David" w:cs="David"/>
          <w:sz w:val="24"/>
          <w:szCs w:val="24"/>
          <w:lang w:val="en-US"/>
        </w:rPr>
        <w:br/>
      </w:r>
    </w:p>
    <w:p w14:paraId="28DF55D4" w14:textId="42321671" w:rsidR="00BD16DC" w:rsidRPr="00A078B1" w:rsidRDefault="00C7700C" w:rsidP="00A066BB">
      <w:pPr>
        <w:spacing w:before="240" w:after="240"/>
        <w:ind w:left="640" w:hanging="640"/>
        <w:jc w:val="left"/>
        <w:rPr>
          <w:rFonts w:ascii="David" w:hAnsi="David" w:cs="David"/>
          <w:b/>
          <w:bCs/>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2</w:t>
      </w:r>
      <w:r w:rsidRPr="00A078B1">
        <w:rPr>
          <w:rFonts w:ascii="David" w:hAnsi="David" w:cs="David"/>
          <w:b/>
          <w:bCs/>
          <w:sz w:val="24"/>
          <w:szCs w:val="24"/>
          <w:lang w:val="en-US"/>
        </w:rPr>
        <w:t>.</w:t>
      </w:r>
      <w:r w:rsidR="00DA341C" w:rsidRPr="00A078B1">
        <w:rPr>
          <w:rFonts w:ascii="David" w:hAnsi="David" w:cs="David"/>
          <w:sz w:val="24"/>
          <w:szCs w:val="24"/>
          <w:lang w:val="en-US"/>
        </w:rPr>
        <w:t xml:space="preserve"> </w:t>
      </w:r>
      <w:r w:rsidR="00D07342" w:rsidRPr="00A078B1">
        <w:rPr>
          <w:rFonts w:ascii="David" w:hAnsi="David" w:cs="David"/>
          <w:b/>
          <w:bCs/>
          <w:sz w:val="24"/>
          <w:szCs w:val="24"/>
          <w:lang w:val="en-US"/>
        </w:rPr>
        <w:t>Proposed Solution and Implementation</w:t>
      </w:r>
    </w:p>
    <w:p w14:paraId="5EEEDAEC" w14:textId="7E6B5EE3" w:rsidR="00C47FD0" w:rsidRPr="00A078B1" w:rsidRDefault="00D07342" w:rsidP="007D0704">
      <w:pPr>
        <w:shd w:val="clear" w:color="auto" w:fill="FFFFFF"/>
        <w:spacing w:before="240" w:after="120" w:line="264" w:lineRule="auto"/>
        <w:ind w:left="1080"/>
        <w:jc w:val="left"/>
        <w:rPr>
          <w:rFonts w:ascii="David" w:hAnsi="David" w:cs="David"/>
          <w:sz w:val="24"/>
          <w:szCs w:val="24"/>
          <w:lang w:val="en-US"/>
        </w:rPr>
      </w:pPr>
      <w:r w:rsidRPr="00A078B1">
        <w:rPr>
          <w:rFonts w:ascii="David" w:hAnsi="David" w:cs="David"/>
          <w:sz w:val="24"/>
          <w:szCs w:val="24"/>
          <w:lang w:val="en-US"/>
        </w:rPr>
        <w:t xml:space="preserve">The project </w:t>
      </w:r>
      <w:r w:rsidR="00B5201E" w:rsidRPr="00A078B1">
        <w:rPr>
          <w:rFonts w:ascii="David" w:hAnsi="David" w:cs="David"/>
          <w:sz w:val="24"/>
          <w:szCs w:val="24"/>
          <w:lang w:val="en-US"/>
        </w:rPr>
        <w:t>expands</w:t>
      </w:r>
      <w:r w:rsidR="00A066BB" w:rsidRPr="00A078B1">
        <w:rPr>
          <w:rFonts w:ascii="David" w:hAnsi="David" w:cs="David"/>
          <w:sz w:val="24"/>
          <w:szCs w:val="24"/>
          <w:lang w:val="en-US"/>
        </w:rPr>
        <w:t xml:space="preserve"> </w:t>
      </w:r>
      <w:r w:rsidR="007B5591" w:rsidRPr="00A078B1">
        <w:rPr>
          <w:rFonts w:ascii="David" w:hAnsi="David" w:cs="David"/>
          <w:sz w:val="24"/>
          <w:szCs w:val="24"/>
          <w:lang w:val="en-US"/>
        </w:rPr>
        <w:t xml:space="preserve">the communication channel from one- to -one, to many- to- </w:t>
      </w:r>
      <w:r w:rsidR="00A87B6C" w:rsidRPr="00A078B1">
        <w:rPr>
          <w:rFonts w:ascii="David" w:hAnsi="David" w:cs="David"/>
          <w:sz w:val="24"/>
          <w:szCs w:val="24"/>
          <w:lang w:val="en-US"/>
        </w:rPr>
        <w:t>many.</w:t>
      </w:r>
      <w:r w:rsidR="00A87B6C" w:rsidRPr="00A078B1">
        <w:rPr>
          <w:rFonts w:ascii="David" w:hAnsi="David" w:cs="David"/>
          <w:lang w:val="en-US"/>
        </w:rPr>
        <w:t xml:space="preserve"> </w:t>
      </w:r>
      <w:r w:rsidR="00A066BB" w:rsidRPr="00A078B1">
        <w:rPr>
          <w:rFonts w:ascii="David" w:hAnsi="David" w:cs="David"/>
          <w:sz w:val="24"/>
          <w:szCs w:val="24"/>
          <w:lang w:val="en-US"/>
        </w:rPr>
        <w:t>W</w:t>
      </w:r>
      <w:r w:rsidRPr="00A078B1">
        <w:rPr>
          <w:rFonts w:ascii="David" w:hAnsi="David" w:cs="David"/>
          <w:sz w:val="24"/>
          <w:szCs w:val="24"/>
          <w:lang w:val="en-US"/>
        </w:rPr>
        <w:t xml:space="preserve">e implemented </w:t>
      </w:r>
      <w:r w:rsidR="007B5591" w:rsidRPr="00A078B1">
        <w:rPr>
          <w:rFonts w:ascii="David" w:hAnsi="David" w:cs="David"/>
          <w:sz w:val="24"/>
          <w:szCs w:val="24"/>
          <w:lang w:val="en-US"/>
        </w:rPr>
        <w:t xml:space="preserve">a sophisticated channel arbitration method, specifically the Carrier Sense Multiple Access </w:t>
      </w:r>
      <w:r w:rsidR="003A6B0D" w:rsidRPr="00A078B1">
        <w:rPr>
          <w:rFonts w:ascii="David" w:hAnsi="David" w:cs="David"/>
          <w:sz w:val="24"/>
          <w:szCs w:val="24"/>
          <w:lang w:val="en-US"/>
        </w:rPr>
        <w:t>(</w:t>
      </w:r>
      <w:r w:rsidR="007B5591" w:rsidRPr="00A078B1">
        <w:rPr>
          <w:rFonts w:ascii="David" w:hAnsi="David" w:cs="David"/>
          <w:sz w:val="24"/>
          <w:szCs w:val="24"/>
          <w:lang w:val="en-US"/>
        </w:rPr>
        <w:t>CSMA/</w:t>
      </w:r>
      <w:r w:rsidR="00D508EF" w:rsidRPr="00A078B1">
        <w:rPr>
          <w:rFonts w:ascii="David" w:hAnsi="David" w:cs="David"/>
          <w:sz w:val="24"/>
          <w:szCs w:val="24"/>
          <w:lang w:val="en-US"/>
        </w:rPr>
        <w:t>C) protocol</w:t>
      </w:r>
      <w:r w:rsidR="007B5591" w:rsidRPr="00A078B1">
        <w:rPr>
          <w:rFonts w:ascii="David" w:hAnsi="David" w:cs="David"/>
          <w:sz w:val="24"/>
          <w:szCs w:val="24"/>
          <w:lang w:val="en-US"/>
        </w:rPr>
        <w:t>, to manage network traffic.</w:t>
      </w:r>
      <w:r w:rsidR="007B5591" w:rsidRPr="00A078B1">
        <w:rPr>
          <w:rFonts w:ascii="David" w:hAnsi="David" w:cs="David"/>
          <w:sz w:val="24"/>
          <w:szCs w:val="24"/>
          <w:lang w:val="en-US"/>
        </w:rPr>
        <w:br/>
      </w:r>
      <w:r w:rsidRPr="00A078B1">
        <w:rPr>
          <w:rFonts w:ascii="David" w:hAnsi="David" w:cs="David"/>
          <w:sz w:val="24"/>
          <w:szCs w:val="24"/>
          <w:lang w:val="en-US"/>
        </w:rPr>
        <w:t xml:space="preserve">The project successfully bridged the gap between a laboratory </w:t>
      </w:r>
      <w:r w:rsidR="007B5591" w:rsidRPr="00A078B1">
        <w:rPr>
          <w:rFonts w:ascii="David" w:hAnsi="David" w:cs="David"/>
          <w:sz w:val="24"/>
          <w:szCs w:val="24"/>
          <w:lang w:val="en-US"/>
        </w:rPr>
        <w:t>demonstration and a robust network by ensuring seamless cross-platform compatibility between Android and iOS</w:t>
      </w:r>
      <w:r w:rsidR="007409DA" w:rsidRPr="00A078B1">
        <w:rPr>
          <w:rFonts w:ascii="David" w:hAnsi="David" w:cs="David"/>
          <w:sz w:val="24"/>
          <w:szCs w:val="24"/>
          <w:lang w:val="en-US"/>
        </w:rPr>
        <w:t>.</w:t>
      </w:r>
    </w:p>
    <w:p w14:paraId="776CC484" w14:textId="3783BBE2" w:rsidR="00C677A9" w:rsidRPr="007D0704" w:rsidRDefault="00C7700C" w:rsidP="002E7548">
      <w:pPr>
        <w:spacing w:before="240" w:after="240"/>
        <w:ind w:left="640" w:hanging="640"/>
        <w:jc w:val="left"/>
        <w:rPr>
          <w:rFonts w:ascii="David" w:hAnsi="David" w:cs="David"/>
          <w:b/>
          <w:bCs/>
          <w:sz w:val="24"/>
          <w:szCs w:val="24"/>
          <w:lang w:val="en-US"/>
        </w:rPr>
      </w:pPr>
      <w:r w:rsidRPr="007D0704">
        <w:rPr>
          <w:rFonts w:ascii="David" w:hAnsi="David" w:cs="David"/>
          <w:b/>
          <w:bCs/>
          <w:sz w:val="24"/>
          <w:szCs w:val="24"/>
          <w:lang w:val="en-US"/>
        </w:rPr>
        <w:t>1.4.</w:t>
      </w:r>
      <w:r w:rsidR="00A32707" w:rsidRPr="007D0704">
        <w:rPr>
          <w:rFonts w:ascii="David" w:hAnsi="David" w:cs="David"/>
          <w:b/>
          <w:bCs/>
          <w:sz w:val="24"/>
          <w:szCs w:val="24"/>
          <w:lang w:val="en-US"/>
        </w:rPr>
        <w:t>3</w:t>
      </w:r>
      <w:r w:rsidRPr="007D0704">
        <w:rPr>
          <w:rFonts w:ascii="David" w:hAnsi="David" w:cs="David"/>
          <w:b/>
          <w:bCs/>
          <w:sz w:val="24"/>
          <w:szCs w:val="24"/>
          <w:lang w:val="en-US"/>
        </w:rPr>
        <w:t>.</w:t>
      </w:r>
      <w:r w:rsidR="00DA341C" w:rsidRPr="007D0704">
        <w:rPr>
          <w:rFonts w:ascii="David" w:hAnsi="David" w:cs="David"/>
          <w:b/>
          <w:bCs/>
          <w:sz w:val="24"/>
          <w:szCs w:val="24"/>
          <w:lang w:val="en-US"/>
        </w:rPr>
        <w:t xml:space="preserve"> </w:t>
      </w:r>
      <w:r w:rsidR="00F16CCA" w:rsidRPr="007D0704">
        <w:rPr>
          <w:rFonts w:ascii="David" w:hAnsi="David" w:cs="David"/>
          <w:b/>
          <w:bCs/>
          <w:sz w:val="24"/>
          <w:szCs w:val="24"/>
          <w:lang w:val="en-US"/>
        </w:rPr>
        <w:t>System Implementation and Functional Improvements</w:t>
      </w:r>
      <w:r w:rsidR="00F16CCA" w:rsidRPr="007D0704" w:rsidDel="00420908">
        <w:rPr>
          <w:rFonts w:ascii="David" w:hAnsi="David" w:cs="David"/>
          <w:b/>
          <w:bCs/>
          <w:sz w:val="24"/>
          <w:szCs w:val="24"/>
          <w:lang w:val="en-US"/>
        </w:rPr>
        <w:t xml:space="preserve"> </w:t>
      </w:r>
    </w:p>
    <w:p w14:paraId="17F51B4C" w14:textId="563DBAF7" w:rsidR="00F16CCA" w:rsidRPr="00A078B1" w:rsidRDefault="00F16CCA" w:rsidP="00EA5B55">
      <w:pPr>
        <w:spacing w:after="0" w:line="240" w:lineRule="auto"/>
        <w:ind w:left="1134"/>
        <w:jc w:val="left"/>
        <w:rPr>
          <w:rFonts w:ascii="David" w:hAnsi="David" w:cs="David"/>
          <w:sz w:val="24"/>
          <w:szCs w:val="24"/>
          <w:lang w:val="en-US"/>
        </w:rPr>
      </w:pPr>
      <w:r w:rsidRPr="00A078B1">
        <w:rPr>
          <w:rFonts w:ascii="David" w:hAnsi="David" w:cs="David"/>
          <w:sz w:val="24"/>
          <w:szCs w:val="24"/>
          <w:lang w:val="en-US"/>
        </w:rPr>
        <w:t xml:space="preserve">To achieve a robust </w:t>
      </w:r>
      <w:proofErr w:type="gramStart"/>
      <w:r w:rsidRPr="00A078B1">
        <w:rPr>
          <w:rFonts w:ascii="David" w:hAnsi="David" w:cs="David"/>
          <w:sz w:val="24"/>
          <w:szCs w:val="24"/>
          <w:lang w:val="en-US"/>
        </w:rPr>
        <w:t>many-to-many</w:t>
      </w:r>
      <w:proofErr w:type="gramEnd"/>
      <w:r w:rsidRPr="00A078B1">
        <w:rPr>
          <w:rFonts w:ascii="David" w:hAnsi="David" w:cs="David"/>
          <w:sz w:val="24"/>
          <w:szCs w:val="24"/>
          <w:lang w:val="en-US"/>
        </w:rPr>
        <w:t xml:space="preserve"> network, several technical improvements were integrated into the system. The physical layer was upgraded from a binary link to 16-MFSK (Multiple Frequency Shift Keying) modulation. By utilizing 16 distinct carrier frequencies and a "bin-averaging" FFT (Fast Fourier Transform) approach, the project quadrupled data throughput while remaining resilient to frequency drift and "time smearing."</w:t>
      </w:r>
    </w:p>
    <w:p w14:paraId="6E7958B9" w14:textId="58996ACE" w:rsidR="00F16CCA" w:rsidRPr="00A078B1" w:rsidRDefault="00F16CCA" w:rsidP="007D0704">
      <w:pPr>
        <w:spacing w:before="240" w:after="240"/>
        <w:ind w:left="1083"/>
        <w:jc w:val="left"/>
        <w:rPr>
          <w:rFonts w:ascii="David" w:hAnsi="David" w:cs="David"/>
          <w:sz w:val="24"/>
          <w:szCs w:val="24"/>
          <w:lang w:val="en-US"/>
        </w:rPr>
      </w:pPr>
      <w:r w:rsidRPr="00A078B1">
        <w:rPr>
          <w:rFonts w:ascii="David" w:hAnsi="David" w:cs="David"/>
          <w:sz w:val="24"/>
          <w:szCs w:val="24"/>
          <w:lang w:val="en-US"/>
        </w:rPr>
        <w:t>To ensure data integrity, we implemented a CRC-8 (Cyclic Redundancy Check) algorithm. This guarantees that any transmission errors caused by environmental noise are detected and discarded. Furthermore, to maintain system compatibility across different hardware architectures, the logic was refactored to use standardized Uint8List structures, ensuring consistent checksum results on both Android and iOS.</w:t>
      </w:r>
    </w:p>
    <w:p w14:paraId="60119EB0" w14:textId="5D97A35A" w:rsidR="005C3AC6" w:rsidRPr="00494454" w:rsidRDefault="00F16CCA" w:rsidP="009A42B0">
      <w:pPr>
        <w:spacing w:before="240" w:after="240"/>
        <w:ind w:left="1083"/>
        <w:jc w:val="left"/>
        <w:rPr>
          <w:rFonts w:ascii="David" w:hAnsi="David" w:cs="David"/>
          <w:b/>
          <w:bCs/>
          <w:sz w:val="24"/>
          <w:szCs w:val="24"/>
          <w:lang w:val="en-US"/>
        </w:rPr>
      </w:pPr>
      <w:r w:rsidRPr="00A078B1">
        <w:rPr>
          <w:rFonts w:ascii="David" w:hAnsi="David" w:cs="David"/>
          <w:sz w:val="24"/>
          <w:szCs w:val="24"/>
          <w:lang w:val="en-US"/>
        </w:rPr>
        <w:t>Finally, many-to-many coordination was achieved through the implementation of a CSMA/CA (Carrier Sense Multiple Access with Collision Avoidance) protocol. This protocol manages channel arbitration by sensing the acoustic medium before transmission, effectively preventing data collisions and enabling a seamless multi-user environment</w:t>
      </w:r>
      <w:r w:rsidR="005C3AC6" w:rsidRPr="00494454">
        <w:rPr>
          <w:rFonts w:ascii="David" w:hAnsi="David" w:cs="David"/>
          <w:sz w:val="24"/>
          <w:szCs w:val="24"/>
          <w:lang w:val="en-US"/>
        </w:rPr>
        <w:t>.</w:t>
      </w:r>
    </w:p>
    <w:p w14:paraId="44154FCE" w14:textId="18967BA1" w:rsidR="00BD16DC" w:rsidRPr="00EA5B55" w:rsidRDefault="00C7700C" w:rsidP="00E24B12">
      <w:pPr>
        <w:spacing w:before="240" w:after="240"/>
        <w:ind w:left="440" w:hanging="440"/>
        <w:jc w:val="left"/>
        <w:rPr>
          <w:rFonts w:ascii="David" w:hAnsi="David" w:cs="David"/>
          <w:b/>
          <w:bCs/>
          <w:sz w:val="24"/>
          <w:szCs w:val="24"/>
          <w:lang w:val="en-US"/>
        </w:rPr>
      </w:pPr>
      <w:r w:rsidRPr="00EA5B55">
        <w:rPr>
          <w:rFonts w:ascii="David" w:hAnsi="David" w:cs="David"/>
          <w:b/>
          <w:bCs/>
          <w:sz w:val="24"/>
          <w:szCs w:val="24"/>
          <w:lang w:val="en-US"/>
        </w:rPr>
        <w:t>1.5</w:t>
      </w:r>
      <w:r w:rsidR="00DA341C" w:rsidRPr="00EA5B55">
        <w:rPr>
          <w:rFonts w:ascii="David" w:hAnsi="David" w:cs="David"/>
          <w:b/>
          <w:bCs/>
          <w:sz w:val="24"/>
          <w:szCs w:val="24"/>
          <w:lang w:val="en-US"/>
        </w:rPr>
        <w:t>.</w:t>
      </w:r>
      <w:r w:rsidR="00DA341C" w:rsidRPr="00EA5B55">
        <w:rPr>
          <w:rFonts w:ascii="David" w:hAnsi="David" w:cs="David"/>
          <w:sz w:val="24"/>
          <w:szCs w:val="24"/>
          <w:lang w:val="en-US"/>
        </w:rPr>
        <w:t xml:space="preserve"> </w:t>
      </w:r>
      <w:r w:rsidRPr="00EA5B55">
        <w:rPr>
          <w:rFonts w:ascii="David" w:hAnsi="David" w:cs="David"/>
          <w:b/>
          <w:bCs/>
          <w:sz w:val="24"/>
          <w:szCs w:val="24"/>
          <w:lang w:val="en-US"/>
        </w:rPr>
        <w:t xml:space="preserve">Difficulties </w:t>
      </w:r>
      <w:r w:rsidR="00E24B12" w:rsidRPr="00EA5B55">
        <w:rPr>
          <w:rFonts w:ascii="David" w:hAnsi="David" w:cs="David"/>
          <w:b/>
          <w:bCs/>
          <w:sz w:val="24"/>
          <w:szCs w:val="24"/>
          <w:lang w:val="en-US"/>
        </w:rPr>
        <w:t xml:space="preserve">In </w:t>
      </w:r>
      <w:r w:rsidRPr="00EA5B55">
        <w:rPr>
          <w:rFonts w:ascii="David" w:hAnsi="David" w:cs="David"/>
          <w:b/>
          <w:bCs/>
          <w:sz w:val="24"/>
          <w:szCs w:val="24"/>
          <w:lang w:val="en-US"/>
        </w:rPr>
        <w:t xml:space="preserve">Setting </w:t>
      </w:r>
      <w:r w:rsidR="00E24B12" w:rsidRPr="00EA5B55">
        <w:rPr>
          <w:rFonts w:ascii="David" w:hAnsi="David" w:cs="David"/>
          <w:b/>
          <w:bCs/>
          <w:sz w:val="24"/>
          <w:szCs w:val="24"/>
          <w:lang w:val="en-US"/>
        </w:rPr>
        <w:t xml:space="preserve">This </w:t>
      </w:r>
      <w:r w:rsidRPr="00EA5B55">
        <w:rPr>
          <w:rFonts w:ascii="David" w:hAnsi="David" w:cs="David"/>
          <w:b/>
          <w:bCs/>
          <w:sz w:val="24"/>
          <w:szCs w:val="24"/>
          <w:lang w:val="en-US"/>
        </w:rPr>
        <w:t>Project</w:t>
      </w:r>
    </w:p>
    <w:p w14:paraId="5CB1D824" w14:textId="6D4CDF12" w:rsidR="00B70562" w:rsidRPr="00EA5B55" w:rsidRDefault="00C7700C" w:rsidP="00C35875">
      <w:pPr>
        <w:spacing w:before="240" w:after="240"/>
        <w:jc w:val="left"/>
        <w:rPr>
          <w:rFonts w:ascii="David" w:hAnsi="David" w:cs="David"/>
          <w:sz w:val="24"/>
          <w:szCs w:val="24"/>
          <w:lang w:val="en-US"/>
        </w:rPr>
      </w:pPr>
      <w:r w:rsidRPr="00EA5B55">
        <w:rPr>
          <w:rFonts w:ascii="David" w:hAnsi="David" w:cs="David"/>
          <w:b/>
          <w:bCs/>
          <w:sz w:val="24"/>
          <w:szCs w:val="24"/>
          <w:lang w:val="en-US"/>
        </w:rPr>
        <w:t>1.5.1.</w:t>
      </w:r>
      <w:r w:rsidRPr="00EA5B55">
        <w:rPr>
          <w:rFonts w:ascii="David" w:hAnsi="David" w:cs="David"/>
          <w:sz w:val="24"/>
          <w:szCs w:val="24"/>
          <w:lang w:val="en-US"/>
        </w:rPr>
        <w:t xml:space="preserve"> </w:t>
      </w:r>
      <w:r w:rsidRPr="00EA5B55">
        <w:rPr>
          <w:rFonts w:ascii="David" w:hAnsi="David" w:cs="David"/>
          <w:b/>
          <w:bCs/>
          <w:sz w:val="24"/>
          <w:szCs w:val="24"/>
          <w:lang w:val="en-US"/>
        </w:rPr>
        <w:t xml:space="preserve">Algorithmic </w:t>
      </w:r>
      <w:r w:rsidR="00E24B12" w:rsidRPr="00EA5B55">
        <w:rPr>
          <w:rFonts w:ascii="David" w:hAnsi="David" w:cs="David"/>
          <w:b/>
          <w:bCs/>
          <w:sz w:val="24"/>
          <w:szCs w:val="24"/>
          <w:lang w:val="en-US"/>
        </w:rPr>
        <w:t>Challenges</w:t>
      </w:r>
    </w:p>
    <w:p w14:paraId="37B0FC34" w14:textId="60AB15E3" w:rsidR="007C76F6" w:rsidRPr="00EA5B55" w:rsidRDefault="007C76F6" w:rsidP="00C35875">
      <w:pPr>
        <w:spacing w:before="240" w:after="240"/>
        <w:ind w:left="1080"/>
        <w:jc w:val="left"/>
        <w:rPr>
          <w:rFonts w:ascii="David" w:hAnsi="David" w:cs="David"/>
          <w:sz w:val="24"/>
          <w:szCs w:val="24"/>
          <w:lang w:val="en-US"/>
        </w:rPr>
      </w:pPr>
      <w:r w:rsidRPr="00EA5B55">
        <w:rPr>
          <w:rFonts w:ascii="David" w:hAnsi="David" w:cs="David"/>
          <w:sz w:val="24"/>
          <w:szCs w:val="24"/>
          <w:lang w:val="en-US"/>
        </w:rPr>
        <w:t>Collision Detection Constraints Implementing Standard Collision Detection (CSMA/CD)</w:t>
      </w:r>
      <w:r w:rsidR="006462BF" w:rsidRPr="00EA5B55">
        <w:rPr>
          <w:rFonts w:ascii="David" w:hAnsi="David" w:cs="David"/>
          <w:sz w:val="24"/>
          <w:szCs w:val="24"/>
          <w:lang w:val="en-US"/>
        </w:rPr>
        <w:t>, used in previous projects, was shown to be</w:t>
      </w:r>
      <w:r w:rsidRPr="00EA5B55">
        <w:rPr>
          <w:rFonts w:ascii="David" w:hAnsi="David" w:cs="David"/>
          <w:sz w:val="24"/>
          <w:szCs w:val="24"/>
          <w:lang w:val="en-US"/>
        </w:rPr>
        <w:t xml:space="preserve"> practically unfeasible in wireless acoustic networks due to hardware limitations.</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6ECD3281" w14:textId="2A072B2C"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Self-Interference:</w:t>
      </w:r>
      <w:r w:rsidRPr="00EA5B55">
        <w:rPr>
          <w:rFonts w:ascii="David" w:hAnsi="David" w:cs="David"/>
          <w:sz w:val="24"/>
          <w:szCs w:val="24"/>
          <w:lang w:val="en-US"/>
        </w:rPr>
        <w:t xml:space="preserve"> Mobile transducers operate in Half-Duplex mode. During transmission, the device’s own high-amplitude output saturates its receiver, making it impossible to detect incoming signals or interference simultaneously.</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B647885" w14:textId="368EB00D"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lastRenderedPageBreak/>
        <w:t>Hidden Node Problem:</w:t>
      </w:r>
      <w:r w:rsidRPr="00EA5B55">
        <w:rPr>
          <w:rFonts w:ascii="David" w:hAnsi="David" w:cs="David"/>
          <w:sz w:val="24"/>
          <w:szCs w:val="24"/>
          <w:lang w:val="en-US"/>
        </w:rPr>
        <w:t xml:space="preserve"> Two transmitters out of range of each other may transmit simultaneously to a central receiver, causing undetectable collisions at the destination. Conclusion: </w:t>
      </w:r>
      <w:r w:rsidR="00AD05DE" w:rsidRPr="00EA5B55">
        <w:rPr>
          <w:rFonts w:ascii="David" w:hAnsi="David" w:cs="David"/>
          <w:sz w:val="24"/>
          <w:szCs w:val="24"/>
          <w:lang w:val="en-US"/>
        </w:rPr>
        <w:t xml:space="preserve">The system could not </w:t>
      </w:r>
      <w:r w:rsidR="00223681" w:rsidRPr="00EA5B55">
        <w:rPr>
          <w:rFonts w:ascii="David" w:hAnsi="David" w:cs="David"/>
          <w:sz w:val="24"/>
          <w:szCs w:val="24"/>
          <w:lang w:val="en-US"/>
        </w:rPr>
        <w:t>rely on</w:t>
      </w:r>
      <w:r w:rsidRPr="00EA5B55">
        <w:rPr>
          <w:rFonts w:ascii="David" w:hAnsi="David" w:cs="David"/>
          <w:sz w:val="24"/>
          <w:szCs w:val="24"/>
          <w:lang w:val="en-US"/>
        </w:rPr>
        <w:t xml:space="preserve"> real-time detection and </w:t>
      </w:r>
      <w:r w:rsidR="00F16CCA" w:rsidRPr="00EA5B55">
        <w:rPr>
          <w:rFonts w:ascii="David" w:hAnsi="David" w:cs="David"/>
          <w:sz w:val="24"/>
          <w:szCs w:val="24"/>
          <w:lang w:val="en-US"/>
        </w:rPr>
        <w:t xml:space="preserve">therefore </w:t>
      </w:r>
      <w:r w:rsidR="00223681" w:rsidRPr="00EA5B55">
        <w:rPr>
          <w:rFonts w:ascii="David" w:hAnsi="David" w:cs="David"/>
          <w:sz w:val="24"/>
          <w:szCs w:val="24"/>
          <w:lang w:val="en-US"/>
        </w:rPr>
        <w:t>implemented Collision</w:t>
      </w:r>
      <w:r w:rsidRPr="00EA5B55">
        <w:rPr>
          <w:rFonts w:ascii="David" w:hAnsi="David" w:cs="David"/>
          <w:sz w:val="24"/>
          <w:szCs w:val="24"/>
          <w:lang w:val="en-US"/>
        </w:rPr>
        <w:t xml:space="preserve"> Avoidance (CSMA/CA) protocols like </w:t>
      </w:r>
      <w:r w:rsidR="00C82C62" w:rsidRPr="00EA5B55">
        <w:rPr>
          <w:rFonts w:ascii="David" w:hAnsi="David" w:cs="David"/>
          <w:sz w:val="24"/>
          <w:szCs w:val="24"/>
          <w:lang w:val="en-US"/>
        </w:rPr>
        <w:t>Request to send (</w:t>
      </w:r>
      <w:r w:rsidR="005B7E88" w:rsidRPr="00EA5B55">
        <w:rPr>
          <w:rFonts w:ascii="David" w:hAnsi="David" w:cs="David"/>
          <w:sz w:val="24"/>
          <w:szCs w:val="24"/>
          <w:lang w:val="en-US"/>
        </w:rPr>
        <w:t>RTS</w:t>
      </w:r>
      <w:r w:rsidR="00C82C62" w:rsidRPr="00EA5B55">
        <w:rPr>
          <w:rFonts w:ascii="David" w:hAnsi="David" w:cs="David"/>
          <w:sz w:val="24"/>
          <w:szCs w:val="24"/>
          <w:lang w:val="en-US"/>
        </w:rPr>
        <w:t>)</w:t>
      </w:r>
      <w:r w:rsidR="005B7E88" w:rsidRPr="00EA5B55">
        <w:rPr>
          <w:rFonts w:ascii="David" w:hAnsi="David" w:cs="David"/>
          <w:sz w:val="24"/>
          <w:szCs w:val="24"/>
          <w:lang w:val="en-US"/>
        </w:rPr>
        <w:t>/</w:t>
      </w:r>
      <w:r w:rsidR="00C82C62" w:rsidRPr="00EA5B55">
        <w:rPr>
          <w:rFonts w:ascii="David" w:hAnsi="David" w:cs="David"/>
          <w:sz w:val="24"/>
          <w:szCs w:val="24"/>
          <w:lang w:val="en-US"/>
        </w:rPr>
        <w:t>C</w:t>
      </w:r>
      <w:r w:rsidR="005B7E88" w:rsidRPr="00EA5B55">
        <w:rPr>
          <w:rFonts w:ascii="David" w:hAnsi="David" w:cs="David"/>
          <w:sz w:val="24"/>
          <w:szCs w:val="24"/>
          <w:lang w:val="en-US"/>
        </w:rPr>
        <w:t>lear</w:t>
      </w:r>
      <w:r w:rsidR="00C82C62" w:rsidRPr="00EA5B55">
        <w:rPr>
          <w:rFonts w:ascii="David" w:hAnsi="David" w:cs="David"/>
          <w:sz w:val="24"/>
          <w:szCs w:val="24"/>
          <w:lang w:val="en-US"/>
        </w:rPr>
        <w:t xml:space="preserve"> </w:t>
      </w:r>
      <w:proofErr w:type="gramStart"/>
      <w:r w:rsidR="00C82C62" w:rsidRPr="00EA5B55">
        <w:rPr>
          <w:rFonts w:ascii="David" w:hAnsi="David" w:cs="David"/>
          <w:sz w:val="24"/>
          <w:szCs w:val="24"/>
          <w:lang w:val="en-US"/>
        </w:rPr>
        <w:t>To</w:t>
      </w:r>
      <w:proofErr w:type="gramEnd"/>
      <w:r w:rsidR="00C82C62" w:rsidRPr="00EA5B55">
        <w:rPr>
          <w:rFonts w:ascii="David" w:hAnsi="David" w:cs="David"/>
          <w:sz w:val="24"/>
          <w:szCs w:val="24"/>
          <w:lang w:val="en-US"/>
        </w:rPr>
        <w:t xml:space="preserve"> Send</w:t>
      </w:r>
      <w:r w:rsidR="005B7E88" w:rsidRPr="00EA5B55">
        <w:rPr>
          <w:rFonts w:ascii="David" w:hAnsi="David" w:cs="David"/>
          <w:sz w:val="24"/>
          <w:szCs w:val="24"/>
          <w:lang w:val="en-US"/>
        </w:rPr>
        <w:t xml:space="preserve"> </w:t>
      </w:r>
      <w:r w:rsidRPr="00EA5B55">
        <w:rPr>
          <w:rFonts w:ascii="David" w:hAnsi="David" w:cs="David"/>
          <w:sz w:val="24"/>
          <w:szCs w:val="24"/>
          <w:lang w:val="en-US"/>
        </w:rPr>
        <w:t>/</w:t>
      </w:r>
      <w:r w:rsidR="00C82C62" w:rsidRPr="00EA5B55">
        <w:rPr>
          <w:rFonts w:ascii="David" w:hAnsi="David" w:cs="David"/>
          <w:sz w:val="24"/>
          <w:szCs w:val="24"/>
          <w:lang w:val="en-US"/>
        </w:rPr>
        <w:t>(</w:t>
      </w:r>
      <w:r w:rsidRPr="00EA5B55">
        <w:rPr>
          <w:rFonts w:ascii="David" w:hAnsi="David" w:cs="David"/>
          <w:sz w:val="24"/>
          <w:szCs w:val="24"/>
          <w:lang w:val="en-US"/>
        </w:rPr>
        <w:t>CTS</w:t>
      </w:r>
      <w:r w:rsidR="00C82C62" w:rsidRPr="00EA5B55">
        <w:rPr>
          <w:rFonts w:ascii="David" w:hAnsi="David" w:cs="David"/>
          <w:sz w:val="24"/>
          <w:szCs w:val="24"/>
          <w:lang w:val="en-US" w:bidi="he"/>
        </w:rPr>
        <w:t>)</w:t>
      </w:r>
      <w:r w:rsidRPr="00EA5B55">
        <w:rPr>
          <w:rFonts w:ascii="David" w:hAnsi="David" w:cs="David"/>
          <w:sz w:val="24"/>
          <w:szCs w:val="24"/>
          <w:lang w:val="en-US"/>
        </w:rPr>
        <w:t>.</w:t>
      </w:r>
      <w:r w:rsidR="009814E7" w:rsidRPr="00EA5B55">
        <w:rPr>
          <w:rFonts w:ascii="David" w:hAnsi="David" w:cs="David"/>
          <w:sz w:val="24"/>
          <w:szCs w:val="24"/>
          <w:lang w:val="en-US"/>
        </w:rPr>
        <w:t xml:space="preserve"> [3][6]</w:t>
      </w:r>
    </w:p>
    <w:p w14:paraId="725DA9D3" w14:textId="2CD90A9C"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Physical Layer Challenge:</w:t>
      </w:r>
      <w:r w:rsidRPr="00EA5B55">
        <w:rPr>
          <w:rFonts w:ascii="David" w:hAnsi="David" w:cs="David"/>
          <w:sz w:val="24"/>
          <w:szCs w:val="24"/>
          <w:lang w:val="en-US"/>
        </w:rPr>
        <w:t xml:space="preserve"> Multipath Propagation &amp;</w:t>
      </w:r>
      <w:r w:rsidR="00C82C62" w:rsidRPr="00EA5B55">
        <w:rPr>
          <w:rFonts w:ascii="David" w:hAnsi="David" w:cs="David"/>
          <w:sz w:val="24"/>
          <w:szCs w:val="24"/>
          <w:lang w:val="en-US"/>
        </w:rPr>
        <w:t xml:space="preserve"> Inter-Symbol Interference</w:t>
      </w:r>
      <w:r w:rsidRPr="00EA5B55">
        <w:rPr>
          <w:rFonts w:ascii="David" w:hAnsi="David" w:cs="David"/>
          <w:sz w:val="24"/>
          <w:szCs w:val="24"/>
          <w:lang w:val="en-US"/>
        </w:rPr>
        <w:t xml:space="preserve"> </w:t>
      </w:r>
      <w:r w:rsidR="00C82C62" w:rsidRPr="00EA5B55">
        <w:rPr>
          <w:rFonts w:ascii="David" w:hAnsi="David" w:cs="David"/>
          <w:sz w:val="24"/>
          <w:szCs w:val="24"/>
          <w:lang w:val="en-US"/>
        </w:rPr>
        <w:t>(</w:t>
      </w:r>
      <w:r w:rsidRPr="00EA5B55">
        <w:rPr>
          <w:rFonts w:ascii="David" w:hAnsi="David" w:cs="David"/>
          <w:sz w:val="24"/>
          <w:szCs w:val="24"/>
          <w:lang w:val="en-US"/>
        </w:rPr>
        <w:t>ISI</w:t>
      </w:r>
      <w:r w:rsidR="00C82C62" w:rsidRPr="00EA5B55">
        <w:rPr>
          <w:rFonts w:ascii="David" w:hAnsi="David" w:cs="David"/>
          <w:sz w:val="24"/>
          <w:szCs w:val="24"/>
          <w:lang w:val="en-US"/>
        </w:rPr>
        <w:t>)</w:t>
      </w:r>
    </w:p>
    <w:p w14:paraId="0E48EE0E" w14:textId="77777777"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sz w:val="24"/>
          <w:szCs w:val="24"/>
          <w:lang w:val="en-US"/>
        </w:rPr>
        <w:t>Indoor acoustic communication suffers from severe Multipath Propagation, where sound waves reflect off surfaces and reach the receiver at different times.</w:t>
      </w:r>
    </w:p>
    <w:p w14:paraId="5A5F3BDF" w14:textId="255165BA"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 xml:space="preserve">The Issue: </w:t>
      </w:r>
      <w:r w:rsidRPr="00EA5B55">
        <w:rPr>
          <w:rFonts w:ascii="David" w:hAnsi="David" w:cs="David"/>
          <w:sz w:val="24"/>
          <w:szCs w:val="24"/>
          <w:lang w:val="en-US"/>
        </w:rPr>
        <w:t>These delayed echoes overlap with subsequent data bits, causing Inter-Symbol Interference (ISI). This distorts the signal and can flip bits (0 vs 1).</w:t>
      </w:r>
      <w:r w:rsidR="009814E7" w:rsidRPr="00EA5B55">
        <w:rPr>
          <w:rFonts w:ascii="David" w:hAnsi="David" w:cs="David"/>
          <w:sz w:val="24"/>
          <w:szCs w:val="24"/>
          <w:lang w:val="en-US"/>
        </w:rPr>
        <w:t>[4]</w:t>
      </w:r>
      <w:r w:rsidR="001B0D63" w:rsidRPr="00EA5B55">
        <w:rPr>
          <w:rFonts w:ascii="David" w:hAnsi="David" w:cs="David"/>
          <w:sz w:val="24"/>
          <w:szCs w:val="24"/>
          <w:lang w:val="en-US"/>
        </w:rPr>
        <w:t>[5]</w:t>
      </w:r>
    </w:p>
    <w:p w14:paraId="0046EBB1" w14:textId="728EB4FE"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Implementation Challenge</w:t>
      </w:r>
      <w:r w:rsidR="00241805" w:rsidRPr="00EA5B55">
        <w:rPr>
          <w:rFonts w:ascii="David" w:hAnsi="David" w:cs="David"/>
          <w:b/>
          <w:bCs/>
          <w:sz w:val="24"/>
          <w:szCs w:val="24"/>
          <w:lang w:val="en-US"/>
        </w:rPr>
        <w:t>:</w:t>
      </w:r>
      <w:r w:rsidR="00241805" w:rsidRPr="00EA5B55">
        <w:rPr>
          <w:rFonts w:ascii="David" w:hAnsi="David" w:cs="David"/>
          <w:sz w:val="24"/>
          <w:szCs w:val="24"/>
          <w:lang w:val="en-US"/>
        </w:rPr>
        <w:t xml:space="preserve"> </w:t>
      </w:r>
      <w:r w:rsidRPr="00EA5B55">
        <w:rPr>
          <w:rFonts w:ascii="David" w:hAnsi="David" w:cs="David"/>
          <w:sz w:val="24"/>
          <w:szCs w:val="24"/>
          <w:lang w:val="en-US"/>
        </w:rPr>
        <w:t xml:space="preserve">Non-Deterministic OS Latency Developing for general-purpose mobile operating systems (Android &amp; iOS) </w:t>
      </w:r>
      <w:r w:rsidR="00F16CCA" w:rsidRPr="00EA5B55">
        <w:rPr>
          <w:rFonts w:ascii="David" w:hAnsi="David" w:cs="David"/>
          <w:sz w:val="24"/>
          <w:szCs w:val="24"/>
          <w:lang w:val="en-US"/>
        </w:rPr>
        <w:t xml:space="preserve">presented </w:t>
      </w:r>
      <w:r w:rsidRPr="00EA5B55">
        <w:rPr>
          <w:rFonts w:ascii="David" w:hAnsi="David" w:cs="David"/>
          <w:sz w:val="24"/>
          <w:szCs w:val="24"/>
          <w:lang w:val="en-US"/>
        </w:rPr>
        <w:t>a Real-Time constraint.</w:t>
      </w:r>
    </w:p>
    <w:p w14:paraId="2FC0C1FD" w14:textId="6BC72F57" w:rsidR="007C76F6" w:rsidRPr="00EA5B55" w:rsidRDefault="007C76F6" w:rsidP="00C35875">
      <w:pPr>
        <w:pStyle w:val="ListParagraph"/>
        <w:numPr>
          <w:ilvl w:val="0"/>
          <w:numId w:val="6"/>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The Issue:</w:t>
      </w:r>
      <w:r w:rsidRPr="00EA5B55">
        <w:rPr>
          <w:rFonts w:ascii="David" w:hAnsi="David" w:cs="David"/>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D0576EB" w14:textId="2DEB0874" w:rsidR="00EB57AA" w:rsidRPr="00257741" w:rsidRDefault="007C76F6" w:rsidP="00C35875">
      <w:pPr>
        <w:spacing w:before="240" w:after="240"/>
        <w:ind w:left="1720" w:hanging="640"/>
        <w:jc w:val="left"/>
        <w:rPr>
          <w:rFonts w:ascii="David" w:hAnsi="David" w:cs="David"/>
          <w:sz w:val="24"/>
          <w:szCs w:val="24"/>
          <w:lang w:val="en-US"/>
        </w:rPr>
      </w:pPr>
      <w:r w:rsidRPr="00EA5B55">
        <w:rPr>
          <w:rFonts w:ascii="David" w:hAnsi="David" w:cs="David"/>
          <w:b/>
          <w:bCs/>
          <w:sz w:val="24"/>
          <w:szCs w:val="24"/>
          <w:lang w:val="en-US"/>
        </w:rPr>
        <w:t>The Risk:</w:t>
      </w:r>
      <w:r w:rsidRPr="00EA5B55">
        <w:rPr>
          <w:rFonts w:ascii="David" w:hAnsi="David" w:cs="David"/>
          <w:sz w:val="24"/>
          <w:szCs w:val="24"/>
          <w:lang w:val="en-US"/>
        </w:rPr>
        <w:t xml:space="preserve"> These unpredictable delays cause Buffer Underflows, resulting in permanent loss of incoming signal segments</w:t>
      </w:r>
      <w:r w:rsidR="005C3AC6" w:rsidRPr="00494454">
        <w:rPr>
          <w:rFonts w:ascii="David" w:hAnsi="David" w:cs="David"/>
          <w:sz w:val="24"/>
          <w:szCs w:val="24"/>
          <w:lang w:val="en-US"/>
        </w:rPr>
        <w:t>.</w:t>
      </w:r>
    </w:p>
    <w:p w14:paraId="4B487D15" w14:textId="34E54F48" w:rsidR="00C94A66" w:rsidRPr="00257741" w:rsidDel="0033393A" w:rsidRDefault="00C94A66" w:rsidP="00C35875">
      <w:pPr>
        <w:spacing w:before="240" w:after="240"/>
        <w:jc w:val="left"/>
        <w:rPr>
          <w:del w:id="4" w:author="יוני גרינברג" w:date="2026-06-17T10:56:00Z"/>
          <w:rFonts w:ascii="David" w:hAnsi="David" w:cs="David"/>
          <w:sz w:val="24"/>
          <w:szCs w:val="24"/>
          <w:lang w:val="en-US"/>
        </w:rPr>
      </w:pPr>
    </w:p>
    <w:p w14:paraId="4E95AACE" w14:textId="131134F5" w:rsidR="007C76F6" w:rsidRPr="00257741" w:rsidDel="0033393A" w:rsidRDefault="007C76F6" w:rsidP="00C35875">
      <w:pPr>
        <w:spacing w:before="240" w:after="240"/>
        <w:jc w:val="left"/>
        <w:rPr>
          <w:del w:id="5" w:author="יוני גרינברג" w:date="2026-06-17T10:56:00Z"/>
          <w:rFonts w:ascii="David" w:hAnsi="David" w:cs="David"/>
          <w:b/>
          <w:bCs/>
          <w:sz w:val="24"/>
          <w:szCs w:val="24"/>
          <w:lang w:val="en-US"/>
        </w:rPr>
      </w:pPr>
      <w:del w:id="6" w:author="יוני גרינברג" w:date="2026-06-17T10:56:00Z">
        <w:r w:rsidRPr="00257741" w:rsidDel="0033393A">
          <w:rPr>
            <w:rFonts w:ascii="David" w:hAnsi="David" w:cs="David"/>
            <w:b/>
            <w:bCs/>
            <w:sz w:val="24"/>
            <w:szCs w:val="24"/>
            <w:lang w:val="en-US"/>
          </w:rPr>
          <w:delText>1.5.1.1.</w:delText>
        </w:r>
        <w:r w:rsidR="00DA341C" w:rsidRPr="00257741" w:rsidDel="0033393A">
          <w:rPr>
            <w:rFonts w:ascii="David" w:hAnsi="David" w:cs="David"/>
            <w:sz w:val="24"/>
            <w:szCs w:val="24"/>
            <w:lang w:val="en-US"/>
          </w:rPr>
          <w:delText xml:space="preserve"> </w:delText>
        </w:r>
        <w:commentRangeStart w:id="7"/>
        <w:commentRangeStart w:id="8"/>
        <w:commentRangeStart w:id="9"/>
        <w:r w:rsidR="00624AB9" w:rsidRPr="00257741" w:rsidDel="0033393A">
          <w:rPr>
            <w:rFonts w:ascii="David" w:hAnsi="David" w:cs="David"/>
            <w:b/>
            <w:bCs/>
            <w:sz w:val="24"/>
            <w:szCs w:val="24"/>
            <w:lang w:val="en-US"/>
          </w:rPr>
          <w:delText>How did we overcome them?</w:delText>
        </w:r>
        <w:commentRangeEnd w:id="7"/>
        <w:r w:rsidR="007B6A0C" w:rsidRPr="00257741" w:rsidDel="0033393A">
          <w:rPr>
            <w:rStyle w:val="CommentReference"/>
            <w:rFonts w:ascii="David" w:hAnsi="David" w:cs="David"/>
            <w:b/>
            <w:bCs/>
            <w:sz w:val="24"/>
            <w:szCs w:val="24"/>
            <w:lang w:val="en-US"/>
          </w:rPr>
          <w:commentReference w:id="7"/>
        </w:r>
        <w:commentRangeEnd w:id="8"/>
        <w:r w:rsidR="00257741" w:rsidRPr="00257741" w:rsidDel="0033393A">
          <w:rPr>
            <w:rStyle w:val="CommentReference"/>
            <w:rFonts w:ascii="David" w:hAnsi="David" w:cs="David"/>
            <w:b/>
            <w:bCs/>
            <w:sz w:val="24"/>
            <w:szCs w:val="24"/>
            <w:lang w:val="en-US"/>
          </w:rPr>
          <w:commentReference w:id="8"/>
        </w:r>
      </w:del>
      <w:commentRangeEnd w:id="9"/>
      <w:r w:rsidR="0033393A">
        <w:rPr>
          <w:rStyle w:val="CommentReference"/>
          <w:rtl/>
        </w:rPr>
        <w:commentReference w:id="9"/>
      </w:r>
    </w:p>
    <w:p w14:paraId="60323648" w14:textId="3F704472" w:rsidR="00257741" w:rsidDel="0033393A" w:rsidRDefault="00044F15" w:rsidP="00FB2816">
      <w:pPr>
        <w:shd w:val="clear" w:color="auto" w:fill="FFFFFF"/>
        <w:spacing w:after="240"/>
        <w:ind w:right="580"/>
        <w:jc w:val="left"/>
        <w:rPr>
          <w:del w:id="10" w:author="יוני גרינברג" w:date="2026-06-17T10:56:00Z"/>
          <w:rFonts w:ascii="David" w:hAnsi="David" w:cs="David"/>
          <w:sz w:val="24"/>
          <w:szCs w:val="24"/>
          <w:lang w:val="en-US"/>
        </w:rPr>
      </w:pPr>
      <w:del w:id="11" w:author="יוני גרינברג" w:date="2026-06-17T10:56:00Z">
        <w:r w:rsidRPr="00257741" w:rsidDel="0033393A">
          <w:rPr>
            <w:rFonts w:ascii="David" w:hAnsi="David" w:cs="David"/>
            <w:sz w:val="24"/>
            <w:szCs w:val="24"/>
            <w:rtl/>
            <w:lang w:val="en-US"/>
          </w:rPr>
          <w:br/>
        </w:r>
        <w:r w:rsidRPr="00257741" w:rsidDel="0033393A">
          <w:rPr>
            <w:rFonts w:ascii="David" w:hAnsi="David" w:cs="David" w:hint="eastAsia"/>
            <w:sz w:val="24"/>
            <w:szCs w:val="24"/>
            <w:highlight w:val="yellow"/>
            <w:rtl/>
            <w:lang w:val="en-US"/>
          </w:rPr>
          <w:delText>כל</w:delText>
        </w:r>
        <w:r w:rsidRPr="00257741" w:rsidDel="0033393A">
          <w:rPr>
            <w:rFonts w:ascii="David" w:hAnsi="David" w:cs="David"/>
            <w:sz w:val="24"/>
            <w:szCs w:val="24"/>
            <w:highlight w:val="yellow"/>
            <w:rtl/>
            <w:lang w:val="en-US"/>
          </w:rPr>
          <w:delText xml:space="preserve"> </w:delText>
        </w:r>
        <w:r w:rsidRPr="00257741" w:rsidDel="0033393A">
          <w:rPr>
            <w:rFonts w:ascii="David" w:hAnsi="David" w:cs="David" w:hint="eastAsia"/>
            <w:sz w:val="24"/>
            <w:szCs w:val="24"/>
            <w:highlight w:val="yellow"/>
            <w:rtl/>
            <w:lang w:val="en-US"/>
          </w:rPr>
          <w:delText>החלק</w:delText>
        </w:r>
        <w:r w:rsidRPr="00257741" w:rsidDel="0033393A">
          <w:rPr>
            <w:rFonts w:ascii="David" w:hAnsi="David" w:cs="David"/>
            <w:sz w:val="24"/>
            <w:szCs w:val="24"/>
            <w:highlight w:val="yellow"/>
            <w:rtl/>
            <w:lang w:val="en-US"/>
          </w:rPr>
          <w:delText xml:space="preserve"> </w:delText>
        </w:r>
        <w:r w:rsidRPr="00257741" w:rsidDel="0033393A">
          <w:rPr>
            <w:rFonts w:ascii="David" w:hAnsi="David" w:cs="David" w:hint="eastAsia"/>
            <w:sz w:val="24"/>
            <w:szCs w:val="24"/>
            <w:highlight w:val="yellow"/>
            <w:rtl/>
            <w:lang w:val="en-US"/>
          </w:rPr>
          <w:delText>הזה</w:delText>
        </w:r>
        <w:r w:rsidRPr="00257741" w:rsidDel="0033393A">
          <w:rPr>
            <w:rFonts w:ascii="David" w:hAnsi="David" w:cs="David"/>
            <w:sz w:val="24"/>
            <w:szCs w:val="24"/>
            <w:highlight w:val="yellow"/>
            <w:rtl/>
            <w:lang w:val="en-US"/>
          </w:rPr>
          <w:delText xml:space="preserve"> </w:delText>
        </w:r>
        <w:r w:rsidRPr="00257741" w:rsidDel="0033393A">
          <w:rPr>
            <w:rFonts w:ascii="David" w:hAnsi="David" w:cs="David" w:hint="eastAsia"/>
            <w:sz w:val="24"/>
            <w:szCs w:val="24"/>
            <w:highlight w:val="yellow"/>
            <w:rtl/>
            <w:lang w:val="en-US"/>
          </w:rPr>
          <w:delText>נמחק</w:delText>
        </w:r>
        <w:r w:rsidRPr="00257741" w:rsidDel="0033393A">
          <w:rPr>
            <w:rFonts w:ascii="David" w:hAnsi="David" w:cs="David"/>
            <w:sz w:val="24"/>
            <w:szCs w:val="24"/>
            <w:highlight w:val="yellow"/>
            <w:rtl/>
            <w:lang w:val="en-US"/>
          </w:rPr>
          <w:delText>? לא חבל?</w:delText>
        </w:r>
        <w:r w:rsidR="00A0161B" w:rsidRPr="00257741" w:rsidDel="0033393A">
          <w:rPr>
            <w:rFonts w:ascii="David" w:hAnsi="David" w:cs="David"/>
            <w:sz w:val="24"/>
            <w:szCs w:val="24"/>
            <w:highlight w:val="yellow"/>
            <w:rtl/>
            <w:lang w:val="en-US"/>
          </w:rPr>
          <w:br/>
        </w:r>
        <w:r w:rsidR="00A0161B" w:rsidRPr="00257741" w:rsidDel="0033393A">
          <w:rPr>
            <w:rFonts w:ascii="David" w:hAnsi="David" w:cs="David"/>
            <w:sz w:val="24"/>
            <w:szCs w:val="24"/>
            <w:highlight w:val="yellow"/>
            <w:rtl/>
            <w:lang w:val="en-US"/>
          </w:rPr>
          <w:br/>
        </w:r>
        <w:r w:rsidR="00A0161B" w:rsidRPr="00257741" w:rsidDel="0033393A">
          <w:rPr>
            <w:rFonts w:ascii="David" w:hAnsi="David" w:cs="David" w:hint="eastAsia"/>
            <w:sz w:val="24"/>
            <w:szCs w:val="24"/>
            <w:highlight w:val="yellow"/>
            <w:rtl/>
            <w:lang w:val="en-US"/>
          </w:rPr>
          <w:delText>איך</w:delText>
        </w:r>
        <w:r w:rsidR="00A0161B" w:rsidRPr="00257741" w:rsidDel="0033393A">
          <w:rPr>
            <w:rFonts w:ascii="David" w:hAnsi="David" w:cs="David"/>
            <w:sz w:val="24"/>
            <w:szCs w:val="24"/>
            <w:highlight w:val="yellow"/>
            <w:rtl/>
            <w:lang w:val="en-US"/>
          </w:rPr>
          <w:delText xml:space="preserve"> </w:delText>
        </w:r>
        <w:r w:rsidR="00A0161B" w:rsidRPr="00257741" w:rsidDel="0033393A">
          <w:rPr>
            <w:rFonts w:ascii="David" w:hAnsi="David" w:cs="David" w:hint="eastAsia"/>
            <w:sz w:val="24"/>
            <w:szCs w:val="24"/>
            <w:highlight w:val="yellow"/>
            <w:rtl/>
            <w:lang w:val="en-US"/>
          </w:rPr>
          <w:delText>התמודדנו</w:delText>
        </w:r>
        <w:r w:rsidR="00A0161B" w:rsidRPr="00257741" w:rsidDel="0033393A">
          <w:rPr>
            <w:rFonts w:ascii="David" w:hAnsi="David" w:cs="David"/>
            <w:sz w:val="24"/>
            <w:szCs w:val="24"/>
            <w:highlight w:val="yellow"/>
            <w:rtl/>
            <w:lang w:val="en-US"/>
          </w:rPr>
          <w:delText xml:space="preserve"> </w:delText>
        </w:r>
        <w:r w:rsidR="00A0161B" w:rsidRPr="00257741" w:rsidDel="0033393A">
          <w:rPr>
            <w:rFonts w:ascii="David" w:hAnsi="David" w:cs="David" w:hint="eastAsia"/>
            <w:sz w:val="24"/>
            <w:szCs w:val="24"/>
            <w:highlight w:val="yellow"/>
            <w:rtl/>
            <w:lang w:val="en-US"/>
          </w:rPr>
          <w:delText>זה</w:delText>
        </w:r>
        <w:r w:rsidR="00A0161B" w:rsidRPr="00257741" w:rsidDel="0033393A">
          <w:rPr>
            <w:rFonts w:ascii="David" w:hAnsi="David" w:cs="David"/>
            <w:sz w:val="24"/>
            <w:szCs w:val="24"/>
            <w:highlight w:val="yellow"/>
            <w:rtl/>
            <w:lang w:val="en-US"/>
          </w:rPr>
          <w:delText xml:space="preserve"> </w:delText>
        </w:r>
        <w:r w:rsidR="00A0161B" w:rsidRPr="00257741" w:rsidDel="0033393A">
          <w:rPr>
            <w:rFonts w:ascii="David" w:hAnsi="David" w:cs="David" w:hint="eastAsia"/>
            <w:sz w:val="24"/>
            <w:szCs w:val="24"/>
            <w:highlight w:val="yellow"/>
            <w:rtl/>
            <w:lang w:val="en-US"/>
          </w:rPr>
          <w:delText>חלק</w:delText>
        </w:r>
        <w:r w:rsidR="00A0161B" w:rsidRPr="00257741" w:rsidDel="0033393A">
          <w:rPr>
            <w:rFonts w:ascii="David" w:hAnsi="David" w:cs="David"/>
            <w:sz w:val="24"/>
            <w:szCs w:val="24"/>
            <w:highlight w:val="yellow"/>
            <w:rtl/>
            <w:lang w:val="en-US"/>
          </w:rPr>
          <w:delText xml:space="preserve"> </w:delText>
        </w:r>
        <w:r w:rsidR="00A0161B" w:rsidRPr="00257741" w:rsidDel="0033393A">
          <w:rPr>
            <w:rFonts w:ascii="David" w:hAnsi="David" w:cs="David" w:hint="eastAsia"/>
            <w:sz w:val="24"/>
            <w:szCs w:val="24"/>
            <w:highlight w:val="yellow"/>
            <w:rtl/>
            <w:lang w:val="en-US"/>
          </w:rPr>
          <w:delText>ממה</w:delText>
        </w:r>
        <w:r w:rsidR="00A0161B" w:rsidRPr="00257741" w:rsidDel="0033393A">
          <w:rPr>
            <w:rFonts w:ascii="David" w:hAnsi="David" w:cs="David"/>
            <w:sz w:val="24"/>
            <w:szCs w:val="24"/>
            <w:highlight w:val="yellow"/>
            <w:rtl/>
            <w:lang w:val="en-US"/>
          </w:rPr>
          <w:delText xml:space="preserve"> </w:delText>
        </w:r>
        <w:r w:rsidR="00A0161B" w:rsidRPr="00257741" w:rsidDel="0033393A">
          <w:rPr>
            <w:rFonts w:ascii="David" w:hAnsi="David" w:cs="David" w:hint="eastAsia"/>
            <w:sz w:val="24"/>
            <w:szCs w:val="24"/>
            <w:highlight w:val="yellow"/>
            <w:rtl/>
            <w:lang w:val="en-US"/>
          </w:rPr>
          <w:delText>שעשינו</w:delText>
        </w:r>
        <w:r w:rsidR="00A0161B" w:rsidRPr="00257741" w:rsidDel="0033393A">
          <w:rPr>
            <w:rFonts w:ascii="David" w:hAnsi="David" w:cs="David"/>
            <w:sz w:val="24"/>
            <w:szCs w:val="24"/>
            <w:highlight w:val="yellow"/>
            <w:rtl/>
            <w:lang w:val="en-US"/>
          </w:rPr>
          <w:delText xml:space="preserve"> </w:delText>
        </w:r>
        <w:r w:rsidR="00A0161B" w:rsidRPr="00257741" w:rsidDel="0033393A">
          <w:rPr>
            <w:rFonts w:ascii="David" w:hAnsi="David" w:cs="David" w:hint="eastAsia"/>
            <w:sz w:val="24"/>
            <w:szCs w:val="24"/>
            <w:highlight w:val="yellow"/>
            <w:rtl/>
            <w:lang w:val="en-US"/>
          </w:rPr>
          <w:delText>למטה</w:delText>
        </w:r>
        <w:r w:rsidR="00A0161B" w:rsidRPr="00257741" w:rsidDel="0033393A">
          <w:rPr>
            <w:rFonts w:ascii="David" w:hAnsi="David" w:cs="David"/>
            <w:sz w:val="24"/>
            <w:szCs w:val="24"/>
            <w:highlight w:val="yellow"/>
            <w:rtl/>
            <w:lang w:val="en-US"/>
          </w:rPr>
          <w:delText xml:space="preserve"> </w:delText>
        </w:r>
        <w:r w:rsidR="00A0161B" w:rsidRPr="00257741" w:rsidDel="0033393A">
          <w:rPr>
            <w:rFonts w:ascii="David" w:hAnsi="David" w:cs="David" w:hint="eastAsia"/>
            <w:sz w:val="24"/>
            <w:szCs w:val="24"/>
            <w:highlight w:val="yellow"/>
            <w:rtl/>
            <w:lang w:val="en-US"/>
          </w:rPr>
          <w:delText>לא</w:delText>
        </w:r>
        <w:r w:rsidR="00A0161B" w:rsidRPr="00257741" w:rsidDel="0033393A">
          <w:rPr>
            <w:rFonts w:ascii="David" w:hAnsi="David" w:cs="David"/>
            <w:sz w:val="24"/>
            <w:szCs w:val="24"/>
            <w:highlight w:val="yellow"/>
            <w:rtl/>
            <w:lang w:val="en-US"/>
          </w:rPr>
          <w:delText>?</w:delText>
        </w:r>
        <w:r w:rsidR="00B31D00" w:rsidRPr="00257741" w:rsidDel="0033393A">
          <w:rPr>
            <w:rFonts w:ascii="David" w:hAnsi="David" w:cs="David"/>
            <w:sz w:val="24"/>
            <w:szCs w:val="24"/>
            <w:rtl/>
            <w:lang w:val="en-US"/>
          </w:rPr>
          <w:br/>
        </w:r>
        <w:r w:rsidR="00B31D00" w:rsidRPr="00257741" w:rsidDel="0033393A">
          <w:rPr>
            <w:rFonts w:ascii="David" w:hAnsi="David" w:cs="David" w:hint="eastAsia"/>
            <w:sz w:val="24"/>
            <w:szCs w:val="24"/>
            <w:rtl/>
            <w:lang w:val="en-US"/>
          </w:rPr>
          <w:delText>או</w:delText>
        </w:r>
        <w:r w:rsidR="00B31D00" w:rsidRPr="00257741" w:rsidDel="0033393A">
          <w:rPr>
            <w:rFonts w:ascii="David" w:hAnsi="David" w:cs="David"/>
            <w:sz w:val="24"/>
            <w:szCs w:val="24"/>
            <w:rtl/>
            <w:lang w:val="en-US"/>
          </w:rPr>
          <w:delText xml:space="preserve"> שזה רק עבור הקשיים שב 1.5.1 אבל אז יהיו שתי נקודות שונות בספר פרוייקט של קשיים והתמודדות</w:delText>
        </w:r>
      </w:del>
    </w:p>
    <w:p w14:paraId="6B3E9BE9" w14:textId="037CA77E" w:rsidR="001B7A10" w:rsidRPr="00257741" w:rsidRDefault="00C972D2" w:rsidP="00FB2816">
      <w:pPr>
        <w:shd w:val="clear" w:color="auto" w:fill="FFFFFF"/>
        <w:spacing w:after="240"/>
        <w:ind w:right="580"/>
        <w:jc w:val="left"/>
        <w:rPr>
          <w:rFonts w:ascii="David" w:eastAsia="Times New Roman" w:hAnsi="David" w:cs="David"/>
          <w:sz w:val="24"/>
          <w:szCs w:val="24"/>
          <w:lang w:val="en-US"/>
        </w:rPr>
      </w:pPr>
      <w:r w:rsidRPr="00257741">
        <w:rPr>
          <w:rFonts w:ascii="David" w:hAnsi="David" w:cs="David"/>
          <w:b/>
          <w:bCs/>
          <w:sz w:val="32"/>
          <w:szCs w:val="32"/>
          <w:lang w:val="en-US"/>
        </w:rPr>
        <w:t>Chapter</w:t>
      </w:r>
      <w:r w:rsidRPr="00257741">
        <w:rPr>
          <w:rFonts w:ascii="David" w:hAnsi="David" w:cs="David"/>
          <w:b/>
          <w:bCs/>
          <w:sz w:val="24"/>
          <w:szCs w:val="24"/>
          <w:lang w:val="en-US"/>
        </w:rPr>
        <w:t xml:space="preserve"> </w:t>
      </w:r>
      <w:r w:rsidRPr="00257741">
        <w:rPr>
          <w:rFonts w:ascii="David" w:hAnsi="David" w:cs="David"/>
          <w:b/>
          <w:bCs/>
          <w:sz w:val="32"/>
          <w:szCs w:val="32"/>
          <w:lang w:val="en-US"/>
        </w:rPr>
        <w:t>2</w:t>
      </w:r>
      <w:r w:rsidR="00C7700C" w:rsidRPr="00257741">
        <w:rPr>
          <w:rFonts w:ascii="David" w:hAnsi="David" w:cs="David"/>
          <w:b/>
          <w:bCs/>
          <w:sz w:val="32"/>
          <w:szCs w:val="32"/>
          <w:lang w:val="en-US"/>
        </w:rPr>
        <w:t>.</w:t>
      </w:r>
      <w:r w:rsidR="00C7700C" w:rsidRPr="00257741">
        <w:rPr>
          <w:rFonts w:ascii="David" w:hAnsi="David" w:cs="David"/>
          <w:sz w:val="32"/>
          <w:szCs w:val="32"/>
          <w:lang w:val="en-US"/>
        </w:rPr>
        <w:t xml:space="preserve"> </w:t>
      </w:r>
      <w:r w:rsidR="00C7700C" w:rsidRPr="00257741">
        <w:rPr>
          <w:rFonts w:ascii="David" w:hAnsi="David" w:cs="David"/>
          <w:b/>
          <w:bCs/>
          <w:sz w:val="32"/>
          <w:szCs w:val="32"/>
          <w:lang w:val="en-US"/>
        </w:rPr>
        <w:t>BACKGROUND AND RELATED WORK:</w:t>
      </w:r>
    </w:p>
    <w:p w14:paraId="2CB294C8" w14:textId="1536E5BF" w:rsidR="00BD16DC" w:rsidRPr="00257741" w:rsidRDefault="00E532EF" w:rsidP="00FB2816">
      <w:pPr>
        <w:shd w:val="clear" w:color="auto" w:fill="FFFFFF"/>
        <w:spacing w:after="240"/>
        <w:ind w:right="580"/>
        <w:jc w:val="left"/>
        <w:rPr>
          <w:rFonts w:ascii="David" w:eastAsia="Times New Roman" w:hAnsi="David" w:cs="David"/>
          <w:b/>
          <w:bCs/>
          <w:sz w:val="24"/>
          <w:szCs w:val="24"/>
          <w:lang w:val="en-US"/>
        </w:rPr>
      </w:pPr>
      <w:r w:rsidRPr="00257741">
        <w:rPr>
          <w:rFonts w:ascii="David" w:eastAsia="Times New Roman" w:hAnsi="David" w:cs="David"/>
          <w:b/>
          <w:bCs/>
          <w:sz w:val="24"/>
          <w:szCs w:val="24"/>
          <w:lang w:val="en-US"/>
        </w:rPr>
        <w:t xml:space="preserve">2.1 </w:t>
      </w:r>
      <w:r w:rsidR="00403E20" w:rsidRPr="00257741">
        <w:rPr>
          <w:rFonts w:ascii="David" w:eastAsia="Times New Roman" w:hAnsi="David" w:cs="David"/>
          <w:b/>
          <w:bCs/>
          <w:sz w:val="24"/>
          <w:szCs w:val="24"/>
          <w:lang w:val="en-US"/>
        </w:rPr>
        <w:t xml:space="preserve">Reasons </w:t>
      </w:r>
      <w:proofErr w:type="gramStart"/>
      <w:r w:rsidR="00E24B12" w:rsidRPr="00257741">
        <w:rPr>
          <w:rFonts w:ascii="David" w:eastAsia="Times New Roman" w:hAnsi="David" w:cs="David"/>
          <w:b/>
          <w:bCs/>
          <w:sz w:val="24"/>
          <w:szCs w:val="24"/>
          <w:lang w:val="en-US"/>
        </w:rPr>
        <w:t>To</w:t>
      </w:r>
      <w:proofErr w:type="gramEnd"/>
      <w:r w:rsidR="00E24B12" w:rsidRPr="00257741">
        <w:rPr>
          <w:rFonts w:ascii="David" w:eastAsia="Times New Roman" w:hAnsi="David" w:cs="David"/>
          <w:b/>
          <w:bCs/>
          <w:sz w:val="24"/>
          <w:szCs w:val="24"/>
          <w:lang w:val="en-US"/>
        </w:rPr>
        <w:t xml:space="preserve"> Use Ultrasound</w:t>
      </w:r>
    </w:p>
    <w:p w14:paraId="30690994" w14:textId="180E7EFC" w:rsidR="00257741" w:rsidRDefault="00C7700C" w:rsidP="00CA00CE">
      <w:pPr>
        <w:shd w:val="clear" w:color="auto" w:fill="FFFFFF"/>
        <w:spacing w:after="10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t xml:space="preserve">There are many technologies that can help with short-range data transfer and communication such as </w:t>
      </w:r>
      <w:r w:rsidR="0093491F" w:rsidRPr="00257741">
        <w:rPr>
          <w:rFonts w:ascii="David" w:eastAsia="Times New Roman" w:hAnsi="David" w:cs="David"/>
          <w:sz w:val="24"/>
          <w:szCs w:val="24"/>
          <w:lang w:val="en-US"/>
        </w:rPr>
        <w:t xml:space="preserve">Wi-Fi and Bluetooth </w:t>
      </w:r>
      <w:r w:rsidRPr="00257741">
        <w:rPr>
          <w:rFonts w:ascii="David" w:eastAsia="Times New Roman" w:hAnsi="David" w:cs="David"/>
          <w:sz w:val="24"/>
          <w:szCs w:val="24"/>
          <w:lang w:val="en-US"/>
        </w:rPr>
        <w:t xml:space="preserve">and even Apple's </w:t>
      </w:r>
      <w:proofErr w:type="spellStart"/>
      <w:r w:rsidRPr="00257741">
        <w:rPr>
          <w:rFonts w:ascii="David" w:eastAsia="Times New Roman" w:hAnsi="David" w:cs="David"/>
          <w:sz w:val="24"/>
          <w:szCs w:val="24"/>
          <w:lang w:val="en-US"/>
        </w:rPr>
        <w:t>AirDrop</w:t>
      </w:r>
      <w:proofErr w:type="spellEnd"/>
      <w:r w:rsidRPr="00257741">
        <w:rPr>
          <w:rFonts w:ascii="David" w:eastAsia="Times New Roman" w:hAnsi="David" w:cs="David"/>
          <w:sz w:val="24"/>
          <w:szCs w:val="24"/>
          <w:lang w:val="en-US"/>
        </w:rPr>
        <w:t xml:space="preserve"> is based on these </w:t>
      </w:r>
      <w:r w:rsidR="00901B46" w:rsidRPr="00257741">
        <w:rPr>
          <w:rFonts w:ascii="David" w:eastAsia="Times New Roman" w:hAnsi="David" w:cs="David"/>
          <w:sz w:val="24"/>
          <w:szCs w:val="24"/>
          <w:lang w:val="en-US"/>
        </w:rPr>
        <w:t xml:space="preserve">technologies. </w:t>
      </w:r>
      <w:r w:rsidR="005E6F03" w:rsidRPr="00257741">
        <w:rPr>
          <w:rFonts w:ascii="David" w:eastAsia="Times New Roman" w:hAnsi="David" w:cs="David"/>
          <w:sz w:val="24"/>
          <w:szCs w:val="24"/>
          <w:lang w:val="en-US"/>
        </w:rPr>
        <w:t>These technologies</w:t>
      </w:r>
      <w:r w:rsidRPr="00257741">
        <w:rPr>
          <w:rFonts w:ascii="David" w:eastAsia="Times New Roman" w:hAnsi="David" w:cs="David"/>
          <w:sz w:val="24"/>
          <w:szCs w:val="24"/>
          <w:lang w:val="en-US"/>
        </w:rPr>
        <w:t xml:space="preserve"> rely on </w:t>
      </w:r>
      <w:r w:rsidR="00257741" w:rsidRPr="00257741">
        <w:rPr>
          <w:rFonts w:ascii="David" w:eastAsia="Times New Roman" w:hAnsi="David" w:cs="David"/>
          <w:sz w:val="24"/>
          <w:szCs w:val="24"/>
          <w:lang w:val="en-US"/>
        </w:rPr>
        <w:t>RF which</w:t>
      </w:r>
      <w:r w:rsidRPr="00257741">
        <w:rPr>
          <w:rFonts w:ascii="David" w:eastAsia="Times New Roman" w:hAnsi="David" w:cs="David"/>
          <w:sz w:val="24"/>
          <w:szCs w:val="24"/>
          <w:lang w:val="en-US"/>
        </w:rPr>
        <w:t xml:space="preserve"> in some environments - may cause interferences - may not be efficient, suitable or applicable.</w:t>
      </w:r>
    </w:p>
    <w:p w14:paraId="662A774D" w14:textId="51092F97" w:rsidR="00BD16DC" w:rsidRPr="00257741" w:rsidRDefault="00C7700C" w:rsidP="00CA00CE">
      <w:pPr>
        <w:shd w:val="clear" w:color="auto" w:fill="FFFFFF"/>
        <w:spacing w:after="10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br/>
        <w:t xml:space="preserve"> </w:t>
      </w:r>
      <w:r w:rsidR="00CD5AB8" w:rsidRPr="00257741">
        <w:rPr>
          <w:rFonts w:ascii="David" w:eastAsia="Times New Roman" w:hAnsi="David" w:cs="David"/>
          <w:sz w:val="24"/>
          <w:szCs w:val="24"/>
          <w:lang w:val="en-US"/>
        </w:rPr>
        <w:t xml:space="preserve">Ultrasound transfer overcomes </w:t>
      </w:r>
      <w:r w:rsidRPr="00257741">
        <w:rPr>
          <w:rFonts w:ascii="David" w:eastAsia="Times New Roman" w:hAnsi="David" w:cs="David"/>
          <w:sz w:val="24"/>
          <w:szCs w:val="24"/>
          <w:lang w:val="en-US"/>
        </w:rPr>
        <w:t xml:space="preserve">some of these limitations as high frequency soundwaves beyond the audible range of humans can be used to transfer small amounts of data over short </w:t>
      </w:r>
      <w:r w:rsidR="00257741" w:rsidRPr="00257741">
        <w:rPr>
          <w:rFonts w:ascii="David" w:eastAsia="Times New Roman" w:hAnsi="David" w:cs="David"/>
          <w:sz w:val="24"/>
          <w:szCs w:val="24"/>
          <w:lang w:val="en-US"/>
        </w:rPr>
        <w:t>distances while</w:t>
      </w:r>
      <w:r w:rsidRPr="00257741">
        <w:rPr>
          <w:rFonts w:ascii="David" w:eastAsia="Times New Roman" w:hAnsi="David" w:cs="David"/>
          <w:sz w:val="24"/>
          <w:szCs w:val="24"/>
          <w:lang w:val="en-US"/>
        </w:rPr>
        <w:t xml:space="preserve"> overcoming some of the limitations of </w:t>
      </w:r>
      <w:r w:rsidR="00C62297" w:rsidRPr="00257741">
        <w:rPr>
          <w:rFonts w:ascii="David" w:eastAsia="Times New Roman" w:hAnsi="David" w:cs="David"/>
          <w:sz w:val="24"/>
          <w:szCs w:val="24"/>
          <w:lang w:val="en-US"/>
        </w:rPr>
        <w:t>RF</w:t>
      </w:r>
      <w:r w:rsidRPr="00257741">
        <w:rPr>
          <w:rFonts w:ascii="David" w:eastAsia="Times New Roman" w:hAnsi="David" w:cs="David"/>
          <w:sz w:val="24"/>
          <w:szCs w:val="24"/>
          <w:lang w:val="en-US"/>
        </w:rPr>
        <w:t xml:space="preserve"> transmissions without using </w:t>
      </w:r>
      <w:r w:rsidR="0093491F" w:rsidRPr="00257741">
        <w:rPr>
          <w:rFonts w:ascii="David" w:eastAsia="Times New Roman" w:hAnsi="David" w:cs="David"/>
          <w:sz w:val="24"/>
          <w:szCs w:val="24"/>
          <w:lang w:val="en-US"/>
        </w:rPr>
        <w:t>specialized</w:t>
      </w:r>
      <w:r w:rsidRPr="00257741">
        <w:rPr>
          <w:rFonts w:ascii="David" w:eastAsia="Times New Roman" w:hAnsi="David" w:cs="David"/>
          <w:sz w:val="24"/>
          <w:szCs w:val="24"/>
          <w:lang w:val="en-US"/>
        </w:rPr>
        <w:t xml:space="preserve"> equipment such as </w:t>
      </w:r>
      <w:r w:rsidRPr="00257741">
        <w:rPr>
          <w:rFonts w:ascii="David" w:eastAsia="Times New Roman" w:hAnsi="David" w:cs="David"/>
          <w:sz w:val="24"/>
          <w:szCs w:val="24"/>
          <w:lang w:val="en-US"/>
        </w:rPr>
        <w:lastRenderedPageBreak/>
        <w:t xml:space="preserve">radio </w:t>
      </w:r>
      <w:r w:rsidR="00CA00CE" w:rsidRPr="00257741">
        <w:rPr>
          <w:rFonts w:ascii="David" w:eastAsia="Times New Roman" w:hAnsi="David" w:cs="David"/>
          <w:sz w:val="24"/>
          <w:szCs w:val="24"/>
          <w:lang w:val="en-US"/>
        </w:rPr>
        <w:t>transmitters. For</w:t>
      </w:r>
      <w:r w:rsidRPr="00257741">
        <w:rPr>
          <w:rFonts w:ascii="David" w:eastAsia="Times New Roman" w:hAnsi="David" w:cs="David"/>
          <w:sz w:val="24"/>
          <w:szCs w:val="24"/>
          <w:lang w:val="en-US"/>
        </w:rPr>
        <w:t xml:space="preserve"> these reasons ultrasound transfer may </w:t>
      </w:r>
      <w:r w:rsidR="0093491F" w:rsidRPr="00257741">
        <w:rPr>
          <w:rFonts w:ascii="David" w:eastAsia="Times New Roman" w:hAnsi="David" w:cs="David"/>
          <w:sz w:val="24"/>
          <w:szCs w:val="24"/>
          <w:lang w:val="en-US"/>
        </w:rPr>
        <w:t>offer an</w:t>
      </w:r>
      <w:r w:rsidRPr="00257741">
        <w:rPr>
          <w:rFonts w:ascii="David" w:eastAsia="Times New Roman" w:hAnsi="David" w:cs="David"/>
          <w:sz w:val="24"/>
          <w:szCs w:val="24"/>
          <w:lang w:val="en-US"/>
        </w:rPr>
        <w:t xml:space="preserve"> alternative to the </w:t>
      </w:r>
      <w:r w:rsidR="0093491F" w:rsidRPr="00257741">
        <w:rPr>
          <w:rFonts w:ascii="David" w:eastAsia="Times New Roman" w:hAnsi="David" w:cs="David"/>
          <w:sz w:val="24"/>
          <w:szCs w:val="24"/>
          <w:lang w:val="en-US"/>
        </w:rPr>
        <w:t>current relevant</w:t>
      </w:r>
      <w:r w:rsidRPr="00257741">
        <w:rPr>
          <w:rFonts w:ascii="David" w:eastAsia="Times New Roman" w:hAnsi="David" w:cs="David"/>
          <w:sz w:val="24"/>
          <w:szCs w:val="24"/>
          <w:lang w:val="en-US"/>
        </w:rPr>
        <w:t xml:space="preserve"> technologies.</w:t>
      </w:r>
    </w:p>
    <w:p w14:paraId="231E1537" w14:textId="77777777" w:rsidR="00CA00CE" w:rsidRPr="000C3F8E" w:rsidRDefault="00B70562" w:rsidP="00CA00CE">
      <w:pPr>
        <w:shd w:val="clear" w:color="auto" w:fill="FFFFFF"/>
        <w:spacing w:after="100"/>
        <w:ind w:left="1080" w:right="580"/>
        <w:jc w:val="left"/>
        <w:rPr>
          <w:rFonts w:ascii="David" w:eastAsia="Times New Roman" w:hAnsi="David" w:cs="David"/>
          <w:sz w:val="24"/>
          <w:szCs w:val="24"/>
          <w:rtl/>
          <w:lang w:val="en-US"/>
        </w:rPr>
      </w:pPr>
      <w:r w:rsidRPr="00257741">
        <w:rPr>
          <w:rFonts w:ascii="David" w:eastAsia="Times New Roman" w:hAnsi="David" w:cs="David"/>
          <w:sz w:val="24"/>
          <w:szCs w:val="24"/>
          <w:lang w:val="en-US"/>
        </w:rPr>
        <w:t xml:space="preserve">The </w:t>
      </w:r>
      <w:r w:rsidR="00BF4FE6" w:rsidRPr="00257741">
        <w:rPr>
          <w:rFonts w:ascii="David" w:eastAsia="Times New Roman" w:hAnsi="David" w:cs="David"/>
          <w:sz w:val="24"/>
          <w:szCs w:val="24"/>
          <w:lang w:val="en-US"/>
        </w:rPr>
        <w:t>limitations</w:t>
      </w:r>
      <w:r w:rsidRPr="00257741">
        <w:rPr>
          <w:rFonts w:ascii="David" w:eastAsia="Times New Roman" w:hAnsi="David" w:cs="David"/>
          <w:sz w:val="24"/>
          <w:szCs w:val="24"/>
          <w:lang w:val="en-US"/>
        </w:rPr>
        <w:t xml:space="preserve"> of RF data transfer that Ultrasound Data Transfer can overcome are Signal Interference and Spectrum Congestion limitations.</w:t>
      </w:r>
    </w:p>
    <w:p w14:paraId="42285AF4" w14:textId="20B6E28E" w:rsidR="00F7698F" w:rsidRPr="000C3F8E" w:rsidRDefault="00B70562" w:rsidP="00CA00CE">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br/>
        <w:t xml:space="preserve">Technologies like Wi-Fi and Bluetooth operate in specific, crowded frequency bands (e.g., 2.4 GHz, 5 GHz). </w:t>
      </w:r>
      <w:r w:rsidR="001B0D63" w:rsidRPr="000C3F8E">
        <w:rPr>
          <w:rFonts w:ascii="David" w:eastAsia="Times New Roman" w:hAnsi="David" w:cs="David"/>
          <w:sz w:val="24"/>
          <w:szCs w:val="24"/>
          <w:lang w:val="en-US"/>
        </w:rPr>
        <w:t>[</w:t>
      </w:r>
      <w:r w:rsidR="00017FCD" w:rsidRPr="000C3F8E">
        <w:rPr>
          <w:rFonts w:ascii="David" w:eastAsia="Times New Roman" w:hAnsi="David" w:cs="David"/>
          <w:sz w:val="24"/>
          <w:szCs w:val="24"/>
          <w:lang w:val="en-US"/>
        </w:rPr>
        <w:t>5</w:t>
      </w:r>
      <w:r w:rsidR="001B0D63" w:rsidRPr="000C3F8E">
        <w:rPr>
          <w:rFonts w:ascii="David" w:eastAsia="Times New Roman" w:hAnsi="David" w:cs="David"/>
          <w:sz w:val="24"/>
          <w:szCs w:val="24"/>
          <w:lang w:val="en-US"/>
        </w:rPr>
        <w:t>]</w:t>
      </w:r>
      <w:r w:rsidRPr="000C3F8E">
        <w:rPr>
          <w:rFonts w:ascii="David" w:eastAsia="Times New Roman" w:hAnsi="David" w:cs="David"/>
          <w:sz w:val="24"/>
          <w:szCs w:val="24"/>
          <w:lang w:val="en-US"/>
        </w:rPr>
        <w:br/>
      </w:r>
    </w:p>
    <w:p w14:paraId="3779C287" w14:textId="77777777" w:rsidR="003D32E7" w:rsidRPr="000C3F8E" w:rsidRDefault="00B70562" w:rsidP="00C57DDB">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This creates two major problems</w:t>
      </w:r>
      <w:r w:rsidR="0033340A" w:rsidRPr="000C3F8E">
        <w:rPr>
          <w:rFonts w:ascii="David" w:eastAsia="Times New Roman" w:hAnsi="David" w:cs="David"/>
          <w:sz w:val="24"/>
          <w:szCs w:val="24"/>
          <w:lang w:val="en-US"/>
        </w:rPr>
        <w:t>:</w:t>
      </w:r>
      <w:bookmarkStart w:id="12" w:name="_h1kucinrt7h6" w:colFirst="0" w:colLast="0"/>
      <w:bookmarkEnd w:id="12"/>
    </w:p>
    <w:p w14:paraId="175AD3AD" w14:textId="6239148C" w:rsidR="00BD16DC" w:rsidRPr="000C3F8E" w:rsidRDefault="00E532EF" w:rsidP="00C57DDB">
      <w:pPr>
        <w:pStyle w:val="ListParagraph"/>
        <w:numPr>
          <w:ilvl w:val="0"/>
          <w:numId w:val="3"/>
        </w:numPr>
        <w:shd w:val="clear" w:color="auto" w:fill="FFFFFF"/>
        <w:spacing w:after="100"/>
        <w:ind w:left="1800"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Signal Interference:</w:t>
      </w:r>
    </w:p>
    <w:p w14:paraId="12773EF0" w14:textId="00F922E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t>RF Interference: Devices interfere with each other. A signal from several devices may collide with each other leading to dropped connections, slower speeds, and poor reliability.</w:t>
      </w:r>
      <w:r w:rsidRPr="000C3F8E">
        <w:rPr>
          <w:rFonts w:ascii="David" w:eastAsia="Times New Roman" w:hAnsi="David" w:cs="David"/>
          <w:sz w:val="24"/>
          <w:szCs w:val="24"/>
          <w:lang w:val="en-US"/>
        </w:rPr>
        <w:br/>
        <w:t xml:space="preserve"> </w:t>
      </w:r>
      <w:r w:rsidR="00400D66" w:rsidRPr="000C3F8E">
        <w:rPr>
          <w:rFonts w:ascii="David" w:eastAsia="Times New Roman" w:hAnsi="David" w:cs="David"/>
          <w:sz w:val="24"/>
          <w:szCs w:val="24"/>
          <w:lang w:val="en-US"/>
        </w:rPr>
        <w:t>Furthermore,</w:t>
      </w:r>
      <w:r w:rsidRPr="000C3F8E">
        <w:rPr>
          <w:rFonts w:ascii="David" w:eastAsia="Times New Roman" w:hAnsi="David" w:cs="David"/>
          <w:sz w:val="24"/>
          <w:szCs w:val="24"/>
          <w:lang w:val="en-US"/>
        </w:rPr>
        <w:t xml:space="preserve"> RF signals are also susceptible to electromagnetic interference from common household and industrial electronics, which can disrupt communication.</w:t>
      </w:r>
    </w:p>
    <w:p w14:paraId="03B626D0" w14:textId="71551B29" w:rsidR="00BD16DC" w:rsidRPr="000C3F8E" w:rsidRDefault="00C7700C" w:rsidP="00C57DDB">
      <w:pPr>
        <w:pStyle w:val="Heading3"/>
        <w:keepNext w:val="0"/>
        <w:keepLines w:val="0"/>
        <w:shd w:val="clear" w:color="auto" w:fill="FFFFFF"/>
        <w:spacing w:before="280"/>
        <w:ind w:left="1584" w:right="580"/>
        <w:jc w:val="left"/>
        <w:rPr>
          <w:rFonts w:ascii="David" w:eastAsia="Times New Roman" w:hAnsi="David" w:cs="David"/>
          <w:color w:val="000000"/>
          <w:lang w:val="en-US"/>
        </w:rPr>
      </w:pPr>
      <w:bookmarkStart w:id="13" w:name="_3xbmdmq3b1sz" w:colFirst="0" w:colLast="0"/>
      <w:bookmarkEnd w:id="13"/>
      <w:r w:rsidRPr="000C3F8E">
        <w:rPr>
          <w:rFonts w:ascii="David" w:eastAsia="Times New Roman" w:hAnsi="David" w:cs="David"/>
          <w:color w:val="000000"/>
          <w:lang w:val="en-US"/>
        </w:rPr>
        <w:t xml:space="preserve"> Ultrasound Overcomes this problem via not using RF waves at all as it simply uses sound waves instead, thereby unaffected by EM (</w:t>
      </w:r>
      <w:r w:rsidR="007C56B1" w:rsidRPr="000C3F8E">
        <w:rPr>
          <w:rFonts w:ascii="David" w:eastAsia="Times New Roman" w:hAnsi="David" w:cs="David"/>
          <w:color w:val="000000"/>
          <w:lang w:val="en-US"/>
        </w:rPr>
        <w:t>Electromagnetic</w:t>
      </w:r>
      <w:r w:rsidR="00D52C4C" w:rsidRPr="000C3F8E">
        <w:rPr>
          <w:rFonts w:ascii="David" w:eastAsia="Times New Roman" w:hAnsi="David" w:cs="David"/>
          <w:color w:val="000000"/>
          <w:lang w:val="en-US"/>
        </w:rPr>
        <w:t xml:space="preserve"> r</w:t>
      </w:r>
      <w:r w:rsidR="00446085" w:rsidRPr="000C3F8E">
        <w:rPr>
          <w:rFonts w:ascii="David" w:eastAsia="Times New Roman" w:hAnsi="David" w:cs="David"/>
          <w:color w:val="000000"/>
          <w:lang w:val="en-US"/>
        </w:rPr>
        <w:t>adiation</w:t>
      </w:r>
      <w:r w:rsidRPr="000C3F8E">
        <w:rPr>
          <w:rFonts w:ascii="David" w:eastAsia="Times New Roman" w:hAnsi="David" w:cs="David"/>
          <w:color w:val="000000"/>
          <w:lang w:val="en-US"/>
        </w:rPr>
        <w:t xml:space="preserve">), furthermore it avoids the crowded radio spectrum </w:t>
      </w:r>
      <w:r w:rsidR="00D52C4C" w:rsidRPr="000C3F8E">
        <w:rPr>
          <w:rFonts w:ascii="David" w:eastAsia="Times New Roman" w:hAnsi="David" w:cs="David"/>
          <w:color w:val="000000"/>
          <w:lang w:val="en-US"/>
        </w:rPr>
        <w:t>thereby</w:t>
      </w:r>
      <w:r w:rsidRPr="000C3F8E">
        <w:rPr>
          <w:rFonts w:ascii="David" w:eastAsia="Times New Roman" w:hAnsi="David" w:cs="David"/>
          <w:color w:val="000000"/>
          <w:lang w:val="en-US"/>
        </w:rPr>
        <w:t xml:space="preserve"> </w:t>
      </w:r>
      <w:r w:rsidR="00D52C4C" w:rsidRPr="000C3F8E">
        <w:rPr>
          <w:rFonts w:ascii="David" w:eastAsia="Times New Roman" w:hAnsi="David" w:cs="David"/>
          <w:color w:val="000000"/>
          <w:lang w:val="en-US"/>
        </w:rPr>
        <w:t>doesn’t</w:t>
      </w:r>
      <w:r w:rsidRPr="000C3F8E">
        <w:rPr>
          <w:rFonts w:ascii="David" w:eastAsia="Times New Roman" w:hAnsi="David" w:cs="David"/>
          <w:color w:val="000000"/>
          <w:lang w:val="en-US"/>
        </w:rPr>
        <w:t xml:space="preserve"> have to compete with a</w:t>
      </w:r>
      <w:r w:rsidR="00446085" w:rsidRPr="000C3F8E">
        <w:rPr>
          <w:rFonts w:ascii="David" w:eastAsia="Times New Roman" w:hAnsi="David" w:cs="David"/>
          <w:color w:val="000000"/>
          <w:lang w:val="en-US"/>
        </w:rPr>
        <w:t xml:space="preserve"> </w:t>
      </w:r>
      <w:r w:rsidRPr="000C3F8E">
        <w:rPr>
          <w:rFonts w:ascii="David" w:eastAsia="Times New Roman" w:hAnsi="David" w:cs="David"/>
          <w:color w:val="000000"/>
          <w:lang w:val="en-US"/>
        </w:rPr>
        <w:t>lot of other devices.</w:t>
      </w:r>
    </w:p>
    <w:p w14:paraId="1EB24EAA" w14:textId="77777777" w:rsidR="001B7A10" w:rsidRPr="000C3F8E" w:rsidRDefault="001B7A10" w:rsidP="00C57DDB">
      <w:pPr>
        <w:jc w:val="left"/>
        <w:rPr>
          <w:rFonts w:ascii="David" w:hAnsi="David" w:cs="David"/>
          <w:lang w:val="en-US"/>
        </w:rPr>
      </w:pPr>
    </w:p>
    <w:p w14:paraId="612BCC4B" w14:textId="29521726" w:rsidR="00BD16DC" w:rsidRPr="000C3F8E" w:rsidRDefault="00C7700C" w:rsidP="00C57DDB">
      <w:pPr>
        <w:pStyle w:val="Heading2"/>
        <w:keepNext w:val="0"/>
        <w:keepLines w:val="0"/>
        <w:numPr>
          <w:ilvl w:val="0"/>
          <w:numId w:val="3"/>
        </w:numPr>
        <w:shd w:val="clear" w:color="auto" w:fill="FFFFFF"/>
        <w:spacing w:before="0"/>
        <w:ind w:left="1440" w:right="580"/>
        <w:jc w:val="left"/>
        <w:rPr>
          <w:rFonts w:ascii="David" w:eastAsia="Times New Roman" w:hAnsi="David" w:cs="David"/>
          <w:sz w:val="24"/>
          <w:szCs w:val="24"/>
          <w:lang w:val="en-US"/>
        </w:rPr>
      </w:pPr>
      <w:bookmarkStart w:id="14" w:name="_ca3m0vudhujb" w:colFirst="0" w:colLast="0"/>
      <w:bookmarkStart w:id="15" w:name="_28lsnp3dannf" w:colFirst="0" w:colLast="0"/>
      <w:bookmarkEnd w:id="14"/>
      <w:bookmarkEnd w:id="15"/>
      <w:r w:rsidRPr="000C3F8E">
        <w:rPr>
          <w:rFonts w:ascii="David" w:eastAsia="Times New Roman" w:hAnsi="David" w:cs="David"/>
          <w:sz w:val="24"/>
          <w:szCs w:val="24"/>
          <w:lang w:val="en-US"/>
        </w:rPr>
        <w:t>Security and Signal Containment</w:t>
      </w:r>
    </w:p>
    <w:p w14:paraId="5CEBB122" w14:textId="37134D51" w:rsidR="00BD16DC" w:rsidRPr="000C3F8E" w:rsidRDefault="00C7700C" w:rsidP="00C57DDB">
      <w:pPr>
        <w:spacing w:after="240"/>
        <w:ind w:left="1584"/>
        <w:jc w:val="left"/>
        <w:rPr>
          <w:rFonts w:ascii="David" w:hAnsi="David" w:cs="David"/>
          <w:sz w:val="24"/>
          <w:szCs w:val="24"/>
          <w:lang w:val="en-US"/>
        </w:rPr>
      </w:pPr>
      <w:bookmarkStart w:id="16" w:name="_duw1rbutnhct" w:colFirst="0" w:colLast="0"/>
      <w:bookmarkEnd w:id="16"/>
      <w:r w:rsidRPr="000C3F8E">
        <w:rPr>
          <w:rFonts w:ascii="David" w:hAnsi="David" w:cs="David"/>
          <w:b/>
          <w:bCs/>
          <w:sz w:val="24"/>
          <w:szCs w:val="24"/>
          <w:u w:val="single"/>
          <w:lang w:val="en-US"/>
        </w:rPr>
        <w:t>RF Security Risk:</w:t>
      </w:r>
      <w:r w:rsidRPr="000C3F8E">
        <w:rPr>
          <w:rFonts w:ascii="David" w:hAnsi="David" w:cs="David"/>
          <w:sz w:val="24"/>
          <w:szCs w:val="24"/>
          <w:lang w:val="en-US"/>
        </w:rPr>
        <w:t xml:space="preserve"> RF signals are difficult to contain; they easily pass through </w:t>
      </w:r>
      <w:r w:rsidR="00F85B65" w:rsidRPr="000C3F8E">
        <w:rPr>
          <w:rFonts w:ascii="David" w:hAnsi="David" w:cs="David"/>
          <w:sz w:val="24"/>
          <w:szCs w:val="24"/>
          <w:lang w:val="en-US"/>
        </w:rPr>
        <w:t xml:space="preserve">solid </w:t>
      </w:r>
      <w:r w:rsidRPr="000C3F8E">
        <w:rPr>
          <w:rFonts w:ascii="David" w:hAnsi="David" w:cs="David"/>
          <w:sz w:val="24"/>
          <w:szCs w:val="24"/>
          <w:lang w:val="en-US"/>
        </w:rPr>
        <w:t xml:space="preserve">objects such as </w:t>
      </w:r>
      <w:r w:rsidR="00F85B65" w:rsidRPr="000C3F8E">
        <w:rPr>
          <w:rFonts w:ascii="David" w:hAnsi="David" w:cs="David"/>
          <w:sz w:val="24"/>
          <w:szCs w:val="24"/>
          <w:lang w:val="en-US"/>
        </w:rPr>
        <w:t>walls</w:t>
      </w:r>
      <w:r w:rsidRPr="000C3F8E">
        <w:rPr>
          <w:rFonts w:ascii="David" w:hAnsi="David" w:cs="David"/>
          <w:sz w:val="24"/>
          <w:szCs w:val="24"/>
          <w:lang w:val="en-US"/>
        </w:rPr>
        <w:t xml:space="preserve">, doors or windows. </w:t>
      </w:r>
      <w:r w:rsidR="00F85B65" w:rsidRPr="000C3F8E">
        <w:rPr>
          <w:rFonts w:ascii="David" w:hAnsi="David" w:cs="David"/>
          <w:sz w:val="24"/>
          <w:szCs w:val="24"/>
          <w:lang w:val="en-US"/>
        </w:rPr>
        <w:t xml:space="preserve">This </w:t>
      </w:r>
      <w:r w:rsidRPr="000C3F8E">
        <w:rPr>
          <w:rFonts w:ascii="David" w:hAnsi="David" w:cs="David"/>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b/>
          <w:bCs/>
          <w:sz w:val="24"/>
          <w:szCs w:val="24"/>
          <w:u w:val="single"/>
          <w:lang w:val="en-US"/>
        </w:rPr>
        <w:t>How Ultrasound Overcomes This:</w:t>
      </w:r>
      <w:r w:rsidRPr="000C3F8E">
        <w:rPr>
          <w:rFonts w:ascii="David" w:hAnsi="David" w:cs="David"/>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0C3F8E">
        <w:rPr>
          <w:rFonts w:ascii="David" w:hAnsi="David" w:cs="David"/>
          <w:sz w:val="24"/>
          <w:szCs w:val="24"/>
          <w:lang w:val="en-US"/>
        </w:rPr>
        <w:t>communication</w:t>
      </w:r>
      <w:r w:rsidR="00017FCD" w:rsidRPr="000C3F8E">
        <w:rPr>
          <w:rFonts w:ascii="David" w:hAnsi="David" w:cs="David"/>
          <w:b/>
          <w:bCs/>
          <w:sz w:val="24"/>
          <w:szCs w:val="24"/>
          <w:lang w:val="en-US"/>
        </w:rPr>
        <w:t xml:space="preserve"> </w:t>
      </w:r>
      <w:r w:rsidR="00017FCD" w:rsidRPr="000C3F8E">
        <w:rPr>
          <w:rFonts w:ascii="David" w:hAnsi="David" w:cs="David"/>
          <w:sz w:val="24"/>
          <w:szCs w:val="24"/>
          <w:lang w:val="en-US"/>
        </w:rPr>
        <w:t>[7]</w:t>
      </w:r>
      <w:r w:rsidRPr="000C3F8E">
        <w:rPr>
          <w:rFonts w:ascii="David" w:hAnsi="David" w:cs="David"/>
          <w:sz w:val="24"/>
          <w:szCs w:val="24"/>
          <w:lang w:val="en-US"/>
        </w:rPr>
        <w:t>, thus providing inherent privacy.</w:t>
      </w:r>
    </w:p>
    <w:p w14:paraId="24A9B9A6" w14:textId="77777777"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sz w:val="24"/>
          <w:szCs w:val="24"/>
          <w:lang w:val="en-US"/>
        </w:rPr>
        <w:t>On that note, it's also important to mention that it's simple to determine the physical limits of this 'sound barrier.' The insecure area is strictly limited to the physical space where the soundwave can be detected, unlike RF signals, where it's difficult to know the boundary.</w:t>
      </w:r>
    </w:p>
    <w:p w14:paraId="1E43E661" w14:textId="43DB7419" w:rsidR="00BD16DC" w:rsidRPr="000C3F8E" w:rsidRDefault="00B70562" w:rsidP="00C57DDB">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17" w:name="_ju5790un9c30" w:colFirst="0" w:colLast="0"/>
      <w:bookmarkEnd w:id="17"/>
      <w:r w:rsidRPr="000C3F8E">
        <w:rPr>
          <w:rFonts w:ascii="David" w:eastAsia="Times New Roman" w:hAnsi="David" w:cs="David"/>
          <w:sz w:val="24"/>
          <w:szCs w:val="24"/>
          <w:lang w:val="en-US"/>
        </w:rPr>
        <w:t>2</w:t>
      </w:r>
      <w:r w:rsidR="0033340A" w:rsidRPr="000C3F8E">
        <w:rPr>
          <w:rFonts w:ascii="David" w:eastAsia="Times New Roman" w:hAnsi="David" w:cs="David"/>
          <w:sz w:val="24"/>
          <w:szCs w:val="24"/>
          <w:lang w:val="en-US"/>
        </w:rPr>
        <w:t>.2</w:t>
      </w:r>
      <w:r w:rsidRPr="000C3F8E">
        <w:rPr>
          <w:rFonts w:ascii="David" w:eastAsia="Times New Roman" w:hAnsi="David" w:cs="David"/>
          <w:sz w:val="24"/>
          <w:szCs w:val="24"/>
          <w:lang w:val="en-US"/>
        </w:rPr>
        <w:t xml:space="preserve"> Specific Environmental Struggles:</w:t>
      </w:r>
    </w:p>
    <w:p w14:paraId="2DE9DF3F"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18" w:name="_qia6uip3qjht" w:colFirst="0" w:colLast="0"/>
      <w:bookmarkEnd w:id="18"/>
      <w:r w:rsidRPr="000C3F8E">
        <w:rPr>
          <w:rFonts w:ascii="David" w:eastAsia="Times New Roman" w:hAnsi="David" w:cs="David"/>
          <w:b/>
          <w:bCs/>
          <w:color w:val="000000"/>
          <w:lang w:val="en-US"/>
        </w:rPr>
        <w:t>RF Limitation</w:t>
      </w:r>
    </w:p>
    <w:p w14:paraId="00263CB9" w14:textId="41EFB3C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t>RF waves propagate very poorly through conductive media, especially water. Saltwater</w:t>
      </w:r>
      <w:r w:rsidR="005018ED" w:rsidRPr="000C3F8E">
        <w:rPr>
          <w:rFonts w:ascii="David" w:eastAsia="Times New Roman" w:hAnsi="David" w:cs="David"/>
          <w:sz w:val="24"/>
          <w:szCs w:val="24"/>
          <w:lang w:val="en-US"/>
        </w:rPr>
        <w:t xml:space="preserve"> heavily</w:t>
      </w:r>
      <w:r w:rsidRPr="000C3F8E">
        <w:rPr>
          <w:rFonts w:ascii="David" w:eastAsia="Times New Roman" w:hAnsi="David" w:cs="David"/>
          <w:sz w:val="24"/>
          <w:szCs w:val="24"/>
          <w:lang w:val="en-US"/>
        </w:rPr>
        <w:t xml:space="preserve"> attenuates radio signals, making Wi-Fi and Bluetooth completely unusable for underwater communication.</w:t>
      </w:r>
      <w:r w:rsidR="00D053A6" w:rsidRPr="000C3F8E">
        <w:rPr>
          <w:rFonts w:ascii="David" w:eastAsia="Times New Roman" w:hAnsi="David" w:cs="David"/>
          <w:sz w:val="24"/>
          <w:szCs w:val="24"/>
          <w:lang w:val="en-US"/>
        </w:rPr>
        <w:t>[11]</w:t>
      </w:r>
    </w:p>
    <w:p w14:paraId="55F42799" w14:textId="24FFA212" w:rsidR="00BD16DC" w:rsidRPr="000C3F8E" w:rsidRDefault="00C7700C" w:rsidP="00E24B12">
      <w:pPr>
        <w:shd w:val="clear" w:color="auto" w:fill="FFFFFF"/>
        <w:spacing w:before="240" w:after="240"/>
        <w:ind w:left="1584"/>
        <w:jc w:val="left"/>
        <w:rPr>
          <w:rFonts w:ascii="David" w:eastAsia="Times New Roman" w:hAnsi="David" w:cs="David"/>
          <w:sz w:val="24"/>
          <w:szCs w:val="24"/>
          <w:highlight w:val="yellow"/>
          <w:lang w:val="en-US"/>
        </w:rPr>
      </w:pPr>
      <w:r w:rsidRPr="000C3F8E">
        <w:rPr>
          <w:rFonts w:ascii="David" w:eastAsia="Times New Roman" w:hAnsi="David" w:cs="David"/>
          <w:sz w:val="24"/>
          <w:szCs w:val="24"/>
          <w:lang w:val="en-US"/>
        </w:rPr>
        <w:t xml:space="preserve">This same principle applies to the human body, which is composed of RF signals struggle to pass through tissue, requiring high power, which can be </w:t>
      </w:r>
      <w:r w:rsidRPr="000C3F8E">
        <w:rPr>
          <w:rFonts w:ascii="David" w:eastAsia="Times New Roman" w:hAnsi="David" w:cs="David"/>
          <w:sz w:val="24"/>
          <w:szCs w:val="24"/>
          <w:lang w:val="en-US"/>
        </w:rPr>
        <w:lastRenderedPageBreak/>
        <w:t>inefficient and potentially cause unsafe tissue heating.</w:t>
      </w:r>
      <w:r w:rsidRPr="000C3F8E">
        <w:rPr>
          <w:rFonts w:ascii="David" w:eastAsia="Times New Roman" w:hAnsi="David" w:cs="David"/>
          <w:sz w:val="24"/>
          <w:szCs w:val="24"/>
          <w:lang w:val="en-US"/>
        </w:rPr>
        <w:br/>
        <w:t xml:space="preserve"> </w:t>
      </w:r>
      <w:r w:rsidR="00051506" w:rsidRPr="000C3F8E">
        <w:rPr>
          <w:rFonts w:ascii="David" w:eastAsia="Times New Roman" w:hAnsi="David" w:cs="David"/>
          <w:sz w:val="24"/>
          <w:szCs w:val="24"/>
          <w:lang w:val="en-US"/>
        </w:rPr>
        <w:t xml:space="preserve">Such </w:t>
      </w:r>
      <w:r w:rsidRPr="000C3F8E">
        <w:rPr>
          <w:rFonts w:ascii="David" w:eastAsia="Times New Roman" w:hAnsi="David" w:cs="David"/>
          <w:sz w:val="24"/>
          <w:szCs w:val="24"/>
          <w:lang w:val="en-US"/>
        </w:rPr>
        <w:t xml:space="preserve">issues make RF unusable for certain </w:t>
      </w:r>
      <w:r w:rsidR="00EE40D6" w:rsidRPr="000C3F8E">
        <w:rPr>
          <w:rFonts w:ascii="David" w:eastAsia="Times New Roman" w:hAnsi="David" w:cs="David"/>
          <w:sz w:val="24"/>
          <w:szCs w:val="24"/>
          <w:lang w:val="en-US"/>
        </w:rPr>
        <w:t xml:space="preserve">cases </w:t>
      </w:r>
      <w:r w:rsidRPr="000C3F8E">
        <w:rPr>
          <w:rFonts w:ascii="David" w:eastAsia="Times New Roman" w:hAnsi="David" w:cs="David"/>
          <w:sz w:val="24"/>
          <w:szCs w:val="24"/>
          <w:lang w:val="en-US"/>
        </w:rPr>
        <w:t xml:space="preserve">such as </w:t>
      </w:r>
      <w:r w:rsidR="004C4949" w:rsidRPr="000C3F8E">
        <w:rPr>
          <w:rFonts w:ascii="David" w:eastAsia="Times New Roman" w:hAnsi="David" w:cs="David"/>
          <w:sz w:val="24"/>
          <w:szCs w:val="24"/>
          <w:lang w:val="en-US"/>
        </w:rPr>
        <w:t xml:space="preserve">medical </w:t>
      </w:r>
      <w:r w:rsidRPr="000C3F8E">
        <w:rPr>
          <w:rFonts w:ascii="David" w:eastAsia="Times New Roman" w:hAnsi="David" w:cs="David"/>
          <w:sz w:val="24"/>
          <w:szCs w:val="24"/>
          <w:lang w:val="en-US"/>
        </w:rPr>
        <w:t>ones.</w:t>
      </w:r>
      <w:r w:rsidR="00D053A6" w:rsidRPr="000C3F8E">
        <w:rPr>
          <w:rFonts w:ascii="David" w:eastAsia="Times New Roman" w:hAnsi="David" w:cs="David"/>
          <w:sz w:val="24"/>
          <w:szCs w:val="24"/>
          <w:lang w:val="en-US"/>
        </w:rPr>
        <w:t xml:space="preserve"> [11]</w:t>
      </w:r>
    </w:p>
    <w:p w14:paraId="12A000BD"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19" w:name="_s3qhae5f1rk0" w:colFirst="0" w:colLast="0"/>
      <w:bookmarkEnd w:id="19"/>
      <w:r w:rsidRPr="000C3F8E">
        <w:rPr>
          <w:rFonts w:ascii="David" w:eastAsia="Times New Roman" w:hAnsi="David" w:cs="David"/>
          <w:b/>
          <w:bCs/>
          <w:color w:val="000000"/>
          <w:lang w:val="en-US"/>
        </w:rPr>
        <w:t>How Ultrasound Overcomes It</w:t>
      </w:r>
    </w:p>
    <w:p w14:paraId="1F490098" w14:textId="7F09BB0C" w:rsidR="00BD16DC" w:rsidRPr="000C3F8E" w:rsidRDefault="00C7700C" w:rsidP="00C57DDB">
      <w:pPr>
        <w:shd w:val="clear" w:color="auto" w:fill="FFFFFF"/>
        <w:spacing w:before="240" w:after="240"/>
        <w:ind w:left="1440"/>
        <w:jc w:val="left"/>
        <w:rPr>
          <w:rFonts w:ascii="David" w:eastAsia="Times New Roman" w:hAnsi="David" w:cs="David"/>
          <w:sz w:val="24"/>
          <w:szCs w:val="24"/>
          <w:lang w:val="en-US"/>
        </w:rPr>
      </w:pPr>
      <w:r w:rsidRPr="000C3F8E">
        <w:rPr>
          <w:rFonts w:ascii="David" w:eastAsia="Times New Roman" w:hAnsi="David" w:cs="David"/>
          <w:sz w:val="24"/>
          <w:szCs w:val="24"/>
          <w:lang w:val="en-US"/>
        </w:rPr>
        <w:t xml:space="preserve">Ultrasound excels in the very </w:t>
      </w:r>
      <w:r w:rsidR="005C3AC6" w:rsidRPr="00494454">
        <w:rPr>
          <w:rFonts w:ascii="David" w:eastAsia="Times New Roman" w:hAnsi="David" w:cs="David"/>
          <w:sz w:val="24"/>
          <w:szCs w:val="24"/>
          <w:lang w:val="en-US"/>
        </w:rPr>
        <w:t>environment</w:t>
      </w:r>
      <w:r w:rsidRPr="000C3F8E">
        <w:rPr>
          <w:rFonts w:ascii="David" w:eastAsia="Times New Roman" w:hAnsi="David" w:cs="David"/>
          <w:sz w:val="24"/>
          <w:szCs w:val="24"/>
          <w:lang w:val="en-US"/>
        </w:rPr>
        <w:t xml:space="preserve"> where RF fails.</w:t>
      </w:r>
    </w:p>
    <w:p w14:paraId="4EA887F5" w14:textId="618F9437" w:rsidR="00BD16DC" w:rsidRPr="000C3F8E" w:rsidRDefault="00C7700C" w:rsidP="00C57DDB">
      <w:pPr>
        <w:shd w:val="clear" w:color="auto" w:fill="FFFFFF"/>
        <w:spacing w:before="240"/>
        <w:ind w:left="1944" w:hanging="360"/>
        <w:jc w:val="left"/>
        <w:rPr>
          <w:rFonts w:ascii="David" w:eastAsia="Times New Roman" w:hAnsi="David" w:cs="David"/>
          <w:sz w:val="24"/>
          <w:szCs w:val="24"/>
          <w:lang w:val="en-US"/>
        </w:rPr>
      </w:pPr>
      <w:proofErr w:type="gramStart"/>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w:t>
      </w:r>
      <w:r w:rsidRPr="000C3F8E">
        <w:rPr>
          <w:rFonts w:ascii="David" w:eastAsia="Times New Roman" w:hAnsi="David" w:cs="David"/>
          <w:sz w:val="24"/>
          <w:szCs w:val="24"/>
          <w:lang w:val="en-US"/>
        </w:rPr>
        <w:tab/>
      </w:r>
      <w:proofErr w:type="gramEnd"/>
      <w:r w:rsidRPr="000C3F8E">
        <w:rPr>
          <w:rFonts w:ascii="David" w:eastAsia="Times New Roman" w:hAnsi="David" w:cs="David"/>
          <w:sz w:val="24"/>
          <w:szCs w:val="24"/>
          <w:lang w:val="en-US"/>
        </w:rPr>
        <w:t>Excellent Propagation in Liquids: As a mechanical wave, ultrasound travels exceptionally well through liquids. This is why it's the standard for SONAR (underwater) and medical imaging (in-</w:t>
      </w:r>
      <w:r w:rsidR="009A3272" w:rsidRPr="000C3F8E">
        <w:rPr>
          <w:rFonts w:ascii="David" w:eastAsia="Times New Roman" w:hAnsi="David" w:cs="David"/>
          <w:sz w:val="24"/>
          <w:szCs w:val="24"/>
          <w:lang w:val="en-US"/>
        </w:rPr>
        <w:t>body)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76492264" w14:textId="11DD15D9" w:rsidR="00452404" w:rsidRPr="000C3F8E" w:rsidRDefault="00C7700C" w:rsidP="00075B85">
      <w:pPr>
        <w:shd w:val="clear" w:color="auto" w:fill="FFFFFF"/>
        <w:spacing w:after="240"/>
        <w:ind w:left="144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Ideal for In-Body Communication: It can be used for low-power, safe communication between medical implants and external devices, overcoming the high signal loss and heating concerns associated with </w:t>
      </w:r>
      <w:r w:rsidR="009A3272" w:rsidRPr="000C3F8E">
        <w:rPr>
          <w:rFonts w:ascii="David" w:eastAsia="Times New Roman" w:hAnsi="David" w:cs="David"/>
          <w:sz w:val="24"/>
          <w:szCs w:val="24"/>
          <w:lang w:val="en-US"/>
        </w:rPr>
        <w:t>RF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4A579E22" w14:textId="5B86AEA2" w:rsidR="00D053A6" w:rsidRPr="000C3F8E" w:rsidRDefault="0033340A" w:rsidP="00075B85">
      <w:pPr>
        <w:shd w:val="clear" w:color="auto" w:fill="FFFFFF"/>
        <w:spacing w:after="100"/>
        <w:ind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2.3</w:t>
      </w:r>
      <w:r w:rsidR="000E576E" w:rsidRPr="000C3F8E">
        <w:rPr>
          <w:rFonts w:ascii="David" w:eastAsia="Times New Roman" w:hAnsi="David" w:cs="David"/>
          <w:b/>
          <w:bCs/>
          <w:sz w:val="24"/>
          <w:szCs w:val="24"/>
          <w:lang w:val="en-US"/>
        </w:rPr>
        <w:t xml:space="preserve"> </w:t>
      </w:r>
      <w:r w:rsidRPr="000C3F8E">
        <w:rPr>
          <w:rFonts w:ascii="David" w:eastAsia="Times New Roman" w:hAnsi="David" w:cs="David"/>
          <w:b/>
          <w:bCs/>
          <w:sz w:val="24"/>
          <w:szCs w:val="24"/>
          <w:lang w:val="en-US"/>
        </w:rPr>
        <w:t xml:space="preserve">What </w:t>
      </w:r>
      <w:r w:rsidR="00E24B12" w:rsidRPr="000C3F8E">
        <w:rPr>
          <w:rFonts w:ascii="David" w:eastAsia="Times New Roman" w:hAnsi="David" w:cs="David"/>
          <w:b/>
          <w:bCs/>
          <w:sz w:val="24"/>
          <w:szCs w:val="24"/>
          <w:lang w:val="en-US"/>
        </w:rPr>
        <w:t xml:space="preserve">Is Ultrasound Communication </w:t>
      </w:r>
      <w:r w:rsidRPr="000C3F8E">
        <w:rPr>
          <w:rFonts w:ascii="David" w:eastAsia="Times New Roman" w:hAnsi="David" w:cs="David"/>
          <w:b/>
          <w:bCs/>
          <w:sz w:val="24"/>
          <w:szCs w:val="24"/>
          <w:lang w:val="en-US"/>
        </w:rPr>
        <w:t>(</w:t>
      </w:r>
      <w:r w:rsidR="00E24B12" w:rsidRPr="000C3F8E">
        <w:rPr>
          <w:rFonts w:ascii="David" w:eastAsia="Times New Roman" w:hAnsi="David" w:cs="David"/>
          <w:b/>
          <w:bCs/>
          <w:sz w:val="24"/>
          <w:szCs w:val="24"/>
          <w:lang w:val="en-US"/>
        </w:rPr>
        <w:t>Data Transmission Using Sound W</w:t>
      </w:r>
      <w:r w:rsidRPr="000C3F8E">
        <w:rPr>
          <w:rFonts w:ascii="David" w:eastAsia="Times New Roman" w:hAnsi="David" w:cs="David"/>
          <w:b/>
          <w:bCs/>
          <w:sz w:val="24"/>
          <w:szCs w:val="24"/>
          <w:lang w:val="en-US"/>
        </w:rPr>
        <w:t xml:space="preserve">aves </w:t>
      </w:r>
      <w:r w:rsidR="00E24B12" w:rsidRPr="000C3F8E">
        <w:rPr>
          <w:rFonts w:ascii="David" w:eastAsia="Times New Roman" w:hAnsi="David" w:cs="David"/>
          <w:b/>
          <w:bCs/>
          <w:sz w:val="24"/>
          <w:szCs w:val="24"/>
          <w:lang w:val="en-US"/>
        </w:rPr>
        <w:t xml:space="preserve">Above </w:t>
      </w:r>
      <w:proofErr w:type="gramStart"/>
      <w:r w:rsidR="00E24B12" w:rsidRPr="000C3F8E">
        <w:rPr>
          <w:rFonts w:ascii="David" w:eastAsia="Times New Roman" w:hAnsi="David" w:cs="David"/>
          <w:b/>
          <w:bCs/>
          <w:sz w:val="24"/>
          <w:szCs w:val="24"/>
          <w:lang w:val="en-US"/>
        </w:rPr>
        <w:t>The</w:t>
      </w:r>
      <w:proofErr w:type="gramEnd"/>
      <w:r w:rsidR="00E24B12" w:rsidRPr="000C3F8E">
        <w:rPr>
          <w:rFonts w:ascii="David" w:eastAsia="Times New Roman" w:hAnsi="David" w:cs="David"/>
          <w:b/>
          <w:bCs/>
          <w:sz w:val="24"/>
          <w:szCs w:val="24"/>
          <w:lang w:val="en-US"/>
        </w:rPr>
        <w:t xml:space="preserve"> Human Hearing Range</w:t>
      </w:r>
      <w:r w:rsidRPr="000C3F8E">
        <w:rPr>
          <w:rFonts w:ascii="David" w:eastAsia="Times New Roman" w:hAnsi="David" w:cs="David"/>
          <w:b/>
          <w:bCs/>
          <w:sz w:val="24"/>
          <w:szCs w:val="24"/>
          <w:lang w:val="en-US"/>
        </w:rPr>
        <w:t>)?</w:t>
      </w:r>
    </w:p>
    <w:p w14:paraId="6DCA7EF7" w14:textId="559A885C" w:rsidR="00BD16DC" w:rsidRPr="000C3F8E" w:rsidRDefault="0033340A" w:rsidP="00075B85">
      <w:pPr>
        <w:shd w:val="clear" w:color="auto" w:fill="FFFFFF"/>
        <w:spacing w:after="100"/>
        <w:ind w:left="1083" w:right="580"/>
        <w:jc w:val="left"/>
        <w:rPr>
          <w:rFonts w:ascii="David" w:eastAsia="Times New Roman" w:hAnsi="David" w:cs="David"/>
          <w:sz w:val="24"/>
          <w:szCs w:val="24"/>
          <w:lang w:val="en-US"/>
        </w:rPr>
      </w:pPr>
      <w:commentRangeStart w:id="20"/>
      <w:r w:rsidRPr="000C3F8E">
        <w:rPr>
          <w:rFonts w:ascii="David" w:eastAsia="Times New Roman" w:hAnsi="David" w:cs="David"/>
          <w:sz w:val="24"/>
          <w:szCs w:val="24"/>
          <w:lang w:val="en-US"/>
        </w:rPr>
        <w:t xml:space="preserve">Ultrasound communication is a method of transmitting digital data using sound waves at frequencies higher than what humans can hear — typically above 20 kHz </w:t>
      </w:r>
      <w:r w:rsidR="008C455E" w:rsidRPr="000C3F8E">
        <w:rPr>
          <w:rFonts w:ascii="David" w:eastAsia="Times New Roman" w:hAnsi="David" w:cs="David"/>
          <w:sz w:val="24"/>
          <w:szCs w:val="24"/>
          <w:lang w:val="en-US"/>
        </w:rPr>
        <w:t>[</w:t>
      </w:r>
      <w:r w:rsidR="0065415E" w:rsidRPr="000C3F8E">
        <w:rPr>
          <w:rFonts w:ascii="David" w:eastAsia="Times New Roman" w:hAnsi="David" w:cs="David"/>
          <w:sz w:val="24"/>
          <w:szCs w:val="24"/>
          <w:lang w:val="en-US"/>
        </w:rPr>
        <w:t>11] (</w:t>
      </w:r>
      <w:r w:rsidRPr="000C3F8E">
        <w:rPr>
          <w:rFonts w:ascii="David" w:eastAsia="Times New Roman" w:hAnsi="David" w:cs="David"/>
          <w:sz w:val="24"/>
          <w:szCs w:val="24"/>
          <w:lang w:val="en-US"/>
        </w:rPr>
        <w:t>the upper limit of human hearing</w:t>
      </w:r>
      <w:r w:rsidR="004631B2" w:rsidRPr="000C3F8E">
        <w:rPr>
          <w:rFonts w:ascii="David" w:eastAsia="Times New Roman" w:hAnsi="David" w:cs="David"/>
          <w:sz w:val="24"/>
          <w:szCs w:val="24"/>
          <w:lang w:val="en-US"/>
        </w:rPr>
        <w:t>). Instead</w:t>
      </w:r>
      <w:r w:rsidRPr="000C3F8E">
        <w:rPr>
          <w:rFonts w:ascii="David" w:eastAsia="Times New Roman" w:hAnsi="David" w:cs="David"/>
          <w:sz w:val="24"/>
          <w:szCs w:val="24"/>
          <w:lang w:val="en-US"/>
        </w:rPr>
        <w:t xml:space="preserve"> of using radio waves, ultrasound communication encodes information into high-frequency audio signals that can be played by a speaker and detected by a microphone.</w:t>
      </w:r>
    </w:p>
    <w:p w14:paraId="01C4A3D6" w14:textId="26A1B504" w:rsidR="00837A26" w:rsidRPr="000C3F8E" w:rsidRDefault="00C7700C" w:rsidP="00075B85">
      <w:pPr>
        <w:shd w:val="clear" w:color="auto" w:fill="FFFFFF"/>
        <w:spacing w:after="100"/>
        <w:ind w:left="1083"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How it compares to traditional wireless methods (</w:t>
      </w:r>
      <w:r w:rsidR="00AA65F4" w:rsidRPr="000C3F8E">
        <w:rPr>
          <w:rFonts w:ascii="David" w:eastAsia="Times New Roman" w:hAnsi="David" w:cs="David"/>
          <w:sz w:val="24"/>
          <w:szCs w:val="24"/>
          <w:lang w:val="en-US"/>
        </w:rPr>
        <w:t xml:space="preserve">Ultrasound </w:t>
      </w:r>
      <w:r w:rsidR="00EB4C11" w:rsidRPr="000C3F8E">
        <w:rPr>
          <w:rFonts w:ascii="David" w:eastAsia="Times New Roman" w:hAnsi="David" w:cs="David"/>
          <w:sz w:val="24"/>
          <w:szCs w:val="24"/>
          <w:lang w:val="en-US"/>
        </w:rPr>
        <w:t>Communication, Wi</w:t>
      </w:r>
      <w:r w:rsidRPr="000C3F8E">
        <w:rPr>
          <w:rFonts w:ascii="David" w:eastAsia="Times New Roman" w:hAnsi="David" w:cs="David"/>
          <w:sz w:val="24"/>
          <w:szCs w:val="24"/>
          <w:lang w:val="en-US"/>
        </w:rPr>
        <w:t xml:space="preserve">-Fi, Bluetooth, </w:t>
      </w:r>
      <w:r w:rsidR="00EB4C11" w:rsidRPr="000C3F8E">
        <w:rPr>
          <w:rFonts w:ascii="David" w:eastAsia="Times New Roman" w:hAnsi="David" w:cs="David"/>
          <w:sz w:val="24"/>
          <w:szCs w:val="24"/>
          <w:lang w:val="en-US"/>
        </w:rPr>
        <w:t>NFC (</w:t>
      </w:r>
      <w:r w:rsidR="00AA65F4" w:rsidRPr="000C3F8E">
        <w:rPr>
          <w:rFonts w:ascii="David" w:eastAsia="Times New Roman" w:hAnsi="David" w:cs="David"/>
          <w:sz w:val="24"/>
          <w:szCs w:val="24"/>
          <w:lang w:val="en-US"/>
        </w:rPr>
        <w:t>Near-Field Communication)</w:t>
      </w:r>
      <w:r w:rsidRPr="000C3F8E">
        <w:rPr>
          <w:rFonts w:ascii="David" w:eastAsia="Times New Roman" w:hAnsi="David" w:cs="David"/>
          <w:sz w:val="24"/>
          <w:szCs w:val="24"/>
          <w:lang w:val="en-US"/>
        </w:rPr>
        <w:t>).</w:t>
      </w:r>
      <w:r w:rsidR="008C455E" w:rsidRPr="000C3F8E">
        <w:rPr>
          <w:rFonts w:ascii="David" w:eastAsia="Times New Roman" w:hAnsi="David" w:cs="David"/>
          <w:sz w:val="24"/>
          <w:szCs w:val="24"/>
          <w:lang w:val="en-US"/>
        </w:rPr>
        <w:t>[5]</w:t>
      </w:r>
      <w:commentRangeEnd w:id="20"/>
      <w:r w:rsidR="000C3F8E" w:rsidRPr="000C3F8E">
        <w:rPr>
          <w:rStyle w:val="CommentReference"/>
          <w:rFonts w:ascii="David" w:eastAsia="Times New Roman" w:hAnsi="David" w:cs="David"/>
          <w:sz w:val="24"/>
          <w:szCs w:val="24"/>
          <w:lang w:val="en-US"/>
        </w:rPr>
        <w:commentReference w:id="20"/>
      </w:r>
    </w:p>
    <w:p w14:paraId="0C75BB66" w14:textId="4A438E1C" w:rsidR="00BD16DC" w:rsidRPr="000C3F8E" w:rsidRDefault="00BD16DC" w:rsidP="00075B85">
      <w:pPr>
        <w:shd w:val="clear" w:color="auto" w:fill="FFFFFF"/>
        <w:spacing w:after="0"/>
        <w:ind w:right="580"/>
        <w:jc w:val="left"/>
        <w:rPr>
          <w:rFonts w:ascii="David" w:eastAsia="Times New Roman" w:hAnsi="David" w:cs="David"/>
          <w:sz w:val="24"/>
          <w:szCs w:val="24"/>
          <w:lang w:val="en-US"/>
        </w:rPr>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494454"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 xml:space="preserve">Effective Range </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Wave Type</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Notes</w:t>
            </w:r>
          </w:p>
        </w:tc>
      </w:tr>
      <w:tr w:rsidR="00BD16DC" w:rsidRPr="0033393A"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242084" w:rsidRDefault="00C7700C" w:rsidP="00075B85">
            <w:pPr>
              <w:spacing w:before="240" w:after="240"/>
              <w:jc w:val="left"/>
              <w:rPr>
                <w:rFonts w:ascii="David" w:eastAsia="Times New Roman" w:hAnsi="David" w:cs="David"/>
                <w:sz w:val="24"/>
                <w:szCs w:val="24"/>
              </w:rPr>
            </w:pPr>
            <w:r w:rsidRPr="00242084">
              <w:rPr>
                <w:rFonts w:ascii="David" w:eastAsia="Times New Roman" w:hAnsi="David" w:cs="David"/>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Works in liquids; blocked by walls (secure).</w:t>
            </w:r>
          </w:p>
        </w:tc>
      </w:tr>
      <w:tr w:rsidR="00BD16DC" w:rsidRPr="0033393A"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Uses Bluetooth for discovery, Wi-Fi for transfer.</w:t>
            </w:r>
          </w:p>
        </w:tc>
      </w:tr>
      <w:tr w:rsidR="00BD16DC" w:rsidRPr="00494454"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lastRenderedPageBreak/>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 xml:space="preserve">Uses </w:t>
            </w:r>
            <w:r w:rsidR="00C62297" w:rsidRPr="00242084">
              <w:rPr>
                <w:rFonts w:ascii="David" w:eastAsia="Times New Roman" w:hAnsi="David" w:cs="David"/>
                <w:sz w:val="24"/>
                <w:szCs w:val="24"/>
                <w:lang w:val="en-US"/>
              </w:rPr>
              <w:t>RF</w:t>
            </w:r>
          </w:p>
        </w:tc>
      </w:tr>
      <w:tr w:rsidR="00BD16DC" w:rsidRPr="0033393A"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Extremely short-range radio. Designed for secure, authenticated exchanges.</w:t>
            </w:r>
          </w:p>
        </w:tc>
      </w:tr>
    </w:tbl>
    <w:p w14:paraId="2FE8481F" w14:textId="77777777" w:rsidR="00BD16DC" w:rsidRPr="00242084" w:rsidRDefault="00BD16DC" w:rsidP="00CF35E1">
      <w:pPr>
        <w:pStyle w:val="Heading2"/>
        <w:keepNext w:val="0"/>
        <w:keepLines w:val="0"/>
        <w:shd w:val="clear" w:color="auto" w:fill="FFFFFF"/>
        <w:spacing w:after="80"/>
        <w:ind w:right="580"/>
        <w:jc w:val="left"/>
        <w:rPr>
          <w:rFonts w:ascii="David" w:eastAsia="Times New Roman" w:hAnsi="David" w:cs="David"/>
          <w:b w:val="0"/>
          <w:bCs w:val="0"/>
          <w:sz w:val="24"/>
          <w:szCs w:val="24"/>
          <w:lang w:val="en-US"/>
        </w:rPr>
      </w:pPr>
      <w:bookmarkStart w:id="21" w:name="_kwt3q5wqfdd9" w:colFirst="0" w:colLast="0"/>
      <w:bookmarkStart w:id="22" w:name="_moh7h6mwm3b8" w:colFirst="0" w:colLast="0"/>
      <w:bookmarkEnd w:id="21"/>
      <w:bookmarkEnd w:id="22"/>
    </w:p>
    <w:p w14:paraId="2D3E62B4" w14:textId="3FA9DC00" w:rsidR="00904544" w:rsidRPr="00242084" w:rsidRDefault="005B7E88" w:rsidP="00075B85">
      <w:pPr>
        <w:ind w:left="1083"/>
        <w:jc w:val="left"/>
        <w:rPr>
          <w:rFonts w:ascii="David" w:hAnsi="David" w:cs="David"/>
          <w:b/>
          <w:bCs/>
          <w:sz w:val="24"/>
          <w:szCs w:val="24"/>
          <w:lang w:val="en-US"/>
        </w:rPr>
      </w:pPr>
      <w:r w:rsidRPr="00242084">
        <w:rPr>
          <w:rFonts w:ascii="David" w:eastAsia="Times New Roman" w:hAnsi="David" w:cs="David"/>
          <w:b/>
          <w:bCs/>
          <w:sz w:val="24"/>
          <w:szCs w:val="24"/>
          <w:lang w:val="en-US"/>
        </w:rPr>
        <w:t xml:space="preserve">Table 1: Comparison of Wireless Communication </w:t>
      </w:r>
      <w:r w:rsidR="00A40D7E" w:rsidRPr="00242084">
        <w:rPr>
          <w:rFonts w:ascii="David" w:eastAsia="Times New Roman" w:hAnsi="David" w:cs="David"/>
          <w:b/>
          <w:bCs/>
          <w:sz w:val="24"/>
          <w:szCs w:val="24"/>
          <w:lang w:val="en-US"/>
        </w:rPr>
        <w:t>Technologies [</w:t>
      </w:r>
      <w:r w:rsidR="00017FCD" w:rsidRPr="00242084">
        <w:rPr>
          <w:rFonts w:ascii="David" w:eastAsia="Times New Roman" w:hAnsi="David" w:cs="David"/>
          <w:b/>
          <w:bCs/>
          <w:sz w:val="24"/>
          <w:szCs w:val="24"/>
          <w:lang w:val="en-US"/>
        </w:rPr>
        <w:t>5]</w:t>
      </w:r>
      <w:r w:rsidR="00075B85" w:rsidRPr="00242084">
        <w:rPr>
          <w:rFonts w:ascii="David" w:eastAsia="Times New Roman" w:hAnsi="David" w:cs="David"/>
          <w:b/>
          <w:bCs/>
          <w:sz w:val="24"/>
          <w:szCs w:val="24"/>
          <w:lang w:val="en-US"/>
        </w:rPr>
        <w:t>.</w:t>
      </w:r>
    </w:p>
    <w:p w14:paraId="5BB76327" w14:textId="76313B9A" w:rsidR="00BD16DC" w:rsidRPr="00242084" w:rsidRDefault="0033340A" w:rsidP="00E24B12">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23" w:name="_6j4lwtykl2ua" w:colFirst="0" w:colLast="0"/>
      <w:bookmarkStart w:id="24" w:name="_on5ztnycai0k" w:colFirst="0" w:colLast="0"/>
      <w:bookmarkEnd w:id="23"/>
      <w:bookmarkEnd w:id="24"/>
      <w:r w:rsidRPr="00242084">
        <w:rPr>
          <w:rFonts w:ascii="David" w:eastAsia="Times New Roman" w:hAnsi="David" w:cs="David"/>
          <w:sz w:val="24"/>
          <w:szCs w:val="24"/>
          <w:lang w:val="en-US"/>
        </w:rPr>
        <w:t xml:space="preserve">2.4. Benefits </w:t>
      </w:r>
      <w:r w:rsidR="00E24B12" w:rsidRPr="00242084">
        <w:rPr>
          <w:rFonts w:ascii="David" w:eastAsia="Times New Roman" w:hAnsi="David" w:cs="David"/>
          <w:sz w:val="24"/>
          <w:szCs w:val="24"/>
          <w:lang w:val="en-US"/>
        </w:rPr>
        <w:t xml:space="preserve">Of </w:t>
      </w:r>
      <w:r w:rsidRPr="00242084">
        <w:rPr>
          <w:rFonts w:ascii="David" w:eastAsia="Times New Roman" w:hAnsi="David" w:cs="David"/>
          <w:sz w:val="24"/>
          <w:szCs w:val="24"/>
          <w:lang w:val="en-US"/>
        </w:rPr>
        <w:t xml:space="preserve">Sending Data </w:t>
      </w:r>
      <w:r w:rsidR="00E24B12" w:rsidRPr="00242084">
        <w:rPr>
          <w:rFonts w:ascii="David" w:eastAsia="Times New Roman" w:hAnsi="David" w:cs="David"/>
          <w:sz w:val="24"/>
          <w:szCs w:val="24"/>
          <w:lang w:val="en-US"/>
        </w:rPr>
        <w:t xml:space="preserve">Over </w:t>
      </w:r>
      <w:r w:rsidRPr="00242084">
        <w:rPr>
          <w:rFonts w:ascii="David" w:eastAsia="Times New Roman" w:hAnsi="David" w:cs="David"/>
          <w:sz w:val="24"/>
          <w:szCs w:val="24"/>
          <w:lang w:val="en-US"/>
        </w:rPr>
        <w:t>Sound</w:t>
      </w:r>
      <w:r w:rsidR="00F5405A" w:rsidRPr="00242084">
        <w:rPr>
          <w:rFonts w:ascii="David" w:eastAsia="Times New Roman" w:hAnsi="David" w:cs="David"/>
          <w:sz w:val="24"/>
          <w:szCs w:val="24"/>
          <w:lang w:val="en-US"/>
        </w:rPr>
        <w:t xml:space="preserve">: </w:t>
      </w:r>
      <w:r w:rsidR="00E24B12" w:rsidRPr="00242084">
        <w:rPr>
          <w:rFonts w:ascii="David" w:eastAsia="Times New Roman" w:hAnsi="David" w:cs="David"/>
          <w:sz w:val="24"/>
          <w:szCs w:val="24"/>
          <w:lang w:val="en-US"/>
        </w:rPr>
        <w:t>Summary</w:t>
      </w:r>
    </w:p>
    <w:p w14:paraId="2563A350" w14:textId="161C93F4" w:rsidR="00BD16DC" w:rsidRPr="00242084" w:rsidRDefault="0033393A" w:rsidP="00B30885">
      <w:pPr>
        <w:shd w:val="clear" w:color="auto" w:fill="FFFFFF"/>
        <w:ind w:left="1440" w:right="580" w:hanging="360"/>
        <w:jc w:val="left"/>
        <w:rPr>
          <w:rFonts w:ascii="David" w:eastAsia="Times New Roman" w:hAnsi="David" w:cs="David"/>
          <w:sz w:val="24"/>
          <w:szCs w:val="24"/>
          <w:lang w:val="en-US"/>
        </w:rPr>
      </w:pPr>
      <w:ins w:id="25" w:author="יוני גרינברג" w:date="2026-06-17T10:58:00Z">
        <w:r>
          <w:rPr>
            <w:rFonts w:ascii="David" w:eastAsia="Times New Roman" w:hAnsi="David" w:cs="David"/>
            <w:sz w:val="24"/>
            <w:szCs w:val="24"/>
            <w:lang w:val="en-US"/>
          </w:rPr>
          <w:t xml:space="preserve">1. </w:t>
        </w:r>
      </w:ins>
      <w:del w:id="26" w:author="יוני גרינברג" w:date="2026-06-17T10:58:00Z">
        <w:r w:rsidR="00C7700C" w:rsidRPr="00242084" w:rsidDel="0033393A">
          <w:rPr>
            <w:rFonts w:ascii="David" w:eastAsia="Times New Roman" w:hAnsi="David" w:cs="David"/>
            <w:sz w:val="24"/>
            <w:szCs w:val="24"/>
            <w:lang w:val="en-US"/>
          </w:rPr>
          <w:delText>a.</w:delText>
        </w:r>
      </w:del>
      <w:commentRangeStart w:id="27"/>
      <w:commentRangeStart w:id="28"/>
      <w:r w:rsidR="005B1BB6" w:rsidRPr="00242084">
        <w:rPr>
          <w:rFonts w:ascii="David" w:eastAsia="Times New Roman" w:hAnsi="David" w:cs="David"/>
          <w:sz w:val="24"/>
          <w:szCs w:val="24"/>
          <w:lang w:val="en-US"/>
        </w:rPr>
        <w:t xml:space="preserve">Operational </w:t>
      </w:r>
      <w:r w:rsidR="00EB4C11" w:rsidRPr="00242084">
        <w:rPr>
          <w:rFonts w:ascii="David" w:eastAsia="Times New Roman" w:hAnsi="David" w:cs="David"/>
          <w:sz w:val="24"/>
          <w:szCs w:val="24"/>
          <w:lang w:val="en-US"/>
        </w:rPr>
        <w:t>Independence (</w:t>
      </w:r>
      <w:r w:rsidR="005B1BB6" w:rsidRPr="00242084">
        <w:rPr>
          <w:rFonts w:ascii="David" w:eastAsia="Times New Roman" w:hAnsi="David" w:cs="David"/>
          <w:sz w:val="24"/>
          <w:szCs w:val="24"/>
          <w:lang w:val="en-US"/>
        </w:rPr>
        <w:t>Off-Grid Capability</w:t>
      </w:r>
      <w:r w:rsidR="00AC1461" w:rsidRPr="00242084">
        <w:rPr>
          <w:rFonts w:ascii="David" w:eastAsia="Times New Roman" w:hAnsi="David" w:cs="David"/>
          <w:sz w:val="24"/>
          <w:szCs w:val="24"/>
          <w:lang w:val="en-US"/>
        </w:rPr>
        <w:t>):</w:t>
      </w:r>
      <w:r w:rsidR="00C7700C" w:rsidRPr="00242084">
        <w:rPr>
          <w:rFonts w:ascii="David" w:eastAsia="Times New Roman" w:hAnsi="David" w:cs="David"/>
          <w:sz w:val="24"/>
          <w:szCs w:val="24"/>
          <w:lang w:val="en-US"/>
        </w:rPr>
        <w:t xml:space="preserve"> as sound can operate on a </w:t>
      </w:r>
      <w:r w:rsidR="00F5405A" w:rsidRPr="00242084">
        <w:rPr>
          <w:rFonts w:ascii="David" w:eastAsia="Times New Roman" w:hAnsi="David" w:cs="David"/>
          <w:sz w:val="24"/>
          <w:szCs w:val="24"/>
          <w:lang w:val="en-US"/>
        </w:rPr>
        <w:t>peer-to-peer</w:t>
      </w:r>
      <w:r w:rsidR="00C7700C" w:rsidRPr="00242084">
        <w:rPr>
          <w:rFonts w:ascii="David" w:eastAsia="Times New Roman" w:hAnsi="David" w:cs="David"/>
          <w:sz w:val="24"/>
          <w:szCs w:val="24"/>
          <w:lang w:val="en-US"/>
        </w:rPr>
        <w:t xml:space="preserve"> basis it does not require Sim card, any infrastructure and can work in areas where RF coverage does not exist.</w:t>
      </w:r>
    </w:p>
    <w:p w14:paraId="7A7D0D39" w14:textId="5C6E2453" w:rsidR="00BD16DC" w:rsidRPr="00242084" w:rsidRDefault="0033393A" w:rsidP="00B30885">
      <w:pPr>
        <w:shd w:val="clear" w:color="auto" w:fill="FFFFFF"/>
        <w:ind w:left="1440" w:right="580" w:hanging="360"/>
        <w:jc w:val="left"/>
        <w:rPr>
          <w:rFonts w:ascii="David" w:eastAsia="Times New Roman" w:hAnsi="David" w:cs="David"/>
          <w:sz w:val="24"/>
          <w:szCs w:val="24"/>
          <w:lang w:val="en-US"/>
        </w:rPr>
      </w:pPr>
      <w:ins w:id="29" w:author="יוני גרינברג" w:date="2026-06-17T10:58:00Z">
        <w:r>
          <w:rPr>
            <w:rFonts w:ascii="David" w:eastAsia="Times New Roman" w:hAnsi="David" w:cs="David"/>
            <w:sz w:val="24"/>
            <w:szCs w:val="24"/>
            <w:lang w:val="en-US"/>
          </w:rPr>
          <w:t xml:space="preserve">2. </w:t>
        </w:r>
      </w:ins>
      <w:proofErr w:type="spellStart"/>
      <w:proofErr w:type="gramStart"/>
      <w:r w:rsidR="00C7700C" w:rsidRPr="00242084">
        <w:rPr>
          <w:rFonts w:ascii="David" w:eastAsia="Times New Roman" w:hAnsi="David" w:cs="David"/>
          <w:sz w:val="24"/>
          <w:szCs w:val="24"/>
          <w:lang w:val="en-US"/>
        </w:rPr>
        <w:t>b.Cost</w:t>
      </w:r>
      <w:proofErr w:type="spellEnd"/>
      <w:proofErr w:type="gramEnd"/>
      <w:r w:rsidR="00C7700C" w:rsidRPr="00242084">
        <w:rPr>
          <w:rFonts w:ascii="David" w:eastAsia="Times New Roman" w:hAnsi="David" w:cs="David"/>
          <w:sz w:val="24"/>
          <w:szCs w:val="24"/>
          <w:lang w:val="en-US"/>
        </w:rPr>
        <w:t xml:space="preserve"> </w:t>
      </w:r>
      <w:r w:rsidR="00AC1461" w:rsidRPr="00242084">
        <w:rPr>
          <w:rFonts w:ascii="David" w:eastAsia="Times New Roman" w:hAnsi="David" w:cs="David"/>
          <w:sz w:val="24"/>
          <w:szCs w:val="24"/>
          <w:lang w:val="en-US"/>
        </w:rPr>
        <w:t>effectiveness:</w:t>
      </w:r>
      <w:r w:rsidR="00C7700C" w:rsidRPr="00242084">
        <w:rPr>
          <w:rFonts w:ascii="David" w:eastAsia="Times New Roman" w:hAnsi="David" w:cs="David"/>
          <w:sz w:val="24"/>
          <w:szCs w:val="24"/>
          <w:lang w:val="en-US"/>
        </w:rPr>
        <w:t xml:space="preserve"> since we use sound to transfer data all that is required is a </w:t>
      </w:r>
      <w:r w:rsidR="00ED17CC" w:rsidRPr="00242084">
        <w:rPr>
          <w:rFonts w:ascii="David" w:eastAsia="Times New Roman" w:hAnsi="David" w:cs="David"/>
          <w:sz w:val="24"/>
          <w:szCs w:val="24"/>
          <w:lang w:val="en-US"/>
        </w:rPr>
        <w:t>receiver,</w:t>
      </w:r>
      <w:r w:rsidR="00C7700C" w:rsidRPr="00242084">
        <w:rPr>
          <w:rFonts w:ascii="David" w:eastAsia="Times New Roman" w:hAnsi="David" w:cs="David"/>
          <w:sz w:val="24"/>
          <w:szCs w:val="24"/>
          <w:lang w:val="en-US"/>
        </w:rPr>
        <w:t xml:space="preserve"> output device and the capability to compute the application, which means it can run on devices that </w:t>
      </w:r>
      <w:r w:rsidR="005018ED" w:rsidRPr="00242084">
        <w:rPr>
          <w:rFonts w:ascii="David" w:eastAsia="Times New Roman" w:hAnsi="David" w:cs="David"/>
          <w:sz w:val="24"/>
          <w:szCs w:val="24"/>
          <w:lang w:val="en-US"/>
        </w:rPr>
        <w:t>do</w:t>
      </w:r>
      <w:r w:rsidR="00C7700C" w:rsidRPr="00242084">
        <w:rPr>
          <w:rFonts w:ascii="David" w:eastAsia="Times New Roman" w:hAnsi="David" w:cs="David"/>
          <w:sz w:val="24"/>
          <w:szCs w:val="24"/>
          <w:lang w:val="en-US"/>
        </w:rPr>
        <w:t xml:space="preserve"> not have RF access</w:t>
      </w:r>
      <w:r w:rsidR="0093458D" w:rsidRPr="00242084">
        <w:rPr>
          <w:rFonts w:ascii="David" w:eastAsia="Times New Roman" w:hAnsi="David" w:cs="David"/>
          <w:sz w:val="24"/>
          <w:szCs w:val="24"/>
          <w:lang w:val="en-US"/>
        </w:rPr>
        <w:t xml:space="preserve"> </w:t>
      </w:r>
      <w:r w:rsidR="00C7700C" w:rsidRPr="00242084">
        <w:rPr>
          <w:rFonts w:ascii="David" w:eastAsia="Times New Roman" w:hAnsi="David" w:cs="David"/>
          <w:sz w:val="24"/>
          <w:szCs w:val="24"/>
          <w:lang w:val="en-US"/>
        </w:rPr>
        <w:t>(antenna)</w:t>
      </w:r>
      <w:r w:rsidR="0093458D" w:rsidRPr="00242084">
        <w:rPr>
          <w:rFonts w:ascii="David" w:eastAsia="Times New Roman" w:hAnsi="David" w:cs="David"/>
          <w:sz w:val="24"/>
          <w:szCs w:val="24"/>
          <w:lang w:val="en-US"/>
        </w:rPr>
        <w:t>.</w:t>
      </w:r>
    </w:p>
    <w:p w14:paraId="2A7149C1" w14:textId="1D58209F" w:rsidR="00BD16DC" w:rsidRPr="00242084" w:rsidRDefault="0033393A" w:rsidP="00E24B12">
      <w:pPr>
        <w:shd w:val="clear" w:color="auto" w:fill="FFFFFF"/>
        <w:ind w:left="1440" w:right="580" w:hanging="360"/>
        <w:jc w:val="left"/>
        <w:rPr>
          <w:rFonts w:ascii="David" w:eastAsia="Times New Roman" w:hAnsi="David" w:cs="David"/>
          <w:sz w:val="24"/>
          <w:szCs w:val="24"/>
          <w:lang w:val="en-US"/>
        </w:rPr>
      </w:pPr>
      <w:ins w:id="30" w:author="יוני גרינברג" w:date="2026-06-17T10:58:00Z">
        <w:r>
          <w:rPr>
            <w:rFonts w:ascii="David" w:eastAsia="Times New Roman" w:hAnsi="David" w:cs="David"/>
            <w:sz w:val="24"/>
            <w:szCs w:val="24"/>
            <w:lang w:val="en-US"/>
          </w:rPr>
          <w:t xml:space="preserve">3. </w:t>
        </w:r>
      </w:ins>
      <w:del w:id="31" w:author="יוני גרינברג" w:date="2026-06-17T10:58:00Z">
        <w:r w:rsidR="00C7700C" w:rsidRPr="00242084" w:rsidDel="0033393A">
          <w:rPr>
            <w:rFonts w:ascii="David" w:eastAsia="Times New Roman" w:hAnsi="David" w:cs="David"/>
            <w:sz w:val="24"/>
            <w:szCs w:val="24"/>
            <w:lang w:val="en-US"/>
          </w:rPr>
          <w:delText>c.</w:delText>
        </w:r>
      </w:del>
      <w:r w:rsidR="005B1BB6" w:rsidRPr="00242084">
        <w:rPr>
          <w:rFonts w:ascii="David" w:eastAsia="Times New Roman" w:hAnsi="David" w:cs="David"/>
          <w:sz w:val="24"/>
          <w:szCs w:val="24"/>
          <w:lang w:val="en-US"/>
        </w:rPr>
        <w:t xml:space="preserve">Enhanced </w:t>
      </w:r>
      <w:r w:rsidR="00ED17CC" w:rsidRPr="00242084">
        <w:rPr>
          <w:rFonts w:ascii="David" w:eastAsia="Times New Roman" w:hAnsi="David" w:cs="David"/>
          <w:sz w:val="24"/>
          <w:szCs w:val="24"/>
          <w:lang w:val="en-US"/>
        </w:rPr>
        <w:t>Security</w:t>
      </w:r>
      <w:r w:rsidR="00C7700C" w:rsidRPr="00242084">
        <w:rPr>
          <w:rFonts w:ascii="David" w:eastAsia="Times New Roman" w:hAnsi="David" w:cs="David"/>
          <w:sz w:val="24"/>
          <w:szCs w:val="24"/>
          <w:lang w:val="en-US"/>
        </w:rPr>
        <w:t xml:space="preserve"> as seen in </w:t>
      </w:r>
      <w:r w:rsidR="00ED17CC" w:rsidRPr="00242084">
        <w:rPr>
          <w:rFonts w:ascii="David" w:eastAsia="Times New Roman" w:hAnsi="David" w:cs="David"/>
          <w:sz w:val="24"/>
          <w:szCs w:val="24"/>
          <w:lang w:val="en-US"/>
        </w:rPr>
        <w:t>S</w:t>
      </w:r>
      <w:r w:rsidR="005B1BB6" w:rsidRPr="00242084">
        <w:rPr>
          <w:rFonts w:ascii="David" w:eastAsia="Times New Roman" w:hAnsi="David" w:cs="David"/>
          <w:sz w:val="24"/>
          <w:szCs w:val="24"/>
          <w:lang w:val="en-US"/>
        </w:rPr>
        <w:t>ection 2.1.2</w:t>
      </w:r>
      <w:r w:rsidR="00C7700C" w:rsidRPr="00242084">
        <w:rPr>
          <w:rFonts w:ascii="David" w:eastAsia="Times New Roman" w:hAnsi="David" w:cs="David"/>
          <w:sz w:val="24"/>
          <w:szCs w:val="24"/>
          <w:lang w:val="en-US"/>
        </w:rPr>
        <w:t xml:space="preserve"> since </w:t>
      </w:r>
      <w:r w:rsidR="009342DB" w:rsidRPr="00242084">
        <w:rPr>
          <w:rFonts w:ascii="David" w:eastAsia="Times New Roman" w:hAnsi="David" w:cs="David"/>
          <w:sz w:val="24"/>
          <w:szCs w:val="24"/>
          <w:lang w:val="en-US"/>
        </w:rPr>
        <w:t xml:space="preserve">ultrasound </w:t>
      </w:r>
      <w:r w:rsidR="00C7700C" w:rsidRPr="00242084">
        <w:rPr>
          <w:rFonts w:ascii="David" w:eastAsia="Times New Roman" w:hAnsi="David" w:cs="David"/>
          <w:sz w:val="24"/>
          <w:szCs w:val="24"/>
          <w:lang w:val="en-US"/>
        </w:rPr>
        <w:t xml:space="preserve">waves </w:t>
      </w:r>
      <w:r w:rsidR="005018ED" w:rsidRPr="00242084">
        <w:rPr>
          <w:rFonts w:ascii="David" w:eastAsia="Times New Roman" w:hAnsi="David" w:cs="David"/>
          <w:sz w:val="24"/>
          <w:szCs w:val="24"/>
          <w:lang w:val="en-US"/>
        </w:rPr>
        <w:t>have</w:t>
      </w:r>
      <w:r w:rsidR="00C7700C" w:rsidRPr="00242084">
        <w:rPr>
          <w:rFonts w:ascii="David" w:eastAsia="Times New Roman" w:hAnsi="David" w:cs="David"/>
          <w:sz w:val="24"/>
          <w:szCs w:val="24"/>
          <w:lang w:val="en-US"/>
        </w:rPr>
        <w:t xml:space="preserve"> a short distance life, they offer privacy that RF cannot.</w:t>
      </w:r>
    </w:p>
    <w:p w14:paraId="5727494E" w14:textId="30DAC013" w:rsidR="00BD16DC" w:rsidRPr="00242084" w:rsidRDefault="0033393A" w:rsidP="00B30885">
      <w:pPr>
        <w:shd w:val="clear" w:color="auto" w:fill="FFFFFF"/>
        <w:ind w:left="1440" w:right="580" w:hanging="360"/>
        <w:jc w:val="left"/>
        <w:rPr>
          <w:rFonts w:ascii="David" w:eastAsia="Times New Roman" w:hAnsi="David" w:cs="David"/>
          <w:sz w:val="24"/>
          <w:szCs w:val="24"/>
          <w:lang w:val="en-US"/>
        </w:rPr>
      </w:pPr>
      <w:ins w:id="32" w:author="יוני גרינברג" w:date="2026-06-17T10:58:00Z">
        <w:r>
          <w:rPr>
            <w:rFonts w:ascii="David" w:eastAsia="Times New Roman" w:hAnsi="David" w:cs="David"/>
            <w:sz w:val="24"/>
            <w:szCs w:val="24"/>
            <w:lang w:val="en-US"/>
          </w:rPr>
          <w:t xml:space="preserve">4. </w:t>
        </w:r>
      </w:ins>
      <w:del w:id="33" w:author="יוני גרינברג" w:date="2026-06-17T10:58:00Z">
        <w:r w:rsidR="00C7700C" w:rsidRPr="00242084" w:rsidDel="0033393A">
          <w:rPr>
            <w:rFonts w:ascii="David" w:eastAsia="Times New Roman" w:hAnsi="David" w:cs="David"/>
            <w:sz w:val="24"/>
            <w:szCs w:val="24"/>
            <w:lang w:val="en-US"/>
          </w:rPr>
          <w:delText>d</w:delText>
        </w:r>
        <w:r w:rsidR="00D5341B" w:rsidRPr="00242084" w:rsidDel="0033393A">
          <w:rPr>
            <w:rFonts w:ascii="David" w:eastAsia="Times New Roman" w:hAnsi="David" w:cs="David"/>
            <w:sz w:val="24"/>
            <w:szCs w:val="24"/>
            <w:lang w:val="en-US"/>
          </w:rPr>
          <w:delText>.</w:delText>
        </w:r>
      </w:del>
      <w:r w:rsidR="00D5341B" w:rsidRPr="00242084">
        <w:rPr>
          <w:rFonts w:ascii="David" w:eastAsia="Times New Roman" w:hAnsi="David" w:cs="David"/>
          <w:sz w:val="24"/>
          <w:szCs w:val="24"/>
          <w:lang w:val="en-US"/>
        </w:rPr>
        <w:t>Environmental</w:t>
      </w:r>
      <w:r w:rsidR="005B1BB6" w:rsidRPr="00242084">
        <w:rPr>
          <w:rFonts w:ascii="David" w:eastAsia="Times New Roman" w:hAnsi="David" w:cs="David"/>
          <w:sz w:val="24"/>
          <w:szCs w:val="24"/>
          <w:lang w:val="en-US"/>
        </w:rPr>
        <w:t xml:space="preserve"> Resilience</w:t>
      </w:r>
      <w:r w:rsidR="00C7700C" w:rsidRPr="00242084">
        <w:rPr>
          <w:rFonts w:ascii="David" w:eastAsia="Times New Roman" w:hAnsi="David" w:cs="David"/>
          <w:sz w:val="24"/>
          <w:szCs w:val="24"/>
          <w:lang w:val="en-US"/>
        </w:rPr>
        <w:t xml:space="preserve">: as seen in </w:t>
      </w:r>
      <w:r w:rsidR="005B7E88" w:rsidRPr="00242084">
        <w:rPr>
          <w:rFonts w:ascii="David" w:eastAsia="Times New Roman" w:hAnsi="David" w:cs="David"/>
          <w:sz w:val="24"/>
          <w:szCs w:val="24"/>
          <w:lang w:val="en-US"/>
        </w:rPr>
        <w:t xml:space="preserve">Section </w:t>
      </w:r>
      <w:r w:rsidR="00C7700C" w:rsidRPr="00242084">
        <w:rPr>
          <w:rFonts w:ascii="David" w:eastAsia="Times New Roman" w:hAnsi="David" w:cs="David"/>
          <w:sz w:val="24"/>
          <w:szCs w:val="24"/>
          <w:lang w:val="en-US"/>
        </w:rPr>
        <w:t>1.1.3</w:t>
      </w:r>
      <w:r w:rsidR="00C7700C" w:rsidRPr="00242084">
        <w:rPr>
          <w:rFonts w:ascii="David" w:eastAsia="Times New Roman" w:hAnsi="David" w:cs="David"/>
          <w:sz w:val="24"/>
          <w:szCs w:val="24"/>
          <w:lang w:val="en-US"/>
        </w:rPr>
        <w:br/>
      </w:r>
      <w:r w:rsidR="00EA3A58" w:rsidRPr="00242084">
        <w:rPr>
          <w:rFonts w:ascii="David" w:eastAsia="Times New Roman" w:hAnsi="David" w:cs="David"/>
          <w:sz w:val="24"/>
          <w:szCs w:val="24"/>
          <w:lang w:val="en-US"/>
        </w:rPr>
        <w:t xml:space="preserve">ultrasound </w:t>
      </w:r>
      <w:r w:rsidR="00C7700C" w:rsidRPr="00242084">
        <w:rPr>
          <w:rFonts w:ascii="David" w:eastAsia="Times New Roman" w:hAnsi="David" w:cs="David"/>
          <w:sz w:val="24"/>
          <w:szCs w:val="24"/>
          <w:lang w:val="en-US"/>
        </w:rPr>
        <w:t xml:space="preserve">allows access through materials that </w:t>
      </w:r>
      <w:r w:rsidR="00EA3A58" w:rsidRPr="00242084">
        <w:rPr>
          <w:rFonts w:ascii="David" w:eastAsia="Times New Roman" w:hAnsi="David" w:cs="David"/>
          <w:sz w:val="24"/>
          <w:szCs w:val="24"/>
          <w:lang w:val="en-US"/>
        </w:rPr>
        <w:t>therefore</w:t>
      </w:r>
      <w:r w:rsidR="00D5341B" w:rsidRPr="00242084">
        <w:rPr>
          <w:rFonts w:ascii="David" w:eastAsia="Times New Roman" w:hAnsi="David" w:cs="David"/>
          <w:sz w:val="24"/>
          <w:szCs w:val="24"/>
          <w:lang w:val="en-US"/>
        </w:rPr>
        <w:t xml:space="preserve"> thereby</w:t>
      </w:r>
      <w:r w:rsidR="00C7700C" w:rsidRPr="00242084">
        <w:rPr>
          <w:rFonts w:ascii="David" w:eastAsia="Times New Roman" w:hAnsi="David" w:cs="David"/>
          <w:sz w:val="24"/>
          <w:szCs w:val="24"/>
          <w:lang w:val="en-US"/>
        </w:rPr>
        <w:t xml:space="preserve"> be applied to transfer information where RF is lacking.</w:t>
      </w:r>
    </w:p>
    <w:p w14:paraId="63CA494D" w14:textId="3AC19F84" w:rsidR="00880B66" w:rsidRPr="00242084" w:rsidRDefault="0033393A" w:rsidP="008F2F5D">
      <w:pPr>
        <w:spacing w:after="0"/>
        <w:ind w:left="1080"/>
        <w:jc w:val="left"/>
        <w:rPr>
          <w:rFonts w:ascii="David" w:eastAsia="Times New Roman" w:hAnsi="David" w:cs="David"/>
          <w:sz w:val="24"/>
          <w:szCs w:val="24"/>
          <w:lang w:val="en-US"/>
        </w:rPr>
      </w:pPr>
      <w:ins w:id="34" w:author="יוני גרינברג" w:date="2026-06-17T10:59:00Z">
        <w:r>
          <w:rPr>
            <w:rFonts w:ascii="David" w:eastAsia="Times New Roman" w:hAnsi="David" w:cs="David"/>
            <w:sz w:val="24"/>
            <w:szCs w:val="24"/>
            <w:lang w:val="en-US"/>
          </w:rPr>
          <w:t xml:space="preserve">5. </w:t>
        </w:r>
      </w:ins>
      <w:del w:id="35" w:author="יוני גרינברג" w:date="2026-06-17T10:59:00Z">
        <w:r w:rsidR="00C7700C" w:rsidRPr="00242084" w:rsidDel="0033393A">
          <w:rPr>
            <w:rFonts w:ascii="David" w:eastAsia="Times New Roman" w:hAnsi="David" w:cs="David"/>
            <w:sz w:val="24"/>
            <w:szCs w:val="24"/>
            <w:lang w:val="en-US"/>
          </w:rPr>
          <w:delText>e.</w:delText>
        </w:r>
      </w:del>
      <w:r w:rsidR="005B1BB6" w:rsidRPr="00242084">
        <w:rPr>
          <w:rFonts w:ascii="David" w:eastAsia="Times New Roman" w:hAnsi="David" w:cs="David"/>
          <w:sz w:val="24"/>
          <w:szCs w:val="24"/>
          <w:lang w:val="en-US"/>
        </w:rPr>
        <w:t>Ease of Integration</w:t>
      </w:r>
      <w:r w:rsidR="00C7700C" w:rsidRPr="00242084">
        <w:rPr>
          <w:rFonts w:ascii="David" w:eastAsia="Times New Roman" w:hAnsi="David" w:cs="David"/>
          <w:sz w:val="24"/>
          <w:szCs w:val="24"/>
          <w:lang w:val="en-US"/>
        </w:rPr>
        <w:t xml:space="preserve">: since the </w:t>
      </w:r>
      <w:r w:rsidR="00F41071" w:rsidRPr="00242084">
        <w:rPr>
          <w:rFonts w:ascii="David" w:eastAsia="Times New Roman" w:hAnsi="David" w:cs="David"/>
          <w:sz w:val="24"/>
          <w:szCs w:val="24"/>
          <w:lang w:val="en-US"/>
        </w:rPr>
        <w:t>requirements</w:t>
      </w:r>
      <w:r w:rsidR="00C7700C" w:rsidRPr="00242084">
        <w:rPr>
          <w:rFonts w:ascii="David" w:eastAsia="Times New Roman" w:hAnsi="David" w:cs="David"/>
          <w:sz w:val="24"/>
          <w:szCs w:val="24"/>
          <w:lang w:val="en-US"/>
        </w:rPr>
        <w:t xml:space="preserve"> for operations are so minimal </w:t>
      </w:r>
      <w:r w:rsidR="00880B66" w:rsidRPr="00242084">
        <w:rPr>
          <w:rFonts w:ascii="David" w:eastAsia="Times New Roman" w:hAnsi="David" w:cs="David"/>
          <w:sz w:val="24"/>
          <w:szCs w:val="24"/>
          <w:lang w:val="en-US"/>
        </w:rPr>
        <w:t>technology</w:t>
      </w:r>
      <w:r w:rsidR="00C7700C" w:rsidRPr="00242084">
        <w:rPr>
          <w:rFonts w:ascii="David" w:eastAsia="Times New Roman" w:hAnsi="David" w:cs="David"/>
          <w:sz w:val="24"/>
          <w:szCs w:val="24"/>
          <w:lang w:val="en-US"/>
        </w:rPr>
        <w:t xml:space="preserve"> can be implemented on different platforms much more easily than other technologies.</w:t>
      </w:r>
    </w:p>
    <w:p w14:paraId="7720B1DF" w14:textId="4076B01B" w:rsidR="00C1643B" w:rsidRDefault="00044F15" w:rsidP="00C51896">
      <w:pPr>
        <w:spacing w:after="0"/>
        <w:ind w:left="1080"/>
        <w:jc w:val="left"/>
        <w:rPr>
          <w:rFonts w:ascii="David" w:hAnsi="David" w:cs="David"/>
          <w:b/>
          <w:bCs/>
          <w:sz w:val="32"/>
          <w:szCs w:val="32"/>
          <w:lang w:val="en-US"/>
        </w:rPr>
      </w:pPr>
      <w:r w:rsidRPr="00242084">
        <w:rPr>
          <w:rFonts w:ascii="David" w:eastAsia="Times New Roman" w:hAnsi="David" w:cs="David"/>
          <w:sz w:val="24"/>
          <w:szCs w:val="24"/>
          <w:lang w:val="en-US"/>
        </w:rPr>
        <w:br/>
      </w:r>
      <w:commentRangeEnd w:id="27"/>
      <w:r w:rsidR="006A1057">
        <w:rPr>
          <w:rStyle w:val="CommentReference"/>
          <w:rFonts w:ascii="David" w:hAnsi="David" w:cs="David"/>
          <w:b/>
          <w:bCs/>
          <w:sz w:val="32"/>
          <w:szCs w:val="32"/>
          <w:lang w:val="en-US"/>
        </w:rPr>
        <w:commentReference w:id="27"/>
      </w:r>
      <w:commentRangeEnd w:id="28"/>
      <w:r w:rsidR="0033393A">
        <w:rPr>
          <w:rStyle w:val="CommentReference"/>
          <w:rtl/>
        </w:rPr>
        <w:commentReference w:id="28"/>
      </w:r>
      <w:r w:rsidR="00B84951">
        <w:rPr>
          <w:rFonts w:ascii="David" w:hAnsi="David" w:cs="David"/>
          <w:b/>
          <w:bCs/>
          <w:sz w:val="32"/>
          <w:szCs w:val="32"/>
          <w:lang w:val="en-US"/>
        </w:rPr>
        <w:t>Challenges</w:t>
      </w:r>
      <w:r w:rsidR="008F2F5D" w:rsidRPr="00242084">
        <w:rPr>
          <w:rFonts w:ascii="David" w:hAnsi="David" w:cs="David"/>
          <w:b/>
          <w:bCs/>
          <w:sz w:val="32"/>
          <w:szCs w:val="32"/>
        </w:rPr>
        <w:t xml:space="preserve"> </w:t>
      </w:r>
      <w:r w:rsidRPr="00242084">
        <w:rPr>
          <w:rFonts w:ascii="David" w:hAnsi="David" w:cs="David"/>
          <w:b/>
          <w:bCs/>
          <w:sz w:val="32"/>
          <w:szCs w:val="32"/>
          <w:lang w:val="en-US"/>
        </w:rPr>
        <w:t>and Solutions</w:t>
      </w:r>
    </w:p>
    <w:p w14:paraId="70EE7AF1" w14:textId="77777777" w:rsidR="00C51896" w:rsidRPr="00B84951" w:rsidRDefault="00C51896" w:rsidP="00C51896">
      <w:pPr>
        <w:spacing w:after="0"/>
        <w:ind w:left="1080"/>
        <w:jc w:val="left"/>
        <w:rPr>
          <w:rFonts w:ascii="David" w:hAnsi="David" w:cs="David"/>
          <w:b/>
          <w:bCs/>
          <w:sz w:val="32"/>
          <w:szCs w:val="32"/>
          <w:lang w:val="en-US"/>
        </w:rPr>
      </w:pPr>
    </w:p>
    <w:p w14:paraId="05970F7A" w14:textId="77777777" w:rsidR="00044F15" w:rsidRPr="00242084"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242084">
        <w:rPr>
          <w:rFonts w:ascii="David" w:hAnsi="David" w:cs="David"/>
          <w:b/>
          <w:bCs/>
          <w:sz w:val="24"/>
          <w:szCs w:val="24"/>
          <w:lang w:val="en-US"/>
        </w:rPr>
        <w:t>Programming language in a work environment:</w:t>
      </w:r>
    </w:p>
    <w:p w14:paraId="0F397757" w14:textId="77777777" w:rsidR="00044F15" w:rsidRPr="00242084" w:rsidRDefault="00044F15" w:rsidP="00044F15">
      <w:pPr>
        <w:pStyle w:val="ListParagraph"/>
        <w:shd w:val="clear" w:color="auto" w:fill="FFFFFF"/>
        <w:spacing w:after="120"/>
        <w:ind w:left="1494" w:right="580"/>
        <w:jc w:val="left"/>
        <w:rPr>
          <w:rFonts w:ascii="David" w:hAnsi="David" w:cs="David"/>
          <w:sz w:val="24"/>
          <w:szCs w:val="24"/>
          <w:lang w:val="en-US"/>
        </w:rPr>
      </w:pPr>
      <w:r w:rsidRPr="00242084">
        <w:rPr>
          <w:rFonts w:ascii="David" w:hAnsi="David" w:cs="David"/>
          <w:sz w:val="24"/>
          <w:szCs w:val="24"/>
          <w:lang w:val="en-US"/>
        </w:rPr>
        <w: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t>
      </w:r>
    </w:p>
    <w:p w14:paraId="2AA40B0A"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242084">
        <w:rPr>
          <w:rFonts w:ascii="David" w:hAnsi="David" w:cs="David"/>
          <w:sz w:val="24"/>
          <w:szCs w:val="24"/>
          <w:lang w:val="en-US"/>
        </w:rPr>
        <w:lastRenderedPageBreak/>
        <w:t>Like any new language and new development environment, we had to adapt to it in a relatively short time to start the project, this was the first practical task.</w:t>
      </w:r>
    </w:p>
    <w:p w14:paraId="72484E94" w14:textId="77777777" w:rsidR="00044F15" w:rsidRPr="00B84951" w:rsidRDefault="00044F15" w:rsidP="00044F15">
      <w:pPr>
        <w:pStyle w:val="ListParagraph"/>
        <w:shd w:val="clear" w:color="auto" w:fill="FFFFFF"/>
        <w:spacing w:after="120"/>
        <w:ind w:left="1494" w:right="580"/>
        <w:jc w:val="left"/>
        <w:rPr>
          <w:rFonts w:ascii="David" w:hAnsi="David" w:cs="David"/>
          <w:b/>
          <w:bCs/>
          <w:sz w:val="24"/>
          <w:szCs w:val="24"/>
          <w:lang w:val="en-US"/>
        </w:rPr>
      </w:pPr>
    </w:p>
    <w:p w14:paraId="5AFB7CB3"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Audio library selection process:</w:t>
      </w:r>
    </w:p>
    <w:p w14:paraId="7CEBBF75"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B84951">
        <w:rPr>
          <w:rFonts w:ascii="David" w:hAnsi="David" w:cs="David"/>
          <w:sz w:val="24"/>
          <w:szCs w:val="24"/>
          <w:lang w:val="en-US"/>
        </w:rPr>
        <w:t>The flutter development environment comes with several built-in audio libraries that you can work with, In Flutter, audio libraries are generally divided into three categories based on how much control they give you over the hardware.</w:t>
      </w:r>
    </w:p>
    <w:p w14:paraId="7B1CE2F0" w14:textId="254483D7"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a</w:t>
      </w:r>
      <w:r w:rsidR="00044F15" w:rsidRPr="00B84951">
        <w:rPr>
          <w:rFonts w:ascii="David" w:hAnsi="David" w:cs="David"/>
          <w:b/>
          <w:bCs/>
          <w:sz w:val="24"/>
          <w:szCs w:val="24"/>
          <w:lang w:val="en-US"/>
        </w:rPr>
        <w:t>. High-Level Libraries</w:t>
      </w:r>
    </w:p>
    <w:p w14:paraId="1E3AFFB6"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 xml:space="preserve">These are designed for standard apps that need to play music or sound effects. They handle file decoding (MP3, WAV) and streaming automatically, like </w:t>
      </w:r>
      <w:r w:rsidRPr="00B84951">
        <w:rPr>
          <w:rFonts w:ascii="David" w:hAnsi="David" w:cs="David"/>
          <w:b/>
          <w:bCs/>
          <w:sz w:val="24"/>
          <w:szCs w:val="24"/>
          <w:lang w:val="en-US"/>
        </w:rPr>
        <w:t>"</w:t>
      </w:r>
      <w:proofErr w:type="spellStart"/>
      <w:r w:rsidRPr="00B84951">
        <w:rPr>
          <w:rFonts w:ascii="David" w:hAnsi="David" w:cs="David"/>
          <w:sz w:val="24"/>
          <w:szCs w:val="24"/>
          <w:lang w:val="en-US"/>
        </w:rPr>
        <w:t>audioplayers</w:t>
      </w:r>
      <w:proofErr w:type="spellEnd"/>
      <w:r w:rsidRPr="00B84951">
        <w:rPr>
          <w:rFonts w:ascii="David" w:hAnsi="David" w:cs="David"/>
          <w:sz w:val="24"/>
          <w:szCs w:val="24"/>
          <w:lang w:val="en-US"/>
        </w:rPr>
        <w:t xml:space="preserve">" and </w:t>
      </w:r>
      <w:r w:rsidRPr="00B84951">
        <w:rPr>
          <w:rFonts w:ascii="David" w:hAnsi="David" w:cs="David"/>
          <w:b/>
          <w:bCs/>
          <w:sz w:val="24"/>
          <w:szCs w:val="24"/>
          <w:lang w:val="en-US"/>
        </w:rPr>
        <w:t>"</w:t>
      </w:r>
      <w:proofErr w:type="spellStart"/>
      <w:r w:rsidRPr="00B84951">
        <w:rPr>
          <w:rFonts w:ascii="David" w:hAnsi="David" w:cs="David"/>
          <w:sz w:val="24"/>
          <w:szCs w:val="24"/>
          <w:lang w:val="en-US"/>
        </w:rPr>
        <w:t>just_audio</w:t>
      </w:r>
      <w:proofErr w:type="spellEnd"/>
      <w:r w:rsidRPr="00B84951">
        <w:rPr>
          <w:rFonts w:ascii="David" w:hAnsi="David" w:cs="David"/>
          <w:b/>
          <w:bCs/>
          <w:sz w:val="24"/>
          <w:szCs w:val="24"/>
          <w:lang w:val="en-US"/>
        </w:rPr>
        <w:t>"</w:t>
      </w:r>
      <w:r w:rsidRPr="00B84951">
        <w:rPr>
          <w:rFonts w:ascii="David" w:hAnsi="David" w:cs="David"/>
          <w:sz w:val="24"/>
          <w:szCs w:val="24"/>
          <w:lang w:val="en-US"/>
        </w:rPr>
        <w:t>.</w:t>
      </w:r>
    </w:p>
    <w:p w14:paraId="58709998"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u w:val="single"/>
          <w:lang w:val="en-US"/>
        </w:rPr>
        <w:t>Why aren't they ideal for the project?</w:t>
      </w:r>
      <w:r w:rsidRPr="00B84951">
        <w:rPr>
          <w:rFonts w:ascii="David" w:hAnsi="David" w:cs="David"/>
          <w:sz w:val="24"/>
          <w:szCs w:val="24"/>
          <w:lang w:val="en-US"/>
        </w:rPr>
        <w:t xml:space="preserve"> These libraries often introduce extra buffering and compression, which can distort the ultrasonic sine waves.</w:t>
      </w:r>
    </w:p>
    <w:p w14:paraId="72C14A1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7C432C96" w14:textId="469D9DEE"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b</w:t>
      </w:r>
      <w:r w:rsidR="00044F15" w:rsidRPr="00B84951">
        <w:rPr>
          <w:rFonts w:ascii="David" w:hAnsi="David" w:cs="David"/>
          <w:b/>
          <w:bCs/>
          <w:sz w:val="24"/>
          <w:szCs w:val="24"/>
          <w:lang w:val="en-US"/>
        </w:rPr>
        <w:t>. Low-Level Libraries (Raw PCM Streaming)</w:t>
      </w:r>
    </w:p>
    <w:p w14:paraId="38128289"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This is the category that the project falls into. Instead of playing a file, we are generating a raw stream of numbers (PCM data) representing your bitstream and injecting it directly into the audio buffer, like "</w:t>
      </w:r>
      <w:proofErr w:type="spellStart"/>
      <w:r w:rsidRPr="00B84951">
        <w:rPr>
          <w:rFonts w:ascii="David" w:hAnsi="David" w:cs="David"/>
          <w:sz w:val="24"/>
          <w:szCs w:val="24"/>
          <w:lang w:val="en-US"/>
        </w:rPr>
        <w:t>raw_sound</w:t>
      </w:r>
      <w:proofErr w:type="spellEnd"/>
      <w:r w:rsidRPr="00B84951">
        <w:rPr>
          <w:rFonts w:ascii="David" w:hAnsi="David" w:cs="David"/>
          <w:sz w:val="24"/>
          <w:szCs w:val="24"/>
          <w:lang w:val="en-US"/>
        </w:rPr>
        <w:t>" and "</w:t>
      </w:r>
      <w:proofErr w:type="spellStart"/>
      <w:r w:rsidRPr="00B84951">
        <w:rPr>
          <w:rFonts w:ascii="David" w:hAnsi="David" w:cs="David"/>
          <w:sz w:val="24"/>
          <w:szCs w:val="24"/>
          <w:lang w:val="en-US"/>
        </w:rPr>
        <w:t>flutter_sound</w:t>
      </w:r>
      <w:proofErr w:type="spellEnd"/>
      <w:r w:rsidRPr="00B84951">
        <w:rPr>
          <w:rFonts w:ascii="David" w:hAnsi="David" w:cs="David"/>
          <w:sz w:val="24"/>
          <w:szCs w:val="24"/>
          <w:lang w:val="en-US"/>
        </w:rPr>
        <w:t>".</w:t>
      </w:r>
    </w:p>
    <w:p w14:paraId="392687FA"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163B633B" w14:textId="77777777" w:rsidR="00044F15" w:rsidRPr="00B84951" w:rsidRDefault="00044F15" w:rsidP="00044F15">
      <w:pPr>
        <w:pStyle w:val="ListParagraph"/>
        <w:shd w:val="clear" w:color="auto" w:fill="FFFFFF"/>
        <w:spacing w:after="120"/>
        <w:ind w:left="1494" w:right="580"/>
        <w:rPr>
          <w:rFonts w:ascii="David" w:hAnsi="David" w:cs="David"/>
          <w:sz w:val="24"/>
          <w:szCs w:val="24"/>
          <w:rtl/>
          <w:lang w:val="en-US"/>
        </w:rPr>
      </w:pPr>
      <w:r w:rsidRPr="00B84951">
        <w:rPr>
          <w:rFonts w:ascii="David" w:hAnsi="David" w:cs="David"/>
          <w:sz w:val="24"/>
          <w:szCs w:val="24"/>
          <w:lang w:val="en-US"/>
        </w:rPr>
        <w:t>We compared these two libraries, tried both to see which one would meet the needs of the project and be simpler and easier to use. We encountered problems with the "</w:t>
      </w:r>
      <w:proofErr w:type="spellStart"/>
      <w:r w:rsidRPr="00B84951">
        <w:rPr>
          <w:rFonts w:ascii="David" w:hAnsi="David" w:cs="David"/>
          <w:sz w:val="24"/>
          <w:szCs w:val="24"/>
          <w:lang w:val="en-US"/>
        </w:rPr>
        <w:t>flutter_sound</w:t>
      </w:r>
      <w:proofErr w:type="spellEnd"/>
      <w:r w:rsidRPr="00B84951">
        <w:rPr>
          <w:rFonts w:ascii="David" w:hAnsi="David" w:cs="David"/>
          <w:sz w:val="24"/>
          <w:szCs w:val="24"/>
          <w:lang w:val="en-US"/>
        </w:rPr>
        <w:t>" library, it did not produce the required sound consistently and correctly, and sometimes even faked sounds. Therefore, we chose to use the "</w:t>
      </w:r>
      <w:proofErr w:type="spellStart"/>
      <w:r w:rsidRPr="00B84951">
        <w:rPr>
          <w:rFonts w:ascii="David" w:hAnsi="David" w:cs="David"/>
          <w:sz w:val="24"/>
          <w:szCs w:val="24"/>
          <w:lang w:val="en-US"/>
        </w:rPr>
        <w:t>raw_sound</w:t>
      </w:r>
      <w:proofErr w:type="spellEnd"/>
      <w:r w:rsidRPr="00B84951">
        <w:rPr>
          <w:rFonts w:ascii="David" w:hAnsi="David" w:cs="David"/>
          <w:sz w:val="24"/>
          <w:szCs w:val="24"/>
          <w:lang w:val="en-US"/>
        </w:rPr>
        <w:t>" library, it worked most consistently and reliably.</w:t>
      </w:r>
    </w:p>
    <w:p w14:paraId="7F5A870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4EFA1086" w14:textId="3E899E1C"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c</w:t>
      </w:r>
      <w:r w:rsidR="00044F15" w:rsidRPr="00B84951">
        <w:rPr>
          <w:rFonts w:ascii="David" w:hAnsi="David" w:cs="David"/>
          <w:b/>
          <w:bCs/>
          <w:sz w:val="24"/>
          <w:szCs w:val="24"/>
          <w:lang w:val="en-US"/>
        </w:rPr>
        <w:t>. The Engineering Approach: Dart FFI &amp; Native Plugins</w:t>
      </w:r>
    </w:p>
    <w:p w14:paraId="6A58B287"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 xml:space="preserve">When the Flutter/Dart bridge is too slow for real-time DSP, engineers move the logic to the </w:t>
      </w:r>
      <w:r w:rsidRPr="00B84951">
        <w:rPr>
          <w:rFonts w:ascii="David" w:hAnsi="David" w:cs="David"/>
          <w:b/>
          <w:bCs/>
          <w:sz w:val="24"/>
          <w:szCs w:val="24"/>
          <w:lang w:val="en-US"/>
        </w:rPr>
        <w:t>Native layer</w:t>
      </w:r>
      <w:r w:rsidRPr="00B84951">
        <w:rPr>
          <w:rFonts w:ascii="David" w:hAnsi="David" w:cs="David"/>
          <w:sz w:val="24"/>
          <w:szCs w:val="24"/>
          <w:lang w:val="en-US"/>
        </w:rPr>
        <w:t>.</w:t>
      </w:r>
    </w:p>
    <w:p w14:paraId="67C5DAAE"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Oboe (Android):</w:t>
      </w:r>
      <w:r w:rsidRPr="00B84951">
        <w:rPr>
          <w:rFonts w:ascii="David" w:hAnsi="David" w:cs="David"/>
          <w:sz w:val="24"/>
          <w:szCs w:val="24"/>
          <w:lang w:val="en-US"/>
        </w:rPr>
        <w:t xml:space="preserve"> A C++ library by Google designed for lowest-latency audio.</w:t>
      </w:r>
    </w:p>
    <w:p w14:paraId="2C6325CC"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Dart FFI (Foreign Function Interface):</w:t>
      </w:r>
      <w:r w:rsidRPr="00B84951">
        <w:rPr>
          <w:rFonts w:ascii="David" w:hAnsi="David" w:cs="David"/>
          <w:sz w:val="24"/>
          <w:szCs w:val="24"/>
          <w:lang w:val="en-US"/>
        </w:rPr>
        <w:t xml:space="preserve"> This allows us to write code and call functions that were written in </w:t>
      </w:r>
      <w:r w:rsidRPr="00B84951">
        <w:rPr>
          <w:rFonts w:ascii="David" w:hAnsi="David" w:cs="David"/>
          <w:b/>
          <w:bCs/>
          <w:sz w:val="24"/>
          <w:szCs w:val="24"/>
          <w:lang w:val="en-US"/>
        </w:rPr>
        <w:t>C</w:t>
      </w:r>
      <w:r w:rsidRPr="00B84951">
        <w:rPr>
          <w:rFonts w:ascii="David" w:hAnsi="David" w:cs="David"/>
          <w:sz w:val="24"/>
          <w:szCs w:val="24"/>
          <w:lang w:val="en-US"/>
        </w:rPr>
        <w:t xml:space="preserve"> and call it directly from Flutter.</w:t>
      </w:r>
    </w:p>
    <w:p w14:paraId="72ADBBC1"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lang w:val="en-US"/>
        </w:rPr>
      </w:pPr>
      <w:r w:rsidRPr="00B84951">
        <w:rPr>
          <w:rFonts w:ascii="David" w:hAnsi="David" w:cs="David"/>
          <w:sz w:val="24"/>
          <w:szCs w:val="24"/>
          <w:lang w:val="en-US"/>
        </w:rPr>
        <w:t>Those are low level libraries, this is not our first choice, because this is the most complex path to pick.</w:t>
      </w:r>
    </w:p>
    <w:p w14:paraId="0E08C13E"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t>Data Integrity and System Compatibility</w:t>
      </w:r>
      <w:r w:rsidRPr="00B84951">
        <w:rPr>
          <w:rFonts w:ascii="David" w:hAnsi="David" w:cs="David"/>
          <w:b/>
          <w:bCs/>
          <w:sz w:val="24"/>
          <w:szCs w:val="24"/>
          <w:lang w:val="en-US"/>
        </w:rPr>
        <w:br/>
        <w:t>The Challenge:</w:t>
      </w:r>
      <w:r w:rsidRPr="00B84951">
        <w:rPr>
          <w:rFonts w:ascii="David" w:hAnsi="David" w:cs="David"/>
          <w:sz w:val="24"/>
          <w:szCs w:val="24"/>
          <w:lang w:val="en-US"/>
        </w:rPr>
        <w: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t>
      </w:r>
      <w:r w:rsidRPr="00B84951">
        <w:rPr>
          <w:rFonts w:ascii="David" w:hAnsi="David" w:cs="David"/>
          <w:sz w:val="24"/>
          <w:szCs w:val="24"/>
          <w:lang w:val="en-US"/>
        </w:rPr>
        <w:br/>
      </w:r>
      <w:r w:rsidRPr="00B84951">
        <w:rPr>
          <w:rFonts w:ascii="David" w:hAnsi="David" w:cs="David"/>
          <w:b/>
          <w:bCs/>
          <w:sz w:val="24"/>
          <w:szCs w:val="24"/>
          <w:lang w:val="en-US"/>
        </w:rPr>
        <w:t>The Solution:</w:t>
      </w:r>
      <w:r w:rsidRPr="00B84951">
        <w:rPr>
          <w:rFonts w:ascii="David" w:hAnsi="David" w:cs="David"/>
          <w:sz w:val="24"/>
          <w:szCs w:val="24"/>
          <w:lang w:val="en-US"/>
        </w:rPr>
        <w:t xml:space="preserve"> The messenger logic was refactored to use Uint8List and Byte Data exclusively. This ensures strict memory alignment to 8-bit bytes and prevents overflow errors, guaranteeing that the CRC remains consistent regardless of the underlying hardware architecture.</w:t>
      </w:r>
    </w:p>
    <w:p w14:paraId="7474C06F" w14:textId="197C0B0A" w:rsidR="008258B4" w:rsidRPr="00B84951" w:rsidRDefault="00044F15"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DSP Challenges – Frequency vs. Time Resolution (The FFT Trade-off)</w:t>
      </w:r>
      <w:r w:rsidR="0024736B" w:rsidRPr="00B84951">
        <w:rPr>
          <w:rFonts w:ascii="David" w:hAnsi="David" w:cs="David"/>
          <w:b/>
          <w:bCs/>
          <w:sz w:val="24"/>
          <w:szCs w:val="24"/>
          <w:rtl/>
          <w:lang w:val="en-US"/>
        </w:rPr>
        <w:br/>
      </w:r>
      <w:r w:rsidR="0024736B" w:rsidRPr="00B84951">
        <w:rPr>
          <w:rFonts w:ascii="David" w:hAnsi="David" w:cs="David"/>
          <w:sz w:val="24"/>
          <w:szCs w:val="24"/>
          <w:lang w:val="en-US"/>
        </w:rPr>
        <w:t>The Initial Stage: To establish a basic data link, the project initially utilized Binary FSK with two frequencies: 18kHz (bit '0') and 20kHz (bit '1'). Distinguishing between these frequencies required high frequency resolution. Using a sampling rate of 44,100Hz and an FFT window (N) of 512 samples, the frequency resolution was calculated as:</w:t>
      </w:r>
      <w:r w:rsidR="0024736B" w:rsidRPr="00B84951">
        <w:rPr>
          <w:rFonts w:ascii="David" w:hAnsi="David" w:cs="David"/>
          <w:b/>
          <w:bCs/>
          <w:sz w:val="24"/>
          <w:szCs w:val="24"/>
          <w:rtl/>
          <w:lang w:val="en-US"/>
        </w:rPr>
        <w:br/>
      </w:r>
      <w:r w:rsidRPr="00B84951">
        <w:rPr>
          <w:rFonts w:ascii="David" w:hAnsi="David" w:cs="David"/>
          <w:sz w:val="24"/>
          <w:szCs w:val="24"/>
          <w:lang w:val="en-US"/>
        </w:rPr>
        <w:lastRenderedPageBreak/>
        <w:br/>
      </w:r>
      <m:oMath>
        <m:r>
          <w:rPr>
            <w:rFonts w:ascii="Cambria Math" w:hAnsi="Cambria Math" w:cs="Cambria Math"/>
            <w:sz w:val="24"/>
            <w:szCs w:val="24"/>
            <w:rtl/>
            <w:lang w:val="en-US"/>
          </w:rPr>
          <m:t>∆</m:t>
        </m:r>
        <m:r>
          <w:rPr>
            <w:rFonts w:ascii="Cambria Math" w:hAnsi="Cambria Math" w:cs="David"/>
            <w:sz w:val="24"/>
            <w:szCs w:val="24"/>
            <w:lang w:val="en-US"/>
          </w:rPr>
          <m:t xml:space="preserve">f= </m:t>
        </m:r>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num>
          <m:den>
            <m:r>
              <w:rPr>
                <w:rFonts w:ascii="Cambria Math" w:hAnsi="Cambria Math" w:cs="David"/>
                <w:sz w:val="24"/>
                <w:szCs w:val="24"/>
                <w:lang w:val="en-US"/>
              </w:rPr>
              <m:t>N</m:t>
            </m:r>
          </m:den>
        </m:f>
        <m:r>
          <w:rPr>
            <w:rFonts w:ascii="Cambria Math" w:hAnsi="Cambria Math" w:cs="David"/>
            <w:sz w:val="24"/>
            <w:szCs w:val="24"/>
            <w:lang w:val="en-US"/>
          </w:rPr>
          <m:t xml:space="preserve">= </m:t>
        </m:r>
        <m:f>
          <m:fPr>
            <m:ctrlPr>
              <w:rPr>
                <w:rFonts w:ascii="Cambria Math" w:hAnsi="Cambria Math" w:cs="David"/>
                <w:i/>
                <w:sz w:val="24"/>
                <w:szCs w:val="24"/>
                <w:lang w:val="en-US"/>
              </w:rPr>
            </m:ctrlPr>
          </m:fPr>
          <m:num>
            <m:r>
              <w:rPr>
                <w:rFonts w:ascii="Cambria Math" w:hAnsi="Cambria Math" w:cs="David"/>
                <w:sz w:val="24"/>
                <w:szCs w:val="24"/>
                <w:lang w:val="en-US"/>
              </w:rPr>
              <m:t>44100</m:t>
            </m:r>
          </m:num>
          <m:den>
            <m:r>
              <w:rPr>
                <w:rFonts w:ascii="Cambria Math" w:hAnsi="Cambria Math" w:cs="David"/>
                <w:sz w:val="24"/>
                <w:szCs w:val="24"/>
                <w:lang w:val="en-US"/>
              </w:rPr>
              <m:t>512</m:t>
            </m:r>
          </m:den>
        </m:f>
        <m:r>
          <w:rPr>
            <w:rFonts w:ascii="Cambria Math" w:hAnsi="Cambria Math" w:cs="Cambria Math" w:hint="cs"/>
            <w:sz w:val="24"/>
            <w:szCs w:val="24"/>
            <w:rtl/>
            <w:lang w:val="en-US"/>
          </w:rPr>
          <m:t>≅</m:t>
        </m:r>
        <m:r>
          <w:rPr>
            <w:rFonts w:ascii="Cambria Math" w:hAnsi="Cambria Math" w:cs="David"/>
            <w:sz w:val="24"/>
            <w:szCs w:val="24"/>
            <w:lang w:val="en-US"/>
          </w:rPr>
          <m:t>86Hz</m:t>
        </m:r>
      </m:oMath>
      <w:r w:rsidRPr="00B84951">
        <w:rPr>
          <w:rFonts w:ascii="David" w:hAnsi="David" w:cs="David"/>
          <w:sz w:val="24"/>
          <w:szCs w:val="24"/>
          <w:lang w:val="en-US"/>
        </w:rPr>
        <w:t xml:space="preserve"> </w:t>
      </w:r>
      <w:r w:rsidRPr="00B84951">
        <w:rPr>
          <w:rFonts w:ascii="David" w:hAnsi="David" w:cs="David"/>
          <w:b/>
          <w:bCs/>
          <w:sz w:val="24"/>
          <w:szCs w:val="24"/>
          <w:lang w:val="en-US"/>
        </w:rPr>
        <w:br/>
      </w:r>
    </w:p>
    <w:p w14:paraId="10444C00" w14:textId="13D52EE5" w:rsidR="008F2F5D" w:rsidRPr="00B84951" w:rsidRDefault="008F2F5D"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 xml:space="preserve">The Challenge (Time Smearing): </w:t>
      </w:r>
      <w:r w:rsidRPr="00B84951">
        <w:rPr>
          <w:rFonts w:ascii="David" w:hAnsi="David" w:cs="David"/>
          <w:sz w:val="24"/>
          <w:szCs w:val="24"/>
          <w:lang w:val="en-US"/>
        </w:rPr>
        <w:t>While increasing the window size (N) improves frequency precision, it introduces "Time Smearing." A large window makes it difficult to detect the exact transition points between bits (the Baud Rate timing), as the window may overlap across two different bit periods, corrupting the data.</w:t>
      </w:r>
    </w:p>
    <w:p w14:paraId="39338BD9" w14:textId="77777777" w:rsidR="008F2F5D" w:rsidRPr="00B84951" w:rsidRDefault="00044F15" w:rsidP="00BB302D">
      <w:pPr>
        <w:shd w:val="clear" w:color="auto" w:fill="FFFFFF"/>
        <w:spacing w:after="120"/>
        <w:ind w:left="1352" w:right="580"/>
        <w:jc w:val="left"/>
        <w:rPr>
          <w:rFonts w:ascii="David" w:hAnsi="David" w:cs="David"/>
          <w:sz w:val="24"/>
          <w:szCs w:val="24"/>
          <w:rtl/>
          <w:lang w:val="en-US"/>
        </w:rPr>
      </w:pPr>
      <w:r w:rsidRPr="00B84951">
        <w:rPr>
          <w:rFonts w:ascii="David" w:hAnsi="David" w:cs="David"/>
          <w:b/>
          <w:bCs/>
          <w:sz w:val="24"/>
          <w:szCs w:val="24"/>
          <w:lang w:val="en-US"/>
        </w:rPr>
        <w:t>The Solution:</w:t>
      </w:r>
      <w:r w:rsidRPr="00B84951">
        <w:rPr>
          <w:rFonts w:ascii="David" w:hAnsi="David" w:cs="David"/>
          <w:sz w:val="24"/>
          <w:szCs w:val="24"/>
          <w:lang w:val="en-US"/>
        </w:rPr>
        <w:t xml:space="preserve"> </w:t>
      </w:r>
      <w:r w:rsidR="008F2F5D" w:rsidRPr="00B84951">
        <w:rPr>
          <w:rFonts w:ascii="David" w:hAnsi="David" w:cs="David"/>
          <w:sz w:val="24"/>
          <w:szCs w:val="24"/>
          <w:lang w:val="en-US"/>
        </w:rPr>
        <w:t xml:space="preserve">To maintain a small, responsive window while ensuring reliability, we implemented a </w:t>
      </w:r>
      <w:r w:rsidR="008F2F5D" w:rsidRPr="00B84951">
        <w:rPr>
          <w:rFonts w:ascii="David" w:hAnsi="David" w:cs="David"/>
          <w:b/>
          <w:bCs/>
          <w:sz w:val="24"/>
          <w:szCs w:val="24"/>
          <w:lang w:val="en-US"/>
        </w:rPr>
        <w:t>Frequency Bins (Buckets)</w:t>
      </w:r>
      <w:r w:rsidR="008F2F5D" w:rsidRPr="00B84951">
        <w:rPr>
          <w:rFonts w:ascii="David" w:hAnsi="David" w:cs="David"/>
          <w:sz w:val="24"/>
          <w:szCs w:val="24"/>
          <w:lang w:val="en-US"/>
        </w:rPr>
        <w:t xml:space="preserve"> approach. Instead of searching for a single peak, we defined an energy "bucket" around the target bin. Averaging the energy within these buckets made the initial 18kHz/20kHz system robust against environmental noise and hardware variance.</w:t>
      </w:r>
    </w:p>
    <w:p w14:paraId="00EA312F" w14:textId="702AE8D8" w:rsidR="00044F15" w:rsidRPr="00B84951" w:rsidRDefault="00044F15" w:rsidP="00BB302D">
      <w:pPr>
        <w:pStyle w:val="ListParagraph"/>
        <w:shd w:val="clear" w:color="auto" w:fill="FFFFFF"/>
        <w:spacing w:after="120"/>
        <w:ind w:left="1352" w:right="580"/>
        <w:jc w:val="left"/>
        <w:rPr>
          <w:rFonts w:ascii="David" w:hAnsi="David" w:cs="David"/>
          <w:sz w:val="24"/>
          <w:szCs w:val="24"/>
          <w:lang w:val="en-US"/>
        </w:rPr>
      </w:pPr>
      <m:oMathPara>
        <m:oMathParaPr>
          <m:jc m:val="left"/>
        </m:oMathParaPr>
        <m:oMath>
          <m:r>
            <w:rPr>
              <w:rFonts w:ascii="Cambria Math" w:hAnsi="Cambria Math" w:cs="David"/>
              <w:sz w:val="24"/>
              <w:szCs w:val="24"/>
              <w:lang w:val="en-US"/>
            </w:rPr>
            <m:t>Target Bin=round</m:t>
          </m:r>
          <m:d>
            <m:dPr>
              <m:ctrlPr>
                <w:rPr>
                  <w:rFonts w:ascii="Cambria Math" w:hAnsi="Cambria Math" w:cs="David"/>
                  <w:i/>
                  <w:sz w:val="24"/>
                  <w:szCs w:val="24"/>
                  <w:lang w:val="en-US"/>
                </w:rPr>
              </m:ctrlPr>
            </m:dPr>
            <m:e>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target</m:t>
                      </m:r>
                    </m:sub>
                  </m:sSub>
                  <m:r>
                    <w:rPr>
                      <w:rFonts w:ascii="Cambria Math" w:hAnsi="Cambria Math" w:cs="David"/>
                      <w:sz w:val="24"/>
                      <w:szCs w:val="24"/>
                      <w:lang w:val="en-US"/>
                    </w:rPr>
                    <m:t>*N</m:t>
                  </m:r>
                </m:num>
                <m:den>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den>
              </m:f>
            </m:e>
          </m:d>
          <m:r>
            <m:rPr>
              <m:sty m:val="p"/>
            </m:rPr>
            <w:rPr>
              <w:rFonts w:ascii="Cambria Math" w:hAnsi="Cambria Math" w:cs="David"/>
              <w:sz w:val="24"/>
              <w:szCs w:val="24"/>
              <w:lang w:val="en-US"/>
            </w:rPr>
            <w:br/>
          </m:r>
        </m:oMath>
      </m:oMathPara>
      <w:r w:rsidRPr="00B84951">
        <w:rPr>
          <w:rFonts w:ascii="David" w:hAnsi="David" w:cs="David"/>
          <w:sz w:val="24"/>
          <w:szCs w:val="24"/>
          <w:lang w:val="en-US"/>
        </w:rPr>
        <w:t>Averaging the energy within these buckets makes the system robust against slight frequency drifts caused by environmental noise or hardware variance.</w:t>
      </w:r>
    </w:p>
    <w:p w14:paraId="09A01C6B" w14:textId="02F12E3C" w:rsidR="0063023D" w:rsidRPr="00B84951" w:rsidRDefault="00044F15" w:rsidP="0063023D">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t>Timing Synchronization and Clock Drift</w:t>
      </w:r>
      <w:r w:rsidRPr="00B84951">
        <w:rPr>
          <w:rFonts w:ascii="David" w:hAnsi="David" w:cs="David"/>
          <w:b/>
          <w:bCs/>
          <w:sz w:val="24"/>
          <w:szCs w:val="24"/>
          <w:lang w:val="en-US"/>
        </w:rPr>
        <w:br/>
        <w:t>The Challenge:</w:t>
      </w:r>
      <w:r w:rsidRPr="00B84951">
        <w:rPr>
          <w:rFonts w:ascii="David" w:hAnsi="David" w:cs="David"/>
          <w:sz w:val="24"/>
          <w:szCs w:val="24"/>
          <w:lang w:val="en-US"/>
        </w:rPr>
        <w: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t>
      </w:r>
      <w:r w:rsidRPr="00B84951">
        <w:rPr>
          <w:rFonts w:ascii="David" w:hAnsi="David" w:cs="David"/>
          <w:b/>
          <w:bCs/>
          <w:sz w:val="24"/>
          <w:szCs w:val="24"/>
          <w:lang w:val="en-US"/>
        </w:rPr>
        <w:br/>
      </w:r>
      <w:r w:rsidR="0063023D" w:rsidRPr="00B84951">
        <w:rPr>
          <w:rFonts w:ascii="David" w:hAnsi="David" w:cs="David"/>
          <w:b/>
          <w:bCs/>
          <w:sz w:val="24"/>
          <w:szCs w:val="24"/>
          <w:lang w:val="en-US"/>
        </w:rPr>
        <w:t xml:space="preserve">The Solution: </w:t>
      </w:r>
      <w:r w:rsidR="0063023D" w:rsidRPr="00B84951">
        <w:rPr>
          <w:rFonts w:ascii="David" w:hAnsi="David" w:cs="David"/>
          <w:sz w:val="24"/>
          <w:szCs w:val="24"/>
          <w:lang w:val="en-US"/>
        </w:rPr>
        <w:t>We developed a "Symbol-Based Forgiving Synchronization" mechanism. Instead of relying on a single FFT frame, the system accumulates detection counts for a specific frequency. A Symbol is pushed to the decoder only after it has been consistently detected for 80% of its expected duration (based on the 10 Baud rate). This prevents "false triggers" from transient noise and handles minor clock drift between devices</w:t>
      </w:r>
      <w:r w:rsidR="008F2F5D" w:rsidRPr="00B84951">
        <w:rPr>
          <w:rFonts w:ascii="David" w:hAnsi="David" w:cs="David"/>
          <w:sz w:val="24"/>
          <w:szCs w:val="24"/>
          <w:rtl/>
          <w:lang w:val="en-US"/>
        </w:rPr>
        <w:t xml:space="preserve"> </w:t>
      </w:r>
      <w:commentRangeStart w:id="36"/>
      <w:commentRangeStart w:id="37"/>
      <w:del w:id="38" w:author="יוני גרינברג" w:date="2026-06-17T11:01:00Z">
        <w:r w:rsidR="005C3AC6" w:rsidRPr="00494454" w:rsidDel="0033393A">
          <w:rPr>
            <w:rFonts w:ascii="David" w:hAnsi="David" w:cs="David"/>
            <w:sz w:val="24"/>
            <w:szCs w:val="24"/>
            <w:lang w:val="en-US"/>
          </w:rPr>
          <w:delText>Bandwidths</w:delText>
        </w:r>
        <w:r w:rsidRPr="00B84951" w:rsidDel="0033393A">
          <w:rPr>
            <w:rFonts w:ascii="David" w:hAnsi="David" w:cs="David"/>
            <w:sz w:val="24"/>
            <w:szCs w:val="24"/>
            <w:lang w:val="en-US"/>
          </w:rPr>
          <w:delText xml:space="preserve"> </w:delText>
        </w:r>
      </w:del>
    </w:p>
    <w:p w14:paraId="6D3CBC57" w14:textId="508745CF" w:rsidR="00806025" w:rsidRPr="0013549C" w:rsidRDefault="0033393A" w:rsidP="0024736B">
      <w:pPr>
        <w:pStyle w:val="ListParagraph"/>
        <w:numPr>
          <w:ilvl w:val="3"/>
          <w:numId w:val="27"/>
        </w:numPr>
        <w:shd w:val="clear" w:color="auto" w:fill="FFFFFF"/>
        <w:spacing w:after="0"/>
        <w:ind w:left="1354" w:right="580"/>
        <w:jc w:val="left"/>
        <w:rPr>
          <w:rFonts w:ascii="David" w:eastAsia="Times New Roman" w:hAnsi="David" w:cs="David"/>
          <w:sz w:val="24"/>
          <w:szCs w:val="24"/>
          <w:rtl/>
          <w:lang w:val="en-US"/>
        </w:rPr>
      </w:pPr>
      <w:proofErr w:type="gramStart"/>
      <w:ins w:id="39" w:author="יוני גרינברג" w:date="2026-06-17T11:01:00Z">
        <w:r w:rsidRPr="0033393A">
          <w:rPr>
            <w:rFonts w:ascii="David" w:hAnsi="David" w:cs="David"/>
            <w:b/>
            <w:bCs/>
            <w:sz w:val="24"/>
            <w:szCs w:val="24"/>
            <w:lang w:val="en-US"/>
            <w:rPrChange w:id="40" w:author="יוני גרינברג" w:date="2026-06-17T11:01:00Z">
              <w:rPr>
                <w:rFonts w:ascii="David" w:hAnsi="David" w:cs="David"/>
                <w:sz w:val="24"/>
                <w:szCs w:val="24"/>
                <w:lang w:val="en-US"/>
              </w:rPr>
            </w:rPrChange>
          </w:rPr>
          <w:t>Bandwidth</w:t>
        </w:r>
        <w:r w:rsidRPr="00B84951">
          <w:rPr>
            <w:rFonts w:ascii="David" w:hAnsi="David" w:cs="David"/>
            <w:sz w:val="24"/>
            <w:szCs w:val="24"/>
            <w:lang w:val="en-US"/>
          </w:rPr>
          <w:t xml:space="preserve"> </w:t>
        </w:r>
        <w:r>
          <w:rPr>
            <w:rFonts w:ascii="David" w:hAnsi="David" w:cs="David"/>
            <w:b/>
            <w:bCs/>
            <w:sz w:val="24"/>
            <w:szCs w:val="24"/>
            <w:lang w:val="en-US"/>
          </w:rPr>
          <w:t xml:space="preserve"> </w:t>
        </w:r>
      </w:ins>
      <w:r w:rsidR="00044F15" w:rsidRPr="00B84951">
        <w:rPr>
          <w:rFonts w:ascii="David" w:hAnsi="David" w:cs="David"/>
          <w:b/>
          <w:bCs/>
          <w:sz w:val="24"/>
          <w:szCs w:val="24"/>
          <w:lang w:val="en-US"/>
        </w:rPr>
        <w:t>Optimization</w:t>
      </w:r>
      <w:proofErr w:type="gramEnd"/>
      <w:r w:rsidR="00044F15" w:rsidRPr="00B84951">
        <w:rPr>
          <w:rFonts w:ascii="David" w:hAnsi="David" w:cs="David"/>
          <w:b/>
          <w:bCs/>
          <w:sz w:val="24"/>
          <w:szCs w:val="24"/>
          <w:lang w:val="en-US"/>
        </w:rPr>
        <w:t xml:space="preserve"> and Signal-to-Noise Ratio (SNR)</w:t>
      </w:r>
      <w:r w:rsidR="00044F15" w:rsidRPr="00B84951">
        <w:rPr>
          <w:rFonts w:ascii="David" w:hAnsi="David" w:cs="David"/>
          <w:sz w:val="24"/>
          <w:szCs w:val="24"/>
          <w:lang w:val="en-US"/>
        </w:rPr>
        <w:br/>
      </w:r>
      <w:commentRangeEnd w:id="36"/>
      <w:r w:rsidR="00BB302D" w:rsidRPr="00B84951">
        <w:rPr>
          <w:rStyle w:val="CommentReference"/>
          <w:rFonts w:ascii="David" w:hAnsi="David" w:cs="David"/>
          <w:b/>
          <w:bCs/>
          <w:sz w:val="24"/>
          <w:szCs w:val="24"/>
          <w:lang w:val="en-US"/>
        </w:rPr>
        <w:commentReference w:id="36"/>
      </w:r>
      <w:commentRangeEnd w:id="37"/>
      <w:r>
        <w:rPr>
          <w:rStyle w:val="CommentReference"/>
          <w:rtl/>
        </w:rPr>
        <w:commentReference w:id="37"/>
      </w:r>
      <w:r w:rsidR="00044F15" w:rsidRPr="00B84951">
        <w:rPr>
          <w:rFonts w:ascii="David" w:hAnsi="David" w:cs="David"/>
          <w:b/>
          <w:bCs/>
          <w:sz w:val="24"/>
          <w:szCs w:val="24"/>
          <w:lang w:val="en-US"/>
        </w:rPr>
        <w:t xml:space="preserve">The Challenge: </w:t>
      </w:r>
      <w:r w:rsidR="00044F15" w:rsidRPr="00B84951">
        <w:rPr>
          <w:rFonts w:ascii="David" w:hAnsi="David" w:cs="David"/>
          <w:sz w:val="24"/>
          <w:szCs w:val="24"/>
          <w:lang w:val="en-US"/>
        </w:rPr>
        <w:t xml:space="preserve">At frequencies of </w:t>
      </w:r>
      <m:oMath>
        <m:r>
          <w:rPr>
            <w:rFonts w:ascii="Cambria Math" w:hAnsi="Cambria Math" w:cs="David"/>
            <w:sz w:val="24"/>
            <w:szCs w:val="24"/>
            <w:lang w:val="en-US"/>
          </w:rPr>
          <m:t xml:space="preserve">20kHz </m:t>
        </m:r>
      </m:oMath>
      <w:r w:rsidR="00044F15" w:rsidRPr="00B84951">
        <w:rPr>
          <w:rFonts w:ascii="David" w:hAnsi="David" w:cs="David"/>
          <w:sz w:val="24"/>
          <w:szCs w:val="24"/>
          <w:lang w:val="en-US"/>
        </w:rPr>
        <w:t>and above, the frequency response of the A36 devices drops sharply, causing the signal to be overwhelmed by ambient white noise.</w:t>
      </w:r>
      <w:r w:rsidR="00044F15" w:rsidRPr="00B84951">
        <w:rPr>
          <w:rFonts w:ascii="David" w:hAnsi="David" w:cs="David"/>
          <w:b/>
          <w:bCs/>
          <w:sz w:val="24"/>
          <w:szCs w:val="24"/>
          <w:lang w:val="en-US"/>
        </w:rPr>
        <w:br/>
        <w:t xml:space="preserve">The </w:t>
      </w:r>
      <w:r w:rsidR="00B84951" w:rsidRPr="00B84951">
        <w:rPr>
          <w:rFonts w:ascii="David" w:hAnsi="David" w:cs="David"/>
          <w:b/>
          <w:bCs/>
          <w:sz w:val="24"/>
          <w:szCs w:val="24"/>
          <w:lang w:val="en-US"/>
        </w:rPr>
        <w:t>Solution</w:t>
      </w:r>
      <w:r w:rsidR="00B84951" w:rsidRPr="00B84951">
        <w:rPr>
          <w:rFonts w:ascii="David" w:hAnsi="David" w:cs="David" w:hint="cs"/>
          <w:b/>
          <w:bCs/>
          <w:sz w:val="24"/>
          <w:szCs w:val="24"/>
          <w:rtl/>
          <w:lang w:val="en-US"/>
        </w:rPr>
        <w:t xml:space="preserve">: </w:t>
      </w:r>
      <w:r w:rsidR="00B84951" w:rsidRPr="003F1C8E">
        <w:rPr>
          <w:rFonts w:ascii="David" w:hAnsi="David" w:cs="David"/>
          <w:sz w:val="24"/>
          <w:szCs w:val="24"/>
          <w:lang w:val="en-US"/>
        </w:rPr>
        <w:t>We</w:t>
      </w:r>
      <w:r w:rsidR="00806025" w:rsidRPr="0013549C">
        <w:rPr>
          <w:rFonts w:ascii="David" w:hAnsi="David" w:cs="David"/>
          <w:sz w:val="24"/>
          <w:szCs w:val="24"/>
          <w:lang w:val="en-US"/>
        </w:rPr>
        <w:t xml:space="preserve"> optimized the operational bandwidth to the 17,000Hz – 19,700Hz range. While hardware response drops at higher frequencies, this wider 2.7kHz bandwidth is necessary to provide enough separation between the 16 channels, ensuring that each "symbol bucket" does not overlap with its neighbor (Inter-Channel Interference)</w:t>
      </w:r>
    </w:p>
    <w:p w14:paraId="4B4EBF6B" w14:textId="77777777" w:rsidR="008F2F5D" w:rsidRPr="0013549C" w:rsidRDefault="008F2F5D" w:rsidP="008F2F5D">
      <w:pPr>
        <w:pStyle w:val="ListParagraph"/>
        <w:numPr>
          <w:ilvl w:val="3"/>
          <w:numId w:val="27"/>
        </w:numPr>
        <w:shd w:val="clear" w:color="auto" w:fill="FFFFFF"/>
        <w:spacing w:after="0"/>
        <w:ind w:left="1354" w:right="580"/>
        <w:jc w:val="left"/>
        <w:rPr>
          <w:rFonts w:ascii="David" w:eastAsia="Times New Roman" w:hAnsi="David" w:cs="David"/>
          <w:sz w:val="24"/>
          <w:szCs w:val="24"/>
          <w:lang w:val="en-US"/>
        </w:rPr>
      </w:pPr>
      <w:r w:rsidRPr="0013549C">
        <w:rPr>
          <w:rFonts w:ascii="David" w:eastAsia="Times New Roman" w:hAnsi="David" w:cs="David"/>
          <w:b/>
          <w:bCs/>
          <w:sz w:val="24"/>
          <w:szCs w:val="24"/>
          <w:lang w:val="en-US"/>
        </w:rPr>
        <w:t>Hardware Constraints:</w:t>
      </w:r>
      <w:r w:rsidRPr="0013549C">
        <w:rPr>
          <w:rFonts w:ascii="David" w:eastAsia="Times New Roman" w:hAnsi="David" w:cs="David"/>
          <w:sz w:val="24"/>
          <w:szCs w:val="24"/>
          <w:rtl/>
        </w:rPr>
        <w:t xml:space="preserve"> </w:t>
      </w:r>
      <w:r w:rsidRPr="0013549C">
        <w:rPr>
          <w:rFonts w:ascii="David" w:eastAsia="Times New Roman" w:hAnsi="David" w:cs="David"/>
          <w:sz w:val="24"/>
          <w:szCs w:val="24"/>
          <w:lang w:val="en-US"/>
        </w:rPr>
        <w:t>Despite the success of the "Buckets" approach, testing revealed that many mobile devices have a sharp drop in microphone sensitivity at 20kHz, leading to inconsistent results. Furthermore, the binary (0/1) approach offered limited throughput.</w:t>
      </w:r>
    </w:p>
    <w:p w14:paraId="27123C6C" w14:textId="08158B3A" w:rsidR="008F2F5D" w:rsidRPr="00114C71" w:rsidRDefault="003566EB" w:rsidP="00BC1556">
      <w:pPr>
        <w:pStyle w:val="ListParagraph"/>
        <w:shd w:val="clear" w:color="auto" w:fill="FFFFFF"/>
        <w:spacing w:after="0"/>
        <w:ind w:left="1354" w:right="580"/>
        <w:rPr>
          <w:rFonts w:ascii="David" w:eastAsia="Times New Roman" w:hAnsi="David" w:cs="David"/>
          <w:sz w:val="24"/>
          <w:szCs w:val="24"/>
          <w:lang w:val="en-US"/>
        </w:rPr>
      </w:pPr>
      <w:r w:rsidRPr="0013549C">
        <w:rPr>
          <w:rFonts w:ascii="David" w:hAnsi="David" w:cs="David"/>
          <w:b/>
          <w:bCs/>
          <w:sz w:val="24"/>
          <w:szCs w:val="24"/>
          <w:lang w:val="en-US"/>
        </w:rPr>
        <w:t xml:space="preserve">The </w:t>
      </w:r>
      <w:r w:rsidR="00BC1556" w:rsidRPr="0013549C">
        <w:rPr>
          <w:rFonts w:ascii="David" w:hAnsi="David" w:cs="David"/>
          <w:b/>
          <w:bCs/>
          <w:sz w:val="24"/>
          <w:szCs w:val="24"/>
          <w:lang w:val="en-US"/>
        </w:rPr>
        <w:t>Solution</w:t>
      </w:r>
      <w:r w:rsidR="00BC1556" w:rsidRPr="0013549C">
        <w:rPr>
          <w:rFonts w:ascii="David" w:hAnsi="David" w:cs="David"/>
          <w:b/>
          <w:bCs/>
          <w:sz w:val="24"/>
          <w:szCs w:val="24"/>
          <w:rtl/>
          <w:lang w:val="en-US"/>
        </w:rPr>
        <w:t xml:space="preserve">: </w:t>
      </w:r>
      <w:r w:rsidR="00BC1556" w:rsidRPr="00114C71">
        <w:rPr>
          <w:rFonts w:ascii="David" w:hAnsi="David" w:cs="David"/>
          <w:sz w:val="24"/>
          <w:szCs w:val="24"/>
          <w:lang w:val="en-US"/>
        </w:rPr>
        <w:t>To</w:t>
      </w:r>
      <w:r w:rsidR="008F2F5D" w:rsidRPr="0013549C">
        <w:rPr>
          <w:rFonts w:ascii="David" w:eastAsia="Times New Roman" w:hAnsi="David" w:cs="David"/>
          <w:sz w:val="24"/>
          <w:szCs w:val="24"/>
          <w:lang w:val="en-US"/>
        </w:rPr>
        <w:t xml:space="preserve"> overcome this, we evolved the system to </w:t>
      </w:r>
      <w:r w:rsidR="008F2F5D" w:rsidRPr="00114C71">
        <w:rPr>
          <w:rFonts w:ascii="David" w:eastAsia="Times New Roman" w:hAnsi="David" w:cs="David"/>
          <w:sz w:val="24"/>
          <w:szCs w:val="24"/>
          <w:lang w:val="en-US"/>
        </w:rPr>
        <w:t>16-MFSK. By utilizing 16 distinct frequencies within a more stable acoustic range (17kHz – 19.7kHz), we quadrupled the data rate (4 bits per symbol) and avoided the hardware limitations of the 20kHz ceiling. This transition leveraged our "Buckets" logic to manage 16 simultaneous channels with high precision and zero cross-channel interference.</w:t>
      </w:r>
    </w:p>
    <w:p w14:paraId="0C7EA449" w14:textId="094BB745" w:rsidR="009B3FCB" w:rsidRPr="00114C71" w:rsidRDefault="009B3FCB" w:rsidP="00114C71">
      <w:pPr>
        <w:pStyle w:val="ListParagraph"/>
        <w:numPr>
          <w:ilvl w:val="3"/>
          <w:numId w:val="27"/>
        </w:numPr>
        <w:shd w:val="clear" w:color="auto" w:fill="FFFFFF"/>
        <w:spacing w:after="0"/>
        <w:ind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Network Layer – Symbol Alignment Lag in the FIFO Buffer</w:t>
      </w:r>
      <w:r w:rsidRPr="00114C71">
        <w:rPr>
          <w:rFonts w:ascii="David" w:eastAsia="Times New Roman" w:hAnsi="David" w:cs="David"/>
          <w:sz w:val="24"/>
          <w:szCs w:val="24"/>
          <w:lang w:val="en-US"/>
        </w:rPr>
        <w:t>:</w:t>
      </w:r>
      <w:r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xml:space="preserve">: The receiver experienced a consistent "one-packet lag," </w:t>
      </w:r>
      <w:r w:rsidRPr="00114C71">
        <w:rPr>
          <w:rFonts w:ascii="David" w:eastAsia="Times New Roman" w:hAnsi="David" w:cs="David"/>
          <w:sz w:val="24"/>
          <w:szCs w:val="24"/>
          <w:lang w:val="en-US"/>
        </w:rPr>
        <w:lastRenderedPageBreak/>
        <w:t>processing and responding to an incoming frame (such as a Handshake or ACK) only after the transmitter had already initiated the subsequent transmission</w:t>
      </w:r>
      <w:r w:rsidR="009C670B">
        <w:rPr>
          <w:rFonts w:ascii="David" w:eastAsia="Times New Roman" w:hAnsi="David" w:cs="David"/>
          <w:sz w:val="24"/>
          <w:szCs w:val="24"/>
          <w:lang w:val="en-US"/>
        </w:rPr>
        <w:t>.</w:t>
      </w:r>
      <w:r w:rsidR="00F67015"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The dispatcher’s frame-detection logic was refactored to scan the sliding window dynamically based on the expected physical boundaries of each packet type</w:t>
      </w:r>
    </w:p>
    <w:p w14:paraId="32757CA0" w14:textId="77777777" w:rsidR="009B3FCB" w:rsidRPr="002F1F34" w:rsidRDefault="009B3FCB" w:rsidP="00114C71">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2F1F34">
        <w:rPr>
          <w:rFonts w:ascii="David" w:eastAsia="Times New Roman" w:hAnsi="David" w:cs="David"/>
          <w:b/>
          <w:bCs/>
          <w:sz w:val="24"/>
          <w:szCs w:val="24"/>
          <w:lang w:val="en-US"/>
        </w:rPr>
        <w:t>Link Layer – Stop-and-Wait Timeout and Listening Window Optimization</w:t>
      </w:r>
    </w:p>
    <w:p w14:paraId="603AD82B"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When attempting to stream sequential datasets (e.g., a multi-packet file transfer of up to 254 packets), the protocol suffered from massive dead-time or collapsed into infinite retransmission loops. Because the architecture implements an asynchronous Stop-and-Wait mechanism—where the transmitter initiates background audio playback and concurrently fires a thread-sleep timer—the legacy 2-second worker delay created a severe timing bottleneck at 10 Baud.</w:t>
      </w:r>
    </w:p>
    <w:p w14:paraId="4C83E5D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7B15BC2D"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A standard Data packet requires exactly 1.6 seconds of physical airtime. A 2-second timeout left a microscopic 0.4-second window for the remote device to capture the packet, process it, and reply. Since a fast ACK frame (10 symbols) requires 1.0 second to play, it was consistently truncated by the transmitter's premature timeout, causing corrupted checksums and triggering redundant, cascading retries.</w:t>
      </w:r>
    </w:p>
    <w:p w14:paraId="0BE0FE5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18A09F9" w14:textId="5F0D0DFF"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E047E0">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We optimized the thread’s sleep intervals to perfectly align with the physical acoustics of the 10 Baud environment. The data packet transmission delay was tuned to exactly 2700ms. This precise allocation breaks down into:</w:t>
      </w:r>
    </w:p>
    <w:p w14:paraId="37AD826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1670874E"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1.6 seconds for local background audio execution.</w:t>
      </w:r>
    </w:p>
    <w:p w14:paraId="760385A9"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2BABCB" w14:textId="2A23ABB6" w:rsidR="009B3FCB" w:rsidRPr="00114C71" w:rsidRDefault="00E047E0"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Pr>
          <w:rFonts w:ascii="David" w:eastAsia="Times New Roman" w:hAnsi="David" w:cs="David"/>
          <w:sz w:val="24"/>
          <w:szCs w:val="24"/>
          <w:lang w:val="en-US"/>
        </w:rPr>
        <w:t xml:space="preserve">1.0 </w:t>
      </w:r>
      <w:r w:rsidR="009B3FCB" w:rsidRPr="00114C71">
        <w:rPr>
          <w:rFonts w:ascii="David" w:eastAsia="Times New Roman" w:hAnsi="David" w:cs="David"/>
          <w:sz w:val="24"/>
          <w:szCs w:val="24"/>
          <w:lang w:val="en-US"/>
        </w:rPr>
        <w:t>second of a dedicated, uninterrupted listening window to completely capture the incoming remote ACK.</w:t>
      </w:r>
    </w:p>
    <w:p w14:paraId="266A46E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62F5361"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100ms Guard Interval to allow local multipath reflections (room echoes) to fully decay before shifting protocol states.</w:t>
      </w:r>
    </w:p>
    <w:p w14:paraId="709E8654"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71E534" w14:textId="77777777" w:rsidR="009B3FCB" w:rsidRPr="00114C71" w:rsidRDefault="009B3FCB" w:rsidP="009B3FCB">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This optimization minimizes idle dead-time while providing robust channel availability for control signaling.</w:t>
      </w:r>
    </w:p>
    <w:p w14:paraId="71C00317" w14:textId="77777777" w:rsidR="009B3FCB" w:rsidRPr="00DF140B" w:rsidRDefault="009B3FCB" w:rsidP="009B3FCB">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DF140B">
        <w:rPr>
          <w:rFonts w:ascii="David" w:eastAsia="Times New Roman" w:hAnsi="David" w:cs="David"/>
          <w:b/>
          <w:bCs/>
          <w:sz w:val="24"/>
          <w:szCs w:val="24"/>
          <w:lang w:val="en-US"/>
        </w:rPr>
        <w:t>Physical/Application Layer Crossover – Asynchronous Audio Overlap on Packet Drop</w:t>
      </w:r>
    </w:p>
    <w:p w14:paraId="6E43898E" w14:textId="77777777" w:rsidR="009B3FCB" w:rsidRPr="00114C71" w:rsidRDefault="009B3FCB" w:rsidP="00F17EA2">
      <w:pPr>
        <w:pStyle w:val="ListParagraph"/>
        <w:shd w:val="clear" w:color="auto" w:fill="FFFFFF"/>
        <w:spacing w:after="0"/>
        <w:ind w:left="135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In high-noise environments where a specific data packet exhausted its maximum retry threshold (5 attempts) without receiving an ACK, the dispatcher is designed to drop the frame and immediately fetch the next packet from the queue. However, stress testing revealed that the packet immediately following a dropped frame would always arrive corrupted at the receiver.</w:t>
      </w:r>
    </w:p>
    <w:p w14:paraId="300104B3" w14:textId="77777777" w:rsidR="009B3FCB" w:rsidRPr="00114C71" w:rsidRDefault="009B3FCB" w:rsidP="00F17EA2">
      <w:pPr>
        <w:pStyle w:val="ListParagraph"/>
        <w:shd w:val="clear" w:color="auto" w:fill="FFFFFF"/>
        <w:spacing w:after="0"/>
        <w:ind w:left="1352" w:right="580"/>
        <w:jc w:val="left"/>
        <w:rPr>
          <w:rFonts w:ascii="David" w:eastAsia="Times New Roman" w:hAnsi="David" w:cs="David"/>
          <w:sz w:val="24"/>
          <w:szCs w:val="24"/>
          <w:lang w:val="en-US"/>
        </w:rPr>
      </w:pPr>
    </w:p>
    <w:p w14:paraId="22D96E16" w14:textId="07608F3C" w:rsidR="00445DAF" w:rsidRDefault="009B3FCB" w:rsidP="002F1F34">
      <w:pPr>
        <w:shd w:val="clear" w:color="auto" w:fill="FFFFFF"/>
        <w:spacing w:after="0"/>
        <w:ind w:left="1352" w:right="580"/>
        <w:jc w:val="left"/>
        <w:rPr>
          <w:rFonts w:ascii="David" w:eastAsia="Times New Roman" w:hAnsi="David" w:cs="David"/>
          <w:sz w:val="24"/>
          <w:szCs w:val="24"/>
          <w:lang w:val="en-US"/>
        </w:rPr>
      </w:pPr>
      <w:r w:rsidRPr="00DF140B">
        <w:rPr>
          <w:rFonts w:ascii="David" w:eastAsia="Times New Roman" w:hAnsi="David" w:cs="David"/>
          <w:b/>
          <w:bCs/>
          <w:sz w:val="24"/>
          <w:szCs w:val="24"/>
          <w:lang w:val="en-US"/>
        </w:rPr>
        <w:t>The Solution</w:t>
      </w:r>
      <w:r w:rsidRPr="00132065">
        <w:rPr>
          <w:rFonts w:ascii="David" w:eastAsia="Times New Roman" w:hAnsi="David" w:cs="David"/>
          <w:sz w:val="24"/>
          <w:szCs w:val="24"/>
          <w:lang w:val="en-US"/>
        </w:rPr>
        <w:t>: The packet-dropping routing inside the thread was updated with an isolated 1700ms cleanup delay. This structural pause forces the worker loop to remain suspended until the background audio track of the failed 5th attempt finishes its 1.6-second physical playback cycle entirely. By injecting an intentional 100ms buffer of silence to clear the acoustic medium of lingering waves, the system guarantees a pristine, unpolluted acoustic channel before the next sequential data frame is launched into the air.</w:t>
      </w:r>
    </w:p>
    <w:p w14:paraId="23A8763A" w14:textId="77777777" w:rsidR="00132065" w:rsidRPr="00132065" w:rsidRDefault="00132065" w:rsidP="009B3FCB">
      <w:pPr>
        <w:shd w:val="clear" w:color="auto" w:fill="FFFFFF"/>
        <w:spacing w:after="0"/>
        <w:ind w:left="992" w:right="580"/>
        <w:jc w:val="left"/>
        <w:rPr>
          <w:rFonts w:ascii="David" w:eastAsia="Times New Roman" w:hAnsi="David" w:cs="David"/>
          <w:sz w:val="24"/>
          <w:szCs w:val="24"/>
          <w:lang w:val="en-US"/>
        </w:rPr>
      </w:pPr>
    </w:p>
    <w:p w14:paraId="4B67A55D" w14:textId="77777777" w:rsidR="00445DAF" w:rsidRPr="00132065" w:rsidRDefault="00445DAF" w:rsidP="00445DAF">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132065">
        <w:rPr>
          <w:rFonts w:ascii="David" w:eastAsia="Times New Roman" w:hAnsi="David" w:cs="David"/>
          <w:sz w:val="24"/>
          <w:szCs w:val="24"/>
          <w:lang w:val="en-US"/>
        </w:rPr>
        <w:t xml:space="preserve"> </w:t>
      </w:r>
      <w:r w:rsidRPr="00132065">
        <w:rPr>
          <w:rFonts w:ascii="David" w:eastAsia="Times New Roman" w:hAnsi="David" w:cs="David"/>
          <w:b/>
          <w:bCs/>
          <w:sz w:val="24"/>
          <w:szCs w:val="24"/>
          <w:lang w:val="en-US"/>
        </w:rPr>
        <w:t>Acoustic Self-Reception (Echo) Filtering</w:t>
      </w:r>
    </w:p>
    <w:p w14:paraId="4DB48EC4" w14:textId="75C82E25" w:rsidR="00300DEF" w:rsidRDefault="00445DAF" w:rsidP="004471D9">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 xml:space="preserve">The </w:t>
      </w:r>
      <w:r w:rsidR="00537CF3" w:rsidRPr="002F1F34">
        <w:rPr>
          <w:rFonts w:ascii="David" w:eastAsia="Times New Roman" w:hAnsi="David" w:cs="David"/>
          <w:b/>
          <w:bCs/>
          <w:sz w:val="24"/>
          <w:szCs w:val="24"/>
          <w:lang w:val="en-US"/>
        </w:rPr>
        <w:t>Challeng</w:t>
      </w:r>
      <w:r w:rsidR="00537CF3" w:rsidRPr="00132065">
        <w:rPr>
          <w:rFonts w:ascii="David" w:eastAsia="Times New Roman" w:hAnsi="David" w:cs="David"/>
          <w:sz w:val="24"/>
          <w:szCs w:val="24"/>
          <w:lang w:val="en-US"/>
        </w:rPr>
        <w:t>e</w:t>
      </w:r>
      <w:r w:rsidR="00537CF3" w:rsidRPr="006E5F88">
        <w:rPr>
          <w:rFonts w:ascii="David" w:eastAsia="Times New Roman" w:hAnsi="David" w:cs="David"/>
          <w:sz w:val="24"/>
          <w:szCs w:val="24"/>
          <w:lang w:val="en-US"/>
        </w:rPr>
        <w:t>: Acoustic</w:t>
      </w:r>
      <w:r w:rsidRPr="006E5F88">
        <w:rPr>
          <w:rFonts w:ascii="David" w:eastAsia="Times New Roman" w:hAnsi="David" w:cs="David"/>
          <w:sz w:val="24"/>
          <w:szCs w:val="24"/>
          <w:lang w:val="en-US"/>
        </w:rPr>
        <w:t xml:space="preserve"> Loopback Because the speaker and microphone share the same physical medium and frequencies, the device constantly hears its own transmitted signals (Handshake, Data, ACK).</w:t>
      </w:r>
      <w:r w:rsidR="009B3FCB" w:rsidRPr="006E5F88">
        <w:rPr>
          <w:rFonts w:ascii="David" w:eastAsia="Times New Roman" w:hAnsi="David" w:cs="David"/>
          <w:sz w:val="24"/>
          <w:szCs w:val="24"/>
          <w:lang w:val="en-US"/>
        </w:rPr>
        <w:br/>
      </w:r>
      <w:r w:rsidRPr="006E5F88">
        <w:rPr>
          <w:rFonts w:ascii="David" w:eastAsia="Times New Roman" w:hAnsi="David" w:cs="David"/>
          <w:b/>
          <w:bCs/>
          <w:sz w:val="24"/>
          <w:szCs w:val="24"/>
          <w:lang w:val="en-US"/>
        </w:rPr>
        <w:t>The Solution</w:t>
      </w:r>
      <w:r w:rsidRPr="006E5F88">
        <w:rPr>
          <w:rFonts w:ascii="David" w:eastAsia="Times New Roman" w:hAnsi="David" w:cs="David"/>
          <w:sz w:val="24"/>
          <w:szCs w:val="24"/>
          <w:lang w:val="en-US"/>
        </w:rPr>
        <w:t xml:space="preserve">: Introduced a dedicated </w:t>
      </w:r>
      <w:r w:rsidR="006E56CA" w:rsidRPr="006E5F88">
        <w:rPr>
          <w:rFonts w:ascii="David" w:eastAsia="Times New Roman" w:hAnsi="David" w:cs="David"/>
          <w:sz w:val="24"/>
          <w:szCs w:val="24"/>
          <w:lang w:val="en-US"/>
        </w:rPr>
        <w:br/>
      </w:r>
      <w:proofErr w:type="spellStart"/>
      <w:r w:rsidRPr="006E5F88">
        <w:rPr>
          <w:rFonts w:ascii="David" w:eastAsia="Times New Roman" w:hAnsi="David" w:cs="David"/>
          <w:sz w:val="24"/>
          <w:szCs w:val="24"/>
          <w:lang w:val="en-US"/>
        </w:rPr>
        <w:t>ignorePackets</w:t>
      </w:r>
      <w:proofErr w:type="spellEnd"/>
      <w:r w:rsidRPr="006E5F88">
        <w:rPr>
          <w:rFonts w:ascii="David" w:eastAsia="Times New Roman" w:hAnsi="David" w:cs="David"/>
          <w:sz w:val="24"/>
          <w:szCs w:val="24"/>
          <w:lang w:val="en-US"/>
        </w:rPr>
        <w:t xml:space="preserve"> (Map&lt;String, </w:t>
      </w:r>
      <w:proofErr w:type="spellStart"/>
      <w:r w:rsidRPr="006E5F88">
        <w:rPr>
          <w:rFonts w:ascii="David" w:eastAsia="Times New Roman" w:hAnsi="David" w:cs="David"/>
          <w:sz w:val="24"/>
          <w:szCs w:val="24"/>
          <w:lang w:val="en-US"/>
        </w:rPr>
        <w:t>DateTime</w:t>
      </w:r>
      <w:proofErr w:type="spellEnd"/>
      <w:r w:rsidRPr="006E5F88">
        <w:rPr>
          <w:rFonts w:ascii="David" w:eastAsia="Times New Roman" w:hAnsi="David" w:cs="David"/>
          <w:sz w:val="24"/>
          <w:szCs w:val="24"/>
          <w:lang w:val="en-US"/>
        </w:rPr>
        <w:t>&gt;) map.</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 xml:space="preserve">Outgoing packets are converted into string keys </w:t>
      </w:r>
      <w:proofErr w:type="gramStart"/>
      <w:r w:rsidRPr="006E5F88">
        <w:rPr>
          <w:rFonts w:ascii="David" w:eastAsia="Times New Roman" w:hAnsi="David" w:cs="David"/>
          <w:sz w:val="24"/>
          <w:szCs w:val="24"/>
          <w:lang w:val="en-US"/>
        </w:rPr>
        <w:t>using .join</w:t>
      </w:r>
      <w:proofErr w:type="gramEnd"/>
      <w:r w:rsidRPr="006E5F88">
        <w:rPr>
          <w:rFonts w:ascii="David" w:eastAsia="Times New Roman" w:hAnsi="David" w:cs="David"/>
          <w:sz w:val="24"/>
          <w:szCs w:val="24"/>
          <w:lang w:val="en-US"/>
        </w:rPr>
        <w:t>(',') to ensure content-based matching.</w:t>
      </w:r>
      <w:r w:rsidR="006E56CA" w:rsidRPr="006E5F88">
        <w:rPr>
          <w:rFonts w:ascii="David" w:eastAsia="Times New Roman" w:hAnsi="David" w:cs="David"/>
          <w:sz w:val="24"/>
          <w:szCs w:val="24"/>
          <w:lang w:val="en-US"/>
        </w:rPr>
        <w:t xml:space="preserve"> If the received packet is inside the </w:t>
      </w:r>
      <w:r w:rsidR="008A45AC" w:rsidRPr="006E5F88">
        <w:rPr>
          <w:rFonts w:ascii="David" w:eastAsia="Times New Roman" w:hAnsi="David" w:cs="David"/>
          <w:sz w:val="24"/>
          <w:szCs w:val="24"/>
          <w:lang w:val="en-US"/>
        </w:rPr>
        <w:t>map,</w:t>
      </w:r>
      <w:r w:rsidR="006E56CA" w:rsidRPr="006E5F88">
        <w:rPr>
          <w:rFonts w:ascii="David" w:eastAsia="Times New Roman" w:hAnsi="David" w:cs="David"/>
          <w:sz w:val="24"/>
          <w:szCs w:val="24"/>
          <w:lang w:val="en-US"/>
        </w:rPr>
        <w:t xml:space="preserve"> </w:t>
      </w:r>
      <w:r w:rsidR="002201EE">
        <w:rPr>
          <w:rFonts w:ascii="David" w:eastAsia="Times New Roman" w:hAnsi="David" w:cs="David"/>
          <w:sz w:val="24"/>
          <w:szCs w:val="24"/>
          <w:lang w:val="en-US"/>
        </w:rPr>
        <w:t xml:space="preserve">then </w:t>
      </w:r>
      <w:r w:rsidR="006E56CA" w:rsidRPr="006E5F88">
        <w:rPr>
          <w:rFonts w:ascii="David" w:eastAsia="Times New Roman" w:hAnsi="David" w:cs="David"/>
          <w:sz w:val="24"/>
          <w:szCs w:val="24"/>
          <w:lang w:val="en-US"/>
        </w:rPr>
        <w:t>we ignore it.</w:t>
      </w:r>
    </w:p>
    <w:p w14:paraId="1812D0BB" w14:textId="77777777" w:rsidR="00300DEF" w:rsidRPr="00300DEF" w:rsidRDefault="00300DEF" w:rsidP="00300DEF">
      <w:pPr>
        <w:pStyle w:val="ListParagraph"/>
        <w:numPr>
          <w:ilvl w:val="3"/>
          <w:numId w:val="27"/>
        </w:numPr>
        <w:shd w:val="clear" w:color="auto" w:fill="FFFFFF"/>
        <w:spacing w:after="0"/>
        <w:ind w:right="580"/>
        <w:jc w:val="left"/>
        <w:rPr>
          <w:rFonts w:ascii="David" w:eastAsia="Times New Roman" w:hAnsi="David" w:cs="David"/>
          <w:sz w:val="24"/>
          <w:szCs w:val="24"/>
          <w:lang w:val="en-US"/>
        </w:rPr>
      </w:pPr>
      <w:r w:rsidRPr="00300DEF">
        <w:rPr>
          <w:rFonts w:ascii="David" w:eastAsia="Times New Roman" w:hAnsi="David" w:cs="David"/>
          <w:sz w:val="24"/>
          <w:szCs w:val="24"/>
          <w:lang w:val="en-US"/>
        </w:rPr>
        <w:t>Architectural Extension Without Code Regression – Wrapper Pattern for Asynchronous Control Tones</w:t>
      </w:r>
    </w:p>
    <w:p w14:paraId="24DE5999" w14:textId="77777777" w:rsidR="00300DEF" w:rsidRPr="002F1F34" w:rsidRDefault="00300DEF" w:rsidP="00537CF3">
      <w:pPr>
        <w:shd w:val="clear" w:color="auto" w:fill="FFFFFF"/>
        <w:spacing w:after="0"/>
        <w:ind w:right="580"/>
        <w:jc w:val="left"/>
        <w:rPr>
          <w:rFonts w:ascii="David" w:eastAsia="Times New Roman" w:hAnsi="David" w:cs="David"/>
          <w:sz w:val="24"/>
          <w:szCs w:val="24"/>
          <w:lang w:val="en-US"/>
        </w:rPr>
      </w:pPr>
    </w:p>
    <w:p w14:paraId="011FF6E3" w14:textId="77777777" w:rsidR="00300DEF" w:rsidRPr="003F1C8E" w:rsidRDefault="00300DEF" w:rsidP="002F1F3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6DCD5E72" w14:textId="3F71D488" w:rsidR="00300DEF" w:rsidRPr="002F1F34" w:rsidRDefault="00300DEF" w:rsidP="00435AAE">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sz w:val="24"/>
          <w:szCs w:val="24"/>
          <w:lang w:val="en-US"/>
        </w:rPr>
        <w:t xml:space="preserve">Integrating the new dual-frequency Binary-FSK control channel (Discovery and Busy tones) required a fundamental expansion of the system's </w:t>
      </w:r>
      <w:r w:rsidR="00F62FCE">
        <w:rPr>
          <w:rFonts w:ascii="David" w:eastAsia="Times New Roman" w:hAnsi="David" w:cs="David"/>
          <w:sz w:val="24"/>
          <w:szCs w:val="24"/>
          <w:lang w:val="en-US"/>
        </w:rPr>
        <w:t>D</w:t>
      </w:r>
      <w:r w:rsidR="00F62FCE" w:rsidRPr="002F1F34">
        <w:rPr>
          <w:rFonts w:ascii="David" w:eastAsia="Times New Roman" w:hAnsi="David" w:cs="David"/>
          <w:sz w:val="24"/>
          <w:szCs w:val="24"/>
          <w:lang w:val="en-US"/>
        </w:rPr>
        <w:t xml:space="preserve">igital </w:t>
      </w:r>
      <w:r w:rsidR="00F62FCE">
        <w:rPr>
          <w:rFonts w:ascii="David" w:eastAsia="Times New Roman" w:hAnsi="David" w:cs="David"/>
          <w:sz w:val="24"/>
          <w:szCs w:val="24"/>
          <w:lang w:val="en-US"/>
        </w:rPr>
        <w:t>S</w:t>
      </w:r>
      <w:r w:rsidR="00F62FCE" w:rsidRPr="002F1F34">
        <w:rPr>
          <w:rFonts w:ascii="David" w:eastAsia="Times New Roman" w:hAnsi="David" w:cs="David"/>
          <w:sz w:val="24"/>
          <w:szCs w:val="24"/>
          <w:lang w:val="en-US"/>
        </w:rPr>
        <w:t xml:space="preserve">ignal </w:t>
      </w:r>
      <w:r w:rsidR="00F62FCE">
        <w:rPr>
          <w:rFonts w:ascii="David" w:eastAsia="Times New Roman" w:hAnsi="David" w:cs="David"/>
          <w:sz w:val="24"/>
          <w:szCs w:val="24"/>
          <w:lang w:val="en-US"/>
        </w:rPr>
        <w:t>P</w:t>
      </w:r>
      <w:r w:rsidR="00F62FCE" w:rsidRPr="002F1F34">
        <w:rPr>
          <w:rFonts w:ascii="David" w:eastAsia="Times New Roman" w:hAnsi="David" w:cs="David"/>
          <w:sz w:val="24"/>
          <w:szCs w:val="24"/>
          <w:lang w:val="en-US"/>
        </w:rPr>
        <w:t xml:space="preserve">rocessing </w:t>
      </w:r>
      <w:r w:rsidRPr="002F1F34">
        <w:rPr>
          <w:rFonts w:ascii="David" w:eastAsia="Times New Roman" w:hAnsi="David" w:cs="David"/>
          <w:sz w:val="24"/>
          <w:szCs w:val="24"/>
          <w:lang w:val="en-US"/>
        </w:rPr>
        <w:t xml:space="preserve">(DSP) capabilities. However, the existing </w:t>
      </w:r>
      <w:proofErr w:type="spellStart"/>
      <w:r w:rsidRPr="002F1F34">
        <w:rPr>
          <w:rFonts w:ascii="David" w:eastAsia="Times New Roman" w:hAnsi="David" w:cs="David"/>
          <w:sz w:val="24"/>
          <w:szCs w:val="24"/>
          <w:lang w:val="en-US"/>
        </w:rPr>
        <w:t>FskModulationLogic</w:t>
      </w:r>
      <w:proofErr w:type="spellEnd"/>
      <w:r w:rsidRPr="002F1F34">
        <w:rPr>
          <w:rFonts w:ascii="David" w:eastAsia="Times New Roman" w:hAnsi="David" w:cs="David"/>
          <w:sz w:val="24"/>
          <w:szCs w:val="24"/>
          <w:lang w:val="en-US"/>
        </w:rPr>
        <w:t xml:space="preserve"> class was already fully optimized, tested, and validated for structural 16-FSK frame packet data. Modifying this core logic directly posed a severe architectural risk, as tampering with the verified mathematical loop inside </w:t>
      </w:r>
      <w:proofErr w:type="spellStart"/>
      <w:r w:rsidRPr="002F1F34">
        <w:rPr>
          <w:rFonts w:ascii="David" w:eastAsia="Times New Roman" w:hAnsi="David" w:cs="David"/>
          <w:sz w:val="24"/>
          <w:szCs w:val="24"/>
          <w:lang w:val="en-US"/>
        </w:rPr>
        <w:t>generateNextBuffer</w:t>
      </w:r>
      <w:proofErr w:type="spellEnd"/>
      <w:r w:rsidRPr="002F1F34">
        <w:rPr>
          <w:rFonts w:ascii="David" w:eastAsia="Times New Roman" w:hAnsi="David" w:cs="David"/>
          <w:sz w:val="24"/>
          <w:szCs w:val="24"/>
          <w:lang w:val="en-US"/>
        </w:rPr>
        <w:t xml:space="preserve"> could introduce regression bugs, destabilize time-critical guard interval calculations, and break features that had already passed quality assurance.</w:t>
      </w:r>
    </w:p>
    <w:p w14:paraId="7AAD3F96" w14:textId="77777777" w:rsidR="00300DEF" w:rsidRPr="003F1C8E" w:rsidRDefault="00300DEF" w:rsidP="002F1F3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61FD4121" w14:textId="2B1AD4D9" w:rsidR="005F1E7C" w:rsidRDefault="00300DEF" w:rsidP="00300DEF">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sz w:val="24"/>
          <w:szCs w:val="24"/>
          <w:lang w:val="en-US"/>
        </w:rPr>
        <w:t>To expand functionality with zero code degradation</w:t>
      </w:r>
      <w:r w:rsidR="006C08C3">
        <w:rPr>
          <w:rFonts w:ascii="David" w:eastAsia="Times New Roman" w:hAnsi="David" w:cs="David"/>
          <w:sz w:val="24"/>
          <w:szCs w:val="24"/>
          <w:lang w:val="en-US"/>
        </w:rPr>
        <w:t>.</w:t>
      </w:r>
      <w:r w:rsidR="006C08C3" w:rsidRPr="002F1F34">
        <w:rPr>
          <w:rFonts w:ascii="David" w:eastAsia="Times New Roman" w:hAnsi="David" w:cs="David"/>
          <w:sz w:val="24"/>
          <w:szCs w:val="24"/>
          <w:lang w:val="en-US"/>
        </w:rPr>
        <w:t xml:space="preserve"> </w:t>
      </w:r>
      <w:r w:rsidR="006C08C3">
        <w:rPr>
          <w:rFonts w:ascii="David" w:eastAsia="Times New Roman" w:hAnsi="David" w:cs="David"/>
          <w:sz w:val="24"/>
          <w:szCs w:val="24"/>
          <w:lang w:val="en-US"/>
        </w:rPr>
        <w:t xml:space="preserve">In fact, </w:t>
      </w:r>
      <w:r w:rsidRPr="002F1F34">
        <w:rPr>
          <w:rFonts w:ascii="David" w:eastAsia="Times New Roman" w:hAnsi="David" w:cs="David"/>
          <w:sz w:val="24"/>
          <w:szCs w:val="24"/>
          <w:lang w:val="en-US"/>
        </w:rPr>
        <w:t xml:space="preserve">the architecture was extended using the Wrapper Pattern </w:t>
      </w:r>
      <w:r w:rsidR="00D72763">
        <w:rPr>
          <w:rFonts w:ascii="David" w:eastAsia="Times New Roman" w:hAnsi="David" w:cs="David"/>
          <w:sz w:val="24"/>
          <w:szCs w:val="24"/>
          <w:lang w:val="en-US"/>
        </w:rPr>
        <w:t>(</w:t>
      </w:r>
      <w:proofErr w:type="spellStart"/>
      <w:r w:rsidRPr="002F1F34">
        <w:rPr>
          <w:rFonts w:ascii="David" w:eastAsia="Times New Roman" w:hAnsi="David" w:cs="David"/>
          <w:sz w:val="24"/>
          <w:szCs w:val="24"/>
          <w:lang w:val="en-US"/>
        </w:rPr>
        <w:t>FskWrapper</w:t>
      </w:r>
      <w:r w:rsidR="00D72763">
        <w:rPr>
          <w:rFonts w:ascii="David" w:eastAsia="Times New Roman" w:hAnsi="David" w:cs="David"/>
          <w:sz w:val="24"/>
          <w:szCs w:val="24"/>
          <w:lang w:val="en-US"/>
        </w:rPr>
        <w:t>Logic</w:t>
      </w:r>
      <w:proofErr w:type="spellEnd"/>
      <w:r w:rsidRPr="002F1F34">
        <w:rPr>
          <w:rFonts w:ascii="David" w:eastAsia="Times New Roman" w:hAnsi="David" w:cs="David"/>
          <w:sz w:val="24"/>
          <w:szCs w:val="24"/>
          <w:lang w:val="en-US"/>
        </w:rPr>
        <w:t>). Instead of refactoring the legacy code, the original FSK class was encapsulated using composition. For standard data transmissions, the wrapper acts as a transparent pass-through layer. When a control channel signal is required, the wrapper intercepts the process and handles continuous sine wave generation directly at the raw audio sample level (calculating exact samples for a 300ms cycle), completely bypassing the complex frame-parsing mechanism. This structural isolation guarantees that the stable, verified codebase remains completely untouched while seamlessly injecting the new real-time synchronization tones.</w:t>
      </w:r>
    </w:p>
    <w:p w14:paraId="0EB60B7B" w14:textId="77777777" w:rsidR="00663417" w:rsidRDefault="00663417" w:rsidP="00300DEF">
      <w:pPr>
        <w:shd w:val="clear" w:color="auto" w:fill="FFFFFF"/>
        <w:spacing w:after="0"/>
        <w:ind w:left="992" w:right="580"/>
        <w:jc w:val="left"/>
        <w:rPr>
          <w:rFonts w:ascii="David" w:eastAsia="Times New Roman" w:hAnsi="David" w:cs="David"/>
          <w:sz w:val="24"/>
          <w:szCs w:val="24"/>
          <w:lang w:val="en-US"/>
        </w:rPr>
      </w:pPr>
    </w:p>
    <w:p w14:paraId="4A9D9509" w14:textId="77777777" w:rsidR="005F1E7C" w:rsidRPr="003F1C8E" w:rsidRDefault="005F1E7C" w:rsidP="005F1E7C">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14. Network Latency Optimization via Opportunistic Overhearing and Root-Proximity Priority</w:t>
      </w:r>
    </w:p>
    <w:p w14:paraId="1A6B4FEA" w14:textId="77777777" w:rsidR="005F1E7C" w:rsidRPr="003F1C8E" w:rsidRDefault="005F1E7C" w:rsidP="005F1E7C">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21E58F17"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Time Budget Constraints in Acoustic Multi-Hop Chains. In an acoustic mesh network, transmitting an 8-byte FSK data frame over multiple sequential hops (e.g., from a Grandchild node to a Parent node, and then from the Parent to a Grandparent node) incurs a severe latency penalty—approximately 1.6 seconds per acoustic hop. In a multi-device network deployment, this linear hop-by-hop traversal accumulates massive delays, rapidly exhausting the protocol’s time budget and dragging down the overall network synchronization efficiency.</w:t>
      </w:r>
    </w:p>
    <w:p w14:paraId="1E5E34CB" w14:textId="77777777" w:rsidR="005F1E7C" w:rsidRPr="003F1C8E" w:rsidRDefault="005F1E7C" w:rsidP="0012707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1F1C20E5"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Introduced an Opportunistic Routing (Wireless Overhearing) mechanism combined with a Root-Proximity Priority scheduling algorithm. Since acoustic waves propagate spherically throughout the shared physical medium, a Grandparent node naturally overhears the raw data frame transmitted by a Grandchild to its direct Parent. To safely exploit this, nodes closer to the topology root are assigned higher channel priority (meaning shorter deterministic backoff timers).</w:t>
      </w:r>
    </w:p>
    <w:p w14:paraId="1526C02B"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p>
    <w:p w14:paraId="5A585CBC" w14:textId="0AA6F655" w:rsidR="009B3FCB" w:rsidRPr="00CB5C28"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 xml:space="preserve">Upon overhearing the Grandchild's packet, the Grandparent immediately calculates its high-priority window and broadcasts a targeted upstream ACK addressed specifically to the Parent. When the Parent hears this targeted ACK, it recognizes that the Grandparent has already successfully captured the data straight from the source. The Parent then immediately cancels its own pending upstream data transmission and goes to sleep. This opportunistic bypass mechanism </w:t>
      </w:r>
      <w:proofErr w:type="gramStart"/>
      <w:r w:rsidRPr="005F1E7C">
        <w:rPr>
          <w:rFonts w:ascii="David" w:eastAsia="Times New Roman" w:hAnsi="David" w:cs="David"/>
          <w:sz w:val="24"/>
          <w:szCs w:val="24"/>
          <w:lang w:val="en-US"/>
        </w:rPr>
        <w:t>completely eliminates</w:t>
      </w:r>
      <w:proofErr w:type="gramEnd"/>
      <w:r w:rsidRPr="005F1E7C">
        <w:rPr>
          <w:rFonts w:ascii="David" w:eastAsia="Times New Roman" w:hAnsi="David" w:cs="David"/>
          <w:sz w:val="24"/>
          <w:szCs w:val="24"/>
          <w:lang w:val="en-US"/>
        </w:rPr>
        <w:t xml:space="preserve"> redundant packet transmissions, saving a clean 1.6 seconds per bypassed link while safely preventing acoustic collisions.</w:t>
      </w:r>
      <w:r w:rsidR="009B3FCB" w:rsidRPr="00CB5C28">
        <w:rPr>
          <w:rFonts w:ascii="David" w:eastAsia="Times New Roman" w:hAnsi="David" w:cs="David"/>
          <w:sz w:val="24"/>
          <w:szCs w:val="24"/>
          <w:lang w:val="en-US"/>
        </w:rPr>
        <w:br/>
      </w:r>
      <w:r w:rsidR="009B3FCB" w:rsidRPr="00CB5C28">
        <w:rPr>
          <w:rFonts w:ascii="David" w:eastAsia="Times New Roman" w:hAnsi="David" w:cs="David"/>
          <w:sz w:val="24"/>
          <w:szCs w:val="24"/>
          <w:lang w:val="en-US"/>
        </w:rPr>
        <w:br/>
      </w:r>
    </w:p>
    <w:p w14:paraId="15C69DA2" w14:textId="77777777" w:rsidR="00F41071" w:rsidRPr="008A45AC" w:rsidRDefault="00F41071" w:rsidP="00B30885">
      <w:pPr>
        <w:spacing w:after="0"/>
        <w:jc w:val="left"/>
        <w:rPr>
          <w:rFonts w:ascii="David" w:hAnsi="David" w:cs="David"/>
          <w:b/>
          <w:bCs/>
          <w:sz w:val="24"/>
          <w:szCs w:val="24"/>
          <w:lang w:val="en-US"/>
        </w:rPr>
      </w:pPr>
    </w:p>
    <w:p w14:paraId="3D3E29EF" w14:textId="63AF4F6D" w:rsidR="00BD16DC" w:rsidRPr="008A45AC" w:rsidRDefault="00050ED6" w:rsidP="00B30885">
      <w:pPr>
        <w:spacing w:after="240"/>
        <w:jc w:val="left"/>
        <w:rPr>
          <w:rFonts w:ascii="David" w:hAnsi="David" w:cs="David"/>
          <w:b/>
          <w:bCs/>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Pr="008A45AC">
        <w:rPr>
          <w:rFonts w:ascii="David" w:hAnsi="David" w:cs="David"/>
          <w:b/>
          <w:bCs/>
          <w:sz w:val="32"/>
          <w:szCs w:val="32"/>
          <w:lang w:val="en-US"/>
        </w:rPr>
        <w:t>3</w:t>
      </w:r>
      <w:r w:rsidR="00DA341C" w:rsidRPr="008A45AC">
        <w:rPr>
          <w:rFonts w:ascii="David" w:hAnsi="David" w:cs="David"/>
          <w:b/>
          <w:bCs/>
          <w:sz w:val="32"/>
          <w:szCs w:val="32"/>
          <w:lang w:val="en-US"/>
        </w:rPr>
        <w:t xml:space="preserve">. </w:t>
      </w:r>
      <w:r w:rsidR="00C7700C" w:rsidRPr="008A45AC">
        <w:rPr>
          <w:rFonts w:ascii="David" w:hAnsi="David" w:cs="David"/>
          <w:b/>
          <w:bCs/>
          <w:sz w:val="32"/>
          <w:szCs w:val="32"/>
          <w:lang w:val="en-US"/>
        </w:rPr>
        <w:t>GENERAL STEPS OF IMPLEMENTATION</w:t>
      </w:r>
      <w:r w:rsidR="006D2D33" w:rsidRPr="008A45AC">
        <w:rPr>
          <w:rFonts w:ascii="David" w:hAnsi="David" w:cs="David"/>
          <w:b/>
          <w:bCs/>
          <w:sz w:val="32"/>
          <w:szCs w:val="32"/>
          <w:lang w:val="en-US"/>
        </w:rPr>
        <w:t xml:space="preserve">, </w:t>
      </w:r>
    </w:p>
    <w:p w14:paraId="539E89EF"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implementation leverages the principle of Data-over-Sound, utilizing existing device hardware (microphone and speaker) to exchange data.</w:t>
      </w:r>
    </w:p>
    <w:p w14:paraId="041E8146"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2152200A" w14:textId="432FFCAF" w:rsidR="000562F9" w:rsidRPr="008A45AC" w:rsidRDefault="000562F9"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3.1. Data Encoding (FSK):</w:t>
      </w:r>
      <w:r w:rsidR="001B0D63" w:rsidRPr="008A45AC">
        <w:rPr>
          <w:rFonts w:ascii="David" w:eastAsia="Times New Roman" w:hAnsi="David" w:cs="David"/>
          <w:b/>
          <w:bCs/>
          <w:sz w:val="24"/>
          <w:szCs w:val="24"/>
          <w:lang w:val="en-US"/>
        </w:rPr>
        <w:t>[1][2]</w:t>
      </w:r>
    </w:p>
    <w:p w14:paraId="66A3EFA7"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application uses Frequency-Shift Keying (FSK) to encode binary data onto ultrasonic sound waves.</w:t>
      </w:r>
    </w:p>
    <w:p w14:paraId="3A2DD992"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rPr>
      </w:pPr>
      <w:r w:rsidRPr="008A45AC">
        <w:rPr>
          <w:rFonts w:ascii="David" w:eastAsia="Times New Roman" w:hAnsi="David" w:cs="David"/>
          <w:noProof/>
          <w:sz w:val="24"/>
          <w:szCs w:val="24"/>
        </w:rPr>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3C503B00" w14:textId="789D649A" w:rsidR="005B7E88" w:rsidRDefault="007C56B1"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1:</w:t>
      </w:r>
      <w:r w:rsidRPr="008A45AC">
        <w:rPr>
          <w:rFonts w:ascii="David" w:eastAsia="Times New Roman" w:hAnsi="David" w:cs="David"/>
          <w:sz w:val="24"/>
          <w:szCs w:val="24"/>
          <w:lang w:val="en-US"/>
        </w:rPr>
        <w:t xml:space="preserve"> Time-domain representation of Binary Frequency-Shift Keying (BFSK) modulation, illustrating the shift between carrier </w:t>
      </w:r>
      <w:r w:rsidR="003B5E68" w:rsidRPr="008A45AC">
        <w:rPr>
          <w:rFonts w:ascii="David" w:eastAsia="Times New Roman" w:hAnsi="David" w:cs="David"/>
          <w:sz w:val="24"/>
          <w:szCs w:val="24"/>
          <w:lang w:val="en-US"/>
        </w:rPr>
        <w:t>frequencies, (</w:t>
      </w:r>
      <w:r w:rsidR="00B41A02" w:rsidRPr="008A45AC">
        <w:rPr>
          <w:rFonts w:ascii="David" w:eastAsia="Times New Roman" w:hAnsi="David" w:cs="David"/>
          <w:sz w:val="24"/>
          <w:szCs w:val="24"/>
          <w:lang w:val="en-US"/>
        </w:rPr>
        <w:t>Figure Created by Google "nano banana pro" AI Model)</w:t>
      </w:r>
      <w:r w:rsidRPr="008A45AC">
        <w:rPr>
          <w:rFonts w:ascii="David" w:eastAsia="Times New Roman" w:hAnsi="David" w:cs="David"/>
          <w:sz w:val="24"/>
          <w:szCs w:val="24"/>
          <w:lang w:val="en-US"/>
        </w:rPr>
        <w:t>.</w:t>
      </w:r>
    </w:p>
    <w:p w14:paraId="2B791AFF" w14:textId="77777777" w:rsidR="004471D9" w:rsidRDefault="004471D9" w:rsidP="00261D48">
      <w:pPr>
        <w:shd w:val="clear" w:color="auto" w:fill="FFFFFF"/>
        <w:spacing w:after="120"/>
        <w:ind w:left="1083" w:right="580"/>
        <w:jc w:val="left"/>
        <w:rPr>
          <w:rFonts w:ascii="David" w:eastAsia="Times New Roman" w:hAnsi="David" w:cs="David"/>
          <w:sz w:val="24"/>
          <w:szCs w:val="24"/>
          <w:lang w:val="en-US"/>
        </w:rPr>
      </w:pPr>
    </w:p>
    <w:p w14:paraId="2F9C43F1" w14:textId="77777777" w:rsidR="004471D9" w:rsidRPr="008A45AC" w:rsidRDefault="004471D9" w:rsidP="00261D48">
      <w:pPr>
        <w:shd w:val="clear" w:color="auto" w:fill="FFFFFF"/>
        <w:spacing w:after="120"/>
        <w:ind w:left="1083" w:right="580"/>
        <w:jc w:val="left"/>
        <w:rPr>
          <w:rFonts w:ascii="David" w:eastAsia="Times New Roman" w:hAnsi="David" w:cs="David"/>
          <w:sz w:val="24"/>
          <w:szCs w:val="24"/>
          <w:lang w:val="en-US"/>
        </w:rPr>
      </w:pPr>
    </w:p>
    <w:p w14:paraId="54A30911" w14:textId="77777777" w:rsidR="00217392" w:rsidRPr="008A45AC" w:rsidRDefault="00EA459D" w:rsidP="00261D48">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3.1.1 Frequency</w:t>
      </w:r>
      <w:r w:rsidR="000562F9" w:rsidRPr="008A45AC">
        <w:rPr>
          <w:rFonts w:ascii="David" w:eastAsia="Times New Roman" w:hAnsi="David" w:cs="David"/>
          <w:b/>
          <w:bCs/>
          <w:sz w:val="24"/>
          <w:szCs w:val="24"/>
          <w:lang w:val="en-US"/>
        </w:rPr>
        <w:t xml:space="preserve"> Selection:</w:t>
      </w:r>
      <w:r w:rsidR="000562F9" w:rsidRPr="008A45AC">
        <w:rPr>
          <w:rFonts w:ascii="David" w:eastAsia="Times New Roman" w:hAnsi="David" w:cs="David"/>
          <w:sz w:val="24"/>
          <w:szCs w:val="24"/>
          <w:lang w:val="en-US"/>
        </w:rPr>
        <w:t xml:space="preserve"> </w:t>
      </w:r>
    </w:p>
    <w:p w14:paraId="78C760D3" w14:textId="103822FD" w:rsidR="000562F9" w:rsidRPr="008A45AC" w:rsidRDefault="000562F9" w:rsidP="00261D48">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communication channel is set between 18 </w:t>
      </w:r>
      <w:r w:rsidR="005018ED" w:rsidRPr="008A45AC">
        <w:rPr>
          <w:rFonts w:ascii="David" w:eastAsia="Times New Roman" w:hAnsi="David" w:cs="David"/>
          <w:sz w:val="24"/>
          <w:szCs w:val="24"/>
          <w:lang w:val="en-US"/>
        </w:rPr>
        <w:t xml:space="preserve">KHZ </w:t>
      </w:r>
      <w:r w:rsidRPr="008A45AC">
        <w:rPr>
          <w:rFonts w:ascii="David" w:eastAsia="Times New Roman" w:hAnsi="David" w:cs="David"/>
          <w:sz w:val="24"/>
          <w:szCs w:val="24"/>
          <w:lang w:val="en-US"/>
        </w:rPr>
        <w:t xml:space="preserve">and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which are generally inaudible to humans. A bit '0' is signified by transmitting on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and a bit '1' is signified by transmitting on 20 KHz.</w:t>
      </w:r>
    </w:p>
    <w:p w14:paraId="14A8CCC6" w14:textId="77777777" w:rsidR="00217392" w:rsidRPr="008A45AC" w:rsidRDefault="00EA459D"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3.1.2 Bit</w:t>
      </w:r>
      <w:r w:rsidR="000562F9" w:rsidRPr="008A45AC">
        <w:rPr>
          <w:rFonts w:ascii="David" w:eastAsia="Times New Roman" w:hAnsi="David" w:cs="David"/>
          <w:b/>
          <w:bCs/>
          <w:sz w:val="24"/>
          <w:szCs w:val="24"/>
          <w:lang w:val="en-US"/>
        </w:rPr>
        <w:t xml:space="preserve"> Duration:</w:t>
      </w:r>
    </w:p>
    <w:p w14:paraId="34332902" w14:textId="0EDF8CFD" w:rsidR="00224D10" w:rsidRPr="008A45AC" w:rsidRDefault="000562F9" w:rsidP="00336E65">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requires about 5 cycles to reach full amplitude (Rise Time). </w:t>
      </w:r>
      <w:r w:rsidR="00EA459D" w:rsidRPr="008A45AC">
        <w:rPr>
          <w:rFonts w:ascii="David" w:eastAsia="Times New Roman" w:hAnsi="David" w:cs="David"/>
          <w:sz w:val="24"/>
          <w:szCs w:val="24"/>
          <w:lang w:val="en-US"/>
        </w:rPr>
        <w:t>We</w:t>
      </w:r>
      <w:r w:rsidRPr="008A45AC">
        <w:rPr>
          <w:rFonts w:ascii="David" w:eastAsia="Times New Roman" w:hAnsi="David" w:cs="David"/>
          <w:sz w:val="24"/>
          <w:szCs w:val="24"/>
          <w:lang w:val="en-US"/>
        </w:rPr>
        <w:t xml:space="preserve"> can calculate the minimal Rise Time: 5 </w:t>
      </w:r>
      <w:r w:rsidR="00EA459D" w:rsidRPr="008A45AC">
        <w:rPr>
          <w:rFonts w:ascii="David" w:eastAsia="Times New Roman" w:hAnsi="David" w:cs="David"/>
          <w:sz w:val="24"/>
          <w:szCs w:val="24"/>
          <w:lang w:val="en-US"/>
        </w:rPr>
        <w:t>cycles *</w:t>
      </w:r>
      <w:r w:rsidRPr="008A45AC">
        <w:rPr>
          <w:rFonts w:ascii="David" w:eastAsia="Times New Roman" w:hAnsi="David" w:cs="David"/>
          <w:sz w:val="24"/>
          <w:szCs w:val="24"/>
          <w:lang w:val="en-US"/>
        </w:rPr>
        <w:t xml:space="preserve"> 50 microsec =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To ensure the signal reaches a stable steady state after the initial rise time, and to allow for sufficient sampling by the receiver, a safety factor of 2 was applied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 2 = 0.5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w:t>
      </w:r>
    </w:p>
    <w:p w14:paraId="7BCA4B87" w14:textId="77777777" w:rsidR="00336E65" w:rsidRPr="008A45AC" w:rsidRDefault="00336E65" w:rsidP="00336E65">
      <w:pPr>
        <w:shd w:val="clear" w:color="auto" w:fill="FFFFFF"/>
        <w:spacing w:after="120"/>
        <w:ind w:left="1083" w:right="580"/>
        <w:jc w:val="left"/>
        <w:rPr>
          <w:rFonts w:ascii="David" w:eastAsia="Times New Roman" w:hAnsi="David" w:cs="David"/>
          <w:sz w:val="24"/>
          <w:szCs w:val="24"/>
          <w:lang w:val="en-US"/>
        </w:rPr>
      </w:pPr>
    </w:p>
    <w:p w14:paraId="5EAAE514" w14:textId="4914C8DC" w:rsidR="00217392" w:rsidRPr="008A45AC" w:rsidRDefault="000562F9" w:rsidP="00224D10">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3.2 </w:t>
      </w:r>
      <w:r w:rsidR="00E24B12" w:rsidRPr="008A45AC">
        <w:rPr>
          <w:rFonts w:ascii="David" w:eastAsia="Times New Roman" w:hAnsi="David" w:cs="David"/>
          <w:b/>
          <w:bCs/>
          <w:sz w:val="24"/>
          <w:szCs w:val="24"/>
          <w:lang w:val="en-US"/>
        </w:rPr>
        <w:t>Connection Establishment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w:t>
      </w:r>
    </w:p>
    <w:p w14:paraId="40302A15" w14:textId="6DA7EFE4" w:rsidR="000562F9" w:rsidRPr="00CB5C28" w:rsidRDefault="000562F9" w:rsidP="00261D48">
      <w:pPr>
        <w:shd w:val="clear" w:color="auto" w:fill="FFFFFF"/>
        <w:spacing w:after="120"/>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CSMA/CA with RTS/CTS:</w:t>
      </w:r>
    </w:p>
    <w:p w14:paraId="12CB3A5A" w14:textId="7CF4BB22"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8A45AC">
        <w:rPr>
          <w:rFonts w:ascii="David" w:eastAsia="Times New Roman" w:hAnsi="David" w:cs="David"/>
          <w:sz w:val="24"/>
          <w:szCs w:val="24"/>
          <w:lang w:val="en-US"/>
        </w:rPr>
        <w:t>[3]</w:t>
      </w:r>
    </w:p>
    <w:p w14:paraId="198A568E" w14:textId="77777777" w:rsidR="000562F9" w:rsidRPr="00CB5C28" w:rsidRDefault="000562F9" w:rsidP="00261D48">
      <w:pPr>
        <w:shd w:val="clear" w:color="auto" w:fill="FFFFFF"/>
        <w:spacing w:after="120"/>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Request to send and clear to send (RTS/CTS):</w:t>
      </w:r>
    </w:p>
    <w:p w14:paraId="6B27407A" w14:textId="6E97B723"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8A45AC">
        <w:rPr>
          <w:rFonts w:ascii="David" w:eastAsia="Times New Roman" w:hAnsi="David" w:cs="David"/>
          <w:sz w:val="24"/>
          <w:szCs w:val="24"/>
          <w:lang w:val="en-US"/>
        </w:rPr>
        <w:t>participant</w:t>
      </w:r>
      <w:r w:rsidRPr="008A45AC">
        <w:rPr>
          <w:rFonts w:ascii="David" w:eastAsia="Times New Roman" w:hAnsi="David" w:cs="David"/>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receiver, in turn, sends a CTS frame to the original sender. As with the RTS frame, all other participants in the range are informed that the transmission is currently </w:t>
      </w:r>
      <w:proofErr w:type="gramStart"/>
      <w:r w:rsidRPr="008A45AC">
        <w:rPr>
          <w:rFonts w:ascii="David" w:eastAsia="Times New Roman" w:hAnsi="David" w:cs="David"/>
          <w:sz w:val="24"/>
          <w:szCs w:val="24"/>
          <w:lang w:val="en-US"/>
        </w:rPr>
        <w:t>occupied</w:t>
      </w:r>
      <w:proofErr w:type="gramEnd"/>
      <w:r w:rsidRPr="008A45AC">
        <w:rPr>
          <w:rFonts w:ascii="David" w:eastAsia="Times New Roman" w:hAnsi="David" w:cs="David"/>
          <w:sz w:val="24"/>
          <w:szCs w:val="24"/>
          <w:lang w:val="en-US"/>
        </w:rPr>
        <w:t xml:space="preserve">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Pr="008A45AC" w:rsidRDefault="00255773" w:rsidP="00261D48">
      <w:pPr>
        <w:shd w:val="clear" w:color="auto" w:fill="FFFFFF"/>
        <w:ind w:left="1083" w:right="580"/>
        <w:jc w:val="left"/>
        <w:rPr>
          <w:rFonts w:ascii="David" w:eastAsia="Times New Roman" w:hAnsi="David" w:cs="David"/>
          <w:sz w:val="24"/>
          <w:szCs w:val="24"/>
          <w:lang w:val="en-US"/>
        </w:rPr>
      </w:pPr>
    </w:p>
    <w:p w14:paraId="3A67FDC5" w14:textId="0FCC8262" w:rsidR="00CF4142" w:rsidRPr="00CB5C28" w:rsidRDefault="00CF4142" w:rsidP="002A049E">
      <w:pPr>
        <w:shd w:val="clear" w:color="auto" w:fill="FFFFFF"/>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 xml:space="preserve">RTS/CTS </w:t>
      </w:r>
      <w:bookmarkStart w:id="41" w:name="_Hlk218353008"/>
      <w:r w:rsidRPr="00CB5C28">
        <w:rPr>
          <w:rFonts w:ascii="David" w:eastAsia="Times New Roman" w:hAnsi="David" w:cs="David"/>
          <w:sz w:val="24"/>
          <w:szCs w:val="24"/>
          <w:u w:val="single"/>
          <w:lang w:val="en-US"/>
        </w:rPr>
        <w:t>Sequence:</w:t>
      </w:r>
    </w:p>
    <w:p w14:paraId="5FCDFA4A" w14:textId="4D185D75" w:rsidR="00101872" w:rsidRPr="008A45AC" w:rsidRDefault="00CF414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RTS (Request to Send):</w:t>
      </w:r>
      <w:r w:rsidRPr="008A45AC">
        <w:rPr>
          <w:rFonts w:ascii="David" w:eastAsia="Times New Roman" w:hAnsi="David" w:cs="David"/>
          <w:sz w:val="24"/>
          <w:szCs w:val="24"/>
          <w:lang w:val="en-US"/>
        </w:rPr>
        <w:t xml:space="preserve"> The transmitter sends a short control frame indicating intent to transmit</w:t>
      </w:r>
    </w:p>
    <w:p w14:paraId="3F0F3B45" w14:textId="47705B08"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Wait (SIFS):</w:t>
      </w:r>
      <w:r w:rsidRPr="008A45AC">
        <w:rPr>
          <w:rFonts w:ascii="David" w:eastAsia="Times New Roman" w:hAnsi="David" w:cs="David"/>
          <w:sz w:val="24"/>
          <w:szCs w:val="24"/>
          <w:lang w:val="en-US"/>
        </w:rPr>
        <w:t xml:space="preserve"> The transmitter enters a listening state for a predefined window (Timeout).</w:t>
      </w:r>
    </w:p>
    <w:p w14:paraId="7A0E3EBA" w14:textId="5443CB14"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CTS (Clear to Send):</w:t>
      </w:r>
      <w:r w:rsidRPr="008A45AC">
        <w:rPr>
          <w:rFonts w:ascii="David" w:eastAsia="Times New Roman" w:hAnsi="David" w:cs="David"/>
          <w:sz w:val="24"/>
          <w:szCs w:val="24"/>
          <w:lang w:val="en-US"/>
        </w:rPr>
        <w:t xml:space="preserve"> If the receiver is idle, it responds with a CTS frame.</w:t>
      </w:r>
    </w:p>
    <w:p w14:paraId="53013369" w14:textId="5AF304C8" w:rsidR="00D2722A" w:rsidRPr="008A45AC" w:rsidRDefault="00D2722A"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Data Transmission:</w:t>
      </w:r>
      <w:r w:rsidRPr="008A45AC">
        <w:rPr>
          <w:rFonts w:ascii="David" w:eastAsia="Times New Roman" w:hAnsi="David" w:cs="David"/>
          <w:sz w:val="24"/>
          <w:szCs w:val="24"/>
          <w:lang w:val="en-US"/>
        </w:rPr>
        <w:t xml:space="preserve"> Upon receiving the CTS, the transmitter sends the full data packet.</w:t>
      </w:r>
    </w:p>
    <w:bookmarkEnd w:id="41"/>
    <w:p w14:paraId="724D89AB" w14:textId="5484FD39" w:rsidR="00B41A02" w:rsidRPr="008A45AC" w:rsidRDefault="00B41A02" w:rsidP="00000700">
      <w:pPr>
        <w:shd w:val="clear" w:color="auto" w:fill="FFFFFF"/>
        <w:spacing w:after="120"/>
        <w:ind w:left="1083"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8A45AC" w:rsidRDefault="00B41A02" w:rsidP="00261D48">
      <w:pPr>
        <w:shd w:val="clear" w:color="auto" w:fill="FFFFFF"/>
        <w:spacing w:after="120"/>
        <w:ind w:left="1083" w:right="580"/>
        <w:jc w:val="left"/>
        <w:rPr>
          <w:rFonts w:ascii="David" w:eastAsia="Times New Roman" w:hAnsi="David" w:cs="David"/>
          <w:sz w:val="24"/>
          <w:szCs w:val="24"/>
          <w:lang w:val="en-US"/>
        </w:rPr>
      </w:pPr>
    </w:p>
    <w:p w14:paraId="50B14C52" w14:textId="62979C4F" w:rsidR="00B41A02" w:rsidRPr="008A45AC" w:rsidRDefault="007C56B1"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2:</w:t>
      </w:r>
      <w:r w:rsidRPr="008A45AC">
        <w:rPr>
          <w:rFonts w:ascii="David" w:eastAsia="Times New Roman" w:hAnsi="David" w:cs="David"/>
          <w:sz w:val="24"/>
          <w:szCs w:val="24"/>
          <w:lang w:val="en-US"/>
        </w:rPr>
        <w:t xml:space="preserve"> Sequence diagram of the CSMA/CA protocol utilizing the RTS/CTS handshake </w:t>
      </w:r>
      <w:r w:rsidR="00711ABF" w:rsidRPr="008A45AC">
        <w:rPr>
          <w:rFonts w:ascii="David" w:eastAsia="Times New Roman" w:hAnsi="David" w:cs="David"/>
          <w:sz w:val="24"/>
          <w:szCs w:val="24"/>
          <w:lang w:val="en-US"/>
        </w:rPr>
        <w:t>mechanism,</w:t>
      </w:r>
      <w:r w:rsidR="000C4176" w:rsidRPr="008A45AC">
        <w:rPr>
          <w:rFonts w:ascii="David" w:eastAsia="Times New Roman" w:hAnsi="David" w:cs="David"/>
          <w:b/>
          <w:bCs/>
          <w:sz w:val="24"/>
          <w:szCs w:val="24"/>
          <w:lang w:val="en-US"/>
        </w:rPr>
        <w:t xml:space="preserve"> </w:t>
      </w:r>
      <w:r w:rsidR="00B41A02" w:rsidRPr="008A45AC">
        <w:rPr>
          <w:rFonts w:ascii="David" w:eastAsia="Times New Roman" w:hAnsi="David" w:cs="David"/>
          <w:sz w:val="24"/>
          <w:szCs w:val="24"/>
          <w:lang w:val="en-US"/>
        </w:rPr>
        <w:t>(Figure Created by Google "nano banana pro" AI Model).</w:t>
      </w:r>
    </w:p>
    <w:p w14:paraId="62CDB151" w14:textId="77777777" w:rsidR="0017377D" w:rsidRPr="008A45AC" w:rsidRDefault="0017377D" w:rsidP="00261D48">
      <w:pPr>
        <w:shd w:val="clear" w:color="auto" w:fill="FFFFFF"/>
        <w:spacing w:after="120"/>
        <w:ind w:left="1083" w:right="580"/>
        <w:jc w:val="left"/>
        <w:rPr>
          <w:rFonts w:ascii="David" w:eastAsia="Times New Roman" w:hAnsi="David" w:cs="David"/>
          <w:sz w:val="24"/>
          <w:szCs w:val="24"/>
          <w:lang w:val="en-US"/>
        </w:rPr>
      </w:pPr>
    </w:p>
    <w:p w14:paraId="284B338D" w14:textId="77777777" w:rsidR="00217392" w:rsidRPr="008A45AC" w:rsidRDefault="00EA459D"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3.2.1 </w:t>
      </w:r>
      <w:r w:rsidR="00CF4142" w:rsidRPr="008A45AC">
        <w:rPr>
          <w:rFonts w:ascii="David" w:eastAsia="Times New Roman" w:hAnsi="David" w:cs="David"/>
          <w:b/>
          <w:bCs/>
          <w:sz w:val="24"/>
          <w:szCs w:val="24"/>
          <w:lang w:val="en-US"/>
        </w:rPr>
        <w:t xml:space="preserve">RTS/CTS </w:t>
      </w:r>
      <w:r w:rsidRPr="008A45AC">
        <w:rPr>
          <w:rFonts w:ascii="David" w:eastAsia="Times New Roman" w:hAnsi="David" w:cs="David"/>
          <w:b/>
          <w:bCs/>
          <w:sz w:val="24"/>
          <w:szCs w:val="24"/>
          <w:lang w:val="en-US"/>
        </w:rPr>
        <w:t>Frame</w:t>
      </w:r>
      <w:r w:rsidR="000562F9" w:rsidRPr="008A45AC">
        <w:rPr>
          <w:rFonts w:ascii="David" w:eastAsia="Times New Roman" w:hAnsi="David" w:cs="David"/>
          <w:b/>
          <w:bCs/>
          <w:sz w:val="24"/>
          <w:szCs w:val="24"/>
          <w:lang w:val="en-US"/>
        </w:rPr>
        <w:t xml:space="preserve"> Structure:</w:t>
      </w:r>
    </w:p>
    <w:p w14:paraId="05FBC179" w14:textId="4A89ECB8"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1.  </w:t>
      </w:r>
      <w:r w:rsidRPr="008A45AC">
        <w:rPr>
          <w:rFonts w:ascii="David" w:eastAsia="Times New Roman" w:hAnsi="David" w:cs="David"/>
          <w:sz w:val="24"/>
          <w:szCs w:val="24"/>
          <w:lang w:val="en-US"/>
        </w:rPr>
        <w:tab/>
        <w:t xml:space="preserve"> Starting character 'F' (4 bits).</w:t>
      </w:r>
    </w:p>
    <w:p w14:paraId="176CC5A1"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2.  </w:t>
      </w:r>
      <w:r w:rsidRPr="008A45AC">
        <w:rPr>
          <w:rFonts w:ascii="David" w:eastAsia="Times New Roman" w:hAnsi="David" w:cs="David"/>
          <w:sz w:val="24"/>
          <w:szCs w:val="24"/>
          <w:lang w:val="en-US"/>
        </w:rPr>
        <w:tab/>
        <w:t>User ID (40 bits).</w:t>
      </w:r>
    </w:p>
    <w:p w14:paraId="42E6717A"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3.  </w:t>
      </w:r>
      <w:r w:rsidRPr="008A45AC">
        <w:rPr>
          <w:rFonts w:ascii="David" w:eastAsia="Times New Roman" w:hAnsi="David" w:cs="David"/>
          <w:sz w:val="24"/>
          <w:szCs w:val="24"/>
          <w:lang w:val="en-US"/>
        </w:rPr>
        <w:tab/>
        <w:t>Separating character 'F' (4 bits).</w:t>
      </w:r>
    </w:p>
    <w:p w14:paraId="1D9C33CF" w14:textId="164E8CBB" w:rsidR="000562F9" w:rsidRPr="008A45AC" w:rsidRDefault="000562F9" w:rsidP="00055C08">
      <w:pPr>
        <w:shd w:val="clear" w:color="auto" w:fill="FFFFFF"/>
        <w:spacing w:after="120"/>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4.    Checksum (8 bits), calculated by </w:t>
      </w:r>
      <w:r w:rsidR="00055C08" w:rsidRPr="008A45AC">
        <w:rPr>
          <w:rFonts w:ascii="David" w:eastAsia="Times New Roman" w:hAnsi="David" w:cs="David"/>
          <w:sz w:val="24"/>
          <w:szCs w:val="24"/>
          <w:lang w:val="en-US"/>
        </w:rPr>
        <w:t>Cyclic Redundancy Check (CRC)</w:t>
      </w:r>
      <w:r w:rsidRPr="008A45AC">
        <w:rPr>
          <w:rFonts w:ascii="David" w:eastAsia="Times New Roman" w:hAnsi="David" w:cs="David"/>
          <w:sz w:val="24"/>
          <w:szCs w:val="24"/>
          <w:lang w:val="en-US"/>
        </w:rPr>
        <w:t xml:space="preserve"> the characters/digits of the data section.</w:t>
      </w:r>
    </w:p>
    <w:p w14:paraId="5FD03D7B" w14:textId="77777777" w:rsidR="00CF4142" w:rsidRPr="008A45AC" w:rsidRDefault="00CF4142" w:rsidP="00261D48">
      <w:pPr>
        <w:shd w:val="clear" w:color="auto" w:fill="FFFFFF"/>
        <w:spacing w:after="120"/>
        <w:ind w:left="1083" w:right="580"/>
        <w:jc w:val="left"/>
        <w:rPr>
          <w:rFonts w:ascii="David" w:eastAsia="Times New Roman" w:hAnsi="David" w:cs="David"/>
          <w:sz w:val="24"/>
          <w:szCs w:val="24"/>
          <w:lang w:val="en-US"/>
        </w:rPr>
      </w:pPr>
    </w:p>
    <w:p w14:paraId="0C7C418D" w14:textId="5B5B4728" w:rsidR="000562F9" w:rsidRPr="008A45AC" w:rsidRDefault="00F05DE0" w:rsidP="00000700">
      <w:pPr>
        <w:shd w:val="clear" w:color="auto" w:fill="FFFFFF"/>
        <w:spacing w:after="120"/>
        <w:ind w:left="1083" w:right="580" w:hanging="360"/>
        <w:jc w:val="center"/>
        <w:rPr>
          <w:rFonts w:ascii="David" w:eastAsia="Times New Roman" w:hAnsi="David" w:cs="David"/>
          <w:sz w:val="24"/>
          <w:szCs w:val="24"/>
          <w:rtl/>
          <w:lang w:val="en-US"/>
        </w:rPr>
      </w:pPr>
      <w:r w:rsidRPr="008A45AC">
        <w:rPr>
          <w:rFonts w:ascii="David" w:hAnsi="David" w:cs="David"/>
          <w:noProof/>
        </w:rPr>
        <w:lastRenderedPageBreak/>
        <w:drawing>
          <wp:inline distT="0" distB="0" distL="0" distR="0" wp14:anchorId="73D4C5A8" wp14:editId="278C836F">
            <wp:extent cx="5733415" cy="2995295"/>
            <wp:effectExtent l="0" t="0" r="635" b="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2995295"/>
                    </a:xfrm>
                    <a:prstGeom prst="rect">
                      <a:avLst/>
                    </a:prstGeom>
                    <a:noFill/>
                    <a:ln>
                      <a:noFill/>
                    </a:ln>
                  </pic:spPr>
                </pic:pic>
              </a:graphicData>
            </a:graphic>
          </wp:inline>
        </w:drawing>
      </w:r>
    </w:p>
    <w:p w14:paraId="3A7FD0CA" w14:textId="69FCAFF1" w:rsidR="00B41A02" w:rsidRPr="008A45AC" w:rsidRDefault="007C56B1" w:rsidP="00261D48">
      <w:pPr>
        <w:shd w:val="clear" w:color="auto" w:fill="FFFFFF"/>
        <w:spacing w:after="120"/>
        <w:ind w:left="1083" w:right="580" w:firstLine="36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3:</w:t>
      </w:r>
      <w:r w:rsidRPr="008A45AC">
        <w:rPr>
          <w:rFonts w:ascii="David" w:eastAsia="Times New Roman" w:hAnsi="David" w:cs="David"/>
          <w:sz w:val="24"/>
          <w:szCs w:val="24"/>
          <w:lang w:val="en-US"/>
        </w:rPr>
        <w:t xml:space="preserve"> Schematic breakdown of the 56-bit Ultrasonic </w:t>
      </w:r>
      <w:r w:rsidR="00CF4142" w:rsidRPr="008A45AC">
        <w:rPr>
          <w:rFonts w:ascii="David" w:eastAsia="Times New Roman" w:hAnsi="David" w:cs="David"/>
          <w:sz w:val="24"/>
          <w:szCs w:val="24"/>
          <w:lang w:val="en-US"/>
        </w:rPr>
        <w:t xml:space="preserve">RTS/CTS </w:t>
      </w:r>
      <w:r w:rsidR="00CF2B94" w:rsidRPr="008A45AC">
        <w:rPr>
          <w:rFonts w:ascii="David" w:eastAsia="Times New Roman" w:hAnsi="David" w:cs="David"/>
          <w:sz w:val="24"/>
          <w:szCs w:val="24"/>
          <w:lang w:val="en-US"/>
        </w:rPr>
        <w:t>Frame</w:t>
      </w:r>
      <w:r w:rsidR="00B03113" w:rsidRPr="008A45AC">
        <w:rPr>
          <w:rFonts w:ascii="David" w:eastAsia="Times New Roman" w:hAnsi="David" w:cs="David"/>
          <w:sz w:val="24"/>
          <w:szCs w:val="24"/>
          <w:lang w:val="en-US"/>
        </w:rPr>
        <w:t xml:space="preserve">, </w:t>
      </w:r>
      <w:r w:rsidR="00CF2B94" w:rsidRPr="008A45AC">
        <w:rPr>
          <w:rFonts w:ascii="David" w:eastAsia="Times New Roman" w:hAnsi="David" w:cs="David"/>
          <w:sz w:val="24"/>
          <w:szCs w:val="24"/>
          <w:lang w:val="en-US"/>
        </w:rPr>
        <w:t>(</w:t>
      </w:r>
      <w:r w:rsidR="00B41A02" w:rsidRPr="008A45AC">
        <w:rPr>
          <w:rFonts w:ascii="David" w:eastAsia="Times New Roman" w:hAnsi="David" w:cs="David"/>
          <w:sz w:val="24"/>
          <w:szCs w:val="24"/>
          <w:lang w:val="en-US"/>
        </w:rPr>
        <w:t>Figure Created by Google "nano banana pro" AI Model).</w:t>
      </w:r>
    </w:p>
    <w:p w14:paraId="15EB7E4A" w14:textId="77777777" w:rsidR="000562F9" w:rsidRPr="008A45AC" w:rsidRDefault="000562F9" w:rsidP="00261D48">
      <w:pPr>
        <w:shd w:val="clear" w:color="auto" w:fill="FFFFFF"/>
        <w:spacing w:after="120"/>
        <w:ind w:right="580"/>
        <w:jc w:val="left"/>
        <w:rPr>
          <w:rFonts w:ascii="David" w:eastAsia="Times New Roman" w:hAnsi="David" w:cs="David"/>
          <w:sz w:val="24"/>
          <w:szCs w:val="24"/>
          <w:lang w:val="en-US"/>
        </w:rPr>
      </w:pPr>
    </w:p>
    <w:p w14:paraId="06589BFA" w14:textId="0A24BF6C" w:rsidR="000562F9" w:rsidRPr="008A45AC" w:rsidRDefault="000562F9"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3.2.2 Transmitter Implementation</w:t>
      </w:r>
      <w:r w:rsidR="001B7A10" w:rsidRPr="008A45AC">
        <w:rPr>
          <w:rFonts w:ascii="David" w:eastAsia="Times New Roman" w:hAnsi="David" w:cs="David"/>
          <w:b/>
          <w:bCs/>
          <w:sz w:val="24"/>
          <w:szCs w:val="24"/>
          <w:lang w:val="en-US"/>
        </w:rPr>
        <w:t>:</w:t>
      </w:r>
    </w:p>
    <w:p w14:paraId="7F61ED5F" w14:textId="77777777" w:rsidR="00A12970"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transmission process uses the Android API's ‘</w:t>
      </w:r>
      <w:proofErr w:type="spellStart"/>
      <w:r w:rsidRPr="008A45AC">
        <w:rPr>
          <w:rFonts w:ascii="David" w:eastAsia="Times New Roman" w:hAnsi="David" w:cs="David"/>
          <w:sz w:val="24"/>
          <w:szCs w:val="24"/>
          <w:lang w:val="en-US"/>
        </w:rPr>
        <w:t>AudioTrack</w:t>
      </w:r>
      <w:proofErr w:type="spellEnd"/>
      <w:r w:rsidRPr="008A45AC">
        <w:rPr>
          <w:rFonts w:ascii="David" w:eastAsia="Times New Roman" w:hAnsi="David" w:cs="David"/>
          <w:sz w:val="24"/>
          <w:szCs w:val="24"/>
          <w:lang w:val="en-US"/>
        </w:rPr>
        <w:t>’ or IOS API's ‘</w:t>
      </w:r>
      <w:proofErr w:type="spellStart"/>
      <w:r w:rsidRPr="008A45AC">
        <w:rPr>
          <w:rFonts w:ascii="David" w:eastAsia="Times New Roman" w:hAnsi="David" w:cs="David"/>
          <w:sz w:val="24"/>
          <w:szCs w:val="24"/>
          <w:lang w:val="en-US"/>
        </w:rPr>
        <w:t>AVAudioEngine</w:t>
      </w:r>
      <w:proofErr w:type="spellEnd"/>
      <w:r w:rsidRPr="008A45AC">
        <w:rPr>
          <w:rFonts w:ascii="David" w:eastAsia="Times New Roman" w:hAnsi="David" w:cs="David"/>
          <w:sz w:val="24"/>
          <w:szCs w:val="24"/>
          <w:lang w:val="en-US"/>
        </w:rPr>
        <w:t>’.</w:t>
      </w:r>
    </w:p>
    <w:p w14:paraId="52F929BC" w14:textId="26EA2388" w:rsidR="00CF4142" w:rsidRPr="008A45AC" w:rsidRDefault="00CF4142" w:rsidP="00261D48">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Data Frame Structure: </w:t>
      </w:r>
    </w:p>
    <w:p w14:paraId="3BC30656"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total fixed overhead per frame is </w:t>
      </w:r>
      <w:r w:rsidRPr="008A45AC">
        <w:rPr>
          <w:rFonts w:ascii="David" w:eastAsia="Times New Roman" w:hAnsi="David" w:cs="David"/>
          <w:b/>
          <w:bCs/>
          <w:sz w:val="24"/>
          <w:szCs w:val="24"/>
          <w:lang w:val="en-US"/>
        </w:rPr>
        <w:t>8 Bytes</w:t>
      </w:r>
      <w:r w:rsidRPr="008A45AC">
        <w:rPr>
          <w:rFonts w:ascii="David" w:eastAsia="Times New Roman" w:hAnsi="David" w:cs="David"/>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215"/>
        <w:gridCol w:w="2085"/>
        <w:gridCol w:w="1421"/>
        <w:gridCol w:w="2814"/>
        <w:gridCol w:w="2674"/>
      </w:tblGrid>
      <w:tr w:rsidR="00C1643B" w:rsidRPr="00494454"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8A45AC" w:rsidRDefault="00CF4142" w:rsidP="00E24B12">
            <w:pPr>
              <w:spacing w:line="240" w:lineRule="auto"/>
              <w:jc w:val="left"/>
              <w:rPr>
                <w:rFonts w:ascii="David" w:eastAsia="Times New Roman" w:hAnsi="David" w:cs="David"/>
                <w:lang w:val="en-US"/>
              </w:rPr>
            </w:pPr>
            <w:r w:rsidRPr="008A45AC">
              <w:rPr>
                <w:rFonts w:ascii="David" w:eastAsia="Times New Roman" w:hAnsi="David" w:cs="David"/>
                <w:b/>
                <w:bCs/>
                <w:lang w:val="en-U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Function</w:t>
            </w:r>
          </w:p>
        </w:tc>
      </w:tr>
      <w:tr w:rsidR="00C1643B" w:rsidRPr="0033393A"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Synchronization:</w:t>
            </w:r>
            <w:r w:rsidRPr="008A45AC">
              <w:rPr>
                <w:rFonts w:ascii="David" w:eastAsia="Times New Roman" w:hAnsi="David" w:cs="David"/>
                <w:lang w:val="en-US"/>
              </w:rPr>
              <w:t xml:space="preserve"> A training sequence enabling the receiver to perform clock recovery and stabilize AGC (Automatic Gain Control).</w:t>
            </w:r>
          </w:p>
        </w:tc>
      </w:tr>
      <w:tr w:rsidR="00C1643B" w:rsidRPr="0033393A"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Start Delimiter:</w:t>
            </w:r>
            <w:r w:rsidRPr="008A45AC">
              <w:rPr>
                <w:rFonts w:ascii="David" w:eastAsia="Times New Roman" w:hAnsi="David" w:cs="David"/>
                <w:lang w:val="en-US"/>
              </w:rPr>
              <w:t xml:space="preserve"> A unique marker indicating the end of the training phase and the start of valid data.</w:t>
            </w:r>
          </w:p>
        </w:tc>
      </w:tr>
      <w:tr w:rsidR="00C1643B" w:rsidRPr="0033393A"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Management:</w:t>
            </w:r>
            <w:r w:rsidRPr="008A45AC">
              <w:rPr>
                <w:rFonts w:ascii="David" w:eastAsia="Times New Roman" w:hAnsi="David" w:cs="David"/>
                <w:lang w:val="en-US"/>
              </w:rPr>
              <w:t xml:space="preserve"> Contains both the packet index and the total packet count.</w:t>
            </w:r>
          </w:p>
        </w:tc>
      </w:tr>
      <w:tr w:rsidR="00C1643B" w:rsidRPr="0033393A"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 Size:</w:t>
            </w:r>
            <w:r w:rsidRPr="008A45AC">
              <w:rPr>
                <w:rFonts w:ascii="David" w:eastAsia="Times New Roman" w:hAnsi="David" w:cs="David"/>
                <w:lang w:val="en-US"/>
              </w:rPr>
              <w:t xml:space="preserve"> Indicates the number of data bytes in the current frame (N).</w:t>
            </w:r>
          </w:p>
        </w:tc>
      </w:tr>
      <w:tr w:rsidR="00C1643B" w:rsidRPr="0033393A"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User Data:</w:t>
            </w:r>
            <w:r w:rsidRPr="008A45AC">
              <w:rPr>
                <w:rFonts w:ascii="David" w:eastAsia="Times New Roman" w:hAnsi="David" w:cs="David"/>
                <w:lang w:val="en-US"/>
              </w:rPr>
              <w:t xml:space="preserve"> The actual text content being transmitted.</w:t>
            </w:r>
          </w:p>
        </w:tc>
      </w:tr>
      <w:tr w:rsidR="00C1643B" w:rsidRPr="0033393A"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Integrity:</w:t>
            </w:r>
            <w:r w:rsidRPr="008A45AC">
              <w:rPr>
                <w:rFonts w:ascii="David" w:eastAsia="Times New Roman" w:hAnsi="David" w:cs="David"/>
                <w:lang w:val="en-US"/>
              </w:rPr>
              <w:t xml:space="preserve"> An </w:t>
            </w:r>
            <w:r w:rsidR="00055C08" w:rsidRPr="008A45AC">
              <w:rPr>
                <w:rFonts w:ascii="David" w:eastAsia="Times New Roman" w:hAnsi="David" w:cs="David"/>
                <w:lang w:val="en-US"/>
              </w:rPr>
              <w:t>CRC</w:t>
            </w:r>
            <w:r w:rsidRPr="008A45AC">
              <w:rPr>
                <w:rFonts w:ascii="David" w:eastAsia="Times New Roman" w:hAnsi="David" w:cs="David"/>
                <w:lang w:val="en-US"/>
              </w:rPr>
              <w:t>-</w:t>
            </w:r>
            <w:r w:rsidR="006715B1" w:rsidRPr="008A45AC">
              <w:rPr>
                <w:rFonts w:ascii="David" w:eastAsia="Times New Roman" w:hAnsi="David" w:cs="David"/>
                <w:lang w:val="en-US"/>
              </w:rPr>
              <w:t xml:space="preserve">8 </w:t>
            </w:r>
            <w:r w:rsidRPr="008A45AC">
              <w:rPr>
                <w:rFonts w:ascii="David" w:eastAsia="Times New Roman" w:hAnsi="David" w:cs="David"/>
                <w:lang w:val="en-US"/>
              </w:rPr>
              <w:t>based checksum for error detection.</w:t>
            </w:r>
          </w:p>
        </w:tc>
      </w:tr>
    </w:tbl>
    <w:p w14:paraId="108AEBCB" w14:textId="77777777" w:rsidR="00CF4142" w:rsidRPr="008A45AC" w:rsidRDefault="00CF4142" w:rsidP="000E783B">
      <w:pPr>
        <w:ind w:left="1083"/>
        <w:jc w:val="left"/>
        <w:rPr>
          <w:rFonts w:ascii="David" w:hAnsi="David" w:cs="David"/>
          <w:b/>
          <w:bCs/>
          <w:sz w:val="24"/>
          <w:szCs w:val="24"/>
          <w:lang w:val="en-US"/>
        </w:rPr>
      </w:pPr>
      <w:r w:rsidRPr="008A45AC">
        <w:rPr>
          <w:rFonts w:ascii="David" w:eastAsia="Times New Roman" w:hAnsi="David" w:cs="David"/>
          <w:b/>
          <w:bCs/>
          <w:sz w:val="24"/>
          <w:szCs w:val="24"/>
          <w:lang w:val="en-US"/>
        </w:rPr>
        <w:t xml:space="preserve">Table 2: </w:t>
      </w:r>
      <w:r w:rsidRPr="008A45AC">
        <w:rPr>
          <w:rFonts w:ascii="David" w:eastAsia="Times New Roman" w:hAnsi="David" w:cs="David"/>
          <w:b/>
          <w:bCs/>
          <w:sz w:val="24"/>
          <w:szCs w:val="24"/>
        </w:rPr>
        <w:t>Frame Layout Table</w:t>
      </w:r>
      <w:r w:rsidRPr="008A45AC">
        <w:rPr>
          <w:rFonts w:ascii="David" w:eastAsia="Times New Roman" w:hAnsi="David" w:cs="David"/>
          <w:b/>
          <w:bCs/>
          <w:sz w:val="24"/>
          <w:szCs w:val="24"/>
          <w:lang w:val="en-US"/>
        </w:rPr>
        <w:t xml:space="preserve"> [6]</w:t>
      </w:r>
    </w:p>
    <w:p w14:paraId="3C847B8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4183A709" w14:textId="439D2B89" w:rsidR="00CF4142" w:rsidRPr="008A45AC" w:rsidRDefault="00F05DE0" w:rsidP="008A45AC">
      <w:pPr>
        <w:shd w:val="clear" w:color="auto" w:fill="FFFFFF"/>
        <w:spacing w:after="120"/>
        <w:ind w:right="580"/>
        <w:rPr>
          <w:rFonts w:ascii="David" w:eastAsia="Times New Roman" w:hAnsi="David" w:cs="David"/>
          <w:sz w:val="24"/>
          <w:szCs w:val="24"/>
          <w:lang w:val="en-US"/>
        </w:rPr>
      </w:pPr>
      <w:r w:rsidRPr="008A45AC">
        <w:rPr>
          <w:rFonts w:ascii="David" w:hAnsi="David" w:cs="David"/>
          <w:noProof/>
        </w:rPr>
        <w:drawing>
          <wp:inline distT="0" distB="0" distL="0" distR="0" wp14:anchorId="5DB6D42C" wp14:editId="31E3F80D">
            <wp:extent cx="5733415" cy="3275330"/>
            <wp:effectExtent l="0" t="0" r="635" b="127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3A97CB29" w14:textId="77777777" w:rsidR="00A9337B"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4:</w:t>
      </w:r>
      <w:r w:rsidRPr="008A45AC">
        <w:rPr>
          <w:rFonts w:ascii="David" w:eastAsia="Times New Roman" w:hAnsi="David" w:cs="David"/>
          <w:sz w:val="24"/>
          <w:szCs w:val="24"/>
          <w:lang w:val="en-US"/>
        </w:rPr>
        <w:t xml:space="preserve"> Schematic breakdown of the Data Frame. (Figure Created by Google "nano banana pro" AI Model).</w:t>
      </w:r>
    </w:p>
    <w:p w14:paraId="155B99B8" w14:textId="77777777" w:rsidR="00A9337B" w:rsidRPr="008A45AC" w:rsidRDefault="00A9337B" w:rsidP="000E783B">
      <w:pPr>
        <w:shd w:val="clear" w:color="auto" w:fill="FFFFFF"/>
        <w:spacing w:after="120"/>
        <w:ind w:left="1083" w:right="580"/>
        <w:jc w:val="left"/>
        <w:rPr>
          <w:rFonts w:ascii="David" w:eastAsia="Times New Roman" w:hAnsi="David" w:cs="David"/>
          <w:sz w:val="24"/>
          <w:szCs w:val="24"/>
          <w:lang w:val="en-US"/>
        </w:rPr>
      </w:pPr>
    </w:p>
    <w:p w14:paraId="7937EE28" w14:textId="5532B52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1</w:t>
      </w:r>
      <w:r w:rsidR="00EA459D" w:rsidRPr="008A45AC">
        <w:rPr>
          <w:rFonts w:ascii="David" w:eastAsia="Times New Roman" w:hAnsi="David" w:cs="David"/>
          <w:sz w:val="24"/>
          <w:szCs w:val="24"/>
          <w:lang w:val="en-US"/>
        </w:rPr>
        <w:t>. Tone</w:t>
      </w:r>
      <w:r w:rsidRPr="008A45AC">
        <w:rPr>
          <w:rFonts w:ascii="David" w:eastAsia="Times New Roman" w:hAnsi="David" w:cs="David"/>
          <w:sz w:val="24"/>
          <w:szCs w:val="24"/>
          <w:lang w:val="en-US"/>
        </w:rPr>
        <w:t xml:space="preserve"> Generation: The application iterates over the binary sequence (the frame) and assigns the corresponding high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or low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frequency tone.</w:t>
      </w:r>
    </w:p>
    <w:p w14:paraId="71B87CD3" w14:textId="5B44F9A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2</w:t>
      </w:r>
      <w:r w:rsidR="00EA459D" w:rsidRPr="008A45AC">
        <w:rPr>
          <w:rFonts w:ascii="David" w:eastAsia="Times New Roman" w:hAnsi="David" w:cs="David"/>
          <w:sz w:val="24"/>
          <w:szCs w:val="24"/>
          <w:lang w:val="en-US"/>
        </w:rPr>
        <w:t>. Audio</w:t>
      </w:r>
      <w:r w:rsidRPr="008A45AC">
        <w:rPr>
          <w:rFonts w:ascii="David" w:eastAsia="Times New Roman" w:hAnsi="David" w:cs="David"/>
          <w:sz w:val="24"/>
          <w:szCs w:val="24"/>
          <w:lang w:val="en-US"/>
        </w:rPr>
        <w:t xml:space="preserve"> Output: The synthesized audio track is played with the highest amplitude to transmit the data.</w:t>
      </w:r>
    </w:p>
    <w:p w14:paraId="4D999413" w14:textId="6709F49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3</w:t>
      </w:r>
      <w:r w:rsidR="00EA459D" w:rsidRPr="008A45AC">
        <w:rPr>
          <w:rFonts w:ascii="David" w:eastAsia="Times New Roman" w:hAnsi="David" w:cs="David"/>
          <w:sz w:val="24"/>
          <w:szCs w:val="24"/>
          <w:lang w:val="en-US"/>
        </w:rPr>
        <w:t>. Flow</w:t>
      </w:r>
      <w:r w:rsidRPr="008A45AC">
        <w:rPr>
          <w:rFonts w:ascii="David" w:eastAsia="Times New Roman" w:hAnsi="David" w:cs="David"/>
          <w:sz w:val="24"/>
          <w:szCs w:val="24"/>
          <w:lang w:val="en-US"/>
        </w:rPr>
        <w:t xml:space="preserve"> Control</w:t>
      </w:r>
      <w:r w:rsidR="00EA459D" w:rsidRPr="008A45AC">
        <w:rPr>
          <w:rFonts w:ascii="David" w:eastAsia="Times New Roman" w:hAnsi="David" w:cs="David"/>
          <w:sz w:val="24"/>
          <w:szCs w:val="24"/>
          <w:lang w:val="en-US"/>
        </w:rPr>
        <w:t>: Transmission</w:t>
      </w:r>
      <w:r w:rsidRPr="008A45AC">
        <w:rPr>
          <w:rFonts w:ascii="David" w:eastAsia="Times New Roman" w:hAnsi="David" w:cs="David"/>
          <w:sz w:val="24"/>
          <w:szCs w:val="24"/>
          <w:lang w:val="en-US"/>
        </w:rPr>
        <w:t xml:space="preserve"> is strictly controlled by the Collision Avoidance Protocol (Section 2) to ensure the channel is idle before sending.</w:t>
      </w:r>
    </w:p>
    <w:p w14:paraId="46D6801E" w14:textId="77777777" w:rsidR="00CF4142"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CF4142" w:rsidRPr="008A45AC">
        <w:rPr>
          <w:rFonts w:ascii="David" w:eastAsia="Times New Roman" w:hAnsi="David" w:cs="David"/>
          <w:sz w:val="24"/>
          <w:szCs w:val="24"/>
          <w:lang w:val="en-US"/>
        </w:rPr>
        <w:t xml:space="preserve">Transmitted </w:t>
      </w:r>
      <w:r w:rsidR="00CF4142" w:rsidRPr="008A45AC">
        <w:rPr>
          <w:rFonts w:ascii="David" w:eastAsia="Times New Roman" w:hAnsi="David" w:cs="David"/>
          <w:sz w:val="24"/>
          <w:szCs w:val="24"/>
          <w:u w:val="single"/>
          <w:lang w:val="en-GB"/>
        </w:rPr>
        <w:t>side</w:t>
      </w:r>
      <w:r w:rsidR="00CF4142" w:rsidRPr="008A45AC">
        <w:rPr>
          <w:rFonts w:ascii="David" w:eastAsia="Times New Roman" w:hAnsi="David" w:cs="David"/>
          <w:sz w:val="24"/>
          <w:szCs w:val="24"/>
          <w:lang w:val="en-US"/>
        </w:rPr>
        <w:t xml:space="preserve"> pseudo code and algorithms:</w:t>
      </w:r>
    </w:p>
    <w:p w14:paraId="2DFDDD16" w14:textId="3EA5E91A"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1.SYSTEM CONSTANTS &amp; CONFIGURATION</w:t>
      </w:r>
    </w:p>
    <w:p w14:paraId="7F1754D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SAMPLE_RATE     = 44100      // Hz</w:t>
      </w:r>
    </w:p>
    <w:p w14:paraId="3D1E3FE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BIT_DURATION    = 0.0005     // 0.5 </w:t>
      </w:r>
      <w:proofErr w:type="spellStart"/>
      <w:r w:rsidRPr="008A45AC">
        <w:rPr>
          <w:rFonts w:ascii="David" w:eastAsia="Times New Roman" w:hAnsi="David" w:cs="David"/>
          <w:sz w:val="24"/>
          <w:szCs w:val="24"/>
          <w:lang w:val="en-US"/>
        </w:rPr>
        <w:t>ms</w:t>
      </w:r>
      <w:proofErr w:type="spellEnd"/>
    </w:p>
    <w:p w14:paraId="4C874B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CONST SAMPLES_PER_BIT = 22         //</w:t>
      </w:r>
    </w:p>
    <w:p w14:paraId="7D59F74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FREQ_LOGIC_0    = 18000      // Hz</w:t>
      </w:r>
    </w:p>
    <w:p w14:paraId="7F6FFA7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FREQ_LOGIC_1    = 20000      // Hz</w:t>
      </w:r>
    </w:p>
    <w:p w14:paraId="05E79BF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RAMP_PERCENT    = 0.10       // 10% of bit duration for smoothing</w:t>
      </w:r>
    </w:p>
    <w:p w14:paraId="21562CC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Protocol Constants</w:t>
      </w:r>
    </w:p>
    <w:p w14:paraId="0200283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PREAMBLE_SEQ    = 0xAAAAAAAA // 32-bit Training Sequence</w:t>
      </w:r>
    </w:p>
    <w:p w14:paraId="5B142EC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SYNC_BYTE       = 0xFF       // Start Delimiter</w:t>
      </w:r>
    </w:p>
    <w:p w14:paraId="3053963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11B66126"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PACKET SERIALIZATION </w:t>
      </w:r>
    </w:p>
    <w:p w14:paraId="1CB9A5E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FUNCTION </w:t>
      </w:r>
      <w:proofErr w:type="spellStart"/>
      <w:proofErr w:type="gramStart"/>
      <w:r w:rsidRPr="008A45AC">
        <w:rPr>
          <w:rFonts w:ascii="David" w:eastAsia="Times New Roman" w:hAnsi="David" w:cs="David"/>
          <w:sz w:val="24"/>
          <w:szCs w:val="24"/>
          <w:lang w:val="en-US"/>
        </w:rPr>
        <w:t>ConstructPacket</w:t>
      </w:r>
      <w:proofErr w:type="spellEnd"/>
      <w:r w:rsidRPr="008A45AC">
        <w:rPr>
          <w:rFonts w:ascii="David" w:eastAsia="Times New Roman" w:hAnsi="David" w:cs="David"/>
          <w:sz w:val="24"/>
          <w:szCs w:val="24"/>
          <w:lang w:val="en-US"/>
        </w:rPr>
        <w:t>(</w:t>
      </w:r>
      <w:proofErr w:type="spellStart"/>
      <w:proofErr w:type="gramEnd"/>
      <w:r w:rsidRPr="008A45AC">
        <w:rPr>
          <w:rFonts w:ascii="David" w:eastAsia="Times New Roman" w:hAnsi="David" w:cs="David"/>
          <w:sz w:val="24"/>
          <w:szCs w:val="24"/>
          <w:lang w:val="en-US"/>
        </w:rPr>
        <w:t>userMessageString</w:t>
      </w:r>
      <w:proofErr w:type="spellEnd"/>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packetIndex</w:t>
      </w:r>
      <w:proofErr w:type="spellEnd"/>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totalPackets</w:t>
      </w:r>
      <w:proofErr w:type="spellEnd"/>
      <w:r w:rsidRPr="008A45AC">
        <w:rPr>
          <w:rFonts w:ascii="David" w:eastAsia="Times New Roman" w:hAnsi="David" w:cs="David"/>
          <w:sz w:val="24"/>
          <w:szCs w:val="24"/>
          <w:lang w:val="en-US"/>
        </w:rPr>
        <w:t>):</w:t>
      </w:r>
    </w:p>
    <w:p w14:paraId="191D6FA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buffer</w:t>
      </w:r>
    </w:p>
    <w:p w14:paraId="194FFA2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List&lt;Byte&gt; </w:t>
      </w:r>
      <w:proofErr w:type="spellStart"/>
      <w:r w:rsidRPr="008A45AC">
        <w:rPr>
          <w:rFonts w:ascii="David" w:eastAsia="Times New Roman" w:hAnsi="David" w:cs="David"/>
          <w:sz w:val="24"/>
          <w:szCs w:val="24"/>
          <w:lang w:val="en-US"/>
        </w:rPr>
        <w:t>frameBuffer</w:t>
      </w:r>
      <w:proofErr w:type="spellEnd"/>
      <w:r w:rsidRPr="008A45AC">
        <w:rPr>
          <w:rFonts w:ascii="David" w:eastAsia="Times New Roman" w:hAnsi="David" w:cs="David"/>
          <w:sz w:val="24"/>
          <w:szCs w:val="24"/>
          <w:lang w:val="en-US"/>
        </w:rPr>
        <w:t xml:space="preserve"> = new </w:t>
      </w:r>
      <w:proofErr w:type="gramStart"/>
      <w:r w:rsidRPr="008A45AC">
        <w:rPr>
          <w:rFonts w:ascii="David" w:eastAsia="Times New Roman" w:hAnsi="David" w:cs="David"/>
          <w:sz w:val="24"/>
          <w:szCs w:val="24"/>
          <w:lang w:val="en-US"/>
        </w:rPr>
        <w:t>List(</w:t>
      </w:r>
      <w:proofErr w:type="gramEnd"/>
      <w:r w:rsidRPr="008A45AC">
        <w:rPr>
          <w:rFonts w:ascii="David" w:eastAsia="Times New Roman" w:hAnsi="David" w:cs="David"/>
          <w:sz w:val="24"/>
          <w:szCs w:val="24"/>
          <w:lang w:val="en-US"/>
        </w:rPr>
        <w:t>)</w:t>
      </w:r>
    </w:p>
    <w:p w14:paraId="2C3CB0B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Preamble (4 Bytes)</w:t>
      </w:r>
    </w:p>
    <w:p w14:paraId="2F55253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frameBuffer.addInt32(PREAMBLE_SEQ) </w:t>
      </w:r>
    </w:p>
    <w:p w14:paraId="70809D2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Sync Word (1 Byte)</w:t>
      </w:r>
    </w:p>
    <w:p w14:paraId="111A68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(SYNC_BYTE)</w:t>
      </w:r>
    </w:p>
    <w:p w14:paraId="3D2F21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Fragmentation Info (1 Byte)</w:t>
      </w:r>
    </w:p>
    <w:p w14:paraId="542C89D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Bit Packing: Upper Nibble = Total, Lower Nibble = Index</w:t>
      </w:r>
    </w:p>
    <w:p w14:paraId="4BB2128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w:t>
      </w:r>
      <w:proofErr w:type="spellStart"/>
      <w:r w:rsidRPr="008A45AC">
        <w:rPr>
          <w:rFonts w:ascii="David" w:eastAsia="Times New Roman" w:hAnsi="David" w:cs="David"/>
          <w:sz w:val="24"/>
          <w:szCs w:val="24"/>
          <w:lang w:val="en-US"/>
        </w:rPr>
        <w:t>fragInfo</w:t>
      </w:r>
      <w:proofErr w:type="spellEnd"/>
      <w:r w:rsidRPr="008A45AC">
        <w:rPr>
          <w:rFonts w:ascii="David" w:eastAsia="Times New Roman" w:hAnsi="David" w:cs="David"/>
          <w:sz w:val="24"/>
          <w:szCs w:val="24"/>
          <w:lang w:val="en-US"/>
        </w:rPr>
        <w:t xml:space="preserve"> = (</w:t>
      </w:r>
      <w:proofErr w:type="spellStart"/>
      <w:r w:rsidRPr="008A45AC">
        <w:rPr>
          <w:rFonts w:ascii="David" w:eastAsia="Times New Roman" w:hAnsi="David" w:cs="David"/>
          <w:sz w:val="24"/>
          <w:szCs w:val="24"/>
          <w:lang w:val="en-US"/>
        </w:rPr>
        <w:t>totalPackets</w:t>
      </w:r>
      <w:proofErr w:type="spellEnd"/>
      <w:r w:rsidRPr="008A45AC">
        <w:rPr>
          <w:rFonts w:ascii="David" w:eastAsia="Times New Roman" w:hAnsi="David" w:cs="David"/>
          <w:sz w:val="24"/>
          <w:szCs w:val="24"/>
          <w:lang w:val="en-US"/>
        </w:rPr>
        <w:t xml:space="preserve"> &lt;&lt; 4) | (</w:t>
      </w:r>
      <w:proofErr w:type="spellStart"/>
      <w:r w:rsidRPr="008A45AC">
        <w:rPr>
          <w:rFonts w:ascii="David" w:eastAsia="Times New Roman" w:hAnsi="David" w:cs="David"/>
          <w:sz w:val="24"/>
          <w:szCs w:val="24"/>
          <w:lang w:val="en-US"/>
        </w:rPr>
        <w:t>packetIndex</w:t>
      </w:r>
      <w:proofErr w:type="spellEnd"/>
      <w:r w:rsidRPr="008A45AC">
        <w:rPr>
          <w:rFonts w:ascii="David" w:eastAsia="Times New Roman" w:hAnsi="David" w:cs="David"/>
          <w:sz w:val="24"/>
          <w:szCs w:val="24"/>
          <w:lang w:val="en-US"/>
        </w:rPr>
        <w:t xml:space="preserve"> &amp; 0x0F)</w:t>
      </w:r>
    </w:p>
    <w:p w14:paraId="097E32D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fragInfo</w:t>
      </w:r>
      <w:proofErr w:type="spellEnd"/>
      <w:r w:rsidRPr="008A45AC">
        <w:rPr>
          <w:rFonts w:ascii="David" w:eastAsia="Times New Roman" w:hAnsi="David" w:cs="David"/>
          <w:sz w:val="24"/>
          <w:szCs w:val="24"/>
          <w:lang w:val="en-US"/>
        </w:rPr>
        <w:t>)</w:t>
      </w:r>
    </w:p>
    <w:p w14:paraId="4972365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Length (1 Byte)</w:t>
      </w:r>
    </w:p>
    <w:p w14:paraId="3D9C146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length = </w:t>
      </w:r>
      <w:proofErr w:type="spellStart"/>
      <w:r w:rsidRPr="008A45AC">
        <w:rPr>
          <w:rFonts w:ascii="David" w:eastAsia="Times New Roman" w:hAnsi="David" w:cs="David"/>
          <w:sz w:val="24"/>
          <w:szCs w:val="24"/>
          <w:lang w:val="en-US"/>
        </w:rPr>
        <w:t>userMessageString.length</w:t>
      </w:r>
      <w:proofErr w:type="spellEnd"/>
      <w:r w:rsidRPr="008A45AC">
        <w:rPr>
          <w:rFonts w:ascii="David" w:eastAsia="Times New Roman" w:hAnsi="David" w:cs="David"/>
          <w:sz w:val="24"/>
          <w:szCs w:val="24"/>
          <w:lang w:val="en-US"/>
        </w:rPr>
        <w:t>()</w:t>
      </w:r>
    </w:p>
    <w:p w14:paraId="27C6A67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(length)</w:t>
      </w:r>
    </w:p>
    <w:p w14:paraId="0AED7CFA"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Data &amp; Calculate Checksum</w:t>
      </w:r>
    </w:p>
    <w:p w14:paraId="4EA239EE" w14:textId="77777777" w:rsidR="00E30A60" w:rsidRPr="008A45AC" w:rsidRDefault="00CF4142"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E30A60" w:rsidRPr="008A45AC">
        <w:rPr>
          <w:rFonts w:ascii="David" w:eastAsia="Times New Roman" w:hAnsi="David" w:cs="David"/>
          <w:sz w:val="24"/>
          <w:szCs w:val="24"/>
          <w:lang w:val="en-US"/>
        </w:rPr>
        <w:t>// Initialize CRC-8 (Start value is typically 0x00 or 0xFF)</w:t>
      </w:r>
    </w:p>
    <w:p w14:paraId="3A2E14D7" w14:textId="02B47A1D"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Byte </w:t>
      </w:r>
      <w:proofErr w:type="spellStart"/>
      <w:r w:rsidRPr="008A45AC">
        <w:rPr>
          <w:rFonts w:ascii="David" w:eastAsia="Times New Roman" w:hAnsi="David" w:cs="David"/>
          <w:sz w:val="24"/>
          <w:szCs w:val="24"/>
          <w:lang w:val="en-US"/>
        </w:rPr>
        <w:t>crc</w:t>
      </w:r>
      <w:proofErr w:type="spellEnd"/>
      <w:r w:rsidRPr="008A45AC">
        <w:rPr>
          <w:rFonts w:ascii="David" w:eastAsia="Times New Roman" w:hAnsi="David" w:cs="David"/>
          <w:sz w:val="24"/>
          <w:szCs w:val="24"/>
          <w:lang w:val="en-US"/>
        </w:rPr>
        <w:t xml:space="preserve"> = 0x00 </w:t>
      </w:r>
    </w:p>
    <w:p w14:paraId="14E251D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FOR each char IN </w:t>
      </w:r>
      <w:proofErr w:type="spellStart"/>
      <w:r w:rsidRPr="008A45AC">
        <w:rPr>
          <w:rFonts w:ascii="David" w:eastAsia="Times New Roman" w:hAnsi="David" w:cs="David"/>
          <w:sz w:val="24"/>
          <w:szCs w:val="24"/>
          <w:lang w:val="en-US"/>
        </w:rPr>
        <w:t>userMessageString</w:t>
      </w:r>
      <w:proofErr w:type="spellEnd"/>
      <w:r w:rsidRPr="008A45AC">
        <w:rPr>
          <w:rFonts w:ascii="David" w:eastAsia="Times New Roman" w:hAnsi="David" w:cs="David"/>
          <w:sz w:val="24"/>
          <w:szCs w:val="24"/>
          <w:lang w:val="en-US"/>
        </w:rPr>
        <w:t>:</w:t>
      </w:r>
    </w:p>
    <w:p w14:paraId="4969DDB3"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(char)</w:t>
      </w:r>
    </w:p>
    <w:p w14:paraId="7D6AF1E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CRC using a standard polynomial algorithm</w:t>
      </w:r>
    </w:p>
    <w:p w14:paraId="0ACEBE2E"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crc</w:t>
      </w:r>
      <w:proofErr w:type="spellEnd"/>
      <w:r w:rsidRPr="008A45AC">
        <w:rPr>
          <w:rFonts w:ascii="David" w:eastAsia="Times New Roman" w:hAnsi="David" w:cs="David"/>
          <w:sz w:val="24"/>
          <w:szCs w:val="24"/>
          <w:lang w:val="en-US"/>
        </w:rPr>
        <w:t xml:space="preserve"> = ComputeCRC8(</w:t>
      </w:r>
      <w:proofErr w:type="spellStart"/>
      <w:r w:rsidRPr="008A45AC">
        <w:rPr>
          <w:rFonts w:ascii="David" w:eastAsia="Times New Roman" w:hAnsi="David" w:cs="David"/>
          <w:sz w:val="24"/>
          <w:szCs w:val="24"/>
          <w:lang w:val="en-US"/>
        </w:rPr>
        <w:t>crc</w:t>
      </w:r>
      <w:proofErr w:type="spellEnd"/>
      <w:r w:rsidRPr="008A45AC">
        <w:rPr>
          <w:rFonts w:ascii="David" w:eastAsia="Times New Roman" w:hAnsi="David" w:cs="David"/>
          <w:sz w:val="24"/>
          <w:szCs w:val="24"/>
          <w:lang w:val="en-US"/>
        </w:rPr>
        <w:t>, char)</w:t>
      </w:r>
    </w:p>
    <w:p w14:paraId="3862920D"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FOR</w:t>
      </w:r>
    </w:p>
    <w:p w14:paraId="3889BE10"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p>
    <w:p w14:paraId="174D2E47"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Add Checksum (Still 1 Byte for 8-bit CRC)</w:t>
      </w:r>
    </w:p>
    <w:p w14:paraId="4D95CF87" w14:textId="06F511B1" w:rsidR="00CF4142" w:rsidRPr="008A45AC" w:rsidRDefault="00E30A60" w:rsidP="00E30A60">
      <w:pPr>
        <w:shd w:val="clear" w:color="auto" w:fill="FFFFFF"/>
        <w:spacing w:after="120"/>
        <w:ind w:left="1083" w:right="580"/>
        <w:jc w:val="left"/>
        <w:rPr>
          <w:rFonts w:ascii="David" w:eastAsia="Times New Roman" w:hAnsi="David" w:cs="David"/>
          <w:sz w:val="24"/>
          <w:szCs w:val="24"/>
          <w:lang w:val="en-US"/>
        </w:rPr>
      </w:pP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w:t>
      </w:r>
      <w:proofErr w:type="spellStart"/>
      <w:proofErr w:type="gramStart"/>
      <w:r w:rsidRPr="008A45AC">
        <w:rPr>
          <w:rFonts w:ascii="David" w:eastAsia="Times New Roman" w:hAnsi="David" w:cs="David"/>
          <w:sz w:val="24"/>
          <w:szCs w:val="24"/>
          <w:lang w:val="en-US"/>
        </w:rPr>
        <w:t>crc</w:t>
      </w:r>
      <w:proofErr w:type="spellEnd"/>
      <w:r w:rsidRPr="008A45AC">
        <w:rPr>
          <w:rFonts w:ascii="David" w:eastAsia="Times New Roman" w:hAnsi="David" w:cs="David"/>
          <w:sz w:val="24"/>
          <w:szCs w:val="24"/>
          <w:lang w:val="en-US"/>
        </w:rPr>
        <w:t>)</w:t>
      </w:r>
      <w:r w:rsidR="00CF4142" w:rsidRPr="008A45AC">
        <w:rPr>
          <w:rFonts w:ascii="David" w:eastAsia="Times New Roman" w:hAnsi="David" w:cs="David"/>
          <w:sz w:val="24"/>
          <w:szCs w:val="24"/>
          <w:lang w:val="en-US"/>
        </w:rPr>
        <w:t xml:space="preserve">   </w:t>
      </w:r>
      <w:proofErr w:type="gramEnd"/>
      <w:r w:rsidR="00CF4142" w:rsidRPr="008A45AC">
        <w:rPr>
          <w:rFonts w:ascii="David" w:eastAsia="Times New Roman" w:hAnsi="David" w:cs="David"/>
          <w:sz w:val="24"/>
          <w:szCs w:val="24"/>
          <w:lang w:val="en-US"/>
        </w:rPr>
        <w:t xml:space="preserve"> // Serialization</w:t>
      </w:r>
    </w:p>
    <w:p w14:paraId="0747563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 the Byte List into a flat array of Bits</w:t>
      </w:r>
    </w:p>
    <w:p w14:paraId="56C2821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w:t>
      </w:r>
      <w:proofErr w:type="spellStart"/>
      <w:r w:rsidRPr="008A45AC">
        <w:rPr>
          <w:rFonts w:ascii="David" w:eastAsia="Times New Roman" w:hAnsi="David" w:cs="David"/>
          <w:sz w:val="24"/>
          <w:szCs w:val="24"/>
          <w:lang w:val="en-US"/>
        </w:rPr>
        <w:t>BitStream</w:t>
      </w:r>
      <w:proofErr w:type="spellEnd"/>
      <w:r w:rsidRPr="008A45AC">
        <w:rPr>
          <w:rFonts w:ascii="David" w:eastAsia="Times New Roman" w:hAnsi="David" w:cs="David"/>
          <w:sz w:val="24"/>
          <w:szCs w:val="24"/>
          <w:lang w:val="en-US"/>
        </w:rPr>
        <w:t xml:space="preserve"> bits = </w:t>
      </w:r>
      <w:proofErr w:type="spellStart"/>
      <w:r w:rsidRPr="008A45AC">
        <w:rPr>
          <w:rFonts w:ascii="David" w:eastAsia="Times New Roman" w:hAnsi="David" w:cs="David"/>
          <w:sz w:val="24"/>
          <w:szCs w:val="24"/>
          <w:lang w:val="en-US"/>
        </w:rPr>
        <w:t>ConvertBytesToBits</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frameBuffer</w:t>
      </w:r>
      <w:proofErr w:type="spellEnd"/>
      <w:r w:rsidRPr="008A45AC">
        <w:rPr>
          <w:rFonts w:ascii="David" w:eastAsia="Times New Roman" w:hAnsi="David" w:cs="David"/>
          <w:sz w:val="24"/>
          <w:szCs w:val="24"/>
          <w:lang w:val="en-US"/>
        </w:rPr>
        <w:t>)</w:t>
      </w:r>
    </w:p>
    <w:p w14:paraId="7F04D86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bits</w:t>
      </w:r>
    </w:p>
    <w:p w14:paraId="77F009B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835073E" w14:textId="6381D817" w:rsidR="00563544" w:rsidRPr="008A45AC" w:rsidRDefault="00563544"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//Helper Function</w:t>
      </w:r>
    </w:p>
    <w:p w14:paraId="0CD47A50"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ComputeCRC8(</w:t>
      </w:r>
      <w:proofErr w:type="spellStart"/>
      <w:r w:rsidRPr="008A45AC">
        <w:rPr>
          <w:rFonts w:ascii="David" w:eastAsia="Times New Roman" w:hAnsi="David" w:cs="David"/>
          <w:sz w:val="24"/>
          <w:szCs w:val="24"/>
          <w:lang w:val="en-US"/>
        </w:rPr>
        <w:t>currentCrc</w:t>
      </w:r>
      <w:proofErr w:type="spellEnd"/>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newByte</w:t>
      </w:r>
      <w:proofErr w:type="spellEnd"/>
      <w:r w:rsidRPr="008A45AC">
        <w:rPr>
          <w:rFonts w:ascii="David" w:eastAsia="Times New Roman" w:hAnsi="David" w:cs="David"/>
          <w:sz w:val="24"/>
          <w:szCs w:val="24"/>
          <w:lang w:val="en-US"/>
        </w:rPr>
        <w:t>):</w:t>
      </w:r>
    </w:p>
    <w:p w14:paraId="4E64F86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data = </w:t>
      </w:r>
      <w:proofErr w:type="spellStart"/>
      <w:r w:rsidRPr="008A45AC">
        <w:rPr>
          <w:rFonts w:ascii="David" w:eastAsia="Times New Roman" w:hAnsi="David" w:cs="David"/>
          <w:sz w:val="24"/>
          <w:szCs w:val="24"/>
          <w:lang w:val="en-US"/>
        </w:rPr>
        <w:t>currentCrc</w:t>
      </w:r>
      <w:proofErr w:type="spellEnd"/>
      <w:r w:rsidRPr="008A45AC">
        <w:rPr>
          <w:rFonts w:ascii="David" w:eastAsia="Times New Roman" w:hAnsi="David" w:cs="David"/>
          <w:sz w:val="24"/>
          <w:szCs w:val="24"/>
          <w:lang w:val="en-US"/>
        </w:rPr>
        <w:t xml:space="preserve"> XOR </w:t>
      </w:r>
      <w:proofErr w:type="spellStart"/>
      <w:r w:rsidRPr="008A45AC">
        <w:rPr>
          <w:rFonts w:ascii="David" w:eastAsia="Times New Roman" w:hAnsi="David" w:cs="David"/>
          <w:sz w:val="24"/>
          <w:szCs w:val="24"/>
          <w:lang w:val="en-US"/>
        </w:rPr>
        <w:t>newByte</w:t>
      </w:r>
      <w:proofErr w:type="spellEnd"/>
    </w:p>
    <w:p w14:paraId="129B2B44"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 xml:space="preserve"> = 0 TO 7:</w:t>
      </w:r>
    </w:p>
    <w:p w14:paraId="65D795F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((data AND 0x80</w:t>
      </w:r>
      <w:proofErr w:type="gramStart"/>
      <w:r w:rsidRPr="008A45AC">
        <w:rPr>
          <w:rFonts w:ascii="David" w:eastAsia="Times New Roman" w:hAnsi="David" w:cs="David"/>
          <w:sz w:val="24"/>
          <w:szCs w:val="24"/>
          <w:lang w:val="en-US"/>
        </w:rPr>
        <w:t>) !</w:t>
      </w:r>
      <w:proofErr w:type="gramEnd"/>
      <w:r w:rsidRPr="008A45AC">
        <w:rPr>
          <w:rFonts w:ascii="David" w:eastAsia="Times New Roman" w:hAnsi="David" w:cs="David"/>
          <w:sz w:val="24"/>
          <w:szCs w:val="24"/>
          <w:lang w:val="en-US"/>
        </w:rPr>
        <w:t>= 0) THEN</w:t>
      </w:r>
    </w:p>
    <w:p w14:paraId="1AA1CCED"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Polynomial 0x07 (Standard CRC-8)</w:t>
      </w:r>
    </w:p>
    <w:p w14:paraId="4C3F548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 XOR 0x07</w:t>
      </w:r>
    </w:p>
    <w:p w14:paraId="349B5E65"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78112DF"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w:t>
      </w:r>
    </w:p>
    <w:p w14:paraId="3DBDC81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B29E82"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4377ADE1"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data</w:t>
      </w:r>
    </w:p>
    <w:p w14:paraId="4EB29BC2" w14:textId="6156639B" w:rsidR="00CF4142"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350E444F" w14:textId="77777777" w:rsidR="00CF4142" w:rsidRPr="008A45AC" w:rsidRDefault="00CF4142" w:rsidP="000E783B">
      <w:pPr>
        <w:shd w:val="clear" w:color="auto" w:fill="FFFFFF"/>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 PHYSICAL MODULATION</w:t>
      </w:r>
    </w:p>
    <w:p w14:paraId="7F5F549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FUNCTION </w:t>
      </w:r>
      <w:proofErr w:type="spellStart"/>
      <w:r w:rsidRPr="008A45AC">
        <w:rPr>
          <w:rFonts w:ascii="David" w:eastAsia="Times New Roman" w:hAnsi="David" w:cs="David"/>
          <w:sz w:val="24"/>
          <w:szCs w:val="24"/>
          <w:lang w:val="en-US"/>
        </w:rPr>
        <w:t>TransmitSignal</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bitStream</w:t>
      </w:r>
      <w:proofErr w:type="spellEnd"/>
      <w:r w:rsidRPr="008A45AC">
        <w:rPr>
          <w:rFonts w:ascii="David" w:eastAsia="Times New Roman" w:hAnsi="David" w:cs="David"/>
          <w:sz w:val="24"/>
          <w:szCs w:val="24"/>
          <w:lang w:val="en-US"/>
        </w:rPr>
        <w:t>):</w:t>
      </w:r>
    </w:p>
    <w:p w14:paraId="073C8F5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Audio Hardware</w:t>
      </w:r>
    </w:p>
    <w:p w14:paraId="3954449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AudioTrack</w:t>
      </w:r>
      <w:proofErr w:type="spellEnd"/>
      <w:r w:rsidRPr="008A45AC">
        <w:rPr>
          <w:rFonts w:ascii="David" w:eastAsia="Times New Roman" w:hAnsi="David" w:cs="David"/>
          <w:sz w:val="24"/>
          <w:szCs w:val="24"/>
          <w:lang w:val="en-US"/>
        </w:rPr>
        <w:t xml:space="preserve"> track = </w:t>
      </w:r>
      <w:proofErr w:type="spellStart"/>
      <w:proofErr w:type="gramStart"/>
      <w:r w:rsidRPr="008A45AC">
        <w:rPr>
          <w:rFonts w:ascii="David" w:eastAsia="Times New Roman" w:hAnsi="David" w:cs="David"/>
          <w:sz w:val="24"/>
          <w:szCs w:val="24"/>
          <w:lang w:val="en-US"/>
        </w:rPr>
        <w:t>InitAudioTrack</w:t>
      </w:r>
      <w:proofErr w:type="spellEnd"/>
      <w:r w:rsidRPr="008A45AC">
        <w:rPr>
          <w:rFonts w:ascii="David" w:eastAsia="Times New Roman" w:hAnsi="David" w:cs="David"/>
          <w:sz w:val="24"/>
          <w:szCs w:val="24"/>
          <w:lang w:val="en-US"/>
        </w:rPr>
        <w:t>(</w:t>
      </w:r>
      <w:proofErr w:type="gramEnd"/>
      <w:r w:rsidRPr="008A45AC">
        <w:rPr>
          <w:rFonts w:ascii="David" w:eastAsia="Times New Roman" w:hAnsi="David" w:cs="David"/>
          <w:sz w:val="24"/>
          <w:szCs w:val="24"/>
          <w:lang w:val="en-US"/>
        </w:rPr>
        <w:t>SAMPLE_RATE, MODE_STREAM)</w:t>
      </w:r>
    </w:p>
    <w:p w14:paraId="70D826F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proofErr w:type="gramStart"/>
      <w:r w:rsidRPr="008A45AC">
        <w:rPr>
          <w:rFonts w:ascii="David" w:eastAsia="Times New Roman" w:hAnsi="David" w:cs="David"/>
          <w:sz w:val="24"/>
          <w:szCs w:val="24"/>
          <w:lang w:val="en-US"/>
        </w:rPr>
        <w:t>track.play</w:t>
      </w:r>
      <w:proofErr w:type="spellEnd"/>
      <w:proofErr w:type="gramEnd"/>
      <w:r w:rsidRPr="008A45AC">
        <w:rPr>
          <w:rFonts w:ascii="David" w:eastAsia="Times New Roman" w:hAnsi="David" w:cs="David"/>
          <w:sz w:val="24"/>
          <w:szCs w:val="24"/>
          <w:lang w:val="en-US"/>
        </w:rPr>
        <w:t>()</w:t>
      </w:r>
    </w:p>
    <w:p w14:paraId="2F5C21A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Double phase = 0.0 // Tracks phase to ensure continuity (FSK)</w:t>
      </w:r>
    </w:p>
    <w:p w14:paraId="7C8405F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INT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 xml:space="preserve"> = SAMPLES_PER_BIT * RAMP_PERCENT</w:t>
      </w:r>
    </w:p>
    <w:p w14:paraId="6FE5D00F"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Transmission Loop</w:t>
      </w:r>
    </w:p>
    <w:p w14:paraId="5E6BCF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each bit IN </w:t>
      </w:r>
      <w:proofErr w:type="spellStart"/>
      <w:r w:rsidRPr="008A45AC">
        <w:rPr>
          <w:rFonts w:ascii="David" w:eastAsia="Times New Roman" w:hAnsi="David" w:cs="David"/>
          <w:sz w:val="24"/>
          <w:szCs w:val="24"/>
          <w:lang w:val="en-US"/>
        </w:rPr>
        <w:t>bitStream</w:t>
      </w:r>
      <w:proofErr w:type="spellEnd"/>
      <w:r w:rsidRPr="008A45AC">
        <w:rPr>
          <w:rFonts w:ascii="David" w:eastAsia="Times New Roman" w:hAnsi="David" w:cs="David"/>
          <w:sz w:val="24"/>
          <w:szCs w:val="24"/>
          <w:lang w:val="en-US"/>
        </w:rPr>
        <w:t>:</w:t>
      </w:r>
    </w:p>
    <w:p w14:paraId="68F30C7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Frequency Selection</w:t>
      </w:r>
    </w:p>
    <w:p w14:paraId="4F3172B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b/>
        <w:t xml:space="preserve">    IF (bit == 0) THEN</w:t>
      </w:r>
    </w:p>
    <w:p w14:paraId="370BAA2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targetFreq</w:t>
      </w:r>
      <w:proofErr w:type="spellEnd"/>
      <w:r w:rsidRPr="008A45AC">
        <w:rPr>
          <w:rFonts w:ascii="David" w:eastAsia="Times New Roman" w:hAnsi="David" w:cs="David"/>
          <w:sz w:val="24"/>
          <w:szCs w:val="24"/>
          <w:lang w:val="en-US"/>
        </w:rPr>
        <w:t xml:space="preserve"> = FREQ_LOGIC_</w:t>
      </w:r>
      <w:proofErr w:type="gramStart"/>
      <w:r w:rsidRPr="008A45AC">
        <w:rPr>
          <w:rFonts w:ascii="David" w:eastAsia="Times New Roman" w:hAnsi="David" w:cs="David"/>
          <w:sz w:val="24"/>
          <w:szCs w:val="24"/>
          <w:lang w:val="en-US"/>
        </w:rPr>
        <w:t>0  /</w:t>
      </w:r>
      <w:proofErr w:type="gramEnd"/>
      <w:r w:rsidRPr="008A45AC">
        <w:rPr>
          <w:rFonts w:ascii="David" w:eastAsia="Times New Roman" w:hAnsi="David" w:cs="David"/>
          <w:sz w:val="24"/>
          <w:szCs w:val="24"/>
          <w:lang w:val="en-US"/>
        </w:rPr>
        <w:t>/ 18 kHz</w:t>
      </w:r>
    </w:p>
    <w:p w14:paraId="558A9C4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19A96B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targetFreq</w:t>
      </w:r>
      <w:proofErr w:type="spellEnd"/>
      <w:r w:rsidRPr="008A45AC">
        <w:rPr>
          <w:rFonts w:ascii="David" w:eastAsia="Times New Roman" w:hAnsi="David" w:cs="David"/>
          <w:sz w:val="24"/>
          <w:szCs w:val="24"/>
          <w:lang w:val="en-US"/>
        </w:rPr>
        <w:t xml:space="preserve"> = FREQ_LOGIC_</w:t>
      </w:r>
      <w:proofErr w:type="gramStart"/>
      <w:r w:rsidRPr="008A45AC">
        <w:rPr>
          <w:rFonts w:ascii="David" w:eastAsia="Times New Roman" w:hAnsi="David" w:cs="David"/>
          <w:sz w:val="24"/>
          <w:szCs w:val="24"/>
          <w:lang w:val="en-US"/>
        </w:rPr>
        <w:t>1  /</w:t>
      </w:r>
      <w:proofErr w:type="gramEnd"/>
      <w:r w:rsidRPr="008A45AC">
        <w:rPr>
          <w:rFonts w:ascii="David" w:eastAsia="Times New Roman" w:hAnsi="David" w:cs="David"/>
          <w:sz w:val="24"/>
          <w:szCs w:val="24"/>
          <w:lang w:val="en-US"/>
        </w:rPr>
        <w:t>/ 20 kHz</w:t>
      </w:r>
    </w:p>
    <w:p w14:paraId="6295413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2F417E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Sample Generation</w:t>
      </w:r>
    </w:p>
    <w:p w14:paraId="3944C2F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Float </w:t>
      </w:r>
      <w:proofErr w:type="gramStart"/>
      <w:r w:rsidRPr="008A45AC">
        <w:rPr>
          <w:rFonts w:ascii="David" w:eastAsia="Times New Roman" w:hAnsi="David" w:cs="David"/>
          <w:sz w:val="24"/>
          <w:szCs w:val="24"/>
          <w:lang w:val="en-US"/>
        </w:rPr>
        <w:t>buffer[</w:t>
      </w:r>
      <w:proofErr w:type="gramEnd"/>
      <w:r w:rsidRPr="008A45AC">
        <w:rPr>
          <w:rFonts w:ascii="David" w:eastAsia="Times New Roman" w:hAnsi="David" w:cs="David"/>
          <w:sz w:val="24"/>
          <w:szCs w:val="24"/>
          <w:lang w:val="en-US"/>
        </w:rPr>
        <w:t>SAMPLES_PER_BIT]</w:t>
      </w:r>
    </w:p>
    <w:p w14:paraId="1DF9633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j = 0 TO SAMPLES_PER_BIT - 1:</w:t>
      </w:r>
    </w:p>
    <w:p w14:paraId="035FFFC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 Calculate angle based on previous phase</w:t>
      </w:r>
    </w:p>
    <w:p w14:paraId="14E399F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angle = 2 * PI * </w:t>
      </w:r>
      <w:proofErr w:type="spellStart"/>
      <w:r w:rsidRPr="008A45AC">
        <w:rPr>
          <w:rFonts w:ascii="David" w:eastAsia="Times New Roman" w:hAnsi="David" w:cs="David"/>
          <w:sz w:val="24"/>
          <w:szCs w:val="24"/>
          <w:lang w:val="en-US"/>
        </w:rPr>
        <w:t>targetFreq</w:t>
      </w:r>
      <w:proofErr w:type="spellEnd"/>
      <w:r w:rsidRPr="008A45AC">
        <w:rPr>
          <w:rFonts w:ascii="David" w:eastAsia="Times New Roman" w:hAnsi="David" w:cs="David"/>
          <w:sz w:val="24"/>
          <w:szCs w:val="24"/>
          <w:lang w:val="en-US"/>
        </w:rPr>
        <w:t xml:space="preserve"> * (j / SAMPLE_RATE)</w:t>
      </w:r>
    </w:p>
    <w:p w14:paraId="7A9615B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w:t>
      </w:r>
      <w:proofErr w:type="gramStart"/>
      <w:r w:rsidRPr="008A45AC">
        <w:rPr>
          <w:rFonts w:ascii="David" w:eastAsia="Times New Roman" w:hAnsi="David" w:cs="David"/>
          <w:sz w:val="24"/>
          <w:szCs w:val="24"/>
          <w:lang w:val="en-US"/>
        </w:rPr>
        <w:t>sin(</w:t>
      </w:r>
      <w:proofErr w:type="gramEnd"/>
      <w:r w:rsidRPr="008A45AC">
        <w:rPr>
          <w:rFonts w:ascii="David" w:eastAsia="Times New Roman" w:hAnsi="David" w:cs="David"/>
          <w:sz w:val="24"/>
          <w:szCs w:val="24"/>
          <w:lang w:val="en-US"/>
        </w:rPr>
        <w:t>angle + phase)</w:t>
      </w:r>
    </w:p>
    <w:p w14:paraId="6ACC9CF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Amplitude Ramping</w:t>
      </w:r>
    </w:p>
    <w:p w14:paraId="46ADCD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(j &lt;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w:t>
      </w:r>
    </w:p>
    <w:p w14:paraId="14A03D2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(j /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w:t>
      </w:r>
    </w:p>
    <w:p w14:paraId="6257857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 IF (j &gt; SAMPLES_PER_BIT -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w:t>
      </w:r>
    </w:p>
    <w:p w14:paraId="52A8272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reversedIndex</w:t>
      </w:r>
      <w:proofErr w:type="spellEnd"/>
      <w:r w:rsidRPr="008A45AC">
        <w:rPr>
          <w:rFonts w:ascii="David" w:eastAsia="Times New Roman" w:hAnsi="David" w:cs="David"/>
          <w:sz w:val="24"/>
          <w:szCs w:val="24"/>
          <w:lang w:val="en-US"/>
        </w:rPr>
        <w:t xml:space="preserve"> = SAMPLES_PER_BIT - j</w:t>
      </w:r>
    </w:p>
    <w:p w14:paraId="17F400B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w:t>
      </w:r>
      <w:proofErr w:type="spellStart"/>
      <w:r w:rsidRPr="008A45AC">
        <w:rPr>
          <w:rFonts w:ascii="David" w:eastAsia="Times New Roman" w:hAnsi="David" w:cs="David"/>
          <w:sz w:val="24"/>
          <w:szCs w:val="24"/>
          <w:lang w:val="en-US"/>
        </w:rPr>
        <w:t>reversedIndex</w:t>
      </w:r>
      <w:proofErr w:type="spellEnd"/>
      <w:r w:rsidRPr="008A45AC">
        <w:rPr>
          <w:rFonts w:ascii="David" w:eastAsia="Times New Roman" w:hAnsi="David" w:cs="David"/>
          <w:sz w:val="24"/>
          <w:szCs w:val="24"/>
          <w:lang w:val="en-US"/>
        </w:rPr>
        <w:t xml:space="preserve"> /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w:t>
      </w:r>
    </w:p>
    <w:p w14:paraId="06CBCFF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53F4D5C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buffer[j] = sample</w:t>
      </w:r>
    </w:p>
    <w:p w14:paraId="72BAC20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1B1AAD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Phase</w:t>
      </w:r>
    </w:p>
    <w:p w14:paraId="17F37AA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phase = phase + (2 * PI * </w:t>
      </w:r>
      <w:proofErr w:type="spellStart"/>
      <w:r w:rsidRPr="008A45AC">
        <w:rPr>
          <w:rFonts w:ascii="David" w:eastAsia="Times New Roman" w:hAnsi="David" w:cs="David"/>
          <w:sz w:val="24"/>
          <w:szCs w:val="24"/>
          <w:lang w:val="en-US"/>
        </w:rPr>
        <w:t>targetFreq</w:t>
      </w:r>
      <w:proofErr w:type="spellEnd"/>
      <w:r w:rsidRPr="008A45AC">
        <w:rPr>
          <w:rFonts w:ascii="David" w:eastAsia="Times New Roman" w:hAnsi="David" w:cs="David"/>
          <w:sz w:val="24"/>
          <w:szCs w:val="24"/>
          <w:lang w:val="en-US"/>
        </w:rPr>
        <w:t xml:space="preserve"> * BIT_DURATION)</w:t>
      </w:r>
    </w:p>
    <w:p w14:paraId="72B456B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Write to Hardware</w:t>
      </w:r>
    </w:p>
    <w:p w14:paraId="0B70A93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proofErr w:type="gramStart"/>
      <w:r w:rsidRPr="008A45AC">
        <w:rPr>
          <w:rFonts w:ascii="David" w:eastAsia="Times New Roman" w:hAnsi="David" w:cs="David"/>
          <w:sz w:val="24"/>
          <w:szCs w:val="24"/>
          <w:lang w:val="en-US"/>
        </w:rPr>
        <w:t>track.write</w:t>
      </w:r>
      <w:proofErr w:type="spellEnd"/>
      <w:proofErr w:type="gramEnd"/>
      <w:r w:rsidRPr="008A45AC">
        <w:rPr>
          <w:rFonts w:ascii="David" w:eastAsia="Times New Roman" w:hAnsi="David" w:cs="David"/>
          <w:sz w:val="24"/>
          <w:szCs w:val="24"/>
          <w:lang w:val="en-US"/>
        </w:rPr>
        <w:t xml:space="preserve">(buffer, SAMPLES_PER_BIT)  </w:t>
      </w:r>
    </w:p>
    <w:p w14:paraId="7C1875E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5170E1D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Cleanup</w:t>
      </w:r>
    </w:p>
    <w:p w14:paraId="729589F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proofErr w:type="gramStart"/>
      <w:r w:rsidRPr="008A45AC">
        <w:rPr>
          <w:rFonts w:ascii="David" w:eastAsia="Times New Roman" w:hAnsi="David" w:cs="David"/>
          <w:sz w:val="24"/>
          <w:szCs w:val="24"/>
          <w:lang w:val="en-US"/>
        </w:rPr>
        <w:t>track.stop</w:t>
      </w:r>
      <w:proofErr w:type="spellEnd"/>
      <w:proofErr w:type="gramEnd"/>
      <w:r w:rsidRPr="008A45AC">
        <w:rPr>
          <w:rFonts w:ascii="David" w:eastAsia="Times New Roman" w:hAnsi="David" w:cs="David"/>
          <w:sz w:val="24"/>
          <w:szCs w:val="24"/>
          <w:lang w:val="en-US"/>
        </w:rPr>
        <w:t>()</w:t>
      </w:r>
    </w:p>
    <w:p w14:paraId="6DDAA8C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proofErr w:type="gramStart"/>
      <w:r w:rsidRPr="008A45AC">
        <w:rPr>
          <w:rFonts w:ascii="David" w:eastAsia="Times New Roman" w:hAnsi="David" w:cs="David"/>
          <w:sz w:val="24"/>
          <w:szCs w:val="24"/>
          <w:lang w:val="en-US"/>
        </w:rPr>
        <w:t>track.release</w:t>
      </w:r>
      <w:proofErr w:type="spellEnd"/>
      <w:proofErr w:type="gramEnd"/>
      <w:r w:rsidRPr="008A45AC">
        <w:rPr>
          <w:rFonts w:ascii="David" w:eastAsia="Times New Roman" w:hAnsi="David" w:cs="David"/>
          <w:sz w:val="24"/>
          <w:szCs w:val="24"/>
          <w:lang w:val="en-US"/>
        </w:rPr>
        <w:t>()</w:t>
      </w:r>
    </w:p>
    <w:p w14:paraId="788A22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64C103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0F182D03"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4. MAIN EXECUTION </w:t>
      </w:r>
    </w:p>
    <w:p w14:paraId="2D8383B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FUNCTION </w:t>
      </w:r>
      <w:proofErr w:type="spellStart"/>
      <w:r w:rsidRPr="008A45AC">
        <w:rPr>
          <w:rFonts w:ascii="David" w:eastAsia="Times New Roman" w:hAnsi="David" w:cs="David"/>
          <w:sz w:val="24"/>
          <w:szCs w:val="24"/>
          <w:lang w:val="en-US"/>
        </w:rPr>
        <w:t>MainTransmit</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textInput</w:t>
      </w:r>
      <w:proofErr w:type="spellEnd"/>
      <w:r w:rsidRPr="008A45AC">
        <w:rPr>
          <w:rFonts w:ascii="David" w:eastAsia="Times New Roman" w:hAnsi="David" w:cs="David"/>
          <w:sz w:val="24"/>
          <w:szCs w:val="24"/>
          <w:lang w:val="en-US"/>
        </w:rPr>
        <w:t>):</w:t>
      </w:r>
    </w:p>
    <w:p w14:paraId="295FC83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Serialize Data</w:t>
      </w:r>
    </w:p>
    <w:p w14:paraId="5A9182B5"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BitStream</w:t>
      </w:r>
      <w:proofErr w:type="spellEnd"/>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readyBits</w:t>
      </w:r>
      <w:proofErr w:type="spellEnd"/>
      <w:r w:rsidRPr="008A45AC">
        <w:rPr>
          <w:rFonts w:ascii="David" w:eastAsia="Times New Roman" w:hAnsi="David" w:cs="David"/>
          <w:sz w:val="24"/>
          <w:szCs w:val="24"/>
          <w:lang w:val="en-US"/>
        </w:rPr>
        <w:t xml:space="preserve"> = </w:t>
      </w:r>
      <w:proofErr w:type="spellStart"/>
      <w:proofErr w:type="gramStart"/>
      <w:r w:rsidRPr="008A45AC">
        <w:rPr>
          <w:rFonts w:ascii="David" w:eastAsia="Times New Roman" w:hAnsi="David" w:cs="David"/>
          <w:sz w:val="24"/>
          <w:szCs w:val="24"/>
          <w:lang w:val="en-US"/>
        </w:rPr>
        <w:t>ConstructPacket</w:t>
      </w:r>
      <w:proofErr w:type="spellEnd"/>
      <w:r w:rsidRPr="008A45AC">
        <w:rPr>
          <w:rFonts w:ascii="David" w:eastAsia="Times New Roman" w:hAnsi="David" w:cs="David"/>
          <w:sz w:val="24"/>
          <w:szCs w:val="24"/>
          <w:lang w:val="en-US"/>
        </w:rPr>
        <w:t>(</w:t>
      </w:r>
      <w:proofErr w:type="spellStart"/>
      <w:proofErr w:type="gramEnd"/>
      <w:r w:rsidRPr="008A45AC">
        <w:rPr>
          <w:rFonts w:ascii="David" w:eastAsia="Times New Roman" w:hAnsi="David" w:cs="David"/>
          <w:sz w:val="24"/>
          <w:szCs w:val="24"/>
          <w:lang w:val="en-US"/>
        </w:rPr>
        <w:t>textInput</w:t>
      </w:r>
      <w:proofErr w:type="spellEnd"/>
      <w:r w:rsidRPr="008A45AC">
        <w:rPr>
          <w:rFonts w:ascii="David" w:eastAsia="Times New Roman" w:hAnsi="David" w:cs="David"/>
          <w:sz w:val="24"/>
          <w:szCs w:val="24"/>
          <w:lang w:val="en-US"/>
        </w:rPr>
        <w:t>, 0, 1)</w:t>
      </w:r>
    </w:p>
    <w:p w14:paraId="1B503C9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Transmit Audio</w:t>
      </w:r>
    </w:p>
    <w:p w14:paraId="7031105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TransmitSignal</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readyBits</w:t>
      </w:r>
      <w:proofErr w:type="spellEnd"/>
      <w:r w:rsidRPr="008A45AC">
        <w:rPr>
          <w:rFonts w:ascii="David" w:eastAsia="Times New Roman" w:hAnsi="David" w:cs="David"/>
          <w:sz w:val="24"/>
          <w:szCs w:val="24"/>
          <w:lang w:val="en-US"/>
        </w:rPr>
        <w:t>)</w:t>
      </w:r>
    </w:p>
    <w:p w14:paraId="254DEA1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17D28CA0" w14:textId="391A95FA"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p>
    <w:p w14:paraId="036982F0" w14:textId="07166D99" w:rsidR="000562F9" w:rsidRPr="008A45AC" w:rsidRDefault="000562F9" w:rsidP="000E783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3.2.3. Receiver Implementation</w:t>
      </w:r>
      <w:r w:rsidR="001C719D" w:rsidRPr="008A45AC">
        <w:rPr>
          <w:rFonts w:ascii="David" w:eastAsia="Times New Roman" w:hAnsi="David" w:cs="David"/>
          <w:b/>
          <w:bCs/>
          <w:sz w:val="24"/>
          <w:szCs w:val="24"/>
          <w:lang w:val="en-US"/>
        </w:rPr>
        <w:t>:</w:t>
      </w:r>
    </w:p>
    <w:p w14:paraId="01D0D622"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reception process uses the Android API's ‘</w:t>
      </w:r>
      <w:proofErr w:type="spellStart"/>
      <w:r w:rsidRPr="008A45AC">
        <w:rPr>
          <w:rFonts w:ascii="David" w:eastAsia="Times New Roman" w:hAnsi="David" w:cs="David"/>
          <w:sz w:val="24"/>
          <w:szCs w:val="24"/>
          <w:lang w:val="en-US"/>
        </w:rPr>
        <w:t>AudioRecord</w:t>
      </w:r>
      <w:proofErr w:type="spellEnd"/>
      <w:r w:rsidRPr="008A45AC">
        <w:rPr>
          <w:rFonts w:ascii="David" w:eastAsia="Times New Roman" w:hAnsi="David" w:cs="David"/>
          <w:sz w:val="24"/>
          <w:szCs w:val="24"/>
          <w:lang w:val="en-US"/>
        </w:rPr>
        <w:t>’ or IOS API's ‘</w:t>
      </w:r>
      <w:proofErr w:type="spellStart"/>
      <w:r w:rsidRPr="008A45AC">
        <w:rPr>
          <w:rFonts w:ascii="David" w:eastAsia="Times New Roman" w:hAnsi="David" w:cs="David"/>
          <w:sz w:val="24"/>
          <w:szCs w:val="24"/>
          <w:lang w:val="en-US"/>
        </w:rPr>
        <w:t>AVAudioRecorder</w:t>
      </w:r>
      <w:proofErr w:type="spellEnd"/>
      <w:r w:rsidRPr="008A45AC">
        <w:rPr>
          <w:rFonts w:ascii="David" w:eastAsia="Times New Roman" w:hAnsi="David" w:cs="David"/>
          <w:sz w:val="24"/>
          <w:szCs w:val="24"/>
          <w:lang w:val="en-US"/>
        </w:rPr>
        <w:t>’.</w:t>
      </w:r>
    </w:p>
    <w:p w14:paraId="43B37885" w14:textId="176D4D58"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Recording</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device </w:t>
      </w:r>
      <w:r w:rsidR="00EA459D" w:rsidRPr="008A45AC">
        <w:rPr>
          <w:rFonts w:ascii="David" w:eastAsia="Times New Roman" w:hAnsi="David" w:cs="David"/>
          <w:sz w:val="24"/>
          <w:szCs w:val="24"/>
          <w:lang w:val="en-US"/>
        </w:rPr>
        <w:t>listens to</w:t>
      </w:r>
      <w:r w:rsidRPr="008A45AC">
        <w:rPr>
          <w:rFonts w:ascii="David" w:eastAsia="Times New Roman" w:hAnsi="David" w:cs="David"/>
          <w:sz w:val="24"/>
          <w:szCs w:val="24"/>
          <w:lang w:val="en-US"/>
        </w:rPr>
        <w:t xml:space="preserve"> and records audio from the input hardware.</w:t>
      </w:r>
    </w:p>
    <w:p w14:paraId="57235990" w14:textId="5CD06A5C"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2</w:t>
      </w:r>
      <w:r w:rsidR="00EA459D" w:rsidRPr="008A45AC">
        <w:rPr>
          <w:rFonts w:ascii="David" w:eastAsia="Times New Roman" w:hAnsi="David" w:cs="David"/>
          <w:b/>
          <w:bCs/>
          <w:sz w:val="24"/>
          <w:szCs w:val="24"/>
          <w:lang w:val="en-US"/>
        </w:rPr>
        <w:t>. Decoding</w:t>
      </w:r>
      <w:r w:rsidRPr="008A45AC">
        <w:rPr>
          <w:rFonts w:ascii="David" w:eastAsia="Times New Roman" w:hAnsi="David" w:cs="David"/>
          <w:b/>
          <w:bCs/>
          <w:sz w:val="24"/>
          <w:szCs w:val="24"/>
          <w:lang w:val="en-US"/>
        </w:rPr>
        <w:t xml:space="preserve"> and Conversion:</w:t>
      </w:r>
      <w:r w:rsidRPr="008A45AC">
        <w:rPr>
          <w:rFonts w:ascii="David" w:eastAsia="Times New Roman" w:hAnsi="David" w:cs="David"/>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3.  Error Check:</w:t>
      </w:r>
      <w:r w:rsidRPr="008A45AC">
        <w:rPr>
          <w:rFonts w:ascii="David" w:eastAsia="Times New Roman" w:hAnsi="David" w:cs="David"/>
          <w:sz w:val="24"/>
          <w:szCs w:val="24"/>
          <w:lang w:val="en-US"/>
        </w:rPr>
        <w:t xml:space="preserve"> Once the binary message is decoded, the receiver verifies the frame structure (start/separation flags) and the Checksum.</w:t>
      </w:r>
    </w:p>
    <w:p w14:paraId="7FAEA632" w14:textId="4891C93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Error</w:t>
      </w:r>
      <w:r w:rsidRPr="008A45AC">
        <w:rPr>
          <w:rFonts w:ascii="David" w:eastAsia="Times New Roman" w:hAnsi="David" w:cs="David"/>
          <w:b/>
          <w:bCs/>
          <w:sz w:val="24"/>
          <w:szCs w:val="24"/>
          <w:lang w:val="en-US"/>
        </w:rPr>
        <w:t xml:space="preserve"> Signal:</w:t>
      </w:r>
      <w:r w:rsidRPr="008A45AC">
        <w:rPr>
          <w:rFonts w:ascii="David" w:eastAsia="Times New Roman" w:hAnsi="David" w:cs="David"/>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Local</w:t>
      </w:r>
      <w:r w:rsidRPr="008A45AC">
        <w:rPr>
          <w:rFonts w:ascii="David" w:eastAsia="Times New Roman" w:hAnsi="David" w:cs="David"/>
          <w:b/>
          <w:bCs/>
          <w:sz w:val="24"/>
          <w:szCs w:val="24"/>
          <w:lang w:val="en-US"/>
        </w:rPr>
        <w:t xml:space="preserve"> Storage:</w:t>
      </w:r>
      <w:r w:rsidRPr="008A45AC">
        <w:rPr>
          <w:rFonts w:ascii="David" w:eastAsia="Times New Roman" w:hAnsi="David" w:cs="David"/>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25185061" w:rsidR="00CF4142" w:rsidRPr="008A45AC" w:rsidRDefault="00CF4142" w:rsidP="000E783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w:t>
      </w:r>
      <w:r w:rsidR="00217392" w:rsidRPr="008A45AC">
        <w:rPr>
          <w:rFonts w:ascii="David" w:eastAsia="Times New Roman" w:hAnsi="David" w:cs="David"/>
          <w:b/>
          <w:bCs/>
          <w:sz w:val="24"/>
          <w:szCs w:val="24"/>
          <w:lang w:val="en-US"/>
        </w:rPr>
        <w:t>4</w:t>
      </w:r>
      <w:r w:rsidRPr="008A45AC">
        <w:rPr>
          <w:rFonts w:ascii="David" w:eastAsia="Times New Roman" w:hAnsi="David" w:cs="David"/>
          <w:b/>
          <w:bCs/>
          <w:sz w:val="24"/>
          <w:szCs w:val="24"/>
          <w:lang w:val="en-US"/>
        </w:rPr>
        <w:t xml:space="preserve"> Pseudo </w:t>
      </w:r>
      <w:r w:rsidR="00E24B12" w:rsidRPr="008A45AC">
        <w:rPr>
          <w:rFonts w:ascii="David" w:eastAsia="Times New Roman" w:hAnsi="David" w:cs="David"/>
          <w:b/>
          <w:bCs/>
          <w:sz w:val="24"/>
          <w:szCs w:val="24"/>
          <w:lang w:val="en-US"/>
        </w:rPr>
        <w:t xml:space="preserve">Code </w:t>
      </w:r>
      <w:proofErr w:type="gramStart"/>
      <w:r w:rsidR="00E24B12" w:rsidRPr="008A45AC">
        <w:rPr>
          <w:rFonts w:ascii="David" w:eastAsia="Times New Roman" w:hAnsi="David" w:cs="David"/>
          <w:b/>
          <w:bCs/>
          <w:sz w:val="24"/>
          <w:szCs w:val="24"/>
          <w:lang w:val="en-US"/>
        </w:rPr>
        <w:t>And</w:t>
      </w:r>
      <w:proofErr w:type="gramEnd"/>
      <w:r w:rsidR="00E24B12" w:rsidRPr="008A45AC">
        <w:rPr>
          <w:rFonts w:ascii="David" w:eastAsia="Times New Roman" w:hAnsi="David" w:cs="David"/>
          <w:b/>
          <w:bCs/>
          <w:sz w:val="24"/>
          <w:szCs w:val="24"/>
          <w:lang w:val="en-US"/>
        </w:rPr>
        <w:t xml:space="preserve"> Algorithms</w:t>
      </w:r>
      <w:r w:rsidRPr="008A45AC">
        <w:rPr>
          <w:rFonts w:ascii="David" w:eastAsia="Times New Roman" w:hAnsi="David" w:cs="David"/>
          <w:b/>
          <w:bCs/>
          <w:sz w:val="24"/>
          <w:szCs w:val="24"/>
          <w:lang w:val="en-US"/>
        </w:rPr>
        <w:t>:</w:t>
      </w:r>
    </w:p>
    <w:p w14:paraId="56E21C8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To demodulate the FSK signal, the system requires an efficient method to analyze frequency components within the received signal buffer. Two primary algorithms were evaluated:</w:t>
      </w:r>
    </w:p>
    <w:p w14:paraId="3B6C9C0A" w14:textId="4CB1BEB9"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Fast Fourier Transform - FFT (Spectral Analysis)</w:t>
      </w:r>
      <w:r w:rsidR="001C719D" w:rsidRPr="008A45AC">
        <w:rPr>
          <w:rFonts w:ascii="David" w:eastAsia="Times New Roman" w:hAnsi="David" w:cs="David"/>
          <w:b/>
          <w:bCs/>
          <w:sz w:val="24"/>
          <w:szCs w:val="24"/>
          <w:lang w:val="en-US"/>
        </w:rPr>
        <w:t>:</w:t>
      </w:r>
    </w:p>
    <w:p w14:paraId="50AB0C4A"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 xml:space="preserve">FFT provides a complete frequency spectrum analysis of the signal </w:t>
      </w:r>
      <w:proofErr w:type="gramStart"/>
      <w:r w:rsidRPr="008A45AC">
        <w:rPr>
          <w:rFonts w:ascii="David" w:eastAsia="Times New Roman" w:hAnsi="David" w:cs="David"/>
          <w:sz w:val="24"/>
          <w:szCs w:val="24"/>
          <w:lang w:val="en-US"/>
        </w:rPr>
        <w:t>O(</w:t>
      </w:r>
      <w:proofErr w:type="gramEnd"/>
      <w:r w:rsidRPr="008A45AC">
        <w:rPr>
          <w:rFonts w:ascii="David" w:eastAsia="Times New Roman" w:hAnsi="David" w:cs="David"/>
          <w:sz w:val="24"/>
          <w:szCs w:val="24"/>
          <w:lang w:val="en-US"/>
        </w:rPr>
        <w:t xml:space="preserve">N*log N). </w:t>
      </w:r>
    </w:p>
    <w:p w14:paraId="4D0358DC" w14:textId="52671486"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The </w:t>
      </w:r>
      <w:proofErr w:type="spellStart"/>
      <w:r w:rsidRPr="008A45AC">
        <w:rPr>
          <w:rFonts w:ascii="David" w:eastAsia="Times New Roman" w:hAnsi="David" w:cs="David"/>
          <w:b/>
          <w:bCs/>
          <w:sz w:val="24"/>
          <w:szCs w:val="24"/>
          <w:lang w:val="en-US"/>
        </w:rPr>
        <w:t>Goertzel</w:t>
      </w:r>
      <w:proofErr w:type="spellEnd"/>
      <w:r w:rsidRPr="008A45AC">
        <w:rPr>
          <w:rFonts w:ascii="David" w:eastAsia="Times New Roman" w:hAnsi="David" w:cs="David"/>
          <w:b/>
          <w:bCs/>
          <w:sz w:val="24"/>
          <w:szCs w:val="24"/>
          <w:lang w:val="en-US"/>
        </w:rPr>
        <w:t xml:space="preserve"> Algorithm (Targeted Detection)</w:t>
      </w:r>
      <w:r w:rsidR="001C719D" w:rsidRPr="008A45AC">
        <w:rPr>
          <w:rFonts w:ascii="David" w:eastAsia="Times New Roman" w:hAnsi="David" w:cs="David"/>
          <w:b/>
          <w:bCs/>
          <w:sz w:val="24"/>
          <w:szCs w:val="24"/>
          <w:lang w:val="en-US"/>
        </w:rPr>
        <w:t>:</w:t>
      </w:r>
    </w:p>
    <w:p w14:paraId="1474D1EE"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8A45AC" w:rsidRDefault="00CF4142" w:rsidP="00C2147A">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Adaptive Strategy:</w:t>
      </w:r>
      <w:r w:rsidR="00C2147A"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The primary implementation utilizes the FFT Algorithm due to its very well known, proven to be fast and reliable in the DSP world.</w:t>
      </w:r>
      <w:r w:rsidR="005C2583"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 xml:space="preserve">However, the system architecture retains the flexibility to switch to </w:t>
      </w:r>
      <w:proofErr w:type="spellStart"/>
      <w:r w:rsidRPr="008A45AC">
        <w:rPr>
          <w:rFonts w:ascii="David" w:eastAsia="Times New Roman" w:hAnsi="David" w:cs="David"/>
          <w:sz w:val="24"/>
          <w:szCs w:val="24"/>
          <w:lang w:val="en-US"/>
        </w:rPr>
        <w:t>Goertzel</w:t>
      </w:r>
      <w:proofErr w:type="spellEnd"/>
      <w:r w:rsidRPr="008A45AC">
        <w:rPr>
          <w:rFonts w:ascii="David" w:eastAsia="Times New Roman" w:hAnsi="David" w:cs="David"/>
          <w:sz w:val="24"/>
          <w:szCs w:val="24"/>
          <w:lang w:val="en-US"/>
        </w:rPr>
        <w:t>, During the testing phase, empirical benchmarks will be conducted to verify that the 2kHz bandwidth separation (Guard Band) between Logical '0' (18kHz) and Logical '1' (20kHz) is sufficient for reliable detection over the acoustic channel.</w:t>
      </w:r>
    </w:p>
    <w:p w14:paraId="4093EE6E" w14:textId="3F3F0932"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SYSTEM CONSTANTS &amp; CONFIGURATION</w:t>
      </w:r>
      <w:r w:rsidR="001C719D" w:rsidRPr="008A45AC">
        <w:rPr>
          <w:rFonts w:ascii="David" w:eastAsia="Times New Roman" w:hAnsi="David" w:cs="David"/>
          <w:b/>
          <w:bCs/>
          <w:sz w:val="24"/>
          <w:szCs w:val="24"/>
          <w:lang w:val="en-US"/>
        </w:rPr>
        <w:t>:</w:t>
      </w:r>
    </w:p>
    <w:p w14:paraId="062EBBC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r w:rsidRPr="008A45AC">
        <w:rPr>
          <w:rFonts w:ascii="David" w:eastAsia="Times New Roman" w:hAnsi="David" w:cs="David"/>
          <w:sz w:val="24"/>
          <w:szCs w:val="24"/>
          <w:lang w:val="en-US"/>
        </w:rPr>
        <w:t>AudioSampleRate</w:t>
      </w:r>
      <w:proofErr w:type="spellEnd"/>
      <w:r w:rsidRPr="008A45AC">
        <w:rPr>
          <w:rFonts w:ascii="David" w:eastAsia="Times New Roman" w:hAnsi="David" w:cs="David"/>
          <w:sz w:val="24"/>
          <w:szCs w:val="24"/>
          <w:lang w:val="en-US"/>
        </w:rPr>
        <w:t xml:space="preserve">     = 48000</w:t>
      </w:r>
    </w:p>
    <w:p w14:paraId="49E624D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proofErr w:type="gramStart"/>
      <w:r w:rsidRPr="008A45AC">
        <w:rPr>
          <w:rFonts w:ascii="David" w:eastAsia="Times New Roman" w:hAnsi="David" w:cs="David"/>
          <w:sz w:val="24"/>
          <w:szCs w:val="24"/>
          <w:lang w:val="en-US"/>
        </w:rPr>
        <w:t>BitDurationSeconds</w:t>
      </w:r>
      <w:proofErr w:type="spellEnd"/>
      <w:r w:rsidRPr="008A45AC">
        <w:rPr>
          <w:rFonts w:ascii="David" w:eastAsia="Times New Roman" w:hAnsi="David" w:cs="David"/>
          <w:sz w:val="24"/>
          <w:szCs w:val="24"/>
          <w:lang w:val="en-US"/>
        </w:rPr>
        <w:t xml:space="preserve">  =</w:t>
      </w:r>
      <w:proofErr w:type="gramEnd"/>
      <w:r w:rsidRPr="008A45AC">
        <w:rPr>
          <w:rFonts w:ascii="David" w:eastAsia="Times New Roman" w:hAnsi="David" w:cs="David"/>
          <w:sz w:val="24"/>
          <w:szCs w:val="24"/>
          <w:lang w:val="en-US"/>
        </w:rPr>
        <w:t xml:space="preserve"> 0.0005        // 0.5 </w:t>
      </w:r>
      <w:proofErr w:type="spellStart"/>
      <w:r w:rsidRPr="008A45AC">
        <w:rPr>
          <w:rFonts w:ascii="David" w:eastAsia="Times New Roman" w:hAnsi="David" w:cs="David"/>
          <w:sz w:val="24"/>
          <w:szCs w:val="24"/>
          <w:lang w:val="en-US"/>
        </w:rPr>
        <w:t>ms</w:t>
      </w:r>
      <w:proofErr w:type="spellEnd"/>
    </w:p>
    <w:p w14:paraId="1D1F653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r w:rsidRPr="008A45AC">
        <w:rPr>
          <w:rFonts w:ascii="David" w:eastAsia="Times New Roman" w:hAnsi="David" w:cs="David"/>
          <w:sz w:val="24"/>
          <w:szCs w:val="24"/>
          <w:lang w:val="en-US"/>
        </w:rPr>
        <w:t>SamplesPerBit</w:t>
      </w:r>
      <w:proofErr w:type="spellEnd"/>
      <w:r w:rsidRPr="008A45AC">
        <w:rPr>
          <w:rFonts w:ascii="David" w:eastAsia="Times New Roman" w:hAnsi="David" w:cs="David"/>
          <w:sz w:val="24"/>
          <w:szCs w:val="24"/>
          <w:lang w:val="en-US"/>
        </w:rPr>
        <w:t xml:space="preserve">       = 24            // 48000 * 0.0005</w:t>
      </w:r>
    </w:p>
    <w:p w14:paraId="587B533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r w:rsidRPr="008A45AC">
        <w:rPr>
          <w:rFonts w:ascii="David" w:eastAsia="Times New Roman" w:hAnsi="David" w:cs="David"/>
          <w:sz w:val="24"/>
          <w:szCs w:val="24"/>
          <w:lang w:val="en-US"/>
        </w:rPr>
        <w:t>FFT_</w:t>
      </w:r>
      <w:proofErr w:type="gramStart"/>
      <w:r w:rsidRPr="008A45AC">
        <w:rPr>
          <w:rFonts w:ascii="David" w:eastAsia="Times New Roman" w:hAnsi="David" w:cs="David"/>
          <w:sz w:val="24"/>
          <w:szCs w:val="24"/>
          <w:lang w:val="en-US"/>
        </w:rPr>
        <w:t>WindowSize</w:t>
      </w:r>
      <w:proofErr w:type="spellEnd"/>
      <w:r w:rsidRPr="008A45AC">
        <w:rPr>
          <w:rFonts w:ascii="David" w:eastAsia="Times New Roman" w:hAnsi="David" w:cs="David"/>
          <w:sz w:val="24"/>
          <w:szCs w:val="24"/>
          <w:lang w:val="en-US"/>
        </w:rPr>
        <w:t xml:space="preserve">  =</w:t>
      </w:r>
      <w:proofErr w:type="gramEnd"/>
      <w:r w:rsidRPr="008A45AC">
        <w:rPr>
          <w:rFonts w:ascii="David" w:eastAsia="Times New Roman" w:hAnsi="David" w:cs="David"/>
          <w:sz w:val="24"/>
          <w:szCs w:val="24"/>
          <w:lang w:val="en-US"/>
        </w:rPr>
        <w:t xml:space="preserve"> 128           </w:t>
      </w:r>
    </w:p>
    <w:p w14:paraId="0E34231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proofErr w:type="gramStart"/>
      <w:r w:rsidRPr="008A45AC">
        <w:rPr>
          <w:rFonts w:ascii="David" w:eastAsia="Times New Roman" w:hAnsi="David" w:cs="David"/>
          <w:sz w:val="24"/>
          <w:szCs w:val="24"/>
          <w:lang w:val="en-US"/>
        </w:rPr>
        <w:t>NoiseThreshold</w:t>
      </w:r>
      <w:proofErr w:type="spellEnd"/>
      <w:r w:rsidRPr="008A45AC">
        <w:rPr>
          <w:rFonts w:ascii="David" w:eastAsia="Times New Roman" w:hAnsi="David" w:cs="David"/>
          <w:sz w:val="24"/>
          <w:szCs w:val="24"/>
          <w:lang w:val="en-US"/>
        </w:rPr>
        <w:t xml:space="preserve">  =</w:t>
      </w:r>
      <w:proofErr w:type="gramEnd"/>
      <w:r w:rsidRPr="008A45AC">
        <w:rPr>
          <w:rFonts w:ascii="David" w:eastAsia="Times New Roman" w:hAnsi="David" w:cs="David"/>
          <w:sz w:val="24"/>
          <w:szCs w:val="24"/>
          <w:lang w:val="en-US"/>
        </w:rPr>
        <w:t xml:space="preserve"> 500.0</w:t>
      </w:r>
    </w:p>
    <w:p w14:paraId="2623DE37" w14:textId="77777777" w:rsidR="00EA10D1" w:rsidRPr="008A45AC" w:rsidRDefault="00EA10D1" w:rsidP="00CF35E1">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Calculated Frequency Indices for FFT [Index = (Freq * </w:t>
      </w:r>
      <w:proofErr w:type="spellStart"/>
      <w:r w:rsidRPr="008A45AC">
        <w:rPr>
          <w:rFonts w:ascii="David" w:eastAsia="Times New Roman" w:hAnsi="David" w:cs="David"/>
          <w:sz w:val="24"/>
          <w:szCs w:val="24"/>
          <w:lang w:val="en-US"/>
        </w:rPr>
        <w:t>FFT_Size</w:t>
      </w:r>
      <w:proofErr w:type="spellEnd"/>
      <w:r w:rsidRPr="008A45AC">
        <w:rPr>
          <w:rFonts w:ascii="David" w:eastAsia="Times New Roman" w:hAnsi="David" w:cs="David"/>
          <w:sz w:val="24"/>
          <w:szCs w:val="24"/>
          <w:lang w:val="en-US"/>
        </w:rPr>
        <w:t>) / Rate]</w:t>
      </w:r>
    </w:p>
    <w:p w14:paraId="49109AA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TargetIndex_18k     = 48            // (18000 * 128) / 48000</w:t>
      </w:r>
    </w:p>
    <w:p w14:paraId="1D0ADB1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TargetIndex_20k     = 53            // (20000 * 128) / 48000</w:t>
      </w:r>
    </w:p>
    <w:p w14:paraId="4484DE3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MAIN RECEIVER LOGIC</w:t>
      </w:r>
    </w:p>
    <w:p w14:paraId="384DFFC2" w14:textId="77777777"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FUNCTION </w:t>
      </w:r>
      <w:proofErr w:type="spellStart"/>
      <w:proofErr w:type="gramStart"/>
      <w:r w:rsidRPr="008A45AC">
        <w:rPr>
          <w:rFonts w:ascii="David" w:eastAsia="Times New Roman" w:hAnsi="David" w:cs="David"/>
          <w:b/>
          <w:bCs/>
          <w:sz w:val="24"/>
          <w:szCs w:val="24"/>
          <w:lang w:val="en-US"/>
        </w:rPr>
        <w:t>StartReceiver</w:t>
      </w:r>
      <w:proofErr w:type="spellEnd"/>
      <w:r w:rsidRPr="008A45AC">
        <w:rPr>
          <w:rFonts w:ascii="David" w:eastAsia="Times New Roman" w:hAnsi="David" w:cs="David"/>
          <w:b/>
          <w:bCs/>
          <w:sz w:val="24"/>
          <w:szCs w:val="24"/>
          <w:lang w:val="en-US"/>
        </w:rPr>
        <w:t>(</w:t>
      </w:r>
      <w:proofErr w:type="gramEnd"/>
      <w:r w:rsidRPr="008A45AC">
        <w:rPr>
          <w:rFonts w:ascii="David" w:eastAsia="Times New Roman" w:hAnsi="David" w:cs="David"/>
          <w:b/>
          <w:bCs/>
          <w:sz w:val="24"/>
          <w:szCs w:val="24"/>
          <w:lang w:val="en-US"/>
        </w:rPr>
        <w:t>):</w:t>
      </w:r>
    </w:p>
    <w:p w14:paraId="2359812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Initialization</w:t>
      </w:r>
    </w:p>
    <w:p w14:paraId="3BBCA08A"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Instantiate </w:t>
      </w:r>
      <w:proofErr w:type="spellStart"/>
      <w:r w:rsidRPr="008A45AC">
        <w:rPr>
          <w:rFonts w:ascii="David" w:eastAsia="Times New Roman" w:hAnsi="David" w:cs="David"/>
          <w:sz w:val="24"/>
          <w:szCs w:val="24"/>
          <w:lang w:val="en-US"/>
        </w:rPr>
        <w:t>AudioRecord</w:t>
      </w:r>
      <w:proofErr w:type="spellEnd"/>
      <w:r w:rsidRPr="008A45AC">
        <w:rPr>
          <w:rFonts w:ascii="David" w:eastAsia="Times New Roman" w:hAnsi="David" w:cs="David"/>
          <w:sz w:val="24"/>
          <w:szCs w:val="24"/>
          <w:lang w:val="en-US"/>
        </w:rPr>
        <w:t xml:space="preserve"> as </w:t>
      </w:r>
      <w:proofErr w:type="spellStart"/>
      <w:r w:rsidRPr="008A45AC">
        <w:rPr>
          <w:rFonts w:ascii="David" w:eastAsia="Times New Roman" w:hAnsi="David" w:cs="David"/>
          <w:sz w:val="24"/>
          <w:szCs w:val="24"/>
          <w:lang w:val="en-US"/>
        </w:rPr>
        <w:t>AudioInput</w:t>
      </w:r>
      <w:proofErr w:type="spellEnd"/>
    </w:p>
    <w:p w14:paraId="4E67B32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Float </w:t>
      </w:r>
      <w:proofErr w:type="spellStart"/>
      <w:proofErr w:type="gramStart"/>
      <w:r w:rsidRPr="008A45AC">
        <w:rPr>
          <w:rFonts w:ascii="David" w:eastAsia="Times New Roman" w:hAnsi="David" w:cs="David"/>
          <w:sz w:val="24"/>
          <w:szCs w:val="24"/>
          <w:lang w:val="en-US"/>
        </w:rPr>
        <w:t>RawSampleBuffer</w:t>
      </w:r>
      <w:proofErr w:type="spellEnd"/>
      <w:r w:rsidRPr="008A45AC">
        <w:rPr>
          <w:rFonts w:ascii="David" w:eastAsia="Times New Roman" w:hAnsi="David" w:cs="David"/>
          <w:sz w:val="24"/>
          <w:szCs w:val="24"/>
          <w:lang w:val="en-US"/>
        </w:rPr>
        <w:t>[</w:t>
      </w:r>
      <w:proofErr w:type="spellStart"/>
      <w:proofErr w:type="gramEnd"/>
      <w:r w:rsidRPr="008A45AC">
        <w:rPr>
          <w:rFonts w:ascii="David" w:eastAsia="Times New Roman" w:hAnsi="David" w:cs="David"/>
          <w:sz w:val="24"/>
          <w:szCs w:val="24"/>
          <w:lang w:val="en-US"/>
        </w:rPr>
        <w:t>SamplesPerBit</w:t>
      </w:r>
      <w:proofErr w:type="spellEnd"/>
      <w:r w:rsidRPr="008A45AC">
        <w:rPr>
          <w:rFonts w:ascii="David" w:eastAsia="Times New Roman" w:hAnsi="David" w:cs="David"/>
          <w:sz w:val="24"/>
          <w:szCs w:val="24"/>
          <w:lang w:val="en-US"/>
        </w:rPr>
        <w:t>]      // Size: 24</w:t>
      </w:r>
    </w:p>
    <w:p w14:paraId="7B5019D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 </w:t>
      </w:r>
      <w:proofErr w:type="spellStart"/>
      <w:proofErr w:type="gramStart"/>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roofErr w:type="spellStart"/>
      <w:proofErr w:type="gramEnd"/>
      <w:r w:rsidRPr="008A45AC">
        <w:rPr>
          <w:rFonts w:ascii="David" w:eastAsia="Times New Roman" w:hAnsi="David" w:cs="David"/>
          <w:sz w:val="24"/>
          <w:szCs w:val="24"/>
          <w:lang w:val="en-US"/>
        </w:rPr>
        <w:t>FFT_WindowSize</w:t>
      </w:r>
      <w:proofErr w:type="spellEnd"/>
      <w:r w:rsidRPr="008A45AC">
        <w:rPr>
          <w:rFonts w:ascii="David" w:eastAsia="Times New Roman" w:hAnsi="David" w:cs="David"/>
          <w:sz w:val="24"/>
          <w:szCs w:val="24"/>
          <w:lang w:val="en-US"/>
        </w:rPr>
        <w:t>]  // Size: 128</w:t>
      </w:r>
    </w:p>
    <w:p w14:paraId="4AFCE61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String </w:t>
      </w:r>
      <w:proofErr w:type="spellStart"/>
      <w:r w:rsidRPr="008A45AC">
        <w:rPr>
          <w:rFonts w:ascii="David" w:eastAsia="Times New Roman" w:hAnsi="David" w:cs="David"/>
          <w:sz w:val="24"/>
          <w:szCs w:val="24"/>
          <w:lang w:val="en-US"/>
        </w:rPr>
        <w:t>ReceivedBitStream</w:t>
      </w:r>
      <w:proofErr w:type="spellEnd"/>
      <w:r w:rsidRPr="008A45AC">
        <w:rPr>
          <w:rFonts w:ascii="David" w:eastAsia="Times New Roman" w:hAnsi="David" w:cs="David"/>
          <w:sz w:val="24"/>
          <w:szCs w:val="24"/>
          <w:lang w:val="en-US"/>
        </w:rPr>
        <w:t xml:space="preserve"> = ""</w:t>
      </w:r>
    </w:p>
    <w:p w14:paraId="6313B9D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Boolean </w:t>
      </w:r>
      <w:proofErr w:type="spellStart"/>
      <w:r w:rsidRPr="008A45AC">
        <w:rPr>
          <w:rFonts w:ascii="David" w:eastAsia="Times New Roman" w:hAnsi="David" w:cs="David"/>
          <w:sz w:val="24"/>
          <w:szCs w:val="24"/>
          <w:lang w:val="en-US"/>
        </w:rPr>
        <w:t>IsListening</w:t>
      </w:r>
      <w:proofErr w:type="spellEnd"/>
      <w:r w:rsidRPr="008A45AC">
        <w:rPr>
          <w:rFonts w:ascii="David" w:eastAsia="Times New Roman" w:hAnsi="David" w:cs="David"/>
          <w:sz w:val="24"/>
          <w:szCs w:val="24"/>
          <w:lang w:val="en-US"/>
        </w:rPr>
        <w:t xml:space="preserve"> = TRUE</w:t>
      </w:r>
    </w:p>
    <w:p w14:paraId="06CCB9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Start Hardware Capture</w:t>
      </w:r>
    </w:p>
    <w:p w14:paraId="76FD175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AudioInput.startRecording</w:t>
      </w:r>
      <w:proofErr w:type="spellEnd"/>
      <w:r w:rsidRPr="008A45AC">
        <w:rPr>
          <w:rFonts w:ascii="David" w:eastAsia="Times New Roman" w:hAnsi="David" w:cs="David"/>
          <w:sz w:val="24"/>
          <w:szCs w:val="24"/>
          <w:lang w:val="en-US"/>
        </w:rPr>
        <w:t>()</w:t>
      </w:r>
    </w:p>
    <w:p w14:paraId="667636F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Main Processing Loop</w:t>
      </w:r>
    </w:p>
    <w:p w14:paraId="6028201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WHILE (</w:t>
      </w:r>
      <w:proofErr w:type="spellStart"/>
      <w:r w:rsidRPr="008A45AC">
        <w:rPr>
          <w:rFonts w:ascii="David" w:eastAsia="Times New Roman" w:hAnsi="David" w:cs="David"/>
          <w:sz w:val="24"/>
          <w:szCs w:val="24"/>
          <w:lang w:val="en-US"/>
        </w:rPr>
        <w:t>IsListening</w:t>
      </w:r>
      <w:proofErr w:type="spellEnd"/>
      <w:r w:rsidRPr="008A45AC">
        <w:rPr>
          <w:rFonts w:ascii="David" w:eastAsia="Times New Roman" w:hAnsi="David" w:cs="David"/>
          <w:sz w:val="24"/>
          <w:szCs w:val="24"/>
          <w:lang w:val="en-US"/>
        </w:rPr>
        <w:t>):</w:t>
      </w:r>
    </w:p>
    <w:p w14:paraId="7E64C5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Read Raw Audio Chunk in Real-Time</w:t>
      </w:r>
    </w:p>
    <w:p w14:paraId="7B01B46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SamplesReadCount</w:t>
      </w:r>
      <w:proofErr w:type="spellEnd"/>
      <w:r w:rsidRPr="008A45AC">
        <w:rPr>
          <w:rFonts w:ascii="David" w:eastAsia="Times New Roman" w:hAnsi="David" w:cs="David"/>
          <w:sz w:val="24"/>
          <w:szCs w:val="24"/>
          <w:lang w:val="en-US"/>
        </w:rPr>
        <w:t xml:space="preserve"> = </w:t>
      </w:r>
      <w:proofErr w:type="spellStart"/>
      <w:r w:rsidRPr="008A45AC">
        <w:rPr>
          <w:rFonts w:ascii="David" w:eastAsia="Times New Roman" w:hAnsi="David" w:cs="David"/>
          <w:sz w:val="24"/>
          <w:szCs w:val="24"/>
          <w:lang w:val="en-US"/>
        </w:rPr>
        <w:t>AudioInput.read</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RawSampleBuffer</w:t>
      </w:r>
      <w:proofErr w:type="spellEnd"/>
      <w:r w:rsidRPr="008A45AC">
        <w:rPr>
          <w:rFonts w:ascii="David" w:eastAsia="Times New Roman" w:hAnsi="David" w:cs="David"/>
          <w:sz w:val="24"/>
          <w:szCs w:val="24"/>
          <w:lang w:val="en-US"/>
        </w:rPr>
        <w:t xml:space="preserve">, 0, </w:t>
      </w:r>
      <w:proofErr w:type="spellStart"/>
      <w:r w:rsidRPr="008A45AC">
        <w:rPr>
          <w:rFonts w:ascii="David" w:eastAsia="Times New Roman" w:hAnsi="David" w:cs="David"/>
          <w:sz w:val="24"/>
          <w:szCs w:val="24"/>
          <w:lang w:val="en-US"/>
        </w:rPr>
        <w:t>SamplesPerBit</w:t>
      </w:r>
      <w:proofErr w:type="spellEnd"/>
      <w:r w:rsidRPr="008A45AC">
        <w:rPr>
          <w:rFonts w:ascii="David" w:eastAsia="Times New Roman" w:hAnsi="David" w:cs="David"/>
          <w:sz w:val="24"/>
          <w:szCs w:val="24"/>
          <w:lang w:val="en-US"/>
        </w:rPr>
        <w:t>)</w:t>
      </w:r>
    </w:p>
    <w:p w14:paraId="0B72B2C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Zero Padding Prepare for FFT</w:t>
      </w:r>
    </w:p>
    <w:p w14:paraId="4A42452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Extends the 24 samples to 128 to improve spectral resolution</w:t>
      </w:r>
    </w:p>
    <w:p w14:paraId="6B63CB7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 xml:space="preserve"> = 0 TO </w:t>
      </w:r>
      <w:proofErr w:type="spellStart"/>
      <w:r w:rsidRPr="008A45AC">
        <w:rPr>
          <w:rFonts w:ascii="David" w:eastAsia="Times New Roman" w:hAnsi="David" w:cs="David"/>
          <w:sz w:val="24"/>
          <w:szCs w:val="24"/>
          <w:lang w:val="en-US"/>
        </w:rPr>
        <w:t>FFT_WindowSize</w:t>
      </w:r>
      <w:proofErr w:type="spellEnd"/>
      <w:r w:rsidRPr="008A45AC">
        <w:rPr>
          <w:rFonts w:ascii="David" w:eastAsia="Times New Roman" w:hAnsi="David" w:cs="David"/>
          <w:sz w:val="24"/>
          <w:szCs w:val="24"/>
          <w:lang w:val="en-US"/>
        </w:rPr>
        <w:t xml:space="preserve"> - 1:</w:t>
      </w:r>
    </w:p>
    <w:p w14:paraId="6E81C6C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 xml:space="preserve"> &lt; </w:t>
      </w:r>
      <w:proofErr w:type="spellStart"/>
      <w:r w:rsidRPr="008A45AC">
        <w:rPr>
          <w:rFonts w:ascii="David" w:eastAsia="Times New Roman" w:hAnsi="David" w:cs="David"/>
          <w:sz w:val="24"/>
          <w:szCs w:val="24"/>
          <w:lang w:val="en-US"/>
        </w:rPr>
        <w:t>SamplesPerBit</w:t>
      </w:r>
      <w:proofErr w:type="spellEnd"/>
      <w:r w:rsidRPr="008A45AC">
        <w:rPr>
          <w:rFonts w:ascii="David" w:eastAsia="Times New Roman" w:hAnsi="David" w:cs="David"/>
          <w:sz w:val="24"/>
          <w:szCs w:val="24"/>
          <w:lang w:val="en-US"/>
        </w:rPr>
        <w:t>):</w:t>
      </w:r>
    </w:p>
    <w:p w14:paraId="03B3E12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i</w:t>
      </w:r>
      <w:proofErr w:type="spellEnd"/>
      <w:proofErr w:type="gramStart"/>
      <w:r w:rsidRPr="008A45AC">
        <w:rPr>
          <w:rFonts w:ascii="David" w:eastAsia="Times New Roman" w:hAnsi="David" w:cs="David"/>
          <w:sz w:val="24"/>
          <w:szCs w:val="24"/>
          <w:lang w:val="en-US"/>
        </w:rPr>
        <w:t>].Real</w:t>
      </w:r>
      <w:proofErr w:type="gramEnd"/>
      <w:r w:rsidRPr="008A45AC">
        <w:rPr>
          <w:rFonts w:ascii="David" w:eastAsia="Times New Roman" w:hAnsi="David" w:cs="David"/>
          <w:sz w:val="24"/>
          <w:szCs w:val="24"/>
          <w:lang w:val="en-US"/>
        </w:rPr>
        <w:t xml:space="preserve"> = </w:t>
      </w:r>
      <w:proofErr w:type="spellStart"/>
      <w:r w:rsidRPr="008A45AC">
        <w:rPr>
          <w:rFonts w:ascii="David" w:eastAsia="Times New Roman" w:hAnsi="David" w:cs="David"/>
          <w:sz w:val="24"/>
          <w:szCs w:val="24"/>
          <w:lang w:val="en-US"/>
        </w:rPr>
        <w:t>RawSampleBuffer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w:t>
      </w:r>
    </w:p>
    <w:p w14:paraId="26D1E18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5CC4ABC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i</w:t>
      </w:r>
      <w:proofErr w:type="spellEnd"/>
      <w:proofErr w:type="gramStart"/>
      <w:r w:rsidRPr="008A45AC">
        <w:rPr>
          <w:rFonts w:ascii="David" w:eastAsia="Times New Roman" w:hAnsi="David" w:cs="David"/>
          <w:sz w:val="24"/>
          <w:szCs w:val="24"/>
          <w:lang w:val="en-US"/>
        </w:rPr>
        <w:t>].Real</w:t>
      </w:r>
      <w:proofErr w:type="gramEnd"/>
      <w:r w:rsidRPr="008A45AC">
        <w:rPr>
          <w:rFonts w:ascii="David" w:eastAsia="Times New Roman" w:hAnsi="David" w:cs="David"/>
          <w:sz w:val="24"/>
          <w:szCs w:val="24"/>
          <w:lang w:val="en-US"/>
        </w:rPr>
        <w:t xml:space="preserve"> = 0</w:t>
      </w:r>
    </w:p>
    <w:p w14:paraId="7FFF386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D22AC7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i</w:t>
      </w:r>
      <w:proofErr w:type="spellEnd"/>
      <w:proofErr w:type="gramStart"/>
      <w:r w:rsidRPr="008A45AC">
        <w:rPr>
          <w:rFonts w:ascii="David" w:eastAsia="Times New Roman" w:hAnsi="David" w:cs="David"/>
          <w:sz w:val="24"/>
          <w:szCs w:val="24"/>
          <w:lang w:val="en-US"/>
        </w:rPr>
        <w:t>].Imaginary</w:t>
      </w:r>
      <w:proofErr w:type="gramEnd"/>
      <w:r w:rsidRPr="008A45AC">
        <w:rPr>
          <w:rFonts w:ascii="David" w:eastAsia="Times New Roman" w:hAnsi="David" w:cs="David"/>
          <w:sz w:val="24"/>
          <w:szCs w:val="24"/>
          <w:lang w:val="en-US"/>
        </w:rPr>
        <w:t xml:space="preserve"> = 0</w:t>
      </w:r>
    </w:p>
    <w:p w14:paraId="32808AF9" w14:textId="017694AA" w:rsidR="00EA10D1" w:rsidRPr="008A45AC" w:rsidRDefault="00EA10D1" w:rsidP="00D51A3C">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8604B5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Converts time-domain samples to frequency domain</w:t>
      </w:r>
    </w:p>
    <w:p w14:paraId="713672F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SpectrumOutput</w:t>
      </w:r>
      <w:proofErr w:type="spellEnd"/>
      <w:r w:rsidRPr="008A45AC">
        <w:rPr>
          <w:rFonts w:ascii="David" w:eastAsia="Times New Roman" w:hAnsi="David" w:cs="David"/>
          <w:sz w:val="24"/>
          <w:szCs w:val="24"/>
          <w:lang w:val="en-US"/>
        </w:rPr>
        <w:t xml:space="preserve"> = </w:t>
      </w:r>
      <w:proofErr w:type="spellStart"/>
      <w:proofErr w:type="gramStart"/>
      <w:r w:rsidRPr="008A45AC">
        <w:rPr>
          <w:rFonts w:ascii="David" w:eastAsia="Times New Roman" w:hAnsi="David" w:cs="David"/>
          <w:sz w:val="24"/>
          <w:szCs w:val="24"/>
          <w:lang w:val="en-US"/>
        </w:rPr>
        <w:t>FastFourierTransform</w:t>
      </w:r>
      <w:proofErr w:type="spellEnd"/>
      <w:r w:rsidRPr="008A45AC">
        <w:rPr>
          <w:rFonts w:ascii="David" w:eastAsia="Times New Roman" w:hAnsi="David" w:cs="David"/>
          <w:sz w:val="24"/>
          <w:szCs w:val="24"/>
          <w:lang w:val="en-US"/>
        </w:rPr>
        <w:t>(</w:t>
      </w:r>
      <w:proofErr w:type="spellStart"/>
      <w:proofErr w:type="gramEnd"/>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
    <w:p w14:paraId="50E52FF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Get magnitude at specific target bins</w:t>
      </w:r>
    </w:p>
    <w:p w14:paraId="036E067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Amplitude_18k = </w:t>
      </w:r>
      <w:proofErr w:type="gramStart"/>
      <w:r w:rsidRPr="008A45AC">
        <w:rPr>
          <w:rFonts w:ascii="David" w:eastAsia="Times New Roman" w:hAnsi="David" w:cs="David"/>
          <w:sz w:val="24"/>
          <w:szCs w:val="24"/>
          <w:lang w:val="en-US"/>
        </w:rPr>
        <w:t>Magnitude(</w:t>
      </w:r>
      <w:proofErr w:type="spellStart"/>
      <w:proofErr w:type="gramEnd"/>
      <w:r w:rsidRPr="008A45AC">
        <w:rPr>
          <w:rFonts w:ascii="David" w:eastAsia="Times New Roman" w:hAnsi="David" w:cs="David"/>
          <w:sz w:val="24"/>
          <w:szCs w:val="24"/>
          <w:lang w:val="en-US"/>
        </w:rPr>
        <w:t>SpectrumOutput</w:t>
      </w:r>
      <w:proofErr w:type="spellEnd"/>
      <w:r w:rsidRPr="008A45AC">
        <w:rPr>
          <w:rFonts w:ascii="David" w:eastAsia="Times New Roman" w:hAnsi="David" w:cs="David"/>
          <w:sz w:val="24"/>
          <w:szCs w:val="24"/>
          <w:lang w:val="en-US"/>
        </w:rPr>
        <w:t>[TargetIndex_18k])</w:t>
      </w:r>
    </w:p>
    <w:p w14:paraId="2EFA3CF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Amplitude_20k = </w:t>
      </w:r>
      <w:proofErr w:type="gramStart"/>
      <w:r w:rsidRPr="008A45AC">
        <w:rPr>
          <w:rFonts w:ascii="David" w:eastAsia="Times New Roman" w:hAnsi="David" w:cs="David"/>
          <w:sz w:val="24"/>
          <w:szCs w:val="24"/>
          <w:lang w:val="en-US"/>
        </w:rPr>
        <w:t>Magnitude(</w:t>
      </w:r>
      <w:proofErr w:type="spellStart"/>
      <w:proofErr w:type="gramEnd"/>
      <w:r w:rsidRPr="008A45AC">
        <w:rPr>
          <w:rFonts w:ascii="David" w:eastAsia="Times New Roman" w:hAnsi="David" w:cs="David"/>
          <w:sz w:val="24"/>
          <w:szCs w:val="24"/>
          <w:lang w:val="en-US"/>
        </w:rPr>
        <w:t>SpectrumOutput</w:t>
      </w:r>
      <w:proofErr w:type="spellEnd"/>
      <w:r w:rsidRPr="008A45AC">
        <w:rPr>
          <w:rFonts w:ascii="David" w:eastAsia="Times New Roman" w:hAnsi="David" w:cs="David"/>
          <w:sz w:val="24"/>
          <w:szCs w:val="24"/>
          <w:lang w:val="en-US"/>
        </w:rPr>
        <w:t>[TargetIndex_20k])</w:t>
      </w:r>
    </w:p>
    <w:p w14:paraId="5101019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Demodulation Logic (Decision)</w:t>
      </w:r>
    </w:p>
    <w:p w14:paraId="2EA679A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 xml:space="preserve"> = -</w:t>
      </w:r>
      <w:proofErr w:type="gramStart"/>
      <w:r w:rsidRPr="008A45AC">
        <w:rPr>
          <w:rFonts w:ascii="David" w:eastAsia="Times New Roman" w:hAnsi="David" w:cs="David"/>
          <w:sz w:val="24"/>
          <w:szCs w:val="24"/>
          <w:lang w:val="en-US"/>
        </w:rPr>
        <w:t>1  /</w:t>
      </w:r>
      <w:proofErr w:type="gramEnd"/>
      <w:r w:rsidRPr="008A45AC">
        <w:rPr>
          <w:rFonts w:ascii="David" w:eastAsia="Times New Roman" w:hAnsi="David" w:cs="David"/>
          <w:sz w:val="24"/>
          <w:szCs w:val="24"/>
          <w:lang w:val="en-US"/>
        </w:rPr>
        <w:t>/ Default state (Idle)</w:t>
      </w:r>
    </w:p>
    <w:p w14:paraId="43961BA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Check if signal is above noise floor</w:t>
      </w:r>
    </w:p>
    <w:p w14:paraId="70AF34D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(Amplitude_18k &gt; </w:t>
      </w:r>
      <w:proofErr w:type="spellStart"/>
      <w:r w:rsidRPr="008A45AC">
        <w:rPr>
          <w:rFonts w:ascii="David" w:eastAsia="Times New Roman" w:hAnsi="David" w:cs="David"/>
          <w:sz w:val="24"/>
          <w:szCs w:val="24"/>
          <w:lang w:val="en-US"/>
        </w:rPr>
        <w:t>NoiseThreshold</w:t>
      </w:r>
      <w:proofErr w:type="spellEnd"/>
      <w:r w:rsidRPr="008A45AC">
        <w:rPr>
          <w:rFonts w:ascii="David" w:eastAsia="Times New Roman" w:hAnsi="David" w:cs="David"/>
          <w:sz w:val="24"/>
          <w:szCs w:val="24"/>
          <w:lang w:val="en-US"/>
        </w:rPr>
        <w:t xml:space="preserve"> OR Amplitude_20k &gt; </w:t>
      </w:r>
      <w:proofErr w:type="spellStart"/>
      <w:r w:rsidRPr="008A45AC">
        <w:rPr>
          <w:rFonts w:ascii="David" w:eastAsia="Times New Roman" w:hAnsi="David" w:cs="David"/>
          <w:sz w:val="24"/>
          <w:szCs w:val="24"/>
          <w:lang w:val="en-US"/>
        </w:rPr>
        <w:t>NoiseThreshold</w:t>
      </w:r>
      <w:proofErr w:type="spellEnd"/>
      <w:r w:rsidRPr="008A45AC">
        <w:rPr>
          <w:rFonts w:ascii="David" w:eastAsia="Times New Roman" w:hAnsi="David" w:cs="David"/>
          <w:sz w:val="24"/>
          <w:szCs w:val="24"/>
          <w:lang w:val="en-US"/>
        </w:rPr>
        <w:t xml:space="preserve">):   </w:t>
      </w:r>
    </w:p>
    <w:p w14:paraId="0C8B539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Compare which frequency is dominant</w:t>
      </w:r>
    </w:p>
    <w:p w14:paraId="58133501"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(Amplitude_20k &gt; Amplitude_18k):</w:t>
      </w:r>
    </w:p>
    <w:p w14:paraId="73E53D1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 xml:space="preserve"> = 1</w:t>
      </w:r>
    </w:p>
    <w:p w14:paraId="3C6520A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0EA362C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 xml:space="preserve"> = 0</w:t>
      </w:r>
    </w:p>
    <w:p w14:paraId="2D11C65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  </w:t>
      </w:r>
    </w:p>
    <w:p w14:paraId="1DF29AC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F27727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IF (</w:t>
      </w:r>
      <w:proofErr w:type="spellStart"/>
      <w:proofErr w:type="gram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 xml:space="preserve"> !</w:t>
      </w:r>
      <w:proofErr w:type="gramEnd"/>
      <w:r w:rsidRPr="008A45AC">
        <w:rPr>
          <w:rFonts w:ascii="David" w:eastAsia="Times New Roman" w:hAnsi="David" w:cs="David"/>
          <w:sz w:val="24"/>
          <w:szCs w:val="24"/>
          <w:lang w:val="en-US"/>
        </w:rPr>
        <w:t>= -1):</w:t>
      </w:r>
    </w:p>
    <w:p w14:paraId="2760353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ReceivedBitStream.append</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w:t>
      </w:r>
    </w:p>
    <w:p w14:paraId="30E5AEE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w:t>
      </w:r>
      <w:proofErr w:type="spellStart"/>
      <w:proofErr w:type="gramStart"/>
      <w:r w:rsidRPr="008A45AC">
        <w:rPr>
          <w:rFonts w:ascii="David" w:eastAsia="Times New Roman" w:hAnsi="David" w:cs="David"/>
          <w:sz w:val="24"/>
          <w:szCs w:val="24"/>
          <w:lang w:val="en-US"/>
        </w:rPr>
        <w:t>PacketComplete</w:t>
      </w:r>
      <w:proofErr w:type="spellEnd"/>
      <w:r w:rsidRPr="008A45AC">
        <w:rPr>
          <w:rFonts w:ascii="David" w:eastAsia="Times New Roman" w:hAnsi="David" w:cs="David"/>
          <w:sz w:val="24"/>
          <w:szCs w:val="24"/>
          <w:lang w:val="en-US"/>
        </w:rPr>
        <w:t>(</w:t>
      </w:r>
      <w:proofErr w:type="spellStart"/>
      <w:proofErr w:type="gramEnd"/>
      <w:r w:rsidRPr="008A45AC">
        <w:rPr>
          <w:rFonts w:ascii="David" w:eastAsia="Times New Roman" w:hAnsi="David" w:cs="David"/>
          <w:sz w:val="24"/>
          <w:szCs w:val="24"/>
          <w:lang w:val="en-US"/>
        </w:rPr>
        <w:t>ReceivedBitStream</w:t>
      </w:r>
      <w:proofErr w:type="spellEnd"/>
      <w:r w:rsidRPr="008A45AC">
        <w:rPr>
          <w:rFonts w:ascii="David" w:eastAsia="Times New Roman" w:hAnsi="David" w:cs="David"/>
          <w:sz w:val="24"/>
          <w:szCs w:val="24"/>
          <w:lang w:val="en-US"/>
        </w:rPr>
        <w:t>)):</w:t>
      </w:r>
    </w:p>
    <w:p w14:paraId="7672E74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IsListening</w:t>
      </w:r>
      <w:proofErr w:type="spellEnd"/>
      <w:r w:rsidRPr="008A45AC">
        <w:rPr>
          <w:rFonts w:ascii="David" w:eastAsia="Times New Roman" w:hAnsi="David" w:cs="David"/>
          <w:sz w:val="24"/>
          <w:szCs w:val="24"/>
          <w:lang w:val="en-US"/>
        </w:rPr>
        <w:t xml:space="preserve"> = FALSE</w:t>
      </w:r>
    </w:p>
    <w:p w14:paraId="311F33B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5107BE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6E272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WHILE</w:t>
      </w:r>
    </w:p>
    <w:p w14:paraId="00E0118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4. Cleanup</w:t>
      </w:r>
    </w:p>
    <w:p w14:paraId="2F0C46A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AudioInput.stop</w:t>
      </w:r>
      <w:proofErr w:type="spellEnd"/>
      <w:r w:rsidRPr="008A45AC">
        <w:rPr>
          <w:rFonts w:ascii="David" w:eastAsia="Times New Roman" w:hAnsi="David" w:cs="David"/>
          <w:sz w:val="24"/>
          <w:szCs w:val="24"/>
          <w:lang w:val="en-US"/>
        </w:rPr>
        <w:t>()</w:t>
      </w:r>
    </w:p>
    <w:p w14:paraId="04FF1E6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AudioInput.release</w:t>
      </w:r>
      <w:proofErr w:type="spellEnd"/>
      <w:r w:rsidRPr="008A45AC">
        <w:rPr>
          <w:rFonts w:ascii="David" w:eastAsia="Times New Roman" w:hAnsi="David" w:cs="David"/>
          <w:sz w:val="24"/>
          <w:szCs w:val="24"/>
          <w:lang w:val="en-US"/>
        </w:rPr>
        <w:t>()</w:t>
      </w:r>
    </w:p>
    <w:p w14:paraId="06202423" w14:textId="0AE4AABC" w:rsidR="000562F9" w:rsidRPr="008A45AC" w:rsidRDefault="00EA10D1" w:rsidP="00D51A3C">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END FUNCTION</w:t>
      </w:r>
    </w:p>
    <w:p w14:paraId="02414178" w14:textId="77777777" w:rsidR="00C61896" w:rsidRPr="008A45AC" w:rsidRDefault="00C61896" w:rsidP="00D51A3C">
      <w:pPr>
        <w:shd w:val="clear" w:color="auto" w:fill="FFFFFF"/>
        <w:spacing w:after="120"/>
        <w:ind w:left="1440" w:right="580"/>
        <w:jc w:val="left"/>
        <w:rPr>
          <w:rFonts w:ascii="David" w:eastAsia="Times New Roman" w:hAnsi="David" w:cs="David"/>
          <w:sz w:val="24"/>
          <w:szCs w:val="24"/>
          <w:lang w:val="en-US"/>
        </w:rPr>
      </w:pPr>
    </w:p>
    <w:p w14:paraId="1A1718DA" w14:textId="2797FF34" w:rsidR="000562F9" w:rsidRPr="008A45AC" w:rsidRDefault="000562F9" w:rsidP="000E783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w:t>
      </w:r>
      <w:r w:rsidR="00217392" w:rsidRPr="008A45AC">
        <w:rPr>
          <w:rFonts w:ascii="David" w:eastAsia="Times New Roman" w:hAnsi="David" w:cs="David"/>
          <w:b/>
          <w:bCs/>
          <w:sz w:val="24"/>
          <w:szCs w:val="24"/>
          <w:lang w:val="en-US"/>
        </w:rPr>
        <w:t xml:space="preserve">5 </w:t>
      </w:r>
      <w:r w:rsidRPr="008A45AC">
        <w:rPr>
          <w:rFonts w:ascii="David" w:eastAsia="Times New Roman" w:hAnsi="David" w:cs="David"/>
          <w:b/>
          <w:bCs/>
          <w:sz w:val="24"/>
          <w:szCs w:val="24"/>
          <w:lang w:val="en-US"/>
        </w:rPr>
        <w:t>Collision Avoidance Algorithm (CSMA/CA)</w:t>
      </w:r>
      <w:r w:rsidR="001C719D" w:rsidRPr="008A45AC">
        <w:rPr>
          <w:rFonts w:ascii="David" w:eastAsia="Times New Roman" w:hAnsi="David" w:cs="David"/>
          <w:b/>
          <w:bCs/>
          <w:sz w:val="24"/>
          <w:szCs w:val="24"/>
          <w:lang w:val="en-US"/>
        </w:rPr>
        <w:t>:</w:t>
      </w:r>
    </w:p>
    <w:p w14:paraId="0321174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Waiting Periods (IFG)</w:t>
      </w:r>
      <w:r w:rsidR="001C719D" w:rsidRPr="008A45AC">
        <w:rPr>
          <w:rFonts w:ascii="David" w:eastAsia="Times New Roman" w:hAnsi="David" w:cs="David"/>
          <w:b/>
          <w:bCs/>
          <w:sz w:val="24"/>
          <w:szCs w:val="24"/>
          <w:lang w:val="en-US"/>
        </w:rPr>
        <w:t>:</w:t>
      </w:r>
    </w:p>
    <w:p w14:paraId="7113A50C"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Each device is assigned two unique prime numbers to calculate its waiting periods (Inter-Frame Gap, or IFG):</w:t>
      </w:r>
    </w:p>
    <w:p w14:paraId="19AFA59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  Regular Base Waiting Period (RBWP):</w:t>
      </w:r>
      <w:r w:rsidRPr="008A45AC">
        <w:rPr>
          <w:rFonts w:ascii="David" w:eastAsia="Times New Roman" w:hAnsi="David" w:cs="David"/>
          <w:sz w:val="24"/>
          <w:szCs w:val="24"/>
          <w:lang w:val="en-US"/>
        </w:rPr>
        <w:t xml:space="preserve"> A high prime number (range 2503–4493). This determines the main cycle period (approximately 5 minutes) between regular transmission attempts.</w:t>
      </w:r>
    </w:p>
    <w:p w14:paraId="02703873"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2.  Minimal Base Waiting Period (MBWP): </w:t>
      </w:r>
      <w:r w:rsidRPr="008A45AC">
        <w:rPr>
          <w:rFonts w:ascii="David" w:eastAsia="Times New Roman" w:hAnsi="David" w:cs="David"/>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The CSMA/CA Protocol Flow:</w:t>
      </w:r>
    </w:p>
    <w:p w14:paraId="6F46986B"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device continually cycles between listening and transmitting based on the timer (RBWP or MBWP).</w:t>
      </w:r>
    </w:p>
    <w:p w14:paraId="02523264" w14:textId="44FC825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Frame</w:t>
      </w:r>
      <w:r w:rsidRPr="008A45AC">
        <w:rPr>
          <w:rFonts w:ascii="David" w:eastAsia="Times New Roman" w:hAnsi="David" w:cs="David"/>
          <w:b/>
          <w:bCs/>
          <w:sz w:val="24"/>
          <w:szCs w:val="24"/>
          <w:lang w:val="en-US"/>
        </w:rPr>
        <w:t xml:space="preserve"> Ready (RBWP Timeout):</w:t>
      </w:r>
      <w:r w:rsidRPr="008A45AC">
        <w:rPr>
          <w:rFonts w:ascii="David" w:eastAsia="Times New Roman" w:hAnsi="David" w:cs="David"/>
          <w:sz w:val="24"/>
          <w:szCs w:val="24"/>
          <w:lang w:val="en-US"/>
        </w:rPr>
        <w:t xml:space="preserve"> When the RBWP timer expires, the device prepares to transmit.</w:t>
      </w:r>
    </w:p>
    <w:p w14:paraId="2663E100" w14:textId="4241C9A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2.  Channel Check:</w:t>
      </w:r>
      <w:r w:rsidRPr="008A45AC">
        <w:rPr>
          <w:rFonts w:ascii="David" w:eastAsia="Times New Roman" w:hAnsi="David" w:cs="David"/>
          <w:sz w:val="24"/>
          <w:szCs w:val="24"/>
          <w:lang w:val="en-US"/>
        </w:rPr>
        <w:t xml:space="preserve"> The device </w:t>
      </w:r>
      <w:r w:rsidR="00E77409" w:rsidRPr="008A45AC">
        <w:rPr>
          <w:rFonts w:ascii="David" w:eastAsia="Times New Roman" w:hAnsi="David" w:cs="David"/>
          <w:sz w:val="24"/>
          <w:szCs w:val="24"/>
          <w:lang w:val="en-US"/>
        </w:rPr>
        <w:t>checks: if</w:t>
      </w:r>
      <w:r w:rsidRPr="008A45AC">
        <w:rPr>
          <w:rFonts w:ascii="David" w:eastAsia="Times New Roman" w:hAnsi="David" w:cs="David"/>
          <w:sz w:val="24"/>
          <w:szCs w:val="24"/>
          <w:lang w:val="en-US"/>
        </w:rPr>
        <w:t xml:space="preserve"> the frequency (18–20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is idle (silent) or busy (not silent).</w:t>
      </w:r>
    </w:p>
    <w:p w14:paraId="4648BD64" w14:textId="4490BA9F" w:rsidR="00BC617A" w:rsidRPr="008A45AC" w:rsidRDefault="00BC617A" w:rsidP="00BC617A">
      <w:pPr>
        <w:shd w:val="clear" w:color="auto" w:fill="FFFFFF"/>
        <w:spacing w:after="120"/>
        <w:ind w:left="1083" w:right="580"/>
        <w:jc w:val="left"/>
        <w:rPr>
          <w:rFonts w:ascii="David" w:eastAsia="Times New Roman" w:hAnsi="David" w:cs="David"/>
          <w:sz w:val="24"/>
          <w:szCs w:val="24"/>
          <w:lang w:val="en-US"/>
        </w:rPr>
      </w:pPr>
      <w:r w:rsidRPr="00494454">
        <w:rPr>
          <w:rFonts w:ascii="David" w:eastAsia="Times New Roman" w:hAnsi="David" w:cs="David"/>
          <w:b/>
          <w:bCs/>
          <w:sz w:val="24"/>
          <w:szCs w:val="24"/>
          <w:lang w:val="en-US"/>
        </w:rPr>
        <w:t xml:space="preserve">3. </w:t>
      </w:r>
      <w:r w:rsidRPr="008A45AC">
        <w:rPr>
          <w:rFonts w:ascii="David" w:eastAsia="Times New Roman" w:hAnsi="David" w:cs="David"/>
          <w:b/>
          <w:bCs/>
          <w:sz w:val="24"/>
          <w:szCs w:val="24"/>
          <w:lang w:val="en-US"/>
        </w:rPr>
        <w:t>If Busy:</w:t>
      </w:r>
      <w:r w:rsidRPr="008A45AC">
        <w:rPr>
          <w:rFonts w:ascii="David" w:eastAsia="Times New Roman" w:hAnsi="David" w:cs="David"/>
          <w:sz w:val="24"/>
          <w:szCs w:val="24"/>
          <w:lang w:val="en-US"/>
        </w:rPr>
        <w:t xml:space="preserve"> The device defers transmission and initiates a backoff period equal to its Minimal Base Waiting Period (MBWP). Once the MBWP timer expires, it checks the channel again. The device remains in this backoff loop until the channel is clear, ensuring rapid re-transmission and preventing starvation</w:t>
      </w:r>
    </w:p>
    <w:p w14:paraId="13217220" w14:textId="3CE00726"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If</w:t>
      </w:r>
      <w:r w:rsidRPr="008A45AC">
        <w:rPr>
          <w:rFonts w:ascii="David" w:eastAsia="Times New Roman" w:hAnsi="David" w:cs="David"/>
          <w:b/>
          <w:bCs/>
          <w:sz w:val="24"/>
          <w:szCs w:val="24"/>
          <w:lang w:val="en-US"/>
        </w:rPr>
        <w:t xml:space="preserve"> Idle:</w:t>
      </w:r>
      <w:r w:rsidRPr="008A45AC">
        <w:rPr>
          <w:rFonts w:ascii="David" w:eastAsia="Times New Roman" w:hAnsi="David" w:cs="David"/>
          <w:sz w:val="24"/>
          <w:szCs w:val="24"/>
          <w:lang w:val="en-US"/>
        </w:rPr>
        <w:t xml:space="preserve"> The device transmits the frame.</w:t>
      </w:r>
    </w:p>
    <w:p w14:paraId="0523F864" w14:textId="04AD9F2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Wait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sender enters </w:t>
      </w:r>
      <w:r w:rsidR="00EA459D" w:rsidRPr="008A45AC">
        <w:rPr>
          <w:rFonts w:ascii="David" w:eastAsia="Times New Roman" w:hAnsi="David" w:cs="David"/>
          <w:sz w:val="24"/>
          <w:szCs w:val="24"/>
          <w:lang w:val="en-US"/>
        </w:rPr>
        <w:t>listening to</w:t>
      </w:r>
      <w:r w:rsidRPr="008A45AC">
        <w:rPr>
          <w:rFonts w:ascii="David" w:eastAsia="Times New Roman" w:hAnsi="David" w:cs="David"/>
          <w:sz w:val="24"/>
          <w:szCs w:val="24"/>
          <w:lang w:val="en-US"/>
        </w:rPr>
        <w:t xml:space="preserve"> mode and waits for 2,000 milliseconds (2 seconds) for an error signal (collision/error detection) from any receiver.</w:t>
      </w:r>
    </w:p>
    <w:p w14:paraId="4FFCC1BC" w14:textId="2CD514D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6</w:t>
      </w:r>
      <w:r w:rsidR="00EA459D" w:rsidRPr="008A45AC">
        <w:rPr>
          <w:rFonts w:ascii="David" w:eastAsia="Times New Roman" w:hAnsi="David" w:cs="David"/>
          <w:b/>
          <w:bCs/>
          <w:sz w:val="24"/>
          <w:szCs w:val="24"/>
          <w:lang w:val="en-US"/>
        </w:rPr>
        <w:t>. Collision</w:t>
      </w:r>
      <w:r w:rsidRPr="008A45AC">
        <w:rPr>
          <w:rFonts w:ascii="David" w:eastAsia="Times New Roman" w:hAnsi="David" w:cs="David"/>
          <w:b/>
          <w:bCs/>
          <w:sz w:val="24"/>
          <w:szCs w:val="24"/>
          <w:lang w:val="en-US"/>
        </w:rPr>
        <w:t xml:space="preserve"> Handling:</w:t>
      </w:r>
      <w:r w:rsidRPr="008A45AC">
        <w:rPr>
          <w:rFonts w:ascii="David" w:eastAsia="Times New Roman" w:hAnsi="David" w:cs="David"/>
          <w:sz w:val="24"/>
          <w:szCs w:val="24"/>
          <w:lang w:val="en-US"/>
        </w:rPr>
        <w:t xml:space="preserve"> If an error signal is received: The sender concludes a </w:t>
      </w:r>
      <w:r w:rsidR="008A45AC" w:rsidRPr="008A45AC">
        <w:rPr>
          <w:rFonts w:ascii="David" w:eastAsia="Times New Roman" w:hAnsi="David" w:cs="David"/>
          <w:sz w:val="24"/>
          <w:szCs w:val="24"/>
          <w:lang w:val="en-US"/>
        </w:rPr>
        <w:t>collision,</w:t>
      </w:r>
      <w:r w:rsidRPr="008A45AC">
        <w:rPr>
          <w:rFonts w:ascii="David" w:eastAsia="Times New Roman" w:hAnsi="David" w:cs="David"/>
          <w:sz w:val="24"/>
          <w:szCs w:val="24"/>
          <w:lang w:val="en-US"/>
        </w:rPr>
        <w:t xml:space="preserve"> or transfer error occurred. It switches to listening mode and sets the timer to the shorter MBWP before attempting a re-transmission.</w:t>
      </w:r>
    </w:p>
    <w:p w14:paraId="6B86C2C2" w14:textId="4D9AF346" w:rsidR="002B5B97" w:rsidRPr="008A45AC" w:rsidRDefault="000562F9" w:rsidP="00D51A3C">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If no error signal is received: The transmission was successful. The device resets the timer to RBWP for the start of the next 5-minute cycle.</w:t>
      </w:r>
    </w:p>
    <w:p w14:paraId="35BAD05A" w14:textId="77777777" w:rsidR="000949F3" w:rsidRPr="008A45AC" w:rsidRDefault="000949F3" w:rsidP="00D51A3C">
      <w:pPr>
        <w:shd w:val="clear" w:color="auto" w:fill="FFFFFF"/>
        <w:spacing w:after="120"/>
        <w:ind w:left="1083" w:right="580"/>
        <w:jc w:val="left"/>
        <w:rPr>
          <w:rFonts w:ascii="David" w:eastAsia="Times New Roman" w:hAnsi="David" w:cs="David"/>
          <w:sz w:val="24"/>
          <w:szCs w:val="24"/>
          <w:lang w:val="en-US"/>
        </w:rPr>
      </w:pPr>
    </w:p>
    <w:p w14:paraId="2DDAB233" w14:textId="1984DF5B" w:rsidR="000562F9" w:rsidRPr="008A45AC" w:rsidRDefault="000562F9" w:rsidP="00E16CC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w:t>
      </w:r>
      <w:r w:rsidR="001C719D"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6</w:t>
      </w:r>
      <w:r w:rsidRPr="008A45AC">
        <w:rPr>
          <w:rFonts w:ascii="David" w:eastAsia="Times New Roman" w:hAnsi="David" w:cs="David"/>
          <w:b/>
          <w:bCs/>
          <w:sz w:val="24"/>
          <w:szCs w:val="24"/>
          <w:lang w:val="en-US"/>
        </w:rPr>
        <w:t xml:space="preserve"> Cross-Platform Implementation (Android vs. iOS)</w:t>
      </w:r>
      <w:r w:rsidR="001C719D" w:rsidRPr="008A45AC">
        <w:rPr>
          <w:rFonts w:ascii="David" w:eastAsia="Times New Roman" w:hAnsi="David" w:cs="David"/>
          <w:b/>
          <w:bCs/>
          <w:sz w:val="24"/>
          <w:szCs w:val="24"/>
          <w:lang w:val="en-US"/>
        </w:rPr>
        <w:t>:</w:t>
      </w:r>
    </w:p>
    <w:p w14:paraId="39F32B11" w14:textId="77777777" w:rsidR="000562F9" w:rsidRPr="008A45AC" w:rsidRDefault="000562F9" w:rsidP="00E16CC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Android Implementation:</w:t>
      </w:r>
    </w:p>
    <w:p w14:paraId="40C7EB2A" w14:textId="77777777"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entire project is explicitly an Android Based Application. The implementation relies on the Java\Kotlin libraries and the Android Integrated Development Environment (IDE).</w:t>
      </w:r>
    </w:p>
    <w:p w14:paraId="509588BE" w14:textId="77777777"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Key Components: The core functions utilize Android-specific APIs (`</w:t>
      </w:r>
      <w:proofErr w:type="spellStart"/>
      <w:r w:rsidRPr="008A45AC">
        <w:rPr>
          <w:rFonts w:ascii="David" w:eastAsia="Times New Roman" w:hAnsi="David" w:cs="David"/>
          <w:sz w:val="24"/>
          <w:szCs w:val="24"/>
          <w:lang w:val="en-US"/>
        </w:rPr>
        <w:t>AudioTrack</w:t>
      </w:r>
      <w:proofErr w:type="spellEnd"/>
      <w:r w:rsidRPr="008A45AC">
        <w:rPr>
          <w:rFonts w:ascii="David" w:eastAsia="Times New Roman" w:hAnsi="David" w:cs="David"/>
          <w:sz w:val="24"/>
          <w:szCs w:val="24"/>
          <w:lang w:val="en-US"/>
        </w:rPr>
        <w:t>` for playing sound and `</w:t>
      </w:r>
      <w:proofErr w:type="spellStart"/>
      <w:r w:rsidRPr="008A45AC">
        <w:rPr>
          <w:rFonts w:ascii="David" w:eastAsia="Times New Roman" w:hAnsi="David" w:cs="David"/>
          <w:sz w:val="24"/>
          <w:szCs w:val="24"/>
          <w:lang w:val="en-US"/>
        </w:rPr>
        <w:t>AudioRecord</w:t>
      </w:r>
      <w:proofErr w:type="spellEnd"/>
      <w:r w:rsidRPr="008A45AC">
        <w:rPr>
          <w:rFonts w:ascii="David" w:eastAsia="Times New Roman" w:hAnsi="David" w:cs="David"/>
          <w:sz w:val="24"/>
          <w:szCs w:val="24"/>
          <w:lang w:val="en-US"/>
        </w:rPr>
        <w:t>` for recording sound). The application is designed to run as a Service in the background (24/7).</w:t>
      </w:r>
    </w:p>
    <w:p w14:paraId="13ABBCBD" w14:textId="77777777" w:rsidR="000562F9" w:rsidRPr="008A45AC" w:rsidRDefault="000562F9" w:rsidP="00E16CC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3E745EB9" w14:textId="0729C63D" w:rsidR="000562F9" w:rsidRPr="008A45AC" w:rsidRDefault="000562F9" w:rsidP="00E16CCB">
      <w:pPr>
        <w:shd w:val="clear" w:color="auto" w:fill="FFFFFF"/>
        <w:tabs>
          <w:tab w:val="left" w:pos="3990"/>
        </w:tabs>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iOS Implementation:</w:t>
      </w:r>
      <w:r w:rsidR="00A22E52" w:rsidRPr="008A45AC">
        <w:rPr>
          <w:rFonts w:ascii="David" w:eastAsia="Times New Roman" w:hAnsi="David" w:cs="David"/>
          <w:b/>
          <w:bCs/>
          <w:sz w:val="24"/>
          <w:szCs w:val="24"/>
          <w:lang w:val="en-US"/>
        </w:rPr>
        <w:tab/>
      </w:r>
    </w:p>
    <w:p w14:paraId="1162C4AA" w14:textId="77777777"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Low-Level </w:t>
      </w:r>
      <w:proofErr w:type="spellStart"/>
      <w:r w:rsidRPr="008A45AC">
        <w:rPr>
          <w:rFonts w:ascii="David" w:eastAsia="Times New Roman" w:hAnsi="David" w:cs="David"/>
          <w:b/>
          <w:bCs/>
          <w:sz w:val="24"/>
          <w:szCs w:val="24"/>
          <w:lang w:val="en-US"/>
        </w:rPr>
        <w:t>AudioRecord</w:t>
      </w:r>
      <w:proofErr w:type="spellEnd"/>
      <w:r w:rsidRPr="008A45AC">
        <w:rPr>
          <w:rFonts w:ascii="David" w:eastAsia="Times New Roman" w:hAnsi="David" w:cs="David"/>
          <w:b/>
          <w:bCs/>
          <w:sz w:val="24"/>
          <w:szCs w:val="24"/>
          <w:lang w:val="en-US"/>
        </w:rPr>
        <w:t>/</w:t>
      </w:r>
      <w:proofErr w:type="spellStart"/>
      <w:r w:rsidRPr="008A45AC">
        <w:rPr>
          <w:rFonts w:ascii="David" w:eastAsia="Times New Roman" w:hAnsi="David" w:cs="David"/>
          <w:b/>
          <w:bCs/>
          <w:sz w:val="24"/>
          <w:szCs w:val="24"/>
          <w:lang w:val="en-US"/>
        </w:rPr>
        <w:t>AudioTrack</w:t>
      </w:r>
      <w:proofErr w:type="spellEnd"/>
      <w:r w:rsidRPr="008A45AC">
        <w:rPr>
          <w:rFonts w:ascii="David" w:eastAsia="Times New Roman" w:hAnsi="David" w:cs="David"/>
          <w:b/>
          <w:bCs/>
          <w:sz w:val="24"/>
          <w:szCs w:val="24"/>
          <w:lang w:val="en-US"/>
        </w:rPr>
        <w:t xml:space="preserve"> Equivalent:</w:t>
      </w:r>
      <w:r w:rsidRPr="008A45AC">
        <w:rPr>
          <w:rFonts w:ascii="David" w:eastAsia="Times New Roman" w:hAnsi="David" w:cs="David"/>
          <w:sz w:val="24"/>
          <w:szCs w:val="24"/>
          <w:lang w:val="en-US"/>
        </w:rPr>
        <w:t xml:space="preserve"> Core Audio (Remote I/O Unit): The most direct, low-latency access to audio hardware.</w:t>
      </w:r>
    </w:p>
    <w:p w14:paraId="579D46F9" w14:textId="77777777" w:rsidR="001C719D" w:rsidRPr="008A45AC" w:rsidRDefault="000562F9" w:rsidP="00E16CCB">
      <w:pPr>
        <w:shd w:val="clear" w:color="auto" w:fill="FFFFFF"/>
        <w:spacing w:after="120"/>
        <w:ind w:left="1440"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High-Level Equivalent: </w:t>
      </w:r>
    </w:p>
    <w:p w14:paraId="151F5EFD" w14:textId="4EFCE9AC"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proofErr w:type="spellStart"/>
      <w:r w:rsidRPr="008A45AC">
        <w:rPr>
          <w:rFonts w:ascii="David" w:eastAsia="Times New Roman" w:hAnsi="David" w:cs="David"/>
          <w:b/>
          <w:bCs/>
          <w:sz w:val="24"/>
          <w:szCs w:val="24"/>
          <w:lang w:val="en-US"/>
        </w:rPr>
        <w:t>AVFoundation</w:t>
      </w:r>
      <w:proofErr w:type="spellEnd"/>
      <w:r w:rsidRPr="008A45AC">
        <w:rPr>
          <w:rFonts w:ascii="David" w:eastAsia="Times New Roman" w:hAnsi="David" w:cs="David"/>
          <w:b/>
          <w:bCs/>
          <w:sz w:val="24"/>
          <w:szCs w:val="24"/>
          <w:lang w:val="en-US"/>
        </w:rPr>
        <w:t xml:space="preserve"> (</w:t>
      </w:r>
      <w:proofErr w:type="spellStart"/>
      <w:r w:rsidRPr="008A45AC">
        <w:rPr>
          <w:rFonts w:ascii="David" w:eastAsia="Times New Roman" w:hAnsi="David" w:cs="David"/>
          <w:b/>
          <w:bCs/>
          <w:sz w:val="24"/>
          <w:szCs w:val="24"/>
          <w:lang w:val="en-US"/>
        </w:rPr>
        <w:t>AVAudioEngine</w:t>
      </w:r>
      <w:proofErr w:type="spellEnd"/>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A modern, simpler API for managing input (</w:t>
      </w:r>
      <w:proofErr w:type="spellStart"/>
      <w:r w:rsidRPr="008A45AC">
        <w:rPr>
          <w:rFonts w:ascii="David" w:eastAsia="Times New Roman" w:hAnsi="David" w:cs="David"/>
          <w:sz w:val="24"/>
          <w:szCs w:val="24"/>
          <w:lang w:val="en-US"/>
        </w:rPr>
        <w:t>inputNode</w:t>
      </w:r>
      <w:proofErr w:type="spellEnd"/>
      <w:r w:rsidRPr="008A45AC">
        <w:rPr>
          <w:rFonts w:ascii="David" w:eastAsia="Times New Roman" w:hAnsi="David" w:cs="David"/>
          <w:sz w:val="24"/>
          <w:szCs w:val="24"/>
          <w:lang w:val="en-US"/>
        </w:rPr>
        <w:t>) and output (</w:t>
      </w:r>
      <w:proofErr w:type="spellStart"/>
      <w:r w:rsidRPr="008A45AC">
        <w:rPr>
          <w:rFonts w:ascii="David" w:eastAsia="Times New Roman" w:hAnsi="David" w:cs="David"/>
          <w:sz w:val="24"/>
          <w:szCs w:val="24"/>
          <w:lang w:val="en-US"/>
        </w:rPr>
        <w:t>outputNode</w:t>
      </w:r>
      <w:proofErr w:type="spellEnd"/>
      <w:r w:rsidRPr="008A45AC">
        <w:rPr>
          <w:rFonts w:ascii="David" w:eastAsia="Times New Roman" w:hAnsi="David" w:cs="David"/>
          <w:sz w:val="24"/>
          <w:szCs w:val="24"/>
          <w:lang w:val="en-US"/>
        </w:rPr>
        <w:t>).</w:t>
      </w:r>
    </w:p>
    <w:p w14:paraId="6F8BD059" w14:textId="77777777"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Key Challenge (24/7 Background):</w:t>
      </w:r>
      <w:r w:rsidRPr="008A45AC">
        <w:rPr>
          <w:rFonts w:ascii="David" w:eastAsia="Times New Roman" w:hAnsi="David" w:cs="David"/>
          <w:sz w:val="24"/>
          <w:szCs w:val="24"/>
          <w:lang w:val="en-US"/>
        </w:rPr>
        <w:t xml:space="preserve"> iOS heavily restricts background execution.</w:t>
      </w:r>
    </w:p>
    <w:p w14:paraId="2CD64E79" w14:textId="50DDE669" w:rsidR="00452404" w:rsidRDefault="000562F9" w:rsidP="00D51A3C">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potential solution is the audio Background Mode, but this is subject to system limitations and strict Apple review.</w:t>
      </w:r>
    </w:p>
    <w:p w14:paraId="1DE0EF45" w14:textId="0FA2A99B" w:rsidR="00210377" w:rsidRPr="00127074" w:rsidRDefault="00210377" w:rsidP="00A42B2B">
      <w:pPr>
        <w:shd w:val="clear" w:color="auto" w:fill="FFFFFF"/>
        <w:spacing w:after="120"/>
        <w:ind w:right="578"/>
        <w:jc w:val="left"/>
        <w:rPr>
          <w:rFonts w:ascii="David" w:hAnsi="David" w:cs="David"/>
          <w:b/>
          <w:bCs/>
          <w:sz w:val="24"/>
          <w:szCs w:val="24"/>
          <w:lang w:val="en-US"/>
        </w:rPr>
        <w:pPrChange w:id="42" w:author="יוני גרינברג" w:date="2026-06-17T11:04:00Z">
          <w:pPr>
            <w:shd w:val="clear" w:color="auto" w:fill="FFFFFF"/>
            <w:bidi/>
            <w:spacing w:after="120"/>
            <w:ind w:left="1083" w:right="580"/>
            <w:jc w:val="right"/>
          </w:pPr>
        </w:pPrChange>
      </w:pPr>
      <w:commentRangeStart w:id="43"/>
      <w:commentRangeStart w:id="44"/>
      <w:r w:rsidRPr="00127074">
        <w:rPr>
          <w:rFonts w:ascii="David" w:eastAsia="Times New Roman" w:hAnsi="David" w:cs="David"/>
          <w:b/>
          <w:bCs/>
          <w:sz w:val="24"/>
          <w:szCs w:val="24"/>
          <w:lang w:val="en-US"/>
        </w:rPr>
        <w:t xml:space="preserve">3.2.7 </w:t>
      </w:r>
      <w:r w:rsidRPr="00127074">
        <w:rPr>
          <w:rFonts w:ascii="David" w:hAnsi="David" w:cs="David"/>
          <w:b/>
          <w:bCs/>
          <w:sz w:val="24"/>
          <w:szCs w:val="24"/>
          <w:lang w:val="en-US"/>
        </w:rPr>
        <w:t>ACK Generation and Transmission:</w:t>
      </w:r>
      <w:commentRangeEnd w:id="43"/>
      <w:r w:rsidR="0002691E" w:rsidRPr="0002691E">
        <w:rPr>
          <w:rStyle w:val="CommentReference"/>
          <w:rFonts w:ascii="David" w:hAnsi="David" w:cs="David"/>
          <w:b/>
          <w:bCs/>
          <w:sz w:val="24"/>
          <w:szCs w:val="24"/>
          <w:lang w:val="en-US"/>
        </w:rPr>
        <w:commentReference w:id="43"/>
      </w:r>
      <w:commentRangeEnd w:id="44"/>
      <w:r w:rsidR="007F6CC7">
        <w:rPr>
          <w:rStyle w:val="CommentReference"/>
        </w:rPr>
        <w:commentReference w:id="44"/>
      </w:r>
    </w:p>
    <w:p w14:paraId="5947D90C" w14:textId="7442F817" w:rsidR="00210377" w:rsidRPr="007F0BDD" w:rsidRDefault="00210377" w:rsidP="00210377">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The acknowledgment (ACK) transmission process is responsible for closing the feedback loop and ensuring reliable, bi-directional communication over the ultrasonic channel</w:t>
      </w:r>
    </w:p>
    <w:p w14:paraId="345E76EE" w14:textId="77777777" w:rsidR="00210377" w:rsidRPr="007F0BDD" w:rsidRDefault="00210377" w:rsidP="00210377">
      <w:pPr>
        <w:shd w:val="clear" w:color="auto" w:fill="FFFFFF"/>
        <w:bidi/>
        <w:spacing w:after="120"/>
        <w:ind w:left="1083" w:right="580"/>
        <w:jc w:val="right"/>
        <w:rPr>
          <w:rFonts w:ascii="David" w:hAnsi="David" w:cs="David"/>
          <w:sz w:val="24"/>
          <w:szCs w:val="24"/>
          <w:lang w:val="en-US"/>
        </w:rPr>
      </w:pPr>
    </w:p>
    <w:p w14:paraId="27054C93" w14:textId="77777777" w:rsidR="00210377" w:rsidRPr="007F0BDD" w:rsidRDefault="00210377" w:rsidP="00210377">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ACK Frame Structure: To minimize channel occupancy and ensure rapid feedback before transmitter timeouts occur, the protocol utilizes an ultra-lightweight, bit-aligned ACK frame structure. The design transmits only the 20 bits required for packet identification and validation</w:t>
      </w:r>
      <w:r w:rsidRPr="007F0BDD">
        <w:rPr>
          <w:rFonts w:ascii="David" w:hAnsi="David" w:cs="David"/>
          <w:sz w:val="24"/>
          <w:szCs w:val="24"/>
          <w:rtl/>
          <w:lang w:val="en-US"/>
        </w:rPr>
        <w:t>.</w:t>
      </w:r>
    </w:p>
    <w:p w14:paraId="11575B27" w14:textId="77777777" w:rsidR="00210377" w:rsidRPr="007F0BDD" w:rsidRDefault="00210377" w:rsidP="00210377">
      <w:pPr>
        <w:shd w:val="clear" w:color="auto" w:fill="FFFFFF"/>
        <w:bidi/>
        <w:spacing w:after="120"/>
        <w:ind w:left="1083" w:right="580"/>
        <w:jc w:val="right"/>
        <w:rPr>
          <w:rFonts w:ascii="David" w:hAnsi="David" w:cs="David"/>
          <w:sz w:val="24"/>
          <w:szCs w:val="24"/>
          <w:lang w:val="en-US"/>
        </w:rPr>
      </w:pPr>
    </w:p>
    <w:p w14:paraId="5F50A009" w14:textId="77777777" w:rsidR="00210377" w:rsidRPr="007F0BDD" w:rsidRDefault="00210377" w:rsidP="00210377">
      <w:pPr>
        <w:shd w:val="clear" w:color="auto" w:fill="FFFFFF"/>
        <w:bidi/>
        <w:spacing w:after="120"/>
        <w:ind w:left="1083" w:right="580"/>
        <w:jc w:val="right"/>
        <w:rPr>
          <w:rFonts w:ascii="David" w:hAnsi="David" w:cs="David"/>
          <w:sz w:val="24"/>
          <w:szCs w:val="24"/>
          <w:rtl/>
          <w:lang w:val="en-US"/>
        </w:rPr>
      </w:pPr>
      <w:r w:rsidRPr="007F0BDD">
        <w:rPr>
          <w:rFonts w:ascii="David" w:hAnsi="David" w:cs="David"/>
          <w:sz w:val="24"/>
          <w:szCs w:val="24"/>
          <w:lang w:val="en-US"/>
        </w:rPr>
        <w:t>The total frame size is exactly 20 bits (2.5 Bytes), which translates to a minimal transmission time of just 10ms (at 0.5ms per bit), drastically reducing the probability of acoustic collisions on the channel</w:t>
      </w:r>
      <w:r w:rsidRPr="007F0BDD">
        <w:rPr>
          <w:rFonts w:ascii="David" w:hAnsi="David" w:cs="David"/>
          <w:sz w:val="24"/>
          <w:szCs w:val="24"/>
          <w:rtl/>
          <w:lang w:val="en-US"/>
        </w:rPr>
        <w:t>.</w:t>
      </w:r>
    </w:p>
    <w:p w14:paraId="3318744E" w14:textId="77777777" w:rsidR="00210377" w:rsidRPr="007F0BDD" w:rsidRDefault="00210377" w:rsidP="00210377">
      <w:pPr>
        <w:shd w:val="clear" w:color="auto" w:fill="FFFFFF"/>
        <w:bidi/>
        <w:spacing w:after="120"/>
        <w:ind w:left="1083" w:right="580"/>
        <w:jc w:val="left"/>
        <w:rPr>
          <w:rFonts w:ascii="David" w:hAnsi="David" w:cs="David"/>
          <w:sz w:val="24"/>
          <w:szCs w:val="24"/>
          <w:rtl/>
          <w:lang w:val="en-US"/>
        </w:rPr>
      </w:pPr>
    </w:p>
    <w:p w14:paraId="4C32918D" w14:textId="77777777" w:rsidR="00210377" w:rsidRPr="007F0BDD" w:rsidRDefault="00210377" w:rsidP="00210377">
      <w:pPr>
        <w:shd w:val="clear" w:color="auto" w:fill="FFFFFF"/>
        <w:bidi/>
        <w:spacing w:after="120"/>
        <w:ind w:left="1083" w:right="580"/>
        <w:jc w:val="left"/>
        <w:rPr>
          <w:rFonts w:ascii="David" w:hAnsi="David" w:cs="David" w:hint="cs"/>
          <w:sz w:val="24"/>
          <w:szCs w:val="24"/>
          <w:rtl/>
          <w:lang w:val="en-US"/>
        </w:rPr>
      </w:pPr>
    </w:p>
    <w:p w14:paraId="4B06B76C" w14:textId="77777777" w:rsidR="00210377" w:rsidRPr="007F0BDD" w:rsidRDefault="00210377" w:rsidP="00210377">
      <w:pPr>
        <w:shd w:val="clear" w:color="auto" w:fill="FFFFFF"/>
        <w:bidi/>
        <w:spacing w:after="120"/>
        <w:ind w:left="1083" w:right="580"/>
        <w:jc w:val="left"/>
        <w:rPr>
          <w:rFonts w:ascii="David" w:hAnsi="David" w:cs="David"/>
          <w:sz w:val="24"/>
          <w:szCs w:val="24"/>
          <w:lang w:val="en-US"/>
        </w:rPr>
      </w:pPr>
      <w:commentRangeStart w:id="45"/>
      <w:commentRangeStart w:id="46"/>
      <w:r w:rsidRPr="007F16FD">
        <w:rPr>
          <w:rFonts w:ascii="David" w:hAnsi="David" w:cs="David"/>
          <w:noProof/>
          <w:sz w:val="24"/>
          <w:szCs w:val="24"/>
          <w:rtl/>
          <w:lang w:val="en-US"/>
        </w:rPr>
        <w:lastRenderedPageBreak/>
        <w:drawing>
          <wp:inline distT="0" distB="0" distL="0" distR="0" wp14:anchorId="4140778D" wp14:editId="61372DD1">
            <wp:extent cx="4903682" cy="2809475"/>
            <wp:effectExtent l="0" t="0" r="0" b="0"/>
            <wp:docPr id="1087912709" name="Picture 108791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4715" cy="2810067"/>
                    </a:xfrm>
                    <a:prstGeom prst="rect">
                      <a:avLst/>
                    </a:prstGeom>
                  </pic:spPr>
                </pic:pic>
              </a:graphicData>
            </a:graphic>
          </wp:inline>
        </w:drawing>
      </w:r>
      <w:commentRangeEnd w:id="45"/>
      <w:r w:rsidR="007D09AC" w:rsidRPr="007F0BDD">
        <w:rPr>
          <w:rStyle w:val="CommentReference"/>
          <w:rFonts w:ascii="David" w:hAnsi="David" w:cs="David"/>
          <w:sz w:val="24"/>
          <w:szCs w:val="24"/>
          <w:lang w:val="en-US"/>
        </w:rPr>
        <w:commentReference w:id="45"/>
      </w:r>
      <w:commentRangeEnd w:id="46"/>
      <w:r w:rsidR="007F6CC7">
        <w:rPr>
          <w:rStyle w:val="CommentReference"/>
          <w:rtl/>
        </w:rPr>
        <w:commentReference w:id="46"/>
      </w:r>
    </w:p>
    <w:p w14:paraId="5BB784F9" w14:textId="77777777" w:rsidR="00210377" w:rsidRPr="007F0BDD" w:rsidRDefault="00210377" w:rsidP="00210377">
      <w:pPr>
        <w:shd w:val="clear" w:color="auto" w:fill="FFFFFF"/>
        <w:spacing w:after="120"/>
        <w:ind w:left="1083" w:right="580"/>
        <w:rPr>
          <w:rFonts w:ascii="David" w:hAnsi="David" w:cs="David"/>
          <w:rtl/>
          <w:lang w:val="en-US"/>
        </w:rPr>
      </w:pPr>
    </w:p>
    <w:p w14:paraId="1AF26889" w14:textId="77777777" w:rsidR="007F6CC7" w:rsidRDefault="007F6CC7" w:rsidP="00210377">
      <w:pPr>
        <w:shd w:val="clear" w:color="auto" w:fill="FFFFFF"/>
        <w:spacing w:after="120"/>
        <w:ind w:left="1083" w:right="580"/>
        <w:jc w:val="left"/>
        <w:rPr>
          <w:ins w:id="47" w:author="יוני גרינברג" w:date="2026-06-17T11:05:00Z"/>
          <w:rFonts w:ascii="David" w:eastAsia="Times New Roman" w:hAnsi="David" w:cs="David"/>
          <w:sz w:val="24"/>
          <w:szCs w:val="24"/>
          <w:lang w:val="en-US"/>
        </w:rPr>
      </w:pPr>
    </w:p>
    <w:p w14:paraId="134C70A2" w14:textId="7D91C445" w:rsidR="007F6CC7" w:rsidRPr="008A45AC" w:rsidRDefault="007F6CC7" w:rsidP="00A92802">
      <w:pPr>
        <w:shd w:val="clear" w:color="auto" w:fill="FFFFFF"/>
        <w:spacing w:after="120"/>
        <w:ind w:left="1083" w:right="580"/>
        <w:jc w:val="left"/>
        <w:rPr>
          <w:ins w:id="48" w:author="יוני גרינברג" w:date="2026-06-17T11:07:00Z"/>
          <w:rFonts w:ascii="David" w:eastAsia="Times New Roman" w:hAnsi="David" w:cs="David"/>
          <w:sz w:val="24"/>
          <w:szCs w:val="24"/>
          <w:lang w:val="en-US"/>
        </w:rPr>
      </w:pPr>
      <w:ins w:id="49" w:author="יוני גרינברג" w:date="2026-06-17T11:07:00Z">
        <w:r w:rsidRPr="008A45AC">
          <w:rPr>
            <w:rFonts w:ascii="David" w:eastAsia="Times New Roman" w:hAnsi="David" w:cs="David"/>
            <w:b/>
            <w:bCs/>
            <w:sz w:val="24"/>
            <w:szCs w:val="24"/>
            <w:lang w:val="en-US"/>
          </w:rPr>
          <w:t xml:space="preserve">Figure </w:t>
        </w:r>
      </w:ins>
      <w:ins w:id="50" w:author="יוני גרינברג" w:date="2026-06-17T11:23:00Z">
        <w:r w:rsidR="004427FF">
          <w:rPr>
            <w:rFonts w:ascii="David" w:eastAsia="Times New Roman" w:hAnsi="David" w:cs="David"/>
            <w:b/>
            <w:bCs/>
            <w:sz w:val="24"/>
            <w:szCs w:val="24"/>
            <w:lang w:val="en-US"/>
          </w:rPr>
          <w:t>5</w:t>
        </w:r>
      </w:ins>
      <w:ins w:id="51" w:author="יוני גרינברג" w:date="2026-06-17T11:07:00Z">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Schematic breakdown of the </w:t>
        </w:r>
      </w:ins>
      <w:ins w:id="52" w:author="יוני גרינברג" w:date="2026-06-17T11:08:00Z">
        <w:r w:rsidR="00A92802">
          <w:rPr>
            <w:rFonts w:ascii="David" w:eastAsia="Times New Roman" w:hAnsi="David" w:cs="David"/>
            <w:sz w:val="24"/>
            <w:szCs w:val="24"/>
            <w:lang w:val="en-US"/>
          </w:rPr>
          <w:t>Ack</w:t>
        </w:r>
      </w:ins>
      <w:ins w:id="53" w:author="יוני גרינברג" w:date="2026-06-17T11:07:00Z">
        <w:r w:rsidRPr="008A45AC">
          <w:rPr>
            <w:rFonts w:ascii="David" w:eastAsia="Times New Roman" w:hAnsi="David" w:cs="David"/>
            <w:sz w:val="24"/>
            <w:szCs w:val="24"/>
            <w:lang w:val="en-US"/>
          </w:rPr>
          <w:t xml:space="preserve"> Frame. </w:t>
        </w:r>
      </w:ins>
    </w:p>
    <w:p w14:paraId="268A0ED0" w14:textId="77777777" w:rsidR="007F6CC7" w:rsidRDefault="007F6CC7" w:rsidP="00210377">
      <w:pPr>
        <w:shd w:val="clear" w:color="auto" w:fill="FFFFFF"/>
        <w:spacing w:after="120"/>
        <w:ind w:left="1083" w:right="580"/>
        <w:jc w:val="left"/>
        <w:rPr>
          <w:ins w:id="54" w:author="יוני גרינברג" w:date="2026-06-17T11:05:00Z"/>
          <w:rFonts w:ascii="David" w:eastAsia="Times New Roman" w:hAnsi="David" w:cs="David"/>
          <w:sz w:val="24"/>
          <w:szCs w:val="24"/>
          <w:lang w:val="en-US"/>
        </w:rPr>
      </w:pPr>
    </w:p>
    <w:p w14:paraId="2C6775BB" w14:textId="25BB892B"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our implementation we have decided to go with different modulation methods:</w:t>
      </w:r>
    </w:p>
    <w:p w14:paraId="181C5011" w14:textId="77777777"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basic digital modulation (like Binary-FSK or 2-FSK), one bit is transmitted at a time (0 or 1). In 16-FSK, we transmit groups of bits.</w:t>
      </w:r>
    </w:p>
    <w:p w14:paraId="11385A72"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Symbol Structure: The system takes the incoming data stream (zeros and ones) and groups them into chunks of 4 bits. Each 4-bit chunk is called a "symbol."</w:t>
      </w:r>
    </w:p>
    <w:p w14:paraId="39F278B8"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Why 16? Because a group of 4 bits can create exactly 16 different combinations (2^4 = 16), ranging from 0000 to 1111.</w:t>
      </w:r>
    </w:p>
    <w:p w14:paraId="260DF241"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Frequency Allocation: Each of the 16 possible combinations is assigned its own unique physical frequency (f0 through f15).</w:t>
      </w:r>
    </w:p>
    <w:p w14:paraId="00135F10" w14:textId="77777777" w:rsidR="00210377" w:rsidRPr="007F0BDD" w:rsidRDefault="00210377" w:rsidP="00210377">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For example: 0000 might be transmitted as 17,000 Hz.</w:t>
      </w:r>
    </w:p>
    <w:p w14:paraId="0232AC2D" w14:textId="77777777" w:rsidR="00210377" w:rsidRPr="007F0BDD" w:rsidRDefault="00210377" w:rsidP="00210377">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0001 might be transmitted as 17,200 Hz... and so on.</w:t>
      </w:r>
    </w:p>
    <w:p w14:paraId="6D03F923" w14:textId="77777777" w:rsidR="00210377" w:rsidRPr="007F0BDD" w:rsidRDefault="00210377" w:rsidP="00210377">
      <w:pPr>
        <w:shd w:val="clear" w:color="auto" w:fill="FFFFFF"/>
        <w:tabs>
          <w:tab w:val="num" w:pos="2160"/>
        </w:tabs>
        <w:spacing w:after="120"/>
        <w:ind w:left="180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This is the </w:t>
      </w:r>
      <w:proofErr w:type="spellStart"/>
      <w:r w:rsidRPr="007F0BDD">
        <w:rPr>
          <w:rFonts w:ascii="David" w:eastAsia="Times New Roman" w:hAnsi="David" w:cs="David"/>
          <w:sz w:val="24"/>
          <w:szCs w:val="24"/>
          <w:lang w:val="en-US"/>
        </w:rPr>
        <w:t>feq</w:t>
      </w:r>
      <w:proofErr w:type="spellEnd"/>
      <w:r w:rsidRPr="007F0BDD">
        <w:rPr>
          <w:rFonts w:ascii="David" w:eastAsia="Times New Roman" w:hAnsi="David" w:cs="David"/>
          <w:sz w:val="24"/>
          <w:szCs w:val="24"/>
          <w:lang w:val="en-US"/>
        </w:rPr>
        <w:t xml:space="preserve"> values from the code:  </w:t>
      </w:r>
    </w:p>
    <w:p w14:paraId="4C79A374" w14:textId="77777777" w:rsidR="00210377" w:rsidRPr="007F0BDD" w:rsidRDefault="00210377" w:rsidP="00210377">
      <w:pPr>
        <w:shd w:val="clear" w:color="auto" w:fill="FFFFFF"/>
        <w:spacing w:after="0"/>
        <w:ind w:left="1797" w:right="578"/>
        <w:rPr>
          <w:rFonts w:ascii="David" w:eastAsia="Times New Roman" w:hAnsi="David" w:cs="David"/>
          <w:sz w:val="24"/>
          <w:szCs w:val="24"/>
          <w:lang w:val="en-US"/>
        </w:rPr>
      </w:pPr>
      <w:proofErr w:type="spellStart"/>
      <w:proofErr w:type="gramStart"/>
      <w:r w:rsidRPr="007F0BDD">
        <w:rPr>
          <w:rFonts w:ascii="David" w:eastAsia="Times New Roman" w:hAnsi="David" w:cs="David"/>
          <w:sz w:val="24"/>
          <w:szCs w:val="24"/>
          <w:lang w:val="en-US"/>
        </w:rPr>
        <w:t>this.freq</w:t>
      </w:r>
      <w:proofErr w:type="spellEnd"/>
      <w:proofErr w:type="gramEnd"/>
      <w:r w:rsidRPr="007F0BDD">
        <w:rPr>
          <w:rFonts w:ascii="David" w:eastAsia="Times New Roman" w:hAnsi="David" w:cs="David"/>
          <w:sz w:val="24"/>
          <w:szCs w:val="24"/>
          <w:lang w:val="en-US"/>
        </w:rPr>
        <w:t xml:space="preserve"> = const [</w:t>
      </w:r>
    </w:p>
    <w:p w14:paraId="71806497" w14:textId="77777777" w:rsidR="00210377" w:rsidRPr="007F0BDD" w:rsidRDefault="00210377" w:rsidP="00210377">
      <w:pPr>
        <w:shd w:val="clear" w:color="auto" w:fill="FFFFFF"/>
        <w:spacing w:after="0"/>
        <w:ind w:left="1797" w:right="578"/>
        <w:rPr>
          <w:rFonts w:ascii="David" w:eastAsia="Times New Roman" w:hAnsi="David" w:cs="David"/>
          <w:sz w:val="24"/>
          <w:szCs w:val="24"/>
          <w:lang w:val="en-US"/>
        </w:rPr>
      </w:pPr>
      <w:r w:rsidRPr="007F0BDD">
        <w:rPr>
          <w:rFonts w:ascii="David" w:eastAsia="Times New Roman" w:hAnsi="David" w:cs="David"/>
          <w:sz w:val="24"/>
          <w:szCs w:val="24"/>
          <w:lang w:val="en-US"/>
        </w:rPr>
        <w:t>17054.3,17226.6,17399.8,17571.1,17743.4,17915.6,18087.9,18260.2,18432.4,18604.7,18777.0,18949.2,19121.5,19293.8,19466.0,19638.3],</w:t>
      </w:r>
    </w:p>
    <w:p w14:paraId="659FF1AF" w14:textId="77777777" w:rsidR="00210377" w:rsidRPr="007F0BDD" w:rsidRDefault="00210377" w:rsidP="00210377">
      <w:pPr>
        <w:shd w:val="clear" w:color="auto" w:fill="FFFFFF"/>
        <w:spacing w:after="0"/>
        <w:ind w:left="1797" w:right="578"/>
        <w:rPr>
          <w:rFonts w:ascii="David" w:eastAsia="Times New Roman" w:hAnsi="David" w:cs="David"/>
          <w:sz w:val="24"/>
          <w:szCs w:val="24"/>
          <w:rtl/>
          <w:lang w:val="en-US"/>
        </w:rPr>
      </w:pPr>
    </w:p>
    <w:p w14:paraId="4407B817" w14:textId="77777777"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true power of 16-FSK lies in its time efficiency; to transmit 40 bits per second in standard 2-FSK, you would need to change the frequency 40 times every second. In 16-FSK, to achieve that same 40 bps, we only need to change the frequency 10 times a second. This means your speaker, microphone, and the physical acoustic environment experience a stable, long, and clear wave, minimizing echoes and distortion, while the application still receives data at four times the speed. The "price" that we pay for this stability, and speed is the need for a much wider frequency bandwidth to accommodate 16 distinct, properly spaced frequencies.</w:t>
      </w:r>
    </w:p>
    <w:p w14:paraId="33271312" w14:textId="772E2B4F" w:rsidR="00210377" w:rsidRPr="00C22780" w:rsidRDefault="00210377">
      <w:pPr>
        <w:shd w:val="clear" w:color="auto" w:fill="FFFFFF"/>
        <w:spacing w:after="120"/>
        <w:ind w:right="580"/>
        <w:jc w:val="left"/>
        <w:rPr>
          <w:rFonts w:ascii="David" w:eastAsia="Times New Roman" w:hAnsi="David" w:cs="David"/>
          <w:sz w:val="24"/>
          <w:szCs w:val="24"/>
          <w:lang w:val="en-US"/>
        </w:rPr>
        <w:pPrChange w:id="55" w:author="Yoni Grinberg" w:date="2026-06-16T12:14:00Z">
          <w:pPr>
            <w:shd w:val="clear" w:color="auto" w:fill="FFFFFF"/>
            <w:spacing w:after="120"/>
            <w:ind w:left="1440" w:right="580"/>
            <w:jc w:val="left"/>
          </w:pPr>
        </w:pPrChange>
      </w:pPr>
    </w:p>
    <w:p w14:paraId="5046585A" w14:textId="665BD45A" w:rsidR="00A03FAA" w:rsidRPr="009510B0" w:rsidRDefault="00A03FAA" w:rsidP="00A03FAA">
      <w:pPr>
        <w:shd w:val="clear" w:color="auto" w:fill="FFFFFF"/>
        <w:spacing w:after="120"/>
        <w:ind w:right="580"/>
        <w:jc w:val="left"/>
        <w:rPr>
          <w:rFonts w:ascii="David" w:eastAsia="Times New Roman" w:hAnsi="David" w:cs="David"/>
          <w:b/>
          <w:bCs/>
          <w:sz w:val="24"/>
          <w:szCs w:val="24"/>
          <w:lang w:val="en-US"/>
          <w:rPrChange w:id="56" w:author="יוני גרינברג" w:date="2026-06-17T11:09:00Z">
            <w:rPr>
              <w:rFonts w:ascii="David" w:eastAsia="Times New Roman" w:hAnsi="David" w:cs="David"/>
              <w:sz w:val="24"/>
              <w:szCs w:val="24"/>
              <w:lang w:val="en-US"/>
            </w:rPr>
          </w:rPrChange>
        </w:rPr>
      </w:pPr>
      <w:r w:rsidRPr="009510B0">
        <w:rPr>
          <w:rFonts w:ascii="David" w:eastAsia="Times New Roman" w:hAnsi="David" w:cs="David"/>
          <w:b/>
          <w:bCs/>
          <w:sz w:val="24"/>
          <w:szCs w:val="24"/>
          <w:lang w:val="en-US"/>
          <w:rPrChange w:id="57" w:author="יוני גרינברג" w:date="2026-06-17T11:09:00Z">
            <w:rPr>
              <w:rFonts w:ascii="David" w:eastAsia="Times New Roman" w:hAnsi="David" w:cs="David"/>
              <w:sz w:val="24"/>
              <w:szCs w:val="24"/>
              <w:lang w:val="en-US"/>
            </w:rPr>
          </w:rPrChange>
        </w:rPr>
        <w:t>3.3</w:t>
      </w:r>
      <w:del w:id="58" w:author="יוני גרינברג" w:date="2026-06-17T11:09:00Z">
        <w:r w:rsidRPr="009510B0" w:rsidDel="009510B0">
          <w:rPr>
            <w:rFonts w:ascii="David" w:eastAsia="Times New Roman" w:hAnsi="David" w:cs="David"/>
            <w:b/>
            <w:bCs/>
            <w:sz w:val="24"/>
            <w:szCs w:val="24"/>
            <w:lang w:val="en-US"/>
            <w:rPrChange w:id="59" w:author="יוני גרינברג" w:date="2026-06-17T11:09:00Z">
              <w:rPr>
                <w:rFonts w:ascii="David" w:eastAsia="Times New Roman" w:hAnsi="David" w:cs="David"/>
                <w:sz w:val="24"/>
                <w:szCs w:val="24"/>
                <w:lang w:val="en-US"/>
              </w:rPr>
            </w:rPrChange>
          </w:rPr>
          <w:delText>.1</w:delText>
        </w:r>
      </w:del>
      <w:r w:rsidRPr="009510B0">
        <w:rPr>
          <w:rFonts w:ascii="David" w:eastAsia="Times New Roman" w:hAnsi="David" w:cs="David"/>
          <w:b/>
          <w:bCs/>
          <w:sz w:val="24"/>
          <w:szCs w:val="24"/>
          <w:lang w:val="en-US"/>
          <w:rPrChange w:id="60" w:author="יוני גרינברג" w:date="2026-06-17T11:09:00Z">
            <w:rPr>
              <w:rFonts w:ascii="David" w:eastAsia="Times New Roman" w:hAnsi="David" w:cs="David"/>
              <w:sz w:val="24"/>
              <w:szCs w:val="24"/>
              <w:lang w:val="en-US"/>
            </w:rPr>
          </w:rPrChange>
        </w:rPr>
        <w:t xml:space="preserve"> </w:t>
      </w:r>
      <w:commentRangeStart w:id="61"/>
      <w:r w:rsidRPr="009510B0">
        <w:rPr>
          <w:rFonts w:ascii="David" w:eastAsia="Times New Roman" w:hAnsi="David" w:cs="David"/>
          <w:b/>
          <w:bCs/>
          <w:sz w:val="24"/>
          <w:szCs w:val="24"/>
          <w:lang w:val="en-US"/>
          <w:rPrChange w:id="62" w:author="יוני גרינברג" w:date="2026-06-17T11:09:00Z">
            <w:rPr>
              <w:rFonts w:ascii="David" w:eastAsia="Times New Roman" w:hAnsi="David" w:cs="David"/>
              <w:sz w:val="24"/>
              <w:szCs w:val="24"/>
            </w:rPr>
          </w:rPrChange>
        </w:rPr>
        <w:t>Many-to-Many Topology Discovery and Control Channel Protocol</w:t>
      </w:r>
      <w:ins w:id="63" w:author="יוני גרינברג" w:date="2026-06-17T11:09:00Z">
        <w:r w:rsidR="009510B0">
          <w:rPr>
            <w:rFonts w:ascii="David" w:eastAsia="Times New Roman" w:hAnsi="David" w:cs="David"/>
            <w:b/>
            <w:bCs/>
            <w:sz w:val="24"/>
            <w:szCs w:val="24"/>
            <w:lang w:val="en-US"/>
          </w:rPr>
          <w:t>:</w:t>
        </w:r>
      </w:ins>
    </w:p>
    <w:p w14:paraId="2F9A6932" w14:textId="3E9BC431" w:rsidR="00A03FAA" w:rsidRPr="00C22780" w:rsidRDefault="00A03FAA" w:rsidP="00A03FAA">
      <w:pPr>
        <w:shd w:val="clear" w:color="auto" w:fill="FFFFFF"/>
        <w:spacing w:after="120"/>
        <w:ind w:right="580"/>
        <w:jc w:val="left"/>
        <w:rPr>
          <w:rFonts w:ascii="David" w:eastAsia="Times New Roman" w:hAnsi="David" w:cs="David"/>
          <w:b/>
          <w:bCs/>
          <w:sz w:val="24"/>
          <w:szCs w:val="24"/>
          <w:lang w:val="en-US"/>
          <w:rPrChange w:id="64" w:author="Yoni Grinberg" w:date="2026-06-16T12:12:00Z">
            <w:rPr>
              <w:rFonts w:ascii="David" w:eastAsia="Times New Roman" w:hAnsi="David" w:cs="David"/>
              <w:b/>
              <w:bCs/>
              <w:lang w:val="en-US"/>
            </w:rPr>
          </w:rPrChange>
        </w:rPr>
      </w:pPr>
      <w:del w:id="65" w:author="יוני גרינברג" w:date="2026-06-17T11:12:00Z">
        <w:r w:rsidRPr="00C22780" w:rsidDel="00F66572">
          <w:rPr>
            <w:rFonts w:ascii="David" w:eastAsia="Times New Roman" w:hAnsi="David" w:cs="David"/>
            <w:sz w:val="24"/>
            <w:szCs w:val="24"/>
            <w:lang w:val="en-US"/>
          </w:rPr>
          <w:tab/>
        </w:r>
      </w:del>
      <w:r w:rsidRPr="00C22780">
        <w:rPr>
          <w:rFonts w:ascii="David" w:eastAsia="Times New Roman" w:hAnsi="David" w:cs="David"/>
          <w:b/>
          <w:bCs/>
          <w:sz w:val="24"/>
          <w:szCs w:val="24"/>
          <w:lang w:val="en-US"/>
          <w:rPrChange w:id="66" w:author="Yoni Grinberg" w:date="2026-06-16T12:12:00Z">
            <w:rPr>
              <w:rFonts w:ascii="David" w:eastAsia="Times New Roman" w:hAnsi="David" w:cs="David"/>
              <w:b/>
              <w:bCs/>
              <w:lang w:val="en-US"/>
            </w:rPr>
          </w:rPrChange>
        </w:rPr>
        <w:t>3.3.1 Architectural Foundations and Channel Separation</w:t>
      </w:r>
      <w:commentRangeEnd w:id="61"/>
      <w:r w:rsidR="00E9568F" w:rsidRPr="00C22780">
        <w:rPr>
          <w:rStyle w:val="CommentReference"/>
          <w:rFonts w:ascii="David" w:eastAsia="Times New Roman" w:hAnsi="David" w:cs="David"/>
          <w:b/>
          <w:bCs/>
          <w:sz w:val="24"/>
          <w:szCs w:val="24"/>
          <w:lang w:val="en-US"/>
          <w:rPrChange w:id="67" w:author="Yoni Grinberg" w:date="2026-06-16T12:12:00Z">
            <w:rPr>
              <w:rStyle w:val="CommentReference"/>
              <w:rFonts w:ascii="David" w:eastAsia="Times New Roman" w:hAnsi="David" w:cs="David"/>
              <w:b/>
              <w:bCs/>
              <w:sz w:val="22"/>
              <w:szCs w:val="22"/>
              <w:lang w:val="en-US"/>
            </w:rPr>
          </w:rPrChange>
        </w:rPr>
        <w:commentReference w:id="61"/>
      </w:r>
    </w:p>
    <w:p w14:paraId="51C25F1B" w14:textId="77777777" w:rsidR="00A03FAA" w:rsidRPr="00C22780" w:rsidRDefault="00A03FAA" w:rsidP="00A03FAA">
      <w:pPr>
        <w:shd w:val="clear" w:color="auto" w:fill="FFFFFF"/>
        <w:spacing w:after="120"/>
        <w:ind w:right="580"/>
        <w:jc w:val="left"/>
        <w:rPr>
          <w:rFonts w:ascii="David" w:eastAsia="Times New Roman" w:hAnsi="David" w:cs="David"/>
          <w:sz w:val="24"/>
          <w:szCs w:val="24"/>
          <w:lang w:val="en-US"/>
        </w:rPr>
      </w:pPr>
      <w:commentRangeStart w:id="68"/>
      <w:r w:rsidRPr="00C22780">
        <w:rPr>
          <w:rFonts w:ascii="David" w:eastAsia="Times New Roman" w:hAnsi="David" w:cs="David"/>
          <w:sz w:val="24"/>
          <w:szCs w:val="24"/>
          <w:lang w:val="en-US"/>
        </w:rPr>
        <w:t xml:space="preserve">To realize a scalable and collision-free many-to-many ultrasonic mesh network without a centralized RF infrastructure, the architecture implements a strict separation between the Data Channel and the Control Channel: </w:t>
      </w:r>
    </w:p>
    <w:p w14:paraId="28C774A3" w14:textId="77777777" w:rsidR="00A03FAA" w:rsidRPr="00C22780" w:rsidRDefault="00A03FAA" w:rsidP="00A03FAA">
      <w:pPr>
        <w:numPr>
          <w:ilvl w:val="0"/>
          <w:numId w:val="53"/>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The Data Channel (Normal Operation):</w:t>
      </w:r>
      <w:r w:rsidRPr="00C22780">
        <w:rPr>
          <w:rFonts w:ascii="David" w:eastAsia="Times New Roman" w:hAnsi="David" w:cs="David"/>
          <w:sz w:val="24"/>
          <w:szCs w:val="24"/>
          <w:lang w:val="en-US"/>
        </w:rPr>
        <w:t xml:space="preserve"> Utilizes a wide frequency spectrum modulated via 16-MFSK (frequencies ranging from 17,054.3 Hz to 19,638.3 Hz). This channel is dedicated exclusively to the transmission of multi-byte data frames, localized network handshakes, and application layer payloads. </w:t>
      </w:r>
    </w:p>
    <w:p w14:paraId="06D2654A" w14:textId="6D16D58C" w:rsidR="00A03FAA" w:rsidRPr="00C22780" w:rsidRDefault="00A03FAA" w:rsidP="00A03FAA">
      <w:pPr>
        <w:numPr>
          <w:ilvl w:val="0"/>
          <w:numId w:val="53"/>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The Control Channel (Pre-Algorithm &amp; Arbitration):</w:t>
      </w:r>
      <w:r w:rsidRPr="00C22780">
        <w:rPr>
          <w:rFonts w:ascii="David" w:eastAsia="Times New Roman" w:hAnsi="David" w:cs="David"/>
          <w:sz w:val="24"/>
          <w:szCs w:val="24"/>
          <w:lang w:val="en-US"/>
        </w:rPr>
        <w:t xml:space="preserve"> Operates on a binary dual-frequency scheme (Binary-FSK) utilizing two dedicated out-of-band ultrasonic frequencies: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DISCOVERY</w:t>
      </w:r>
      <w:r w:rsidRPr="00C22780">
        <w:rPr>
          <w:rFonts w:ascii="David" w:eastAsia="Times New Roman" w:hAnsi="David" w:cs="David"/>
          <w:sz w:val="24"/>
          <w:szCs w:val="24"/>
          <w:lang w:val="en-US"/>
        </w:rPr>
        <w:t xml:space="preserve"> token, and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BUSY</w:t>
      </w:r>
      <w:r w:rsidRPr="00C22780">
        <w:rPr>
          <w:rFonts w:ascii="David" w:eastAsia="Times New Roman" w:hAnsi="David" w:cs="David"/>
          <w:sz w:val="24"/>
          <w:szCs w:val="24"/>
          <w:lang w:val="en-US"/>
        </w:rPr>
        <w:t xml:space="preserve"> token. These control tones </w:t>
      </w:r>
      <w:commentRangeStart w:id="69"/>
      <w:r w:rsidRPr="00C22780">
        <w:rPr>
          <w:rFonts w:ascii="David" w:eastAsia="Times New Roman" w:hAnsi="David" w:cs="David"/>
          <w:sz w:val="24"/>
          <w:szCs w:val="24"/>
          <w:lang w:val="en-US"/>
        </w:rPr>
        <w:t>completely</w:t>
      </w:r>
      <w:commentRangeEnd w:id="69"/>
      <w:r w:rsidR="004615AE" w:rsidRPr="00C22780">
        <w:rPr>
          <w:rStyle w:val="CommentReference"/>
          <w:rFonts w:ascii="David" w:eastAsia="Times New Roman" w:hAnsi="David" w:cs="David"/>
          <w:sz w:val="24"/>
          <w:szCs w:val="24"/>
          <w:lang w:val="en-US"/>
        </w:rPr>
        <w:commentReference w:id="69"/>
      </w:r>
      <w:r w:rsidRPr="00C22780">
        <w:rPr>
          <w:rFonts w:ascii="David" w:eastAsia="Times New Roman" w:hAnsi="David" w:cs="David"/>
          <w:sz w:val="24"/>
          <w:szCs w:val="24"/>
          <w:lang w:val="en-US"/>
        </w:rPr>
        <w:t xml:space="preserve"> bypass the standard frame parsing loops and are detected directly via </w:t>
      </w:r>
      <w:commentRangeStart w:id="70"/>
      <w:r w:rsidRPr="00C22780">
        <w:rPr>
          <w:rFonts w:ascii="David" w:eastAsia="Times New Roman" w:hAnsi="David" w:cs="David"/>
          <w:sz w:val="24"/>
          <w:szCs w:val="24"/>
          <w:lang w:val="en-US"/>
        </w:rPr>
        <w:t xml:space="preserve">absolute energy threshold </w:t>
      </w:r>
      <w:commentRangeEnd w:id="70"/>
      <w:r w:rsidR="004615AE" w:rsidRPr="00C22780">
        <w:rPr>
          <w:rStyle w:val="CommentReference"/>
          <w:rFonts w:ascii="David" w:eastAsia="Times New Roman" w:hAnsi="David" w:cs="David"/>
          <w:sz w:val="24"/>
          <w:szCs w:val="24"/>
          <w:lang w:val="en-US"/>
        </w:rPr>
        <w:commentReference w:id="70"/>
      </w:r>
      <w:r w:rsidRPr="00C22780">
        <w:rPr>
          <w:rFonts w:ascii="David" w:eastAsia="Times New Roman" w:hAnsi="David" w:cs="David"/>
          <w:sz w:val="24"/>
          <w:szCs w:val="24"/>
          <w:lang w:val="en-US"/>
        </w:rPr>
        <w:t xml:space="preserve">sensing at the physical layer. </w:t>
      </w:r>
    </w:p>
    <w:p w14:paraId="508473B7" w14:textId="38EC21AB" w:rsidR="00A03FAA" w:rsidRPr="00C22780" w:rsidRDefault="00A03FAA" w:rsidP="00A03FAA">
      <w:pPr>
        <w:shd w:val="clear" w:color="auto" w:fill="FFFFFF"/>
        <w:spacing w:after="120"/>
        <w:ind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3.</w:t>
      </w:r>
      <w:r w:rsidR="00750CCA" w:rsidRPr="00C22780">
        <w:rPr>
          <w:rFonts w:ascii="David" w:eastAsia="Times New Roman" w:hAnsi="David" w:cs="David"/>
          <w:b/>
          <w:bCs/>
          <w:sz w:val="24"/>
          <w:szCs w:val="24"/>
          <w:lang w:val="en-US"/>
        </w:rPr>
        <w:t>3</w:t>
      </w:r>
      <w:r w:rsidRPr="00C22780">
        <w:rPr>
          <w:rFonts w:ascii="David" w:eastAsia="Times New Roman" w:hAnsi="David" w:cs="David"/>
          <w:b/>
          <w:bCs/>
          <w:sz w:val="24"/>
          <w:szCs w:val="24"/>
          <w:lang w:val="en-US"/>
        </w:rPr>
        <w:t>.2 The Four-Stage Topology Discovery Algorithm</w:t>
      </w:r>
    </w:p>
    <w:p w14:paraId="0458174A" w14:textId="77777777" w:rsidR="00A03FAA" w:rsidRPr="00C22780" w:rsidRDefault="00A03FAA" w:rsidP="00A03FAA">
      <w:p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When a node initiates a network discovery workflow, or when a </w:t>
      </w:r>
      <w:commentRangeStart w:id="71"/>
      <w:r w:rsidRPr="00C22780">
        <w:rPr>
          <w:rFonts w:ascii="David" w:eastAsia="Times New Roman" w:hAnsi="David" w:cs="David"/>
          <w:sz w:val="24"/>
          <w:szCs w:val="24"/>
          <w:lang w:val="en-US"/>
        </w:rPr>
        <w:t>topological</w:t>
      </w:r>
      <w:commentRangeEnd w:id="71"/>
      <w:r w:rsidR="00AF2379" w:rsidRPr="00C22780">
        <w:rPr>
          <w:rStyle w:val="CommentReference"/>
          <w:rFonts w:ascii="David" w:eastAsia="Times New Roman" w:hAnsi="David" w:cs="David"/>
          <w:sz w:val="24"/>
          <w:szCs w:val="24"/>
          <w:lang w:val="en-US"/>
        </w:rPr>
        <w:commentReference w:id="71"/>
      </w:r>
      <w:r w:rsidRPr="00C22780">
        <w:rPr>
          <w:rFonts w:ascii="David" w:eastAsia="Times New Roman" w:hAnsi="David" w:cs="David"/>
          <w:sz w:val="24"/>
          <w:szCs w:val="24"/>
          <w:lang w:val="en-US"/>
        </w:rPr>
        <w:t xml:space="preserve"> change is detected, the network executes a coordinated 4-stage synchronization sequence: </w:t>
      </w:r>
    </w:p>
    <w:p w14:paraId="42822343" w14:textId="77777777" w:rsidR="00A03FAA" w:rsidRPr="00C22780" w:rsidRDefault="00A03FAA" w:rsidP="00A03FAA">
      <w:pPr>
        <w:shd w:val="clear" w:color="auto" w:fill="FFFFFF"/>
        <w:spacing w:after="120"/>
        <w:ind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1: Channel Quieting and Dynamic Acoustic Sensing (Pre-Algorithm)</w:t>
      </w:r>
    </w:p>
    <w:p w14:paraId="158F8FB8" w14:textId="656C5943" w:rsidR="00A03FAA" w:rsidRPr="00C22780" w:rsidRDefault="00A03FAA" w:rsidP="00A03FAA">
      <w:pPr>
        <w:numPr>
          <w:ilvl w:val="0"/>
          <w:numId w:val="54"/>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Discovery Broadcast:</w:t>
      </w:r>
      <w:r w:rsidRPr="00C22780">
        <w:rPr>
          <w:rFonts w:ascii="David" w:eastAsia="Times New Roman" w:hAnsi="David" w:cs="David"/>
          <w:sz w:val="24"/>
          <w:szCs w:val="24"/>
          <w:lang w:val="en-US"/>
        </w:rPr>
        <w:t xml:space="preserve"> The initiating node (designated as the temporary Topology Root) transmits a continuous, unmodulated tone at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for exactly 300 ms. </w:t>
      </w:r>
      <w:commentRangeEnd w:id="68"/>
      <w:r w:rsidR="00E9568F" w:rsidRPr="00C22780">
        <w:rPr>
          <w:rStyle w:val="CommentReference"/>
          <w:rFonts w:ascii="David" w:eastAsia="Times New Roman" w:hAnsi="David" w:cs="David"/>
          <w:sz w:val="24"/>
          <w:szCs w:val="24"/>
          <w:lang w:val="en-US"/>
        </w:rPr>
        <w:commentReference w:id="68"/>
      </w:r>
    </w:p>
    <w:p w14:paraId="3F89392C" w14:textId="77777777" w:rsidR="00A03FAA" w:rsidRPr="00C22780" w:rsidRDefault="00A03FAA" w:rsidP="00A03FAA">
      <w:pPr>
        <w:numPr>
          <w:ilvl w:val="0"/>
          <w:numId w:val="54"/>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Passive Detection:</w:t>
      </w:r>
      <w:r w:rsidRPr="00C22780">
        <w:rPr>
          <w:rFonts w:ascii="David" w:eastAsia="Times New Roman" w:hAnsi="David" w:cs="David"/>
          <w:sz w:val="24"/>
          <w:szCs w:val="24"/>
          <w:lang w:val="en-US"/>
        </w:rPr>
        <w:t xml:space="preserve"> Surrounding nodes constantly compute FFTs. If a high energy magnitude is consistently detected within the 20 kHz frequency bin for three consecutive window intervals, a Discovery event is recognized, bypassing any preamble or CRC requirements. </w:t>
      </w:r>
    </w:p>
    <w:p w14:paraId="0E6310B9" w14:textId="77777777" w:rsidR="00A03FAA" w:rsidRPr="00C22780" w:rsidRDefault="00A03FAA" w:rsidP="00A03FAA">
      <w:pPr>
        <w:numPr>
          <w:ilvl w:val="0"/>
          <w:numId w:val="54"/>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Half-Duplex Solution (The Listening Window):</w:t>
      </w:r>
      <w:r w:rsidRPr="00C22780">
        <w:rPr>
          <w:rFonts w:ascii="David" w:eastAsia="Times New Roman" w:hAnsi="David" w:cs="David"/>
          <w:sz w:val="24"/>
          <w:szCs w:val="24"/>
          <w:lang w:val="en-US"/>
        </w:rPr>
        <w:t xml:space="preserve"> Immediately following the 300 </w:t>
      </w:r>
      <w:proofErr w:type="spellStart"/>
      <w:r w:rsidRPr="00C22780">
        <w:rPr>
          <w:rFonts w:ascii="David" w:eastAsia="Times New Roman" w:hAnsi="David" w:cs="David"/>
          <w:sz w:val="24"/>
          <w:szCs w:val="24"/>
          <w:lang w:val="en-US"/>
        </w:rPr>
        <w:t>ms</w:t>
      </w:r>
      <w:proofErr w:type="spellEnd"/>
      <w:r w:rsidRPr="00C22780">
        <w:rPr>
          <w:rFonts w:ascii="David" w:eastAsia="Times New Roman" w:hAnsi="David" w:cs="David"/>
          <w:sz w:val="24"/>
          <w:szCs w:val="24"/>
          <w:lang w:val="en-US"/>
        </w:rPr>
        <w:t xml:space="preserve"> transmission, the initiator silences its speaker and opens a strict 500 </w:t>
      </w:r>
      <w:proofErr w:type="spellStart"/>
      <w:r w:rsidRPr="00C22780">
        <w:rPr>
          <w:rFonts w:ascii="David" w:eastAsia="Times New Roman" w:hAnsi="David" w:cs="David"/>
          <w:sz w:val="24"/>
          <w:szCs w:val="24"/>
          <w:lang w:val="en-US"/>
        </w:rPr>
        <w:t>ms</w:t>
      </w:r>
      <w:proofErr w:type="spellEnd"/>
      <w:r w:rsidRPr="00C22780">
        <w:rPr>
          <w:rFonts w:ascii="David" w:eastAsia="Times New Roman" w:hAnsi="David" w:cs="David"/>
          <w:sz w:val="24"/>
          <w:szCs w:val="24"/>
          <w:lang w:val="en-US"/>
        </w:rPr>
        <w:t xml:space="preserve"> listening window to receive feedback without acoustic self-interference. </w:t>
      </w:r>
    </w:p>
    <w:p w14:paraId="0985447B" w14:textId="0DCCB2F0" w:rsidR="00A03FAA" w:rsidRPr="00C22780" w:rsidRDefault="00A03FAA" w:rsidP="00A03FAA">
      <w:pPr>
        <w:numPr>
          <w:ilvl w:val="0"/>
          <w:numId w:val="54"/>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Collision and Superposition Arbitration ("Busy Always Wins"):</w:t>
      </w:r>
      <w:r w:rsidRPr="00C22780">
        <w:rPr>
          <w:rFonts w:ascii="David" w:eastAsia="Times New Roman" w:hAnsi="David" w:cs="David"/>
          <w:sz w:val="24"/>
          <w:szCs w:val="24"/>
          <w:lang w:val="en-US"/>
        </w:rPr>
        <w:t xml:space="preserve"> If a neighboring node is currently engaged in an active data session, it waits for the falling edge of the Discovery tone and transmits a continuous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 BUSY tone for 300 ms into the initiator's listening window. If multiple nodes respond simultaneously (some available, some busy), the acoustic waves merge linearly in the air (superposition). The initiator’s FFT detects energy in both bins concurrently. The protocol </w:t>
      </w:r>
      <w:del w:id="72" w:author="אלנה רווה" w:date="2026-06-17T08:11:00Z">
        <w:r w:rsidRPr="00C22780" w:rsidDel="00AF2379">
          <w:rPr>
            <w:rFonts w:ascii="David" w:eastAsia="Times New Roman" w:hAnsi="David" w:cs="David"/>
            <w:sz w:val="24"/>
            <w:szCs w:val="24"/>
            <w:lang w:val="en-US"/>
          </w:rPr>
          <w:delText>applies</w:delText>
        </w:r>
      </w:del>
      <w:ins w:id="73" w:author="אלנה רווה" w:date="2026-06-17T08:11:00Z">
        <w:r w:rsidR="00AF2379" w:rsidRPr="00C22780">
          <w:rPr>
            <w:rFonts w:ascii="David" w:eastAsia="Times New Roman" w:hAnsi="David" w:cs="David"/>
            <w:sz w:val="24"/>
            <w:szCs w:val="24"/>
            <w:lang w:val="en-US"/>
          </w:rPr>
          <w:t>applies to</w:t>
        </w:r>
      </w:ins>
      <w:r w:rsidRPr="00C22780">
        <w:rPr>
          <w:rFonts w:ascii="David" w:eastAsia="Times New Roman" w:hAnsi="David" w:cs="David"/>
          <w:sz w:val="24"/>
          <w:szCs w:val="24"/>
          <w:lang w:val="en-US"/>
        </w:rPr>
        <w:t xml:space="preserve"> an absolute threshold rule: if the BUSY bin crosses the baseline noise floor, the channel is declared blocked. The initiator aborts the discovery flow, propagates a localized backoff command, and backs off for a randomized interval before re-attempting. </w:t>
      </w:r>
    </w:p>
    <w:p w14:paraId="58A0C9CC" w14:textId="77777777" w:rsidR="00A03FAA" w:rsidRPr="00C22780" w:rsidRDefault="00A03FAA" w:rsidP="00A03FAA">
      <w:pPr>
        <w:shd w:val="clear" w:color="auto" w:fill="FFFFFF"/>
        <w:spacing w:after="120"/>
        <w:ind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2: Forward Chain Path and Explicit ID Accumulation</w:t>
      </w:r>
    </w:p>
    <w:p w14:paraId="2B6A69E8" w14:textId="77777777" w:rsidR="00A03FAA" w:rsidRPr="00C22780" w:rsidRDefault="00A03FAA" w:rsidP="00A03FAA">
      <w:p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Once the medium is verified as clear, the Root node initiates the building of the routing path: </w:t>
      </w:r>
    </w:p>
    <w:p w14:paraId="2C6DB81B" w14:textId="77777777" w:rsidR="00A03FAA" w:rsidRPr="00C22780" w:rsidRDefault="00A03FAA" w:rsidP="00A03FAA">
      <w:pPr>
        <w:numPr>
          <w:ilvl w:val="0"/>
          <w:numId w:val="55"/>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Frame Accumulation:</w:t>
      </w:r>
      <w:r w:rsidRPr="00C22780">
        <w:rPr>
          <w:rFonts w:ascii="David" w:eastAsia="Times New Roman" w:hAnsi="David" w:cs="David"/>
          <w:sz w:val="24"/>
          <w:szCs w:val="24"/>
          <w:lang w:val="en-US"/>
        </w:rPr>
        <w:t xml:space="preserve"> The Root constructs a fixed 8-byte data frame where its own unique Short ID is written into the first slot of a 5-byte payload array (Bytes 1–5). </w:t>
      </w:r>
    </w:p>
    <w:p w14:paraId="083CC0F3" w14:textId="77777777" w:rsidR="00A03FAA" w:rsidRPr="00C22780" w:rsidRDefault="00A03FAA" w:rsidP="00A03FAA">
      <w:pPr>
        <w:numPr>
          <w:ilvl w:val="0"/>
          <w:numId w:val="55"/>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lastRenderedPageBreak/>
        <w:t>Implicit Acknowledgment (ACK):</w:t>
      </w:r>
      <w:r w:rsidRPr="00C22780">
        <w:rPr>
          <w:rFonts w:ascii="David" w:eastAsia="Times New Roman" w:hAnsi="David" w:cs="David"/>
          <w:sz w:val="24"/>
          <w:szCs w:val="24"/>
          <w:lang w:val="en-US"/>
        </w:rPr>
        <w:t xml:space="preserve"> Surrounding nodes hear the frame and calculate a localized Backoff delay based on their unique ID hashes to prevent simultaneous collision. The node with the shortest timer appends its own Short ID to the next empty slot in the frame and rebroadcasts it. When the previous transmitting node hears this updated frame containing its own ID in the chain, it interprets it as an implicit ACK, shuts down its transmission worker, and remains silent. </w:t>
      </w:r>
    </w:p>
    <w:p w14:paraId="1DC2D54A" w14:textId="5A7BC05B" w:rsidR="00A03FAA" w:rsidRPr="00C22780" w:rsidRDefault="00A03FAA" w:rsidP="00A03FAA">
      <w:pPr>
        <w:numPr>
          <w:ilvl w:val="0"/>
          <w:numId w:val="55"/>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Leaf Node Detection:</w:t>
      </w:r>
      <w:r w:rsidRPr="00C22780">
        <w:rPr>
          <w:rFonts w:ascii="David" w:eastAsia="Times New Roman" w:hAnsi="David" w:cs="David"/>
          <w:sz w:val="24"/>
          <w:szCs w:val="24"/>
          <w:lang w:val="en-US"/>
        </w:rPr>
        <w:t xml:space="preserve"> The packet continues to propagate down the linear chain. The last reachable device in that physical branch broadcasts the packet up to 5 times (the retry threshold). If no subsequent node captures the packet to append its ID, the current node mathematically concludes it is a Leaf Node, freezes its routing state, and shifts to Stage 3. </w:t>
      </w:r>
    </w:p>
    <w:p w14:paraId="567D3566" w14:textId="77777777" w:rsidR="00A03FAA" w:rsidRPr="00C22780" w:rsidRDefault="00A03FAA" w:rsidP="00A03FAA">
      <w:pPr>
        <w:numPr>
          <w:ilvl w:val="0"/>
          <w:numId w:val="55"/>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Starvation Prevention:</w:t>
      </w:r>
      <w:r w:rsidRPr="00C22780">
        <w:rPr>
          <w:rFonts w:ascii="David" w:eastAsia="Times New Roman" w:hAnsi="David" w:cs="David"/>
          <w:sz w:val="24"/>
          <w:szCs w:val="24"/>
          <w:lang w:val="en-US"/>
        </w:rPr>
        <w:t xml:space="preserve"> To avoid channel starvation when multiple nodes compete to append their IDs, each node maintains a dynamic </w:t>
      </w:r>
      <w:r w:rsidRPr="00C22780">
        <w:rPr>
          <w:rFonts w:ascii="David" w:eastAsia="Times New Roman" w:hAnsi="David" w:cs="David"/>
          <w:i/>
          <w:iCs/>
          <w:sz w:val="24"/>
          <w:szCs w:val="24"/>
          <w:lang w:val="en-US"/>
        </w:rPr>
        <w:t>Starvation Counter</w:t>
      </w:r>
      <w:r w:rsidRPr="00C22780">
        <w:rPr>
          <w:rFonts w:ascii="David" w:eastAsia="Times New Roman" w:hAnsi="David" w:cs="David"/>
          <w:sz w:val="24"/>
          <w:szCs w:val="24"/>
          <w:lang w:val="en-US"/>
        </w:rPr>
        <w:t xml:space="preserve">. The longer a node is blocked from accessing the medium, its random backoff interval is mathematically compressed, giving it higher transmission priority. </w:t>
      </w:r>
    </w:p>
    <w:p w14:paraId="1C7668C4" w14:textId="77777777" w:rsidR="00A03FAA" w:rsidRPr="00C22780" w:rsidRDefault="00A03FAA" w:rsidP="00A03FAA">
      <w:pPr>
        <w:shd w:val="clear" w:color="auto" w:fill="FFFFFF"/>
        <w:spacing w:after="120"/>
        <w:ind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3: Reverse Path and Tree Graph Synthesis</w:t>
      </w:r>
    </w:p>
    <w:p w14:paraId="059DF176" w14:textId="77777777" w:rsidR="00A03FAA" w:rsidRPr="00C22780" w:rsidRDefault="00A03FAA" w:rsidP="00A03FAA">
      <w:pPr>
        <w:numPr>
          <w:ilvl w:val="0"/>
          <w:numId w:val="56"/>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Targeted Upstream Routing:</w:t>
      </w:r>
      <w:r w:rsidRPr="00C22780">
        <w:rPr>
          <w:rFonts w:ascii="David" w:eastAsia="Times New Roman" w:hAnsi="David" w:cs="David"/>
          <w:sz w:val="24"/>
          <w:szCs w:val="24"/>
          <w:lang w:val="en-US"/>
        </w:rPr>
        <w:t xml:space="preserve"> The identified Leaf nodes reverse the data flow, transitioning into temporary branch roots. Using the accumulated ID array inside the frame, a node looks up the slot immediately </w:t>
      </w:r>
      <w:commentRangeStart w:id="74"/>
      <w:r w:rsidRPr="00C22780">
        <w:rPr>
          <w:rFonts w:ascii="David" w:eastAsia="Times New Roman" w:hAnsi="David" w:cs="David"/>
          <w:sz w:val="24"/>
          <w:szCs w:val="24"/>
          <w:lang w:val="en-US"/>
        </w:rPr>
        <w:t xml:space="preserve">to its left </w:t>
      </w:r>
      <w:commentRangeEnd w:id="74"/>
      <w:r w:rsidR="004E1A38" w:rsidRPr="00C22780">
        <w:rPr>
          <w:rStyle w:val="CommentReference"/>
          <w:rFonts w:ascii="David" w:eastAsia="Times New Roman" w:hAnsi="David" w:cs="David"/>
          <w:sz w:val="24"/>
          <w:szCs w:val="24"/>
          <w:lang w:val="en-US"/>
        </w:rPr>
        <w:commentReference w:id="74"/>
      </w:r>
      <w:r w:rsidRPr="00C22780">
        <w:rPr>
          <w:rFonts w:ascii="David" w:eastAsia="Times New Roman" w:hAnsi="David" w:cs="David"/>
          <w:sz w:val="24"/>
          <w:szCs w:val="24"/>
          <w:lang w:val="en-US"/>
        </w:rPr>
        <w:t xml:space="preserve">to identify its direct physical Parent node. </w:t>
      </w:r>
    </w:p>
    <w:p w14:paraId="1744EF92" w14:textId="77777777" w:rsidR="00A03FAA" w:rsidRPr="00C22780" w:rsidRDefault="00A03FAA" w:rsidP="00A03FAA">
      <w:pPr>
        <w:numPr>
          <w:ilvl w:val="0"/>
          <w:numId w:val="56"/>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Contextual Byte Control:</w:t>
      </w:r>
      <w:r w:rsidRPr="00C22780">
        <w:rPr>
          <w:rFonts w:ascii="David" w:eastAsia="Times New Roman" w:hAnsi="David" w:cs="David"/>
          <w:sz w:val="24"/>
          <w:szCs w:val="24"/>
          <w:lang w:val="en-US"/>
        </w:rPr>
        <w:t xml:space="preserve"> Byte 6 of the standard frame is dynamically refactored during this stage to act as the </w:t>
      </w:r>
      <w:r w:rsidRPr="00C22780">
        <w:rPr>
          <w:rFonts w:ascii="David" w:eastAsia="Times New Roman" w:hAnsi="David" w:cs="David"/>
          <w:i/>
          <w:iCs/>
          <w:sz w:val="24"/>
          <w:szCs w:val="24"/>
          <w:lang w:val="en-US"/>
        </w:rPr>
        <w:t>Target ID</w:t>
      </w:r>
      <w:r w:rsidRPr="00C22780">
        <w:rPr>
          <w:rFonts w:ascii="David" w:eastAsia="Times New Roman" w:hAnsi="David" w:cs="David"/>
          <w:sz w:val="24"/>
          <w:szCs w:val="24"/>
          <w:lang w:val="en-US"/>
        </w:rPr>
        <w:t xml:space="preserve"> field, ensuring that only the explicit parent processes the upstream packet. </w:t>
      </w:r>
    </w:p>
    <w:p w14:paraId="4AA77441" w14:textId="77777777" w:rsidR="00A03FAA" w:rsidRPr="00C22780" w:rsidRDefault="00A03FAA" w:rsidP="00A03FAA">
      <w:pPr>
        <w:numPr>
          <w:ilvl w:val="0"/>
          <w:numId w:val="56"/>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Join Barrier Synchronization:</w:t>
      </w:r>
      <w:r w:rsidRPr="00C22780">
        <w:rPr>
          <w:rFonts w:ascii="David" w:eastAsia="Times New Roman" w:hAnsi="David" w:cs="David"/>
          <w:sz w:val="24"/>
          <w:szCs w:val="24"/>
          <w:lang w:val="en-US"/>
        </w:rPr>
        <w:t xml:space="preserve"> If an intermediate node acts as a common ancestor for multiple </w:t>
      </w:r>
      <w:commentRangeStart w:id="75"/>
      <w:r w:rsidRPr="00C22780">
        <w:rPr>
          <w:rFonts w:ascii="David" w:eastAsia="Times New Roman" w:hAnsi="David" w:cs="David"/>
          <w:sz w:val="24"/>
          <w:szCs w:val="24"/>
          <w:lang w:val="en-US"/>
        </w:rPr>
        <w:t>topological branches</w:t>
      </w:r>
      <w:commentRangeEnd w:id="75"/>
      <w:r w:rsidR="00E066F8" w:rsidRPr="00C22780">
        <w:rPr>
          <w:rStyle w:val="CommentReference"/>
          <w:rFonts w:ascii="David" w:eastAsia="Times New Roman" w:hAnsi="David" w:cs="David"/>
          <w:sz w:val="24"/>
          <w:szCs w:val="24"/>
          <w:lang w:val="en-US"/>
        </w:rPr>
        <w:commentReference w:id="75"/>
      </w:r>
      <w:r w:rsidRPr="00C22780">
        <w:rPr>
          <w:rFonts w:ascii="David" w:eastAsia="Times New Roman" w:hAnsi="David" w:cs="David"/>
          <w:sz w:val="24"/>
          <w:szCs w:val="24"/>
          <w:lang w:val="en-US"/>
        </w:rPr>
        <w:t xml:space="preserve">, it executes a </w:t>
      </w:r>
      <w:r w:rsidRPr="00C22780">
        <w:rPr>
          <w:rFonts w:ascii="David" w:eastAsia="Times New Roman" w:hAnsi="David" w:cs="David"/>
          <w:i/>
          <w:iCs/>
          <w:sz w:val="24"/>
          <w:szCs w:val="24"/>
          <w:lang w:val="en-US"/>
        </w:rPr>
        <w:t>Join Barrier</w:t>
      </w:r>
      <w:r w:rsidRPr="00C22780">
        <w:rPr>
          <w:rFonts w:ascii="David" w:eastAsia="Times New Roman" w:hAnsi="David" w:cs="David"/>
          <w:sz w:val="24"/>
          <w:szCs w:val="24"/>
          <w:lang w:val="en-US"/>
        </w:rPr>
        <w:t xml:space="preserve">. Upon receiving the upstream packet from the first child branch, the parent halts propagation and remains in a listening lock until all expected children have returned their topological maps. Once the barrier is satisfied, the parent merges the branches into a unified tree array and forwards it upstream toward the Root. </w:t>
      </w:r>
    </w:p>
    <w:p w14:paraId="1523AEA4" w14:textId="77777777" w:rsidR="00A03FAA" w:rsidRPr="00C22780" w:rsidRDefault="00A03FAA" w:rsidP="00A03FAA">
      <w:pPr>
        <w:shd w:val="clear" w:color="auto" w:fill="FFFFFF"/>
        <w:spacing w:after="120"/>
        <w:ind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4: Network Convergence and Consumption Mask Distribution</w:t>
      </w:r>
    </w:p>
    <w:p w14:paraId="14EF98EE" w14:textId="77777777" w:rsidR="00A03FAA" w:rsidRPr="00C22780" w:rsidRDefault="00A03FAA" w:rsidP="00A03FAA">
      <w:pPr>
        <w:numPr>
          <w:ilvl w:val="0"/>
          <w:numId w:val="57"/>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The Consumption Mask:</w:t>
      </w:r>
      <w:r w:rsidRPr="00C22780">
        <w:rPr>
          <w:rFonts w:ascii="David" w:eastAsia="Times New Roman" w:hAnsi="David" w:cs="David"/>
          <w:sz w:val="24"/>
          <w:szCs w:val="24"/>
          <w:lang w:val="en-US"/>
        </w:rPr>
        <w:t xml:space="preserve"> Upon receiving the completed tree graph, the Root node holds the comprehensive network topology. To synchronize all nodes, the Root configures Byte 6 to act as a bitwise </w:t>
      </w:r>
      <w:r w:rsidRPr="00C22780">
        <w:rPr>
          <w:rFonts w:ascii="David" w:eastAsia="Times New Roman" w:hAnsi="David" w:cs="David"/>
          <w:i/>
          <w:iCs/>
          <w:sz w:val="24"/>
          <w:szCs w:val="24"/>
          <w:lang w:val="en-US"/>
        </w:rPr>
        <w:t>Consumption Mask</w:t>
      </w:r>
      <w:r w:rsidRPr="00C22780">
        <w:rPr>
          <w:rFonts w:ascii="David" w:eastAsia="Times New Roman" w:hAnsi="David" w:cs="David"/>
          <w:sz w:val="24"/>
          <w:szCs w:val="24"/>
          <w:lang w:val="en-US"/>
        </w:rPr>
        <w:t xml:space="preserve">, where a bit is flipped to '1' for every active slot containing a valid node (e.g., 0x0F or 00001111 for a 4-node network). </w:t>
      </w:r>
    </w:p>
    <w:p w14:paraId="46CAA3A6" w14:textId="77777777" w:rsidR="00A03FAA" w:rsidRPr="00C22780" w:rsidRDefault="00A03FAA" w:rsidP="00A03FAA">
      <w:pPr>
        <w:numPr>
          <w:ilvl w:val="0"/>
          <w:numId w:val="57"/>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Down-Tree Propagation:</w:t>
      </w:r>
      <w:r w:rsidRPr="00C22780">
        <w:rPr>
          <w:rFonts w:ascii="David" w:eastAsia="Times New Roman" w:hAnsi="David" w:cs="David"/>
          <w:sz w:val="24"/>
          <w:szCs w:val="24"/>
          <w:lang w:val="en-US"/>
        </w:rPr>
        <w:t xml:space="preserve"> The Root transmits the full topology map down the tree. As each target node captures the frame, it identifies its assigned bit index, verifies its safe delivery, and flips its bit from '1' to '0' (consuming its state). </w:t>
      </w:r>
    </w:p>
    <w:p w14:paraId="66F4F231" w14:textId="77777777" w:rsidR="00A03FAA" w:rsidRPr="00C22780" w:rsidRDefault="00A03FAA" w:rsidP="00A03FAA">
      <w:pPr>
        <w:numPr>
          <w:ilvl w:val="0"/>
          <w:numId w:val="57"/>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Fast Control ACK:</w:t>
      </w:r>
      <w:r w:rsidRPr="00C22780">
        <w:rPr>
          <w:rFonts w:ascii="David" w:eastAsia="Times New Roman" w:hAnsi="David" w:cs="David"/>
          <w:sz w:val="24"/>
          <w:szCs w:val="24"/>
          <w:lang w:val="en-US"/>
        </w:rPr>
        <w:t xml:space="preserve"> To maximize efficiency and prevent transmitter timeouts, the receiving node immediately emits a short, 300 </w:t>
      </w:r>
      <w:proofErr w:type="spellStart"/>
      <w:r w:rsidRPr="00C22780">
        <w:rPr>
          <w:rFonts w:ascii="David" w:eastAsia="Times New Roman" w:hAnsi="David" w:cs="David"/>
          <w:sz w:val="24"/>
          <w:szCs w:val="24"/>
          <w:lang w:val="en-US"/>
        </w:rPr>
        <w:t>ms</w:t>
      </w:r>
      <w:proofErr w:type="spellEnd"/>
      <w:r w:rsidRPr="00C22780">
        <w:rPr>
          <w:rFonts w:ascii="David" w:eastAsia="Times New Roman" w:hAnsi="David" w:cs="David"/>
          <w:sz w:val="24"/>
          <w:szCs w:val="24"/>
          <w:lang w:val="en-US"/>
        </w:rPr>
        <w:t xml:space="preserve"> continuous tone over the Control Channel back to its parent. This fast acoustic signal serves to silence the parent's retransmission loop without the overhead of a full 16-FSK data packet. The node then updates the Target ID and passes the frame further down the branch. </w:t>
      </w:r>
    </w:p>
    <w:p w14:paraId="25370C20" w14:textId="77777777" w:rsidR="00DF6A74" w:rsidRDefault="00A03FAA" w:rsidP="00A03FAA">
      <w:pPr>
        <w:numPr>
          <w:ilvl w:val="0"/>
          <w:numId w:val="57"/>
        </w:numPr>
        <w:shd w:val="clear" w:color="auto" w:fill="FFFFFF"/>
        <w:spacing w:after="120"/>
        <w:ind w:right="580"/>
        <w:jc w:val="left"/>
        <w:rPr>
          <w:ins w:id="76" w:author="יוני גרינברג" w:date="2026-06-17T11:14:00Z"/>
          <w:rFonts w:ascii="David" w:eastAsia="Times New Roman" w:hAnsi="David" w:cs="David"/>
          <w:sz w:val="24"/>
          <w:szCs w:val="24"/>
          <w:lang w:val="en-US"/>
        </w:rPr>
      </w:pPr>
      <w:r w:rsidRPr="00C22780">
        <w:rPr>
          <w:rFonts w:ascii="David" w:eastAsia="Times New Roman" w:hAnsi="David" w:cs="David"/>
          <w:b/>
          <w:bCs/>
          <w:sz w:val="24"/>
          <w:szCs w:val="24"/>
          <w:lang w:val="en-US"/>
        </w:rPr>
        <w:t>Network Convergence:</w:t>
      </w:r>
      <w:r w:rsidRPr="00C22780">
        <w:rPr>
          <w:rFonts w:ascii="David" w:eastAsia="Times New Roman" w:hAnsi="David" w:cs="David"/>
          <w:sz w:val="24"/>
          <w:szCs w:val="24"/>
          <w:lang w:val="en-US"/>
        </w:rPr>
        <w:t xml:space="preserve"> When the final Leaf node consumes the remaining '1' bit, Byte 6 becomes entirely cleared (0x00). All devices lock their internal state machines to </w:t>
      </w:r>
      <w:r w:rsidRPr="00C22780">
        <w:rPr>
          <w:rFonts w:ascii="David" w:eastAsia="Times New Roman" w:hAnsi="David" w:cs="David"/>
          <w:i/>
          <w:iCs/>
          <w:sz w:val="24"/>
          <w:szCs w:val="24"/>
          <w:lang w:val="en-US"/>
        </w:rPr>
        <w:t>Ready</w:t>
      </w:r>
      <w:r w:rsidRPr="00C22780">
        <w:rPr>
          <w:rFonts w:ascii="David" w:eastAsia="Times New Roman" w:hAnsi="David" w:cs="David"/>
          <w:sz w:val="24"/>
          <w:szCs w:val="24"/>
          <w:lang w:val="en-US"/>
        </w:rPr>
        <w:t xml:space="preserve"> mode, and the network successfully silences.</w:t>
      </w:r>
    </w:p>
    <w:p w14:paraId="5DFC284D" w14:textId="3ECEF919" w:rsidR="00A03FAA" w:rsidRPr="00C22780" w:rsidRDefault="00A03FAA" w:rsidP="00DF6A74">
      <w:pPr>
        <w:shd w:val="clear" w:color="auto" w:fill="FFFFFF"/>
        <w:spacing w:after="120"/>
        <w:ind w:left="720" w:right="580"/>
        <w:jc w:val="left"/>
        <w:rPr>
          <w:rFonts w:ascii="David" w:eastAsia="Times New Roman" w:hAnsi="David" w:cs="David"/>
          <w:sz w:val="24"/>
          <w:szCs w:val="24"/>
          <w:lang w:val="en-US"/>
        </w:rPr>
        <w:pPrChange w:id="77" w:author="יוני גרינברג" w:date="2026-06-17T11:14:00Z">
          <w:pPr>
            <w:numPr>
              <w:numId w:val="57"/>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lastRenderedPageBreak/>
        <w:t xml:space="preserve"> </w:t>
      </w:r>
    </w:p>
    <w:p w14:paraId="2DA2FE65" w14:textId="3AA72AA3" w:rsidR="00A03FAA" w:rsidRPr="00C22780" w:rsidRDefault="00A03FAA" w:rsidP="00A03FAA">
      <w:pPr>
        <w:shd w:val="clear" w:color="auto" w:fill="FFFFFF"/>
        <w:spacing w:after="120"/>
        <w:ind w:right="580"/>
        <w:jc w:val="left"/>
        <w:rPr>
          <w:rFonts w:ascii="David" w:eastAsia="Times New Roman" w:hAnsi="David" w:cs="David"/>
          <w:b/>
          <w:bCs/>
          <w:sz w:val="24"/>
          <w:szCs w:val="24"/>
          <w:lang w:val="en-US"/>
        </w:rPr>
      </w:pPr>
      <w:commentRangeStart w:id="78"/>
      <w:r w:rsidRPr="00C22780">
        <w:rPr>
          <w:rFonts w:ascii="David" w:eastAsia="Times New Roman" w:hAnsi="David" w:cs="David"/>
          <w:b/>
          <w:bCs/>
          <w:sz w:val="24"/>
          <w:szCs w:val="24"/>
          <w:lang w:val="en-US"/>
        </w:rPr>
        <w:t>3.</w:t>
      </w:r>
      <w:r w:rsidR="00FE7873" w:rsidRPr="00C22780">
        <w:rPr>
          <w:rFonts w:ascii="David" w:eastAsia="Times New Roman" w:hAnsi="David" w:cs="David"/>
          <w:b/>
          <w:bCs/>
          <w:sz w:val="24"/>
          <w:szCs w:val="24"/>
          <w:lang w:val="en-US"/>
        </w:rPr>
        <w:t>3</w:t>
      </w:r>
      <w:r w:rsidRPr="00C22780">
        <w:rPr>
          <w:rFonts w:ascii="David" w:eastAsia="Times New Roman" w:hAnsi="David" w:cs="David"/>
          <w:b/>
          <w:bCs/>
          <w:sz w:val="24"/>
          <w:szCs w:val="24"/>
          <w:lang w:val="en-US"/>
        </w:rPr>
        <w:t>.3 Fault Tolerance: Dynamic Disconnection Detection</w:t>
      </w:r>
    </w:p>
    <w:p w14:paraId="61063C29" w14:textId="77777777" w:rsidR="00A03FAA" w:rsidRPr="00C22780" w:rsidRDefault="00A03FAA" w:rsidP="00A03FAA">
      <w:p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During standard network runtime, a node might leave the room or experience sudden hardware failure. To distinguish between a temporary link dropped due to localized multi-path interference and an actual node disconnection, the protocol implements a </w:t>
      </w:r>
      <w:r w:rsidRPr="00C22780">
        <w:rPr>
          <w:rFonts w:ascii="David" w:eastAsia="Times New Roman" w:hAnsi="David" w:cs="David"/>
          <w:b/>
          <w:bCs/>
          <w:sz w:val="24"/>
          <w:szCs w:val="24"/>
          <w:lang w:val="en-US"/>
        </w:rPr>
        <w:t>Passive Overhearing Mode</w:t>
      </w:r>
      <w:r w:rsidRPr="00C22780">
        <w:rPr>
          <w:rFonts w:ascii="David" w:eastAsia="Times New Roman" w:hAnsi="David" w:cs="David"/>
          <w:sz w:val="24"/>
          <w:szCs w:val="24"/>
          <w:lang w:val="en-US"/>
        </w:rPr>
        <w:t xml:space="preserve">: </w:t>
      </w:r>
      <w:commentRangeEnd w:id="78"/>
      <w:r w:rsidR="00FC5373" w:rsidRPr="00C22780">
        <w:rPr>
          <w:rStyle w:val="CommentReference"/>
          <w:rFonts w:ascii="David" w:eastAsia="Times New Roman" w:hAnsi="David" w:cs="David"/>
          <w:sz w:val="24"/>
          <w:szCs w:val="24"/>
          <w:lang w:val="en-US"/>
        </w:rPr>
        <w:commentReference w:id="78"/>
      </w:r>
    </w:p>
    <w:p w14:paraId="473ED812" w14:textId="77777777" w:rsidR="00A03FAA" w:rsidRPr="00C22780" w:rsidRDefault="00A03FAA" w:rsidP="00A03FAA">
      <w:pPr>
        <w:numPr>
          <w:ilvl w:val="0"/>
          <w:numId w:val="58"/>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If a node fails to receive an expected ACK from a neighboring peer after </w:t>
      </w:r>
      <w:proofErr w:type="gramStart"/>
      <w:r w:rsidRPr="00C22780">
        <w:rPr>
          <w:rFonts w:ascii="David" w:eastAsia="Times New Roman" w:hAnsi="David" w:cs="David"/>
          <w:sz w:val="24"/>
          <w:szCs w:val="24"/>
          <w:lang w:val="en-US"/>
        </w:rPr>
        <w:t>its</w:t>
      </w:r>
      <w:proofErr w:type="gramEnd"/>
      <w:r w:rsidRPr="00C22780">
        <w:rPr>
          <w:rFonts w:ascii="David" w:eastAsia="Times New Roman" w:hAnsi="David" w:cs="David"/>
          <w:sz w:val="24"/>
          <w:szCs w:val="24"/>
          <w:lang w:val="en-US"/>
        </w:rPr>
        <w:t xml:space="preserve"> retry threshold, it refrains from triggering an immediate network reset. </w:t>
      </w:r>
    </w:p>
    <w:p w14:paraId="50F408F3" w14:textId="77777777" w:rsidR="00A03FAA" w:rsidRPr="00C22780" w:rsidRDefault="00A03FAA" w:rsidP="00A03FAA">
      <w:pPr>
        <w:numPr>
          <w:ilvl w:val="0"/>
          <w:numId w:val="58"/>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The node suspends its active worker and opens an unguided listening window, capturing all raw 16-FSK data frames floating across the shared acoustic medium. </w:t>
      </w:r>
    </w:p>
    <w:p w14:paraId="3D082706" w14:textId="77777777" w:rsidR="00A03FAA" w:rsidRPr="00C22780" w:rsidRDefault="00A03FAA" w:rsidP="00A03FAA">
      <w:pPr>
        <w:numPr>
          <w:ilvl w:val="0"/>
          <w:numId w:val="58"/>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Since every standard data frame explicitly includes the Short IDs of the active routing path in Bytes 1–5, the listening node scans these overheard headers. </w:t>
      </w:r>
    </w:p>
    <w:p w14:paraId="7CCDD55C" w14:textId="77777777" w:rsidR="00A03FAA" w:rsidRPr="00C22780" w:rsidRDefault="00A03FAA" w:rsidP="00A03FAA">
      <w:pPr>
        <w:numPr>
          <w:ilvl w:val="0"/>
          <w:numId w:val="58"/>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If the silent node's ID is detected within any frame (even those addressed to third-party nodes), it proves the device is alive and transmitting; the issue is marked as a localized link degradation. </w:t>
      </w:r>
    </w:p>
    <w:p w14:paraId="7F7F35DC" w14:textId="77777777" w:rsidR="00A03FAA" w:rsidRPr="00C22780" w:rsidRDefault="00A03FAA" w:rsidP="00A03FAA">
      <w:pPr>
        <w:numPr>
          <w:ilvl w:val="0"/>
          <w:numId w:val="58"/>
        </w:num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If the passive listening timer expires and the target ID has completely vanished from the air, a definitive Disconnection is declared. The detecting node instantly fires a 20 kHz Discovery tone on the Control Channel, wiping the stale topology tables and forcing an automatic network rebuild. </w:t>
      </w:r>
    </w:p>
    <w:p w14:paraId="4E423A79" w14:textId="57C18D35" w:rsidR="00A03FAA" w:rsidRPr="00C22780" w:rsidRDefault="00A03FAA" w:rsidP="00A03FAA">
      <w:pPr>
        <w:shd w:val="clear" w:color="auto" w:fill="FFFFFF"/>
        <w:spacing w:after="120"/>
        <w:ind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3.</w:t>
      </w:r>
      <w:r w:rsidR="00FE7873" w:rsidRPr="00C22780">
        <w:rPr>
          <w:rFonts w:ascii="David" w:eastAsia="Times New Roman" w:hAnsi="David" w:cs="David"/>
          <w:b/>
          <w:bCs/>
          <w:sz w:val="24"/>
          <w:szCs w:val="24"/>
          <w:lang w:val="en-US"/>
        </w:rPr>
        <w:t>3</w:t>
      </w:r>
      <w:r w:rsidRPr="00C22780">
        <w:rPr>
          <w:rFonts w:ascii="David" w:eastAsia="Times New Roman" w:hAnsi="David" w:cs="David"/>
          <w:b/>
          <w:bCs/>
          <w:sz w:val="24"/>
          <w:szCs w:val="24"/>
          <w:lang w:val="en-US"/>
        </w:rPr>
        <w:t>.4 Mathematical Timing Analysis and Network Convergence Budget</w:t>
      </w:r>
    </w:p>
    <w:p w14:paraId="5DCA100B" w14:textId="77777777" w:rsidR="00A03FAA" w:rsidRPr="00C22780" w:rsidRDefault="00A03FAA" w:rsidP="00A03FAA">
      <w:p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The physical constraints of acoustic data transmission are strictly defined by the symbol duration and baud rate. Operating at a standard </w:t>
      </w:r>
      <w:r w:rsidRPr="00C22780">
        <w:rPr>
          <w:rFonts w:ascii="David" w:eastAsia="Times New Roman" w:hAnsi="David" w:cs="David"/>
          <w:b/>
          <w:bCs/>
          <w:sz w:val="24"/>
          <w:szCs w:val="24"/>
          <w:lang w:val="en-US"/>
        </w:rPr>
        <w:t>10 Baud rate</w:t>
      </w:r>
      <w:r w:rsidRPr="00C22780">
        <w:rPr>
          <w:rFonts w:ascii="David" w:eastAsia="Times New Roman" w:hAnsi="David" w:cs="David"/>
          <w:sz w:val="24"/>
          <w:szCs w:val="24"/>
          <w:lang w:val="en-US"/>
        </w:rPr>
        <w:t xml:space="preserve"> (where each 16-FSK symbol carries 4 bits of information over a 100 </w:t>
      </w:r>
      <w:proofErr w:type="spellStart"/>
      <w:r w:rsidRPr="00C22780">
        <w:rPr>
          <w:rFonts w:ascii="David" w:eastAsia="Times New Roman" w:hAnsi="David" w:cs="David"/>
          <w:sz w:val="24"/>
          <w:szCs w:val="24"/>
          <w:lang w:val="en-US"/>
        </w:rPr>
        <w:t>ms</w:t>
      </w:r>
      <w:proofErr w:type="spellEnd"/>
      <w:r w:rsidRPr="00C22780">
        <w:rPr>
          <w:rFonts w:ascii="David" w:eastAsia="Times New Roman" w:hAnsi="David" w:cs="David"/>
          <w:sz w:val="24"/>
          <w:szCs w:val="24"/>
          <w:lang w:val="en-US"/>
        </w:rPr>
        <w:t xml:space="preserve"> duration window), a complete 8-byte (64-bit) data packet requires exactly 1.6 seconds of physical airtime. </w:t>
      </w:r>
    </w:p>
    <w:p w14:paraId="2BD658E7" w14:textId="77777777" w:rsidR="00A03FAA" w:rsidRPr="00C22780" w:rsidRDefault="00A03FAA" w:rsidP="00A03FAA">
      <w:pPr>
        <w:shd w:val="clear" w:color="auto" w:fill="FFFFFF"/>
        <w:spacing w:after="120"/>
        <w:ind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Conversely, a continuous control tone (DISCOVERY/BUSY/ACK) requires only 300 </w:t>
      </w:r>
      <w:proofErr w:type="spellStart"/>
      <w:r w:rsidRPr="00C22780">
        <w:rPr>
          <w:rFonts w:ascii="David" w:eastAsia="Times New Roman" w:hAnsi="David" w:cs="David"/>
          <w:sz w:val="24"/>
          <w:szCs w:val="24"/>
          <w:lang w:val="en-US"/>
        </w:rPr>
        <w:t>ms</w:t>
      </w:r>
      <w:proofErr w:type="spellEnd"/>
      <w:r w:rsidRPr="00C22780">
        <w:rPr>
          <w:rFonts w:ascii="David" w:eastAsia="Times New Roman" w:hAnsi="David" w:cs="David"/>
          <w:sz w:val="24"/>
          <w:szCs w:val="24"/>
          <w:lang w:val="en-US"/>
        </w:rPr>
        <w:t xml:space="preserve"> to establish high-confidence energy integration inside the receiver's FFT bins.</w:t>
      </w:r>
    </w:p>
    <w:p w14:paraId="0DC63B0A" w14:textId="591D66C4" w:rsidR="00A03FAA" w:rsidRPr="00C22780" w:rsidRDefault="00A03FAA" w:rsidP="00385ED3">
      <w:pPr>
        <w:shd w:val="clear" w:color="auto" w:fill="FFFFFF"/>
        <w:spacing w:after="120"/>
        <w:ind w:right="580"/>
        <w:jc w:val="left"/>
        <w:rPr>
          <w:rFonts w:ascii="David" w:eastAsia="Times New Roman" w:hAnsi="David" w:cs="David"/>
          <w:sz w:val="24"/>
          <w:szCs w:val="24"/>
          <w:rtl/>
          <w:lang w:val="en-US"/>
        </w:rPr>
      </w:pPr>
    </w:p>
    <w:p w14:paraId="103D7A1B" w14:textId="77777777" w:rsidR="000949F3" w:rsidRPr="008A45AC" w:rsidRDefault="000949F3" w:rsidP="00D51A3C">
      <w:pPr>
        <w:shd w:val="clear" w:color="auto" w:fill="FFFFFF"/>
        <w:spacing w:after="120"/>
        <w:ind w:left="1440" w:right="580"/>
        <w:jc w:val="left"/>
        <w:rPr>
          <w:rFonts w:ascii="David" w:eastAsia="Times New Roman" w:hAnsi="David" w:cs="David"/>
          <w:sz w:val="24"/>
          <w:szCs w:val="24"/>
          <w:lang w:val="en-US"/>
        </w:rPr>
      </w:pPr>
    </w:p>
    <w:p w14:paraId="1DBB777C" w14:textId="79DA4DBB" w:rsidR="000562F9" w:rsidRPr="008A45AC" w:rsidRDefault="00E63755" w:rsidP="00F96F2C">
      <w:pPr>
        <w:shd w:val="clear" w:color="auto" w:fill="FFFFFF"/>
        <w:spacing w:after="120"/>
        <w:ind w:right="580"/>
        <w:jc w:val="left"/>
        <w:rPr>
          <w:rFonts w:ascii="David" w:eastAsia="Times New Roman" w:hAnsi="David" w:cs="David"/>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Pr="008A45AC">
        <w:rPr>
          <w:rFonts w:ascii="David" w:hAnsi="David" w:cs="David"/>
          <w:b/>
          <w:bCs/>
          <w:sz w:val="32"/>
          <w:szCs w:val="32"/>
          <w:lang w:val="en-US"/>
        </w:rPr>
        <w:t>4</w:t>
      </w:r>
      <w:r w:rsidR="00DA341C" w:rsidRPr="008A45AC">
        <w:rPr>
          <w:rFonts w:ascii="David" w:eastAsia="Times New Roman" w:hAnsi="David" w:cs="David"/>
          <w:sz w:val="32"/>
          <w:szCs w:val="32"/>
          <w:lang w:val="en-US"/>
        </w:rPr>
        <w:t xml:space="preserve">. </w:t>
      </w:r>
      <w:commentRangeStart w:id="79"/>
      <w:commentRangeEnd w:id="79"/>
      <w:r w:rsidR="00CF2B94" w:rsidRPr="00BF55D8">
        <w:rPr>
          <w:rStyle w:val="CommentReference"/>
          <w:rFonts w:ascii="David" w:eastAsia="Times New Roman" w:hAnsi="David" w:cs="David"/>
          <w:b/>
          <w:bCs/>
          <w:sz w:val="32"/>
          <w:szCs w:val="32"/>
          <w:lang w:val="en-US"/>
        </w:rPr>
        <w:commentReference w:id="79"/>
      </w:r>
      <w:r w:rsidR="00E24B12" w:rsidRPr="00385ED3">
        <w:rPr>
          <w:rFonts w:ascii="David" w:eastAsia="Times New Roman" w:hAnsi="David" w:cs="David"/>
          <w:b/>
          <w:bCs/>
          <w:sz w:val="32"/>
          <w:szCs w:val="32"/>
          <w:lang w:val="en-US"/>
        </w:rPr>
        <w:t>EXPECTED RESULTS</w:t>
      </w:r>
      <w:r w:rsidR="00E92C01" w:rsidRPr="00385ED3">
        <w:rPr>
          <w:rFonts w:ascii="David" w:eastAsia="Times New Roman" w:hAnsi="David" w:cs="David"/>
          <w:b/>
          <w:bCs/>
          <w:sz w:val="32"/>
          <w:szCs w:val="32"/>
          <w:lang w:val="en-US"/>
        </w:rPr>
        <w:t xml:space="preserve"> and REALITY</w:t>
      </w:r>
    </w:p>
    <w:p w14:paraId="3BE39C40" w14:textId="0FBB74BA" w:rsidR="000562F9" w:rsidRPr="008A45AC" w:rsidRDefault="000562F9" w:rsidP="00DF6A74">
      <w:pPr>
        <w:shd w:val="clear" w:color="auto" w:fill="FFFFFF"/>
        <w:spacing w:after="120"/>
        <w:ind w:right="580"/>
        <w:jc w:val="left"/>
        <w:rPr>
          <w:rFonts w:ascii="David" w:eastAsia="Times New Roman" w:hAnsi="David" w:cs="David"/>
          <w:sz w:val="24"/>
          <w:szCs w:val="24"/>
          <w:lang w:val="en-US"/>
        </w:rPr>
        <w:pPrChange w:id="80" w:author="יוני גרינברג" w:date="2026-06-17T11:15:00Z">
          <w:pPr>
            <w:shd w:val="clear" w:color="auto" w:fill="FFFFFF"/>
            <w:spacing w:after="120"/>
            <w:ind w:left="1083" w:right="580"/>
            <w:jc w:val="left"/>
          </w:pPr>
        </w:pPrChange>
      </w:pPr>
      <w:commentRangeStart w:id="81"/>
      <w:r w:rsidRPr="008A45AC">
        <w:rPr>
          <w:rFonts w:ascii="David" w:eastAsia="Times New Roman" w:hAnsi="David" w:cs="David"/>
          <w:sz w:val="24"/>
          <w:szCs w:val="24"/>
          <w:lang w:val="en-US"/>
        </w:rPr>
        <w:t xml:space="preserve">The primary objective of this project </w:t>
      </w:r>
      <w:del w:id="82" w:author="אלנה רווה" w:date="2026-06-17T10:34:00Z">
        <w:r w:rsidRPr="008A45AC" w:rsidDel="00FC5373">
          <w:rPr>
            <w:rFonts w:ascii="David" w:eastAsia="Times New Roman" w:hAnsi="David" w:cs="David"/>
            <w:sz w:val="24"/>
            <w:szCs w:val="24"/>
            <w:lang w:val="en-US"/>
          </w:rPr>
          <w:delText xml:space="preserve">is </w:delText>
        </w:r>
      </w:del>
      <w:ins w:id="83" w:author="אלנה רווה" w:date="2026-06-17T10:34:00Z">
        <w:r w:rsidR="00FC5373">
          <w:rPr>
            <w:rFonts w:ascii="David" w:eastAsia="Times New Roman" w:hAnsi="David" w:cs="David"/>
            <w:sz w:val="24"/>
            <w:szCs w:val="24"/>
            <w:lang w:val="en-US"/>
          </w:rPr>
          <w:t>was</w:t>
        </w:r>
        <w:r w:rsidR="00FC5373" w:rsidRPr="008A45AC">
          <w:rPr>
            <w:rFonts w:ascii="David" w:eastAsia="Times New Roman" w:hAnsi="David" w:cs="David"/>
            <w:sz w:val="24"/>
            <w:szCs w:val="24"/>
            <w:lang w:val="en-US"/>
          </w:rPr>
          <w:t xml:space="preserve"> </w:t>
        </w:r>
      </w:ins>
      <w:r w:rsidRPr="008A45AC">
        <w:rPr>
          <w:rFonts w:ascii="David" w:eastAsia="Times New Roman" w:hAnsi="David" w:cs="David"/>
          <w:sz w:val="24"/>
          <w:szCs w:val="24"/>
          <w:lang w:val="en-US"/>
        </w:rPr>
        <w:t>to design and implement a fully functional acoustic communication network, utilizing ultrasonic waves as the physical transmission medium.</w:t>
      </w:r>
    </w:p>
    <w:p w14:paraId="25EE12AD" w14:textId="64A898D7" w:rsidR="000562F9" w:rsidRPr="008A45AC" w:rsidRDefault="00FC5373" w:rsidP="00DF6A74">
      <w:pPr>
        <w:shd w:val="clear" w:color="auto" w:fill="FFFFFF"/>
        <w:spacing w:after="120"/>
        <w:ind w:right="580"/>
        <w:jc w:val="left"/>
        <w:rPr>
          <w:rFonts w:ascii="David" w:eastAsia="Times New Roman" w:hAnsi="David" w:cs="David"/>
          <w:sz w:val="24"/>
          <w:szCs w:val="24"/>
          <w:lang w:val="en-US"/>
        </w:rPr>
        <w:pPrChange w:id="84" w:author="יוני גרינברג" w:date="2026-06-17T11:15:00Z">
          <w:pPr>
            <w:shd w:val="clear" w:color="auto" w:fill="FFFFFF"/>
            <w:spacing w:after="120"/>
            <w:ind w:left="1083" w:right="580"/>
            <w:jc w:val="left"/>
          </w:pPr>
        </w:pPrChange>
      </w:pPr>
      <w:ins w:id="85" w:author="אלנה רווה" w:date="2026-06-17T10:34:00Z">
        <w:r>
          <w:rPr>
            <w:rFonts w:ascii="David" w:eastAsia="Times New Roman" w:hAnsi="David" w:cs="David"/>
            <w:sz w:val="24"/>
            <w:szCs w:val="24"/>
            <w:lang w:val="en-US"/>
          </w:rPr>
          <w:t xml:space="preserve">In fact, </w:t>
        </w:r>
      </w:ins>
      <w:del w:id="86" w:author="אלנה רווה" w:date="2026-06-17T10:34:00Z">
        <w:r w:rsidR="000562F9" w:rsidRPr="008A45AC" w:rsidDel="00FC5373">
          <w:rPr>
            <w:rFonts w:ascii="David" w:eastAsia="Times New Roman" w:hAnsi="David" w:cs="David"/>
            <w:sz w:val="24"/>
            <w:szCs w:val="24"/>
            <w:lang w:val="en-US"/>
          </w:rPr>
          <w:delText xml:space="preserve">The </w:delText>
        </w:r>
      </w:del>
      <w:ins w:id="87" w:author="אלנה רווה" w:date="2026-06-17T10:34:00Z">
        <w:r>
          <w:rPr>
            <w:rFonts w:ascii="David" w:eastAsia="Times New Roman" w:hAnsi="David" w:cs="David"/>
            <w:sz w:val="24"/>
            <w:szCs w:val="24"/>
            <w:lang w:val="en-US"/>
          </w:rPr>
          <w:t>t</w:t>
        </w:r>
        <w:r w:rsidRPr="008A45AC">
          <w:rPr>
            <w:rFonts w:ascii="David" w:eastAsia="Times New Roman" w:hAnsi="David" w:cs="David"/>
            <w:sz w:val="24"/>
            <w:szCs w:val="24"/>
            <w:lang w:val="en-US"/>
          </w:rPr>
          <w:t xml:space="preserve">he </w:t>
        </w:r>
      </w:ins>
      <w:r w:rsidR="000562F9" w:rsidRPr="008A45AC">
        <w:rPr>
          <w:rFonts w:ascii="David" w:eastAsia="Times New Roman" w:hAnsi="David" w:cs="David"/>
          <w:sz w:val="24"/>
          <w:szCs w:val="24"/>
          <w:lang w:val="en-US"/>
        </w:rPr>
        <w:t xml:space="preserve">system is </w:t>
      </w:r>
      <w:r w:rsidR="00C9535E" w:rsidRPr="008A45AC">
        <w:rPr>
          <w:rFonts w:ascii="David" w:eastAsia="Times New Roman" w:hAnsi="David" w:cs="David"/>
          <w:sz w:val="24"/>
          <w:szCs w:val="24"/>
          <w:lang w:val="en-US"/>
        </w:rPr>
        <w:t>created</w:t>
      </w:r>
      <w:r w:rsidR="000562F9" w:rsidRPr="008A45AC">
        <w:rPr>
          <w:rFonts w:ascii="David" w:eastAsia="Times New Roman" w:hAnsi="David" w:cs="David"/>
          <w:sz w:val="24"/>
          <w:szCs w:val="24"/>
          <w:lang w:val="en-US"/>
        </w:rPr>
        <w:t xml:space="preserve"> as a cross-platform mobile application (compatible with both Android and iOS), enabling seamless communication between heterogeneous devices.</w:t>
      </w:r>
      <w:commentRangeEnd w:id="81"/>
      <w:r w:rsidRPr="008A45AC">
        <w:rPr>
          <w:rStyle w:val="CommentReference"/>
          <w:rFonts w:ascii="David" w:eastAsia="Times New Roman" w:hAnsi="David" w:cs="David"/>
          <w:sz w:val="24"/>
          <w:szCs w:val="24"/>
          <w:lang w:val="en-US"/>
        </w:rPr>
        <w:commentReference w:id="81"/>
      </w:r>
    </w:p>
    <w:p w14:paraId="394F3F01" w14:textId="77777777" w:rsidR="000562F9" w:rsidRPr="009319AF" w:rsidRDefault="000562F9" w:rsidP="00DF6A74">
      <w:pPr>
        <w:shd w:val="clear" w:color="auto" w:fill="FFFFFF"/>
        <w:spacing w:after="120"/>
        <w:ind w:right="580"/>
        <w:jc w:val="left"/>
        <w:rPr>
          <w:rFonts w:ascii="David" w:eastAsia="Times New Roman" w:hAnsi="David" w:cs="David"/>
          <w:b/>
          <w:bCs/>
          <w:sz w:val="24"/>
          <w:szCs w:val="24"/>
          <w:u w:val="single"/>
          <w:lang w:val="en-US"/>
          <w:rPrChange w:id="88" w:author="אלנה רווה" w:date="2026-06-17T10:35:00Z">
            <w:rPr>
              <w:rFonts w:ascii="David" w:eastAsia="Times New Roman" w:hAnsi="David" w:cs="David"/>
              <w:sz w:val="24"/>
              <w:szCs w:val="24"/>
              <w:lang w:val="en-US"/>
            </w:rPr>
          </w:rPrChange>
        </w:rPr>
        <w:pPrChange w:id="89" w:author="יוני גרינברג" w:date="2026-06-17T11:15:00Z">
          <w:pPr>
            <w:shd w:val="clear" w:color="auto" w:fill="FFFFFF"/>
            <w:spacing w:after="120"/>
            <w:ind w:left="1083" w:right="580"/>
            <w:jc w:val="left"/>
          </w:pPr>
        </w:pPrChange>
      </w:pPr>
      <w:r w:rsidRPr="009319AF">
        <w:rPr>
          <w:rFonts w:ascii="David" w:eastAsia="Times New Roman" w:hAnsi="David" w:cs="David"/>
          <w:b/>
          <w:bCs/>
          <w:sz w:val="24"/>
          <w:szCs w:val="24"/>
          <w:u w:val="single"/>
          <w:lang w:val="en-US"/>
          <w:rPrChange w:id="90" w:author="אלנה רווה" w:date="2026-06-17T10:35:00Z">
            <w:rPr>
              <w:rFonts w:ascii="David" w:eastAsia="Times New Roman" w:hAnsi="David" w:cs="David"/>
              <w:sz w:val="24"/>
              <w:szCs w:val="24"/>
              <w:lang w:val="en-US"/>
            </w:rPr>
          </w:rPrChange>
        </w:rPr>
        <w:t>Key Technical Specifications:</w:t>
      </w:r>
    </w:p>
    <w:p w14:paraId="3030E022" w14:textId="6537B748" w:rsidR="000562F9" w:rsidRPr="00DF6A74" w:rsidRDefault="000562F9" w:rsidP="00DF6A74">
      <w:pPr>
        <w:pStyle w:val="ListParagraph"/>
        <w:numPr>
          <w:ilvl w:val="0"/>
          <w:numId w:val="52"/>
        </w:numPr>
        <w:shd w:val="clear" w:color="auto" w:fill="FFFFFF"/>
        <w:spacing w:after="120"/>
        <w:ind w:left="360" w:right="580"/>
        <w:jc w:val="left"/>
        <w:rPr>
          <w:rFonts w:ascii="David" w:eastAsia="Times New Roman" w:hAnsi="David" w:cs="David"/>
          <w:sz w:val="24"/>
          <w:szCs w:val="24"/>
          <w:lang w:val="en-US"/>
          <w:rPrChange w:id="91" w:author="יוני גרינברג" w:date="2026-06-17T11:15:00Z">
            <w:rPr>
              <w:rFonts w:eastAsia="Times New Roman"/>
              <w:lang w:val="en-US"/>
            </w:rPr>
          </w:rPrChange>
        </w:rPr>
        <w:pPrChange w:id="92" w:author="יוני גרינברג" w:date="2026-06-17T11:15:00Z">
          <w:pPr>
            <w:shd w:val="clear" w:color="auto" w:fill="FFFFFF"/>
            <w:spacing w:after="120"/>
            <w:ind w:left="1083" w:right="580"/>
            <w:jc w:val="left"/>
          </w:pPr>
        </w:pPrChange>
      </w:pPr>
      <w:r w:rsidRPr="00DF6A74">
        <w:rPr>
          <w:rFonts w:ascii="David" w:eastAsia="Times New Roman" w:hAnsi="David" w:cs="David"/>
          <w:b/>
          <w:bCs/>
          <w:sz w:val="24"/>
          <w:szCs w:val="24"/>
          <w:lang w:val="en-US"/>
          <w:rPrChange w:id="93" w:author="יוני גרינברג" w:date="2026-06-17T11:15:00Z">
            <w:rPr>
              <w:rFonts w:eastAsia="Times New Roman"/>
              <w:lang w:val="en-US"/>
            </w:rPr>
          </w:rPrChange>
        </w:rPr>
        <w:t>Protocol</w:t>
      </w:r>
      <w:r w:rsidRPr="00DF6A74">
        <w:rPr>
          <w:rFonts w:ascii="David" w:eastAsia="Times New Roman" w:hAnsi="David" w:cs="David"/>
          <w:sz w:val="24"/>
          <w:szCs w:val="24"/>
          <w:lang w:val="en-US"/>
          <w:rPrChange w:id="94" w:author="יוני גרינברג" w:date="2026-06-17T11:15:00Z">
            <w:rPr>
              <w:rFonts w:eastAsia="Times New Roman"/>
              <w:lang w:val="en-US"/>
            </w:rPr>
          </w:rPrChange>
        </w:rPr>
        <w:t>: The Data Link Layer implements a collision avoidance mechanism based on the RTS/CTS (Request to Send / Clear to Send) handshake protocol to ensure reliable data delivery.</w:t>
      </w:r>
    </w:p>
    <w:p w14:paraId="5E1338DD" w14:textId="77777777" w:rsidR="000562F9" w:rsidRPr="00974133" w:rsidRDefault="000562F9" w:rsidP="00DF6A74">
      <w:pPr>
        <w:pStyle w:val="ListParagraph"/>
        <w:numPr>
          <w:ilvl w:val="0"/>
          <w:numId w:val="52"/>
        </w:numPr>
        <w:shd w:val="clear" w:color="auto" w:fill="FFFFFF"/>
        <w:spacing w:after="120"/>
        <w:ind w:left="360" w:right="580"/>
        <w:jc w:val="left"/>
        <w:rPr>
          <w:rFonts w:ascii="David" w:eastAsia="Times New Roman" w:hAnsi="David" w:cs="David"/>
          <w:sz w:val="24"/>
          <w:szCs w:val="24"/>
          <w:lang w:val="en-US"/>
          <w:rPrChange w:id="95" w:author="אלנה רווה" w:date="2026-06-01T10:38:00Z">
            <w:rPr>
              <w:rFonts w:eastAsia="Times New Roman"/>
              <w:lang w:val="en-US"/>
            </w:rPr>
          </w:rPrChange>
        </w:rPr>
        <w:pPrChange w:id="96" w:author="יוני גרינברג" w:date="2026-06-17T11:15:00Z">
          <w:pPr>
            <w:shd w:val="clear" w:color="auto" w:fill="FFFFFF"/>
            <w:spacing w:after="120"/>
            <w:ind w:left="1083" w:right="580"/>
            <w:jc w:val="left"/>
          </w:pPr>
        </w:pPrChange>
      </w:pPr>
      <w:r w:rsidRPr="009319AF">
        <w:rPr>
          <w:rFonts w:ascii="David" w:eastAsia="Times New Roman" w:hAnsi="David" w:cs="David"/>
          <w:b/>
          <w:bCs/>
          <w:sz w:val="24"/>
          <w:szCs w:val="24"/>
          <w:lang w:val="en-US"/>
          <w:rPrChange w:id="97" w:author="אלנה רווה" w:date="2026-06-17T10:35:00Z">
            <w:rPr>
              <w:rFonts w:eastAsia="Times New Roman"/>
              <w:lang w:val="en-US"/>
            </w:rPr>
          </w:rPrChange>
        </w:rPr>
        <w:t>Capacity &amp; Range</w:t>
      </w:r>
      <w:r w:rsidRPr="00974133">
        <w:rPr>
          <w:rFonts w:ascii="David" w:eastAsia="Times New Roman" w:hAnsi="David" w:cs="David"/>
          <w:sz w:val="24"/>
          <w:szCs w:val="24"/>
          <w:lang w:val="en-US"/>
          <w:rPrChange w:id="98" w:author="אלנה רווה" w:date="2026-06-01T10:38:00Z">
            <w:rPr>
              <w:rFonts w:eastAsia="Times New Roman"/>
              <w:lang w:val="en-US"/>
            </w:rPr>
          </w:rPrChange>
        </w:rPr>
        <w:t>: The network is designed to support a cluster of at least 3 concurrent nodes within an optimal effective radius of 2 meters.</w:t>
      </w:r>
    </w:p>
    <w:p w14:paraId="22795F30" w14:textId="77777777" w:rsidR="000562F9" w:rsidRPr="00974133" w:rsidRDefault="000562F9" w:rsidP="00DF6A74">
      <w:pPr>
        <w:pStyle w:val="ListParagraph"/>
        <w:numPr>
          <w:ilvl w:val="0"/>
          <w:numId w:val="52"/>
        </w:numPr>
        <w:shd w:val="clear" w:color="auto" w:fill="FFFFFF"/>
        <w:spacing w:after="120"/>
        <w:ind w:left="360" w:right="580"/>
        <w:jc w:val="left"/>
        <w:rPr>
          <w:rFonts w:ascii="David" w:eastAsia="Times New Roman" w:hAnsi="David" w:cs="David"/>
          <w:sz w:val="24"/>
          <w:szCs w:val="24"/>
          <w:lang w:val="en-US"/>
          <w:rPrChange w:id="99" w:author="אלנה רווה" w:date="2026-06-01T10:38:00Z">
            <w:rPr>
              <w:rFonts w:eastAsia="Times New Roman"/>
              <w:lang w:val="en-US"/>
            </w:rPr>
          </w:rPrChange>
        </w:rPr>
        <w:pPrChange w:id="100" w:author="יוני גרינברג" w:date="2026-06-17T11:15:00Z">
          <w:pPr>
            <w:shd w:val="clear" w:color="auto" w:fill="FFFFFF"/>
            <w:spacing w:after="120"/>
            <w:ind w:left="1083" w:right="580"/>
            <w:jc w:val="left"/>
          </w:pPr>
        </w:pPrChange>
      </w:pPr>
      <w:r w:rsidRPr="009319AF">
        <w:rPr>
          <w:rFonts w:ascii="David" w:eastAsia="Times New Roman" w:hAnsi="David" w:cs="David"/>
          <w:b/>
          <w:bCs/>
          <w:sz w:val="24"/>
          <w:szCs w:val="24"/>
          <w:lang w:val="en-US"/>
          <w:rPrChange w:id="101" w:author="אלנה רווה" w:date="2026-06-17T10:35:00Z">
            <w:rPr>
              <w:rFonts w:eastAsia="Times New Roman"/>
              <w:lang w:val="en-US"/>
            </w:rPr>
          </w:rPrChange>
        </w:rPr>
        <w:t>Topology</w:t>
      </w:r>
      <w:r w:rsidRPr="00974133">
        <w:rPr>
          <w:rFonts w:ascii="David" w:eastAsia="Times New Roman" w:hAnsi="David" w:cs="David"/>
          <w:sz w:val="24"/>
          <w:szCs w:val="24"/>
          <w:lang w:val="en-US"/>
          <w:rPrChange w:id="102" w:author="אלנה רווה" w:date="2026-06-01T10:38:00Z">
            <w:rPr>
              <w:rFonts w:eastAsia="Times New Roman"/>
              <w:lang w:val="en-US"/>
            </w:rPr>
          </w:rPrChange>
        </w:rPr>
        <w:t>: The system supports a many-to-many communication architecture, managing data transfer from multiple emitters to multiple recipients simultaneously.</w:t>
      </w:r>
    </w:p>
    <w:p w14:paraId="73D2CCEF" w14:textId="3F7A9DA8" w:rsidR="00EF0143" w:rsidRPr="008A45AC" w:rsidRDefault="00E63755" w:rsidP="00EE7D46">
      <w:pPr>
        <w:shd w:val="clear" w:color="auto" w:fill="FFFFFF"/>
        <w:spacing w:after="120"/>
        <w:ind w:right="580"/>
        <w:jc w:val="left"/>
        <w:rPr>
          <w:rFonts w:ascii="David" w:eastAsia="Times New Roman" w:hAnsi="David" w:cs="David"/>
          <w:sz w:val="24"/>
          <w:szCs w:val="24"/>
          <w:lang w:val="en-US"/>
        </w:rPr>
      </w:pPr>
      <w:r w:rsidRPr="008A45AC">
        <w:rPr>
          <w:rFonts w:ascii="David" w:hAnsi="David" w:cs="David"/>
          <w:b/>
          <w:bCs/>
          <w:sz w:val="32"/>
          <w:szCs w:val="32"/>
          <w:lang w:val="en-US"/>
        </w:rPr>
        <w:lastRenderedPageBreak/>
        <w:t>Chapter 5</w:t>
      </w:r>
      <w:r w:rsidR="00DA341C" w:rsidRPr="008A45AC">
        <w:rPr>
          <w:rFonts w:ascii="David" w:eastAsia="Times New Roman" w:hAnsi="David" w:cs="David"/>
          <w:sz w:val="32"/>
          <w:szCs w:val="32"/>
          <w:lang w:val="en-US"/>
        </w:rPr>
        <w:t>.</w:t>
      </w:r>
      <w:r w:rsidR="005B7E88" w:rsidRPr="008A45AC">
        <w:rPr>
          <w:rFonts w:ascii="David" w:eastAsia="Times New Roman" w:hAnsi="David" w:cs="David"/>
          <w:sz w:val="32"/>
          <w:szCs w:val="32"/>
          <w:lang w:val="en-US"/>
        </w:rPr>
        <w:t xml:space="preserve"> UML</w:t>
      </w:r>
      <w:r w:rsidR="00FD3173" w:rsidRPr="008A45AC">
        <w:rPr>
          <w:rFonts w:ascii="David" w:eastAsia="Times New Roman" w:hAnsi="David" w:cs="David"/>
          <w:noProof/>
          <w:sz w:val="24"/>
          <w:szCs w:val="24"/>
          <w:lang w:val="en-US"/>
        </w:rPr>
        <w:drawing>
          <wp:inline distT="0" distB="0" distL="0" distR="0" wp14:anchorId="5034855E" wp14:editId="1BBCE091">
            <wp:extent cx="6883583" cy="6333775"/>
            <wp:effectExtent l="8255" t="0" r="1905" b="1905"/>
            <wp:docPr id="77965938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6913082" cy="6360918"/>
                    </a:xfrm>
                    <a:prstGeom prst="rect">
                      <a:avLst/>
                    </a:prstGeom>
                    <a:noFill/>
                    <a:ln>
                      <a:noFill/>
                    </a:ln>
                  </pic:spPr>
                </pic:pic>
              </a:graphicData>
            </a:graphic>
          </wp:inline>
        </w:drawing>
      </w:r>
    </w:p>
    <w:p w14:paraId="7C9EBB4C" w14:textId="18981786" w:rsidR="00E24B12" w:rsidRPr="008A45AC" w:rsidRDefault="001E5EC8" w:rsidP="00547F9A">
      <w:pPr>
        <w:shd w:val="clear" w:color="auto" w:fill="FFFFFF"/>
        <w:spacing w:after="120"/>
        <w:ind w:left="1083" w:right="580"/>
        <w:jc w:val="left"/>
        <w:rPr>
          <w:rFonts w:ascii="David" w:eastAsia="Times New Roman" w:hAnsi="David" w:cs="David"/>
          <w:sz w:val="24"/>
          <w:szCs w:val="24"/>
          <w:lang w:val="en-US"/>
        </w:rPr>
      </w:pPr>
      <w:commentRangeStart w:id="103"/>
      <w:r w:rsidRPr="008A45AC">
        <w:rPr>
          <w:rFonts w:ascii="David" w:eastAsia="Times New Roman" w:hAnsi="David" w:cs="David"/>
          <w:sz w:val="24"/>
          <w:szCs w:val="24"/>
          <w:lang w:val="en-US"/>
        </w:rPr>
        <w:t xml:space="preserve">Figure </w:t>
      </w:r>
      <w:del w:id="104" w:author="יוני גרינברג" w:date="2026-06-17T11:23:00Z">
        <w:r w:rsidRPr="008A45AC" w:rsidDel="004427FF">
          <w:rPr>
            <w:rFonts w:ascii="David" w:eastAsia="Times New Roman" w:hAnsi="David" w:cs="David"/>
            <w:sz w:val="24"/>
            <w:szCs w:val="24"/>
            <w:lang w:val="en-US"/>
          </w:rPr>
          <w:delText>4</w:delText>
        </w:r>
      </w:del>
      <w:ins w:id="105" w:author="יוני גרינברג" w:date="2026-06-17T11:23:00Z">
        <w:r w:rsidR="004427FF">
          <w:rPr>
            <w:rFonts w:ascii="David" w:eastAsia="Times New Roman" w:hAnsi="David" w:cs="David"/>
            <w:sz w:val="24"/>
            <w:szCs w:val="24"/>
            <w:lang w:val="en-US"/>
          </w:rPr>
          <w:t>6</w:t>
        </w:r>
      </w:ins>
      <w:r w:rsidRPr="008A45AC">
        <w:rPr>
          <w:rFonts w:ascii="David" w:eastAsia="Times New Roman" w:hAnsi="David" w:cs="David"/>
          <w:sz w:val="24"/>
          <w:szCs w:val="24"/>
          <w:lang w:val="en-US"/>
        </w:rPr>
        <w:t xml:space="preserve">: </w:t>
      </w:r>
      <w:commentRangeEnd w:id="103"/>
      <w:r w:rsidR="00CA6F99" w:rsidRPr="008A45AC">
        <w:rPr>
          <w:rStyle w:val="CommentReference"/>
          <w:rFonts w:ascii="David" w:eastAsia="Times New Roman" w:hAnsi="David" w:cs="David"/>
          <w:sz w:val="24"/>
          <w:szCs w:val="24"/>
          <w:lang w:val="en-US"/>
        </w:rPr>
        <w:commentReference w:id="103"/>
      </w:r>
      <w:r w:rsidR="00EF0143" w:rsidRPr="008A45AC">
        <w:rPr>
          <w:rFonts w:ascii="David" w:eastAsia="Times New Roman" w:hAnsi="David" w:cs="David"/>
          <w:sz w:val="24"/>
          <w:szCs w:val="24"/>
          <w:lang w:val="en-US"/>
        </w:rPr>
        <w:t>Use Case: Many-to-Many Interaction and Messaging Protocol</w:t>
      </w:r>
    </w:p>
    <w:p w14:paraId="37F70636" w14:textId="42A55473" w:rsidR="00FB6008" w:rsidRPr="008A45AC" w:rsidRDefault="00777F04" w:rsidP="00777F04">
      <w:pPr>
        <w:shd w:val="clear" w:color="auto" w:fill="FFFFFF"/>
        <w:spacing w:after="120"/>
        <w:ind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6EEE5B74" wp14:editId="3B320F72">
            <wp:extent cx="7914761" cy="3451645"/>
            <wp:effectExtent l="2857" t="0" r="0" b="0"/>
            <wp:docPr id="109881624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5400000">
                      <a:off x="0" y="0"/>
                      <a:ext cx="7933225" cy="3459697"/>
                    </a:xfrm>
                    <a:prstGeom prst="rect">
                      <a:avLst/>
                    </a:prstGeom>
                    <a:noFill/>
                    <a:ln>
                      <a:noFill/>
                    </a:ln>
                  </pic:spPr>
                </pic:pic>
              </a:graphicData>
            </a:graphic>
          </wp:inline>
        </w:drawing>
      </w:r>
    </w:p>
    <w:p w14:paraId="1A5E0C42" w14:textId="786F1B36" w:rsidR="00FB6008" w:rsidRPr="008A45AC" w:rsidRDefault="001E5EC8" w:rsidP="005316F9">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ins w:id="106" w:author="יוני גרינברג" w:date="2026-06-17T11:24:00Z">
        <w:r w:rsidR="004427FF">
          <w:rPr>
            <w:rFonts w:ascii="David" w:eastAsia="Times New Roman" w:hAnsi="David" w:cs="David"/>
            <w:sz w:val="24"/>
            <w:szCs w:val="24"/>
            <w:lang w:val="en-US"/>
          </w:rPr>
          <w:t>7</w:t>
        </w:r>
      </w:ins>
      <w:del w:id="107" w:author="יוני גרינברג" w:date="2026-06-17T11:24:00Z">
        <w:r w:rsidRPr="008A45AC" w:rsidDel="004427FF">
          <w:rPr>
            <w:rFonts w:ascii="David" w:eastAsia="Times New Roman" w:hAnsi="David" w:cs="David"/>
            <w:sz w:val="24"/>
            <w:szCs w:val="24"/>
            <w:lang w:val="en-US"/>
          </w:rPr>
          <w:delText>5</w:delText>
        </w:r>
      </w:del>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Class Diagram: Structural Design of the CSMA/CA and Signal Processing Layers</w:t>
      </w:r>
    </w:p>
    <w:p w14:paraId="02578800" w14:textId="66C58829" w:rsidR="005316F9" w:rsidRPr="008A45AC" w:rsidRDefault="00777F04" w:rsidP="005316F9">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3440AAB3" w:rsidR="005B7E88" w:rsidRPr="008A45AC" w:rsidRDefault="001E5EC8" w:rsidP="005316F9">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ins w:id="108" w:author="יוני גרינברג" w:date="2026-06-17T11:24:00Z">
        <w:r w:rsidR="004427FF">
          <w:rPr>
            <w:rFonts w:ascii="David" w:eastAsia="Times New Roman" w:hAnsi="David" w:cs="David"/>
            <w:sz w:val="24"/>
            <w:szCs w:val="24"/>
            <w:lang w:val="en-US"/>
          </w:rPr>
          <w:t>8</w:t>
        </w:r>
      </w:ins>
      <w:del w:id="109" w:author="יוני גרינברג" w:date="2026-06-17T11:24:00Z">
        <w:r w:rsidRPr="008A45AC" w:rsidDel="004427FF">
          <w:rPr>
            <w:rFonts w:ascii="David" w:eastAsia="Times New Roman" w:hAnsi="David" w:cs="David"/>
            <w:sz w:val="24"/>
            <w:szCs w:val="24"/>
            <w:lang w:val="en-US"/>
          </w:rPr>
          <w:delText>6</w:delText>
        </w:r>
      </w:del>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 xml:space="preserve">Sequence </w:t>
      </w:r>
      <w:r w:rsidR="008A1078" w:rsidRPr="008A45AC">
        <w:rPr>
          <w:rFonts w:ascii="David" w:eastAsia="Times New Roman" w:hAnsi="David" w:cs="David"/>
          <w:sz w:val="24"/>
          <w:szCs w:val="24"/>
          <w:lang w:val="en-US"/>
        </w:rPr>
        <w:t>Diagram:</w:t>
      </w:r>
      <w:r w:rsidR="00FB6008" w:rsidRPr="008A45AC">
        <w:rPr>
          <w:rFonts w:ascii="David" w:eastAsia="Times New Roman" w:hAnsi="David" w:cs="David"/>
          <w:sz w:val="24"/>
          <w:szCs w:val="24"/>
          <w:lang w:val="en-US"/>
        </w:rPr>
        <w:t xml:space="preserve"> </w:t>
      </w:r>
      <w:r w:rsidR="00CA2C33" w:rsidRPr="008A45AC">
        <w:rPr>
          <w:rFonts w:ascii="David" w:eastAsia="Times New Roman" w:hAnsi="David" w:cs="David"/>
          <w:sz w:val="24"/>
          <w:szCs w:val="24"/>
          <w:lang w:val="en-US"/>
        </w:rPr>
        <w:t>CSMA/CA Protocol with RTS/CTS Handshake Sequence</w:t>
      </w:r>
    </w:p>
    <w:p w14:paraId="6F57A7BE" w14:textId="5CF07CAC" w:rsidR="0002732D" w:rsidRPr="008A45AC" w:rsidRDefault="0002732D" w:rsidP="0002732D">
      <w:pPr>
        <w:shd w:val="clear" w:color="auto" w:fill="FFFFFF"/>
        <w:spacing w:after="120"/>
        <w:ind w:left="1083" w:right="580"/>
        <w:jc w:val="left"/>
        <w:rPr>
          <w:rFonts w:ascii="David" w:eastAsia="Times New Roman" w:hAnsi="David" w:cs="David"/>
          <w:lang w:val="en-US"/>
        </w:rPr>
      </w:pPr>
      <w:r w:rsidRPr="008A45AC">
        <w:rPr>
          <w:rFonts w:ascii="David" w:eastAsia="Times New Roman" w:hAnsi="David" w:cs="David"/>
          <w:sz w:val="24"/>
          <w:szCs w:val="24"/>
          <w:lang w:val="en-US"/>
        </w:rPr>
        <w:lastRenderedPageBreak/>
        <w:t xml:space="preserve"> </w:t>
      </w:r>
      <w:r w:rsidR="00BA546D" w:rsidRPr="008A45AC">
        <w:rPr>
          <w:rFonts w:ascii="David" w:eastAsia="Times New Roman" w:hAnsi="David" w:cs="David"/>
          <w:noProof/>
          <w:lang w:val="en-US"/>
        </w:rPr>
        <w:drawing>
          <wp:inline distT="0" distB="0" distL="0" distR="0" wp14:anchorId="5B8C0595" wp14:editId="48C7DEF4">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6A124AF3" w:rsidR="005B7E88" w:rsidRPr="008A45AC" w:rsidRDefault="001E5EC8" w:rsidP="00E24B12">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del w:id="110" w:author="יוני גרינברג" w:date="2026-06-17T11:24:00Z">
        <w:r w:rsidRPr="008A45AC" w:rsidDel="004427FF">
          <w:rPr>
            <w:rFonts w:ascii="David" w:eastAsia="Times New Roman" w:hAnsi="David" w:cs="David"/>
            <w:sz w:val="24"/>
            <w:szCs w:val="24"/>
            <w:lang w:val="en-US"/>
          </w:rPr>
          <w:delText>7</w:delText>
        </w:r>
      </w:del>
      <w:ins w:id="111" w:author="יוני גרינברג" w:date="2026-06-17T11:24:00Z">
        <w:r w:rsidR="004427FF">
          <w:rPr>
            <w:rFonts w:ascii="David" w:eastAsia="Times New Roman" w:hAnsi="David" w:cs="David"/>
            <w:sz w:val="24"/>
            <w:szCs w:val="24"/>
            <w:lang w:val="en-US"/>
          </w:rPr>
          <w:t>9</w:t>
        </w:r>
      </w:ins>
      <w:r w:rsidRPr="008A45AC">
        <w:rPr>
          <w:rFonts w:ascii="David" w:eastAsia="Times New Roman" w:hAnsi="David" w:cs="David"/>
          <w:sz w:val="24"/>
          <w:szCs w:val="24"/>
          <w:lang w:val="en-US"/>
        </w:rPr>
        <w:t xml:space="preserve">: </w:t>
      </w:r>
      <w:r w:rsidR="00D646B5" w:rsidRPr="008A45AC">
        <w:rPr>
          <w:rFonts w:ascii="David" w:eastAsia="Times New Roman" w:hAnsi="David" w:cs="David"/>
          <w:sz w:val="24"/>
          <w:szCs w:val="24"/>
          <w:lang w:val="en-US"/>
        </w:rPr>
        <w:t xml:space="preserve">Activity </w:t>
      </w:r>
      <w:r w:rsidR="001E3C0E" w:rsidRPr="008A45AC">
        <w:rPr>
          <w:rFonts w:ascii="David" w:eastAsia="Times New Roman" w:hAnsi="David" w:cs="David"/>
          <w:sz w:val="24"/>
          <w:szCs w:val="24"/>
          <w:lang w:val="en-US"/>
        </w:rPr>
        <w:t>Diagram:</w:t>
      </w:r>
      <w:r w:rsidR="00D646B5" w:rsidRPr="008A45AC">
        <w:rPr>
          <w:rFonts w:ascii="David" w:eastAsia="Times New Roman" w:hAnsi="David" w:cs="David"/>
          <w:sz w:val="24"/>
          <w:szCs w:val="24"/>
          <w:lang w:val="en-US"/>
        </w:rPr>
        <w:t xml:space="preserve"> CSMA/CA Protocol with RTS/CTS Handshake </w:t>
      </w:r>
    </w:p>
    <w:p w14:paraId="087CE15D" w14:textId="1447FC92" w:rsidR="0002732D" w:rsidRPr="008A45AC" w:rsidRDefault="00547F9A" w:rsidP="00F96F2C">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7A64C21C" w:rsidR="0002732D" w:rsidRPr="008A45AC" w:rsidRDefault="0002732D" w:rsidP="0002732D">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ins w:id="112" w:author="יוני גרינברג" w:date="2026-06-17T11:24:00Z">
        <w:r w:rsidR="00E709E7">
          <w:rPr>
            <w:rFonts w:ascii="David" w:eastAsia="Times New Roman" w:hAnsi="David" w:cs="David"/>
            <w:sz w:val="24"/>
            <w:szCs w:val="24"/>
            <w:lang w:val="en-US"/>
          </w:rPr>
          <w:t>10</w:t>
        </w:r>
      </w:ins>
      <w:del w:id="113" w:author="יוני גרינברג" w:date="2026-06-17T11:24:00Z">
        <w:r w:rsidRPr="008A45AC" w:rsidDel="00E709E7">
          <w:rPr>
            <w:rFonts w:ascii="David" w:eastAsia="Times New Roman" w:hAnsi="David" w:cs="David"/>
            <w:sz w:val="24"/>
            <w:szCs w:val="24"/>
            <w:lang w:val="en-US"/>
          </w:rPr>
          <w:delText>8</w:delText>
        </w:r>
      </w:del>
      <w:r w:rsidRPr="008A45AC">
        <w:rPr>
          <w:rFonts w:ascii="David" w:eastAsia="Times New Roman" w:hAnsi="David" w:cs="David"/>
          <w:sz w:val="24"/>
          <w:szCs w:val="24"/>
          <w:lang w:val="en-US"/>
        </w:rPr>
        <w:t>: Sequence Diagram</w:t>
      </w:r>
      <w:r w:rsidR="009056A1" w:rsidRPr="008A45AC">
        <w:rPr>
          <w:rFonts w:ascii="David" w:eastAsia="Times New Roman" w:hAnsi="David" w:cs="David"/>
          <w:sz w:val="24"/>
          <w:szCs w:val="24"/>
          <w:lang w:val="en-US"/>
        </w:rPr>
        <w:t>:</w:t>
      </w:r>
      <w:r w:rsidRPr="008A45AC">
        <w:rPr>
          <w:rFonts w:ascii="David" w:eastAsia="Times New Roman" w:hAnsi="David" w:cs="David"/>
          <w:sz w:val="24"/>
          <w:szCs w:val="24"/>
          <w:lang w:val="en-US"/>
        </w:rPr>
        <w:t xml:space="preserve"> Data Transmission and Frame Verification Protocol</w:t>
      </w:r>
    </w:p>
    <w:p w14:paraId="308CE472" w14:textId="4D7B9CDE" w:rsidR="0002732D" w:rsidRPr="008A45AC" w:rsidRDefault="002451F9" w:rsidP="005316F9">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410A5E4C" wp14:editId="3D56DF78">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06EC3580" w:rsidR="0002732D" w:rsidRPr="008A45AC" w:rsidRDefault="0002732D" w:rsidP="005316F9">
      <w:pPr>
        <w:shd w:val="clear" w:color="auto" w:fill="FFFFFF"/>
        <w:spacing w:after="120"/>
        <w:ind w:left="1080" w:right="580"/>
        <w:rPr>
          <w:rFonts w:ascii="David" w:eastAsia="Times New Roman" w:hAnsi="David" w:cs="David"/>
          <w:i/>
          <w:iCs/>
          <w:sz w:val="24"/>
          <w:szCs w:val="24"/>
          <w:lang w:val="en-US"/>
        </w:rPr>
      </w:pPr>
      <w:r w:rsidRPr="008A45AC">
        <w:rPr>
          <w:rFonts w:ascii="David" w:eastAsia="Times New Roman" w:hAnsi="David" w:cs="David"/>
          <w:sz w:val="24"/>
          <w:szCs w:val="24"/>
          <w:lang w:val="en-US"/>
        </w:rPr>
        <w:t xml:space="preserve">Figure </w:t>
      </w:r>
      <w:del w:id="114" w:author="יוני גרינברג" w:date="2026-06-17T11:24:00Z">
        <w:r w:rsidRPr="008A45AC" w:rsidDel="008B1CF7">
          <w:rPr>
            <w:rFonts w:ascii="David" w:eastAsia="Times New Roman" w:hAnsi="David" w:cs="David"/>
            <w:sz w:val="24"/>
            <w:szCs w:val="24"/>
            <w:lang w:val="en-US"/>
          </w:rPr>
          <w:delText>9</w:delText>
        </w:r>
      </w:del>
      <w:ins w:id="115" w:author="יוני גרינברג" w:date="2026-06-17T11:24:00Z">
        <w:r w:rsidR="008B1CF7">
          <w:rPr>
            <w:rFonts w:ascii="David" w:eastAsia="Times New Roman" w:hAnsi="David" w:cs="David"/>
            <w:sz w:val="24"/>
            <w:szCs w:val="24"/>
            <w:lang w:val="en-US"/>
          </w:rPr>
          <w:t>11</w:t>
        </w:r>
      </w:ins>
      <w:r w:rsidRPr="008A45AC">
        <w:rPr>
          <w:rFonts w:ascii="David" w:eastAsia="Times New Roman" w:hAnsi="David" w:cs="David"/>
          <w:sz w:val="24"/>
          <w:szCs w:val="24"/>
          <w:lang w:val="en-US"/>
        </w:rPr>
        <w:t>:</w:t>
      </w:r>
      <w:r w:rsidR="009056A1" w:rsidRPr="008A45AC">
        <w:rPr>
          <w:rFonts w:ascii="David" w:eastAsia="Times New Roman" w:hAnsi="David" w:cs="David"/>
          <w:sz w:val="24"/>
          <w:szCs w:val="24"/>
          <w:lang w:val="en-US"/>
        </w:rPr>
        <w:t xml:space="preserve"> Activity Diagram: </w:t>
      </w:r>
      <w:r w:rsidRPr="008A45AC">
        <w:rPr>
          <w:rFonts w:ascii="David" w:eastAsia="Times New Roman" w:hAnsi="David" w:cs="David"/>
          <w:sz w:val="24"/>
          <w:szCs w:val="24"/>
          <w:lang w:val="en-US"/>
        </w:rPr>
        <w:t>Data Framing and Physical Layer</w:t>
      </w:r>
    </w:p>
    <w:p w14:paraId="6118A201" w14:textId="7D8F43BB" w:rsidR="00EA10D1" w:rsidRPr="008304F4" w:rsidRDefault="001E3C0E" w:rsidP="00F96F2C">
      <w:pPr>
        <w:shd w:val="clear" w:color="auto" w:fill="FFFFFF"/>
        <w:spacing w:after="120"/>
        <w:ind w:right="580"/>
        <w:jc w:val="left"/>
        <w:rPr>
          <w:rFonts w:ascii="David" w:eastAsia="Times New Roman" w:hAnsi="David" w:cs="David"/>
          <w:b/>
          <w:bCs/>
          <w:sz w:val="32"/>
          <w:szCs w:val="32"/>
          <w:lang w:val="en-US"/>
        </w:rPr>
      </w:pPr>
      <w:r w:rsidRPr="008A45AC">
        <w:rPr>
          <w:rFonts w:ascii="David" w:hAnsi="David" w:cs="David"/>
          <w:b/>
          <w:bCs/>
          <w:sz w:val="32"/>
          <w:szCs w:val="32"/>
          <w:lang w:val="en-US"/>
        </w:rPr>
        <w:lastRenderedPageBreak/>
        <w:t>Chapter 6</w:t>
      </w:r>
      <w:r w:rsidR="00DA341C" w:rsidRPr="008A45AC">
        <w:rPr>
          <w:rFonts w:ascii="David" w:eastAsia="Times New Roman" w:hAnsi="David" w:cs="David"/>
          <w:sz w:val="32"/>
          <w:szCs w:val="32"/>
          <w:lang w:val="en-US"/>
        </w:rPr>
        <w:t>.</w:t>
      </w:r>
      <w:r w:rsidR="00EA10D1" w:rsidRPr="008A45AC">
        <w:rPr>
          <w:rFonts w:ascii="David" w:eastAsia="Times New Roman" w:hAnsi="David" w:cs="David"/>
          <w:sz w:val="32"/>
          <w:szCs w:val="32"/>
          <w:lang w:val="en-US"/>
        </w:rPr>
        <w:t xml:space="preserve"> </w:t>
      </w:r>
      <w:r w:rsidRPr="008304F4">
        <w:rPr>
          <w:rFonts w:ascii="David" w:eastAsia="Times New Roman" w:hAnsi="David" w:cs="David"/>
          <w:b/>
          <w:bCs/>
          <w:sz w:val="32"/>
          <w:szCs w:val="32"/>
          <w:lang w:val="en-US"/>
        </w:rPr>
        <w:t>Testing</w:t>
      </w:r>
      <w:r w:rsidR="00963D3D" w:rsidRPr="008304F4">
        <w:rPr>
          <w:rFonts w:ascii="David" w:eastAsia="Times New Roman" w:hAnsi="David" w:cs="David"/>
          <w:b/>
          <w:bCs/>
          <w:sz w:val="32"/>
          <w:szCs w:val="32"/>
          <w:lang w:val="en-US"/>
        </w:rPr>
        <w:t xml:space="preserve"> and Reality</w:t>
      </w:r>
    </w:p>
    <w:p w14:paraId="3AF48523" w14:textId="499BC1F1" w:rsidR="00EA10D1" w:rsidRPr="008A45AC" w:rsidRDefault="00EA10D1" w:rsidP="00F96F2C">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6.1. Bit Packing </w:t>
      </w:r>
      <w:proofErr w:type="gramStart"/>
      <w:r w:rsidR="00E24B12" w:rsidRPr="008A45AC">
        <w:rPr>
          <w:rFonts w:ascii="David" w:eastAsia="Times New Roman" w:hAnsi="David" w:cs="David"/>
          <w:b/>
          <w:bCs/>
          <w:sz w:val="24"/>
          <w:szCs w:val="24"/>
          <w:lang w:val="en-US"/>
        </w:rPr>
        <w:t>And</w:t>
      </w:r>
      <w:proofErr w:type="gramEnd"/>
      <w:r w:rsidR="00E24B12" w:rsidRPr="008A45AC">
        <w:rPr>
          <w:rFonts w:ascii="David" w:eastAsia="Times New Roman" w:hAnsi="David" w:cs="David"/>
          <w:b/>
          <w:bCs/>
          <w:sz w:val="24"/>
          <w:szCs w:val="24"/>
          <w:lang w:val="en-US"/>
        </w:rPr>
        <w:t xml:space="preserve"> </w:t>
      </w:r>
      <w:r w:rsidRPr="008A45AC">
        <w:rPr>
          <w:rFonts w:ascii="David" w:eastAsia="Times New Roman" w:hAnsi="David" w:cs="David"/>
          <w:b/>
          <w:bCs/>
          <w:sz w:val="24"/>
          <w:szCs w:val="24"/>
          <w:lang w:val="en-US"/>
        </w:rPr>
        <w:t>Fragmentation Logic</w:t>
      </w:r>
    </w:p>
    <w:p w14:paraId="51A4558C"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Verify that the </w:t>
      </w:r>
      <w:proofErr w:type="spellStart"/>
      <w:r w:rsidRPr="008A45AC">
        <w:rPr>
          <w:rFonts w:ascii="David" w:eastAsia="Times New Roman" w:hAnsi="David" w:cs="David"/>
          <w:sz w:val="24"/>
          <w:szCs w:val="24"/>
          <w:lang w:val="en-US"/>
        </w:rPr>
        <w:t>ConstructPacket</w:t>
      </w:r>
      <w:proofErr w:type="spellEnd"/>
      <w:r w:rsidRPr="008A45AC">
        <w:rPr>
          <w:rFonts w:ascii="David" w:eastAsia="Times New Roman" w:hAnsi="David" w:cs="David"/>
          <w:sz w:val="24"/>
          <w:szCs w:val="24"/>
          <w:lang w:val="en-US"/>
        </w:rPr>
        <w:t xml:space="preserve"> function correctly packs the "Total Packets" and "Current Index" integers into a single byte.</w:t>
      </w:r>
    </w:p>
    <w:p w14:paraId="2872C0CA"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Input Total=3, Index=2. Run the bit-packing logic.</w:t>
      </w:r>
    </w:p>
    <w:p w14:paraId="555AD28F"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resulting byte must equal 0x32 (Binary 00110010).</w:t>
      </w:r>
    </w:p>
    <w:p w14:paraId="184C953D" w14:textId="14B4BA48" w:rsidR="00EA10D1" w:rsidRPr="008A45AC" w:rsidRDefault="00EA10D1" w:rsidP="00E30A60">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6.1.1. </w:t>
      </w:r>
      <w:r w:rsidR="00E30A60" w:rsidRPr="008A45AC">
        <w:rPr>
          <w:rFonts w:ascii="David" w:eastAsia="Times New Roman" w:hAnsi="David" w:cs="David"/>
          <w:b/>
          <w:bCs/>
          <w:sz w:val="24"/>
          <w:szCs w:val="24"/>
          <w:lang w:val="en-US"/>
        </w:rPr>
        <w:t>CRC Calculation Accuracy</w:t>
      </w:r>
    </w:p>
    <w:p w14:paraId="4D05FE1B" w14:textId="35542FE2"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Validate the integrity of the </w:t>
      </w:r>
      <w:r w:rsidR="00E30A60" w:rsidRPr="008A45AC">
        <w:rPr>
          <w:rFonts w:ascii="David" w:eastAsia="Times New Roman" w:hAnsi="David" w:cs="David"/>
          <w:sz w:val="24"/>
          <w:szCs w:val="24"/>
          <w:lang w:val="en-US"/>
        </w:rPr>
        <w:t xml:space="preserve">CRC </w:t>
      </w:r>
      <w:r w:rsidRPr="008A45AC">
        <w:rPr>
          <w:rFonts w:ascii="David" w:eastAsia="Times New Roman" w:hAnsi="David" w:cs="David"/>
          <w:sz w:val="24"/>
          <w:szCs w:val="24"/>
          <w:lang w:val="en-US"/>
        </w:rPr>
        <w:t>checksum algorithm.</w:t>
      </w:r>
    </w:p>
    <w:p w14:paraId="79F22D71" w14:textId="77AD3021" w:rsidR="00EA10D1" w:rsidRPr="008A45AC" w:rsidRDefault="00EA10D1" w:rsidP="00E30A60">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Manually calculate the </w:t>
      </w:r>
      <w:r w:rsidR="00E30A60" w:rsidRPr="008A45AC">
        <w:rPr>
          <w:rFonts w:ascii="David" w:eastAsia="Times New Roman" w:hAnsi="David" w:cs="David"/>
          <w:sz w:val="24"/>
          <w:szCs w:val="24"/>
          <w:lang w:val="en-US"/>
        </w:rPr>
        <w:t xml:space="preserve">CRC </w:t>
      </w:r>
      <w:r w:rsidR="008A45AC" w:rsidRPr="008A45AC">
        <w:rPr>
          <w:rFonts w:ascii="David" w:eastAsia="Times New Roman" w:hAnsi="David" w:cs="David"/>
          <w:sz w:val="24"/>
          <w:szCs w:val="24"/>
          <w:lang w:val="en-US"/>
        </w:rPr>
        <w:t>value of</w:t>
      </w:r>
      <w:r w:rsidRPr="008A45AC">
        <w:rPr>
          <w:rFonts w:ascii="David" w:eastAsia="Times New Roman" w:hAnsi="David" w:cs="David"/>
          <w:sz w:val="24"/>
          <w:szCs w:val="24"/>
          <w:lang w:val="en-US"/>
        </w:rPr>
        <w:t xml:space="preserve"> the string "TEST". Run the code’s checksum function on the same string.</w:t>
      </w:r>
    </w:p>
    <w:p w14:paraId="5AC64DDF" w14:textId="77777777"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code output must match the manual calculation exactly.</w:t>
      </w:r>
    </w:p>
    <w:p w14:paraId="04A64DBD" w14:textId="0020F515" w:rsidR="00EA10D1" w:rsidRPr="008A45AC" w:rsidRDefault="00EA10D1" w:rsidP="00F96F2C">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6.1.2 Packet Serialization</w:t>
      </w:r>
    </w:p>
    <w:p w14:paraId="7B010A72" w14:textId="77777777" w:rsidR="00EA10D1" w:rsidRPr="008A45AC"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Ensure that the raw string is correctly converted into the binary protocol frame.</w:t>
      </w:r>
    </w:p>
    <w:p w14:paraId="71FABFDB" w14:textId="04CC46AF"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Pass the </w:t>
      </w:r>
      <w:r w:rsidR="008A45AC" w:rsidRPr="008A45AC">
        <w:rPr>
          <w:rFonts w:ascii="David" w:eastAsia="Times New Roman" w:hAnsi="David" w:cs="David"/>
          <w:sz w:val="24"/>
          <w:szCs w:val="24"/>
          <w:lang w:val="en-US"/>
        </w:rPr>
        <w:t xml:space="preserve">string </w:t>
      </w:r>
      <w:r w:rsidR="008A45AC" w:rsidRPr="008A45AC">
        <w:rPr>
          <w:rFonts w:ascii="David" w:eastAsia="Times New Roman" w:hAnsi="David" w:cs="David" w:hint="cs"/>
          <w:sz w:val="24"/>
          <w:szCs w:val="24"/>
          <w:rtl/>
          <w:lang w:val="en-US"/>
        </w:rPr>
        <w:t>“</w:t>
      </w:r>
      <w:r w:rsidRPr="00F970E0">
        <w:rPr>
          <w:rFonts w:ascii="David" w:eastAsia="Times New Roman" w:hAnsi="David" w:cs="David"/>
          <w:sz w:val="24"/>
          <w:szCs w:val="24"/>
          <w:lang w:val="en-US"/>
        </w:rPr>
        <w:t>TEST" to the serializer. Inspect the output bit array.</w:t>
      </w:r>
    </w:p>
    <w:p w14:paraId="3B9F2BEC" w14:textId="77777777"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array must follow the strict order: Preamble -&gt; Sync -&gt; Frag -&gt; Length -&gt; Payload -&gt; Checksum.</w:t>
      </w:r>
    </w:p>
    <w:p w14:paraId="6464BDD8" w14:textId="5CF62525"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6.1.3 Frequency Analysis Algorithm</w:t>
      </w:r>
    </w:p>
    <w:p w14:paraId="07D401C1"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FFT logic using a mathematically generated array</w:t>
      </w:r>
    </w:p>
    <w:p w14:paraId="6B540D5F"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Feed an array containing a pure mathematical sine wave of 18kHz into the detection function.</w:t>
      </w:r>
    </w:p>
    <w:p w14:paraId="1291E190" w14:textId="0F3C03E8"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algorithm must </w:t>
      </w:r>
      <w:r w:rsidR="00AC4107" w:rsidRPr="00F970E0">
        <w:rPr>
          <w:rFonts w:ascii="David" w:eastAsia="Times New Roman" w:hAnsi="David" w:cs="David"/>
          <w:sz w:val="24"/>
          <w:szCs w:val="24"/>
          <w:lang w:val="en-US"/>
        </w:rPr>
        <w:t>return to</w:t>
      </w:r>
      <w:r w:rsidRPr="00F970E0">
        <w:rPr>
          <w:rFonts w:ascii="David" w:eastAsia="Times New Roman" w:hAnsi="David" w:cs="David"/>
          <w:sz w:val="24"/>
          <w:szCs w:val="24"/>
          <w:lang w:val="en-US"/>
        </w:rPr>
        <w:t xml:space="preserve"> a significantly higher magnitude for the 18kHz bin compared to the 20kHz bin.</w:t>
      </w:r>
    </w:p>
    <w:p w14:paraId="01870218" w14:textId="164195A3"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 xml:space="preserve">6.2 Physical Layer Testing </w:t>
      </w:r>
    </w:p>
    <w:p w14:paraId="33680FB6" w14:textId="6A7C2FFA"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 xml:space="preserve">6.2.1. Bit Duration </w:t>
      </w:r>
      <w:proofErr w:type="gramStart"/>
      <w:r w:rsidR="00E24B12" w:rsidRPr="00F970E0">
        <w:rPr>
          <w:rFonts w:ascii="David" w:eastAsia="Times New Roman" w:hAnsi="David" w:cs="David"/>
          <w:b/>
          <w:bCs/>
          <w:sz w:val="24"/>
          <w:szCs w:val="24"/>
          <w:lang w:val="en-US"/>
        </w:rPr>
        <w:t>And</w:t>
      </w:r>
      <w:proofErr w:type="gramEnd"/>
      <w:r w:rsidR="00E24B12" w:rsidRPr="00F970E0">
        <w:rPr>
          <w:rFonts w:ascii="David" w:eastAsia="Times New Roman" w:hAnsi="David" w:cs="David"/>
          <w:b/>
          <w:bCs/>
          <w:sz w:val="24"/>
          <w:szCs w:val="24"/>
          <w:lang w:val="en-US"/>
        </w:rPr>
        <w:t xml:space="preserve"> </w:t>
      </w:r>
      <w:r w:rsidRPr="00F970E0">
        <w:rPr>
          <w:rFonts w:ascii="David" w:eastAsia="Times New Roman" w:hAnsi="David" w:cs="David"/>
          <w:b/>
          <w:bCs/>
          <w:sz w:val="24"/>
          <w:szCs w:val="24"/>
          <w:lang w:val="en-US"/>
        </w:rPr>
        <w:t>Timing</w:t>
      </w:r>
    </w:p>
    <w:p w14:paraId="3A2F8D6A"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Confirm that each bit lasts exactly 0.5ms as defined.</w:t>
      </w:r>
    </w:p>
    <w:p w14:paraId="4D50E7BF"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Record the transmission of a single bit using an external PC with audio editing software (Audacity). Measure the waveform length.</w:t>
      </w:r>
    </w:p>
    <w:p w14:paraId="33D77071"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waveform duration must be 0.5ms </w:t>
      </w:r>
    </w:p>
    <w:p w14:paraId="6B0161A9" w14:textId="77777777" w:rsidR="00EA10D1" w:rsidRPr="00F970E0" w:rsidRDefault="00EA10D1" w:rsidP="00F96F2C">
      <w:pPr>
        <w:shd w:val="clear" w:color="auto" w:fill="FFFFFF"/>
        <w:spacing w:after="120"/>
        <w:ind w:left="1083" w:right="580"/>
        <w:jc w:val="left"/>
        <w:rPr>
          <w:rFonts w:ascii="David" w:eastAsia="Times New Roman" w:hAnsi="David" w:cs="David"/>
          <w:sz w:val="24"/>
          <w:szCs w:val="24"/>
          <w:lang w:val="en-US"/>
        </w:rPr>
      </w:pPr>
    </w:p>
    <w:p w14:paraId="2F0C7C98" w14:textId="03106376"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6.3. Integration Testing</w:t>
      </w:r>
    </w:p>
    <w:p w14:paraId="0D1491CA" w14:textId="74EDAD1B"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6.3.1. Single Packet Transmission</w:t>
      </w:r>
    </w:p>
    <w:p w14:paraId="6929993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successful transfer of a short message.</w:t>
      </w:r>
    </w:p>
    <w:p w14:paraId="7BE6F07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sends the string "TEST".</w:t>
      </w:r>
    </w:p>
    <w:p w14:paraId="65A34B16"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Rx decodes the message correctly, checksum validation passes, and the text "TEST" appears on the screen.</w:t>
      </w:r>
    </w:p>
    <w:p w14:paraId="448466A1" w14:textId="2BD4FAE3"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6.3.2. RTS/CTS Handshake Verification</w:t>
      </w:r>
    </w:p>
    <w:p w14:paraId="26620DF3"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lastRenderedPageBreak/>
        <w:t>Objective:</w:t>
      </w:r>
      <w:r w:rsidRPr="00F970E0">
        <w:rPr>
          <w:rFonts w:ascii="David" w:eastAsia="Times New Roman" w:hAnsi="David" w:cs="David"/>
          <w:sz w:val="24"/>
          <w:szCs w:val="24"/>
          <w:lang w:val="en-US"/>
        </w:rPr>
        <w:t xml:space="preserve"> Ensure the collision avoidance mechanism works.</w:t>
      </w:r>
    </w:p>
    <w:p w14:paraId="1ABDE67E"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initiates a transmission.</w:t>
      </w:r>
    </w:p>
    <w:p w14:paraId="024020A1"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Tx waits for CTS. Rx sends CTS upon hearing RTS. Tx only begins data transmission </w:t>
      </w:r>
      <w:r w:rsidRPr="00F970E0">
        <w:rPr>
          <w:rFonts w:ascii="David" w:eastAsia="Times New Roman" w:hAnsi="David" w:cs="David"/>
          <w:i/>
          <w:iCs/>
          <w:sz w:val="24"/>
          <w:szCs w:val="24"/>
          <w:lang w:val="en-US"/>
        </w:rPr>
        <w:t>after</w:t>
      </w:r>
      <w:r w:rsidRPr="00F970E0">
        <w:rPr>
          <w:rFonts w:ascii="David" w:eastAsia="Times New Roman" w:hAnsi="David" w:cs="David"/>
          <w:sz w:val="24"/>
          <w:szCs w:val="24"/>
          <w:lang w:val="en-US"/>
        </w:rPr>
        <w:t xml:space="preserve"> receiving the CTS.</w:t>
      </w:r>
    </w:p>
    <w:p w14:paraId="633B1C6E" w14:textId="7894D6AA"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6.4. Field Testing</w:t>
      </w:r>
    </w:p>
    <w:p w14:paraId="6DBE9B33" w14:textId="10DDD02F"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6.4.1 Maximum Effective Range</w:t>
      </w:r>
    </w:p>
    <w:p w14:paraId="4454DB4E"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Determine the maximum distance for reliable communication.</w:t>
      </w:r>
    </w:p>
    <w:p w14:paraId="066E08D8"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Place devices 10cm apart and increase distance in 10cm increments until decoding fails.</w:t>
      </w:r>
    </w:p>
    <w:p w14:paraId="46560136" w14:textId="1B70FEDC"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Document the distance where communication is failed.</w:t>
      </w:r>
    </w:p>
    <w:p w14:paraId="6C795E0A" w14:textId="244856EE"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6.4.2 Noise Immunity</w:t>
      </w:r>
    </w:p>
    <w:p w14:paraId="07199548"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Validate performance in a noisy environment.</w:t>
      </w:r>
    </w:p>
    <w:p w14:paraId="7B809124"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Perform transmission while sending external noise near the receiver.</w:t>
      </w:r>
    </w:p>
    <w:p w14:paraId="0E4D15CE"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system should successfully filter out the noise</w:t>
      </w:r>
    </w:p>
    <w:p w14:paraId="3E4A3FE6" w14:textId="4A076B7B"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6.4.3 Wall/Barrier Penetration Test</w:t>
      </w:r>
    </w:p>
    <w:p w14:paraId="41824002"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Objective: Determine the signal's ability to diffract around or penetrate obstacles, verifying if direct Line-of-Sight (LOS) is mandatory.</w:t>
      </w:r>
    </w:p>
    <w:p w14:paraId="3CDE6451"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Procedure:</w:t>
      </w:r>
    </w:p>
    <w:p w14:paraId="3ABB5E3A"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 xml:space="preserve">Establish a stable connection between devices at </w:t>
      </w:r>
      <w:proofErr w:type="gramStart"/>
      <w:r w:rsidRPr="00F970E0">
        <w:rPr>
          <w:rFonts w:ascii="David" w:eastAsia="Times New Roman" w:hAnsi="David" w:cs="David"/>
          <w:sz w:val="24"/>
          <w:szCs w:val="24"/>
          <w:lang w:val="en-US"/>
        </w:rPr>
        <w:t>a distance of 2</w:t>
      </w:r>
      <w:proofErr w:type="gramEnd"/>
      <w:r w:rsidRPr="00F970E0">
        <w:rPr>
          <w:rFonts w:ascii="David" w:eastAsia="Times New Roman" w:hAnsi="David" w:cs="David"/>
          <w:sz w:val="24"/>
          <w:szCs w:val="24"/>
          <w:lang w:val="en-US"/>
        </w:rPr>
        <w:t xml:space="preserve"> meters.</w:t>
      </w:r>
    </w:p>
    <w:p w14:paraId="411AB900"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Place obstacles of increasing density directly between the speaker and microphone:</w:t>
      </w:r>
    </w:p>
    <w:p w14:paraId="39381E5A"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1: A sheet of paper.</w:t>
      </w:r>
    </w:p>
    <w:p w14:paraId="38F12502"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2: A human body.</w:t>
      </w:r>
    </w:p>
    <w:p w14:paraId="16258E0D"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3: A solid wooden door or wall.</w:t>
      </w:r>
    </w:p>
    <w:p w14:paraId="39C757C6"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Success Criteria:</w:t>
      </w:r>
    </w:p>
    <w:p w14:paraId="2F7F129C" w14:textId="77777777" w:rsidR="00EA10D1" w:rsidRPr="00F970E0" w:rsidRDefault="00EA10D1" w:rsidP="00F96F2C">
      <w:pPr>
        <w:numPr>
          <w:ilvl w:val="1"/>
          <w:numId w:val="27"/>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Pass: The system must accurately report signal loss or checksum failure when the signal is blocked. It must not crash or display random garbage data.</w:t>
      </w:r>
    </w:p>
    <w:p w14:paraId="38F9AFAE" w14:textId="517803C9" w:rsidR="00EA10D1" w:rsidRPr="00F970E0" w:rsidRDefault="00EA10D1" w:rsidP="007F0BDD">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 xml:space="preserve">6.4.4. Battery </w:t>
      </w:r>
      <w:r w:rsidR="00E24B12" w:rsidRPr="00F970E0">
        <w:rPr>
          <w:rFonts w:ascii="David" w:eastAsia="Times New Roman" w:hAnsi="David" w:cs="David"/>
          <w:b/>
          <w:bCs/>
          <w:sz w:val="24"/>
          <w:szCs w:val="24"/>
          <w:lang w:val="en-US"/>
        </w:rPr>
        <w:t xml:space="preserve">And </w:t>
      </w:r>
      <w:r w:rsidRPr="00F970E0">
        <w:rPr>
          <w:rFonts w:ascii="David" w:eastAsia="Times New Roman" w:hAnsi="David" w:cs="David"/>
          <w:b/>
          <w:bCs/>
          <w:sz w:val="24"/>
          <w:szCs w:val="24"/>
          <w:lang w:val="en-US"/>
        </w:rPr>
        <w:t>Thermal Stability</w:t>
      </w:r>
    </w:p>
    <w:p w14:paraId="5DD58B36"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Ensure the app does not crash or overheat during continuous use.</w:t>
      </w:r>
    </w:p>
    <w:p w14:paraId="644A9120"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Run a continuous transmission loop for 10 minutes.</w:t>
      </w:r>
    </w:p>
    <w:p w14:paraId="3AAD7586" w14:textId="5A6F0C6C" w:rsidR="00540504" w:rsidRPr="00F970E0" w:rsidRDefault="00EA10D1" w:rsidP="00540504">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App remains stable, no "Application Not Responding" errors.</w:t>
      </w:r>
    </w:p>
    <w:p w14:paraId="335B4569" w14:textId="749EC6F9" w:rsidR="003C4350" w:rsidRPr="008304F4" w:rsidRDefault="003C4350" w:rsidP="003C4350">
      <w:pPr>
        <w:shd w:val="clear" w:color="auto" w:fill="FFFFFF"/>
        <w:spacing w:after="120"/>
        <w:ind w:right="580"/>
        <w:jc w:val="left"/>
        <w:rPr>
          <w:rFonts w:ascii="David" w:eastAsia="Times New Roman" w:hAnsi="David" w:cs="David"/>
          <w:b/>
          <w:bCs/>
          <w:sz w:val="32"/>
          <w:szCs w:val="32"/>
          <w:lang w:val="en-US"/>
        </w:rPr>
      </w:pPr>
      <w:r w:rsidRPr="008304F4">
        <w:rPr>
          <w:rFonts w:ascii="David" w:hAnsi="David" w:cs="David"/>
          <w:b/>
          <w:bCs/>
          <w:sz w:val="32"/>
          <w:szCs w:val="32"/>
          <w:lang w:val="en-US"/>
        </w:rPr>
        <w:t xml:space="preserve">Chapter </w:t>
      </w:r>
      <w:r w:rsidRPr="008304F4">
        <w:rPr>
          <w:rFonts w:ascii="David" w:eastAsia="Times New Roman" w:hAnsi="David" w:cs="David"/>
          <w:b/>
          <w:bCs/>
          <w:sz w:val="32"/>
          <w:szCs w:val="32"/>
          <w:rtl/>
          <w:lang w:val="en-US"/>
        </w:rPr>
        <w:t>7</w:t>
      </w:r>
      <w:r w:rsidRPr="008304F4">
        <w:rPr>
          <w:rFonts w:ascii="David" w:eastAsia="Times New Roman" w:hAnsi="David" w:cs="David"/>
          <w:b/>
          <w:bCs/>
          <w:sz w:val="32"/>
          <w:szCs w:val="32"/>
          <w:lang w:val="en-US"/>
        </w:rPr>
        <w:t>. FR</w:t>
      </w:r>
      <w:r w:rsidRPr="008304F4">
        <w:rPr>
          <w:rFonts w:ascii="David" w:eastAsia="Times New Roman" w:hAnsi="David" w:cs="David"/>
          <w:b/>
          <w:bCs/>
          <w:sz w:val="32"/>
          <w:szCs w:val="32"/>
          <w:rtl/>
          <w:lang w:val="en-US"/>
        </w:rPr>
        <w:t>\</w:t>
      </w:r>
      <w:r w:rsidRPr="008304F4">
        <w:rPr>
          <w:rFonts w:ascii="David" w:eastAsia="Times New Roman" w:hAnsi="David" w:cs="David"/>
          <w:b/>
          <w:bCs/>
          <w:sz w:val="32"/>
          <w:szCs w:val="32"/>
          <w:lang w:val="en-US"/>
        </w:rPr>
        <w:t xml:space="preserve">NFR REQUIREMENTS: </w:t>
      </w:r>
    </w:p>
    <w:p w14:paraId="4259A9D6" w14:textId="319E8314" w:rsidR="003C4350" w:rsidRPr="008304F4" w:rsidRDefault="003C4350" w:rsidP="003C4350">
      <w:pPr>
        <w:shd w:val="clear" w:color="auto" w:fill="FFFFFF"/>
        <w:spacing w:after="120"/>
        <w:ind w:right="580"/>
        <w:jc w:val="left"/>
        <w:rPr>
          <w:rFonts w:ascii="David" w:eastAsia="Times New Roman" w:hAnsi="David" w:cs="David"/>
          <w:b/>
          <w:bCs/>
          <w:sz w:val="24"/>
          <w:szCs w:val="24"/>
          <w:rtl/>
          <w:lang w:val="en-US"/>
        </w:rPr>
      </w:pPr>
      <w:r w:rsidRPr="008304F4">
        <w:rPr>
          <w:rFonts w:ascii="David" w:eastAsia="Times New Roman" w:hAnsi="David" w:cs="David"/>
          <w:b/>
          <w:bCs/>
          <w:sz w:val="24"/>
          <w:szCs w:val="24"/>
          <w:lang w:val="en-US"/>
        </w:rPr>
        <w:t>Functional Requirements</w:t>
      </w:r>
      <w:r w:rsidR="00AC4107">
        <w:rPr>
          <w:rFonts w:ascii="David" w:eastAsia="Times New Roman" w:hAnsi="David" w:cs="David"/>
          <w:b/>
          <w:bCs/>
          <w:sz w:val="24"/>
          <w:szCs w:val="24"/>
          <w:lang w:val="en-US"/>
        </w:rPr>
        <w:t>:</w:t>
      </w:r>
    </w:p>
    <w:p w14:paraId="4C99F660" w14:textId="16761C4F"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utilize Binary Frequency-Shift Keying (BFSK) to encode digital data into ultrasonic tones between 18 kHz and 20 kHz.</w:t>
      </w:r>
    </w:p>
    <w:p w14:paraId="09688080" w14:textId="3542C1E7"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lastRenderedPageBreak/>
        <w:t>The system must capture real-time audio and apply Fast Fourier Transform (FFT) to accurately decode binary bits.</w:t>
      </w:r>
    </w:p>
    <w:p w14:paraId="3C628E6C" w14:textId="34C8FA40"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implement a "Listen-Before-Talk" mechanism utilizing unique, prime-number-based backoff timers (RBWP and MBWP) to prevent data collisions.</w:t>
      </w:r>
    </w:p>
    <w:p w14:paraId="5D92D156" w14:textId="42E88FC1"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perform a Request to Send (RTS) and Clear to Send (CTS) sequence to reserve the channel and eliminate the "Hidden Node Problem</w:t>
      </w:r>
      <w:r w:rsidR="007B7901" w:rsidRPr="007F0BDD">
        <w:rPr>
          <w:rFonts w:ascii="David" w:eastAsia="Times New Roman" w:hAnsi="David" w:cs="David"/>
          <w:sz w:val="24"/>
          <w:szCs w:val="24"/>
          <w:lang w:val="en-US"/>
        </w:rPr>
        <w:t>”.</w:t>
      </w:r>
    </w:p>
    <w:p w14:paraId="764B96FC" w14:textId="7B4B511C" w:rsidR="003C4350" w:rsidRPr="007F0BDD" w:rsidRDefault="003C4350" w:rsidP="007C7EFA">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append </w:t>
      </w:r>
      <w:proofErr w:type="gramStart"/>
      <w:r w:rsidRPr="007F0BDD">
        <w:rPr>
          <w:rFonts w:ascii="David" w:eastAsia="Times New Roman" w:hAnsi="David" w:cs="David"/>
          <w:sz w:val="24"/>
          <w:szCs w:val="24"/>
          <w:lang w:val="en-US"/>
        </w:rPr>
        <w:t>a</w:t>
      </w:r>
      <w:proofErr w:type="gramEnd"/>
      <w:r w:rsidRPr="007F0BDD">
        <w:rPr>
          <w:rFonts w:ascii="David" w:eastAsia="Times New Roman" w:hAnsi="David" w:cs="David"/>
          <w:sz w:val="24"/>
          <w:szCs w:val="24"/>
          <w:lang w:val="en-US"/>
        </w:rPr>
        <w:t xml:space="preserve"> </w:t>
      </w:r>
      <w:r w:rsidR="00FE7DD0" w:rsidRPr="007F0BDD">
        <w:rPr>
          <w:rFonts w:ascii="David" w:eastAsia="Times New Roman" w:hAnsi="David" w:cs="David"/>
          <w:sz w:val="24"/>
          <w:szCs w:val="24"/>
          <w:lang w:val="en-US"/>
        </w:rPr>
        <w:t>8</w:t>
      </w:r>
      <w:r w:rsidRPr="007F0BDD">
        <w:rPr>
          <w:rFonts w:ascii="David" w:eastAsia="Times New Roman" w:hAnsi="David" w:cs="David"/>
          <w:sz w:val="24"/>
          <w:szCs w:val="24"/>
          <w:lang w:val="en-US"/>
        </w:rPr>
        <w:t xml:space="preserve">-bit CRC checksum to each </w:t>
      </w:r>
      <w:r w:rsidR="007C7EFA" w:rsidRPr="007F0BDD">
        <w:rPr>
          <w:rFonts w:ascii="David" w:eastAsia="Times New Roman" w:hAnsi="David" w:cs="David"/>
          <w:sz w:val="24"/>
          <w:szCs w:val="24"/>
          <w:lang w:val="en-US"/>
        </w:rPr>
        <w:t>variable-length data frame</w:t>
      </w:r>
      <w:r w:rsidRPr="007F0BDD">
        <w:rPr>
          <w:rFonts w:ascii="David" w:eastAsia="Times New Roman" w:hAnsi="David" w:cs="David"/>
          <w:sz w:val="24"/>
          <w:szCs w:val="24"/>
          <w:lang w:val="en-US"/>
        </w:rPr>
        <w:t>, and the receiver must validate this checksum before processing the data.</w:t>
      </w:r>
    </w:p>
    <w:p w14:paraId="0002679D" w14:textId="739E2346"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return a "Valid Signal" (ACK) upon successful validation or an "Error Signal" (NACK) to trigger </w:t>
      </w:r>
      <w:r w:rsidR="00927FB6" w:rsidRPr="007F0BDD">
        <w:rPr>
          <w:rFonts w:ascii="David" w:eastAsia="Times New Roman" w:hAnsi="David" w:cs="David"/>
          <w:sz w:val="24"/>
          <w:szCs w:val="24"/>
          <w:lang w:val="en-US"/>
        </w:rPr>
        <w:t>retransmission</w:t>
      </w:r>
      <w:r w:rsidRPr="007F0BDD">
        <w:rPr>
          <w:rFonts w:ascii="David" w:eastAsia="Times New Roman" w:hAnsi="David" w:cs="David"/>
          <w:sz w:val="24"/>
          <w:szCs w:val="24"/>
          <w:lang w:val="en-US"/>
        </w:rPr>
        <w:t>.</w:t>
      </w:r>
    </w:p>
    <w:p w14:paraId="4B351010" w14:textId="32E9D0EA"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support a many-to-many architecture capable of managing at least 3 concurrent nodes within a 2-meter radius.</w:t>
      </w:r>
    </w:p>
    <w:p w14:paraId="28A41634" w14:textId="01276AEE" w:rsidR="003C4350" w:rsidRPr="007F0BDD" w:rsidRDefault="003C4350" w:rsidP="00391771">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w:t>
      </w:r>
      <w:r w:rsidR="00927FB6" w:rsidRPr="007F0BDD">
        <w:rPr>
          <w:rFonts w:ascii="David" w:eastAsia="Times New Roman" w:hAnsi="David" w:cs="David"/>
          <w:sz w:val="24"/>
          <w:szCs w:val="24"/>
          <w:lang w:val="en-US"/>
        </w:rPr>
        <w:t>validate</w:t>
      </w:r>
      <w:r w:rsidRPr="007F0BDD">
        <w:rPr>
          <w:rFonts w:ascii="David" w:eastAsia="Times New Roman" w:hAnsi="David" w:cs="David"/>
          <w:sz w:val="24"/>
          <w:szCs w:val="24"/>
          <w:lang w:val="en-US"/>
        </w:rPr>
        <w:t xml:space="preserve"> user encounters (ID and timestamp) must be committed to a local device database.</w:t>
      </w:r>
    </w:p>
    <w:p w14:paraId="288A7943" w14:textId="28C8A34D" w:rsidR="00EA10D1" w:rsidRPr="008304F4" w:rsidRDefault="003C4350" w:rsidP="003C4350">
      <w:pPr>
        <w:shd w:val="clear" w:color="auto" w:fill="FFFFFF"/>
        <w:tabs>
          <w:tab w:val="left" w:pos="1795"/>
        </w:tabs>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rPr>
        <w:t>Non-Functional Requirements</w:t>
      </w:r>
      <w:r w:rsidR="00AC4107">
        <w:rPr>
          <w:rFonts w:ascii="David" w:eastAsia="Times New Roman" w:hAnsi="David" w:cs="David"/>
          <w:b/>
          <w:bCs/>
          <w:sz w:val="24"/>
          <w:szCs w:val="24"/>
          <w:lang w:val="en-US"/>
        </w:rPr>
        <w:t>:</w:t>
      </w:r>
    </w:p>
    <w:p w14:paraId="08E1ED96" w14:textId="3E1E41F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Transmission must remain above the standard human hearing threshold (typically 18 kHz+) to ensure a non-intrusive user experience.</w:t>
      </w:r>
    </w:p>
    <w:p w14:paraId="474BE639" w14:textId="0EEFB424"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Each bit must have a duration of 0.5ms to allow for signal rise time and to mitigate Inter-Symbol Interference (ISI) caused by echoes.</w:t>
      </w:r>
    </w:p>
    <w:p w14:paraId="43387944" w14:textId="0DF405A2"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achieve successful data transfer in the presence of ambient noise and multipath </w:t>
      </w:r>
      <w:r w:rsidR="0029614C" w:rsidRPr="007F0BDD">
        <w:rPr>
          <w:rFonts w:ascii="David" w:eastAsia="Times New Roman" w:hAnsi="David" w:cs="David"/>
          <w:sz w:val="24"/>
          <w:szCs w:val="24"/>
          <w:lang w:val="en-US"/>
        </w:rPr>
        <w:t>propagation.</w:t>
      </w:r>
    </w:p>
    <w:p w14:paraId="03C7F6D7" w14:textId="7329B61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network must operate on a peer-to-peer basis without requiring SIM cards, Wi-Fi infrastructure, or cellular coverage.</w:t>
      </w:r>
    </w:p>
    <w:p w14:paraId="607D7626" w14:textId="2EB3C9BC" w:rsidR="003A7960" w:rsidRPr="008304F4" w:rsidRDefault="003C4350" w:rsidP="003A796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operate at safe power levels for the human body, avoiding the tissue-heating concerns associated with high-power RF.</w:t>
      </w:r>
      <w:r w:rsidR="003A7960">
        <w:rPr>
          <w:rFonts w:ascii="David" w:eastAsia="Times New Roman" w:hAnsi="David" w:cs="David"/>
          <w:sz w:val="24"/>
          <w:szCs w:val="24"/>
          <w:lang w:val="en-US"/>
        </w:rPr>
        <w:br/>
      </w:r>
      <w:r w:rsidR="003A7960">
        <w:rPr>
          <w:rFonts w:ascii="David" w:eastAsia="Times New Roman" w:hAnsi="David" w:cs="David"/>
          <w:sz w:val="24"/>
          <w:szCs w:val="24"/>
          <w:lang w:val="en-US"/>
        </w:rPr>
        <w:br/>
      </w:r>
    </w:p>
    <w:p w14:paraId="1F98A313" w14:textId="77777777" w:rsidR="003A7960" w:rsidRPr="00B543DB" w:rsidRDefault="003A7960" w:rsidP="003A7960">
      <w:pPr>
        <w:shd w:val="clear" w:color="auto" w:fill="FFFFFF"/>
        <w:spacing w:after="120"/>
        <w:ind w:right="580"/>
        <w:jc w:val="left"/>
        <w:rPr>
          <w:rFonts w:ascii="David" w:eastAsia="Times New Roman" w:hAnsi="David" w:cs="David"/>
          <w:b/>
          <w:bCs/>
          <w:sz w:val="32"/>
          <w:szCs w:val="32"/>
          <w:lang w:val="en-US"/>
        </w:rPr>
      </w:pPr>
      <w:r w:rsidRPr="00B543DB">
        <w:rPr>
          <w:rFonts w:ascii="David" w:eastAsia="Times New Roman" w:hAnsi="David" w:cs="David"/>
          <w:b/>
          <w:bCs/>
          <w:sz w:val="32"/>
          <w:szCs w:val="32"/>
          <w:lang w:val="en-US"/>
        </w:rPr>
        <w:t xml:space="preserve">Chapter </w:t>
      </w:r>
      <w:r w:rsidRPr="00B543DB">
        <w:rPr>
          <w:rFonts w:ascii="David" w:eastAsia="Times New Roman" w:hAnsi="David" w:cs="David"/>
          <w:b/>
          <w:bCs/>
          <w:sz w:val="32"/>
          <w:szCs w:val="32"/>
          <w:rtl/>
          <w:lang w:val="en-US"/>
        </w:rPr>
        <w:t>8</w:t>
      </w:r>
      <w:r w:rsidRPr="00B543DB">
        <w:rPr>
          <w:rFonts w:ascii="David" w:eastAsia="Times New Roman" w:hAnsi="David" w:cs="David"/>
          <w:b/>
          <w:bCs/>
          <w:sz w:val="32"/>
          <w:szCs w:val="32"/>
          <w:lang w:val="en-US"/>
        </w:rPr>
        <w:t>. Future Work and Scalability Horizons</w:t>
      </w:r>
    </w:p>
    <w:p w14:paraId="79DAC26B" w14:textId="277C2496"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lang w:val="en-US"/>
        </w:rPr>
        <w:t>8.1 Introduction and Physical Layer Bottlenecks</w:t>
      </w:r>
    </w:p>
    <w:p w14:paraId="5861792F"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 xml:space="preserve">The current architecture of the developed many-to-many ultrasonic protocol is physically constrained by an operational bandwidth tuned to a 10 Baud rate, meaning each 16-MFSK acoustic symbol requires a rigid duration window of 100 </w:t>
      </w:r>
      <w:proofErr w:type="spellStart"/>
      <w:r w:rsidRPr="008304F4">
        <w:rPr>
          <w:rFonts w:ascii="David" w:eastAsia="Times New Roman" w:hAnsi="David" w:cs="David"/>
          <w:sz w:val="24"/>
          <w:szCs w:val="24"/>
          <w:lang w:val="en-US"/>
        </w:rPr>
        <w:t>ms.</w:t>
      </w:r>
      <w:proofErr w:type="spellEnd"/>
      <w:r w:rsidRPr="008304F4">
        <w:rPr>
          <w:rFonts w:ascii="David" w:eastAsia="Times New Roman" w:hAnsi="David" w:cs="David"/>
          <w:sz w:val="24"/>
          <w:szCs w:val="24"/>
          <w:lang w:val="en-US"/>
        </w:rPr>
        <w:t xml:space="preserve"> Consequently, transmitting a full 8-byte (64-bit) data packet consumes exactly 1.6 seconds of physical airtime. Under these specific acoustic constraints, the grand time budget required to achieve full topological convergence in a small cluster of 5 concurrent devices amounts to 29.6 seconds. While this design successfully mitigates localized multi-path propagation and room echoes within a 2-meter operational radius, it imposes an algorithmic ceiling on network scalability; adding more concurrent nodes would exponentially bloat latency and severely degrade channel efficiency.</w:t>
      </w:r>
    </w:p>
    <w:p w14:paraId="2E72D2B9" w14:textId="02657CDE"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 xml:space="preserve">To transition this proof-of-concept into a massive-scale, high-density acoustic network, future iterations must prioritize breaking this physical baud rate barrier. Assuming advancements in </w:t>
      </w:r>
      <w:del w:id="116" w:author="אלנה רווה" w:date="2026-06-17T10:40:00Z">
        <w:r w:rsidRPr="008304F4" w:rsidDel="00961DB7">
          <w:rPr>
            <w:rFonts w:ascii="David" w:eastAsia="Times New Roman" w:hAnsi="David" w:cs="David"/>
            <w:sz w:val="24"/>
            <w:szCs w:val="24"/>
            <w:lang w:val="en-US"/>
          </w:rPr>
          <w:delText>digital signal processing (</w:delText>
        </w:r>
      </w:del>
      <w:r w:rsidRPr="008304F4">
        <w:rPr>
          <w:rFonts w:ascii="David" w:eastAsia="Times New Roman" w:hAnsi="David" w:cs="David"/>
          <w:sz w:val="24"/>
          <w:szCs w:val="24"/>
          <w:lang w:val="en-US"/>
        </w:rPr>
        <w:t>DSP</w:t>
      </w:r>
      <w:del w:id="117" w:author="אלנה רווה" w:date="2026-06-17T10:40:00Z">
        <w:r w:rsidRPr="008304F4" w:rsidDel="00961DB7">
          <w:rPr>
            <w:rFonts w:ascii="David" w:eastAsia="Times New Roman" w:hAnsi="David" w:cs="David"/>
            <w:sz w:val="24"/>
            <w:szCs w:val="24"/>
            <w:lang w:val="en-US"/>
          </w:rPr>
          <w:delText>)</w:delText>
        </w:r>
      </w:del>
      <w:r w:rsidRPr="008304F4">
        <w:rPr>
          <w:rFonts w:ascii="David" w:eastAsia="Times New Roman" w:hAnsi="David" w:cs="David"/>
          <w:sz w:val="24"/>
          <w:szCs w:val="24"/>
          <w:lang w:val="en-US"/>
        </w:rPr>
        <w:t xml:space="preserve"> or the integration of higher-frequency, low-latency transducers allow for a compressed symbol duration</w:t>
      </w:r>
      <w:del w:id="118" w:author="אלנה רווה" w:date="2026-06-17T10:40:00Z">
        <w:r w:rsidRPr="008304F4" w:rsidDel="003D71D9">
          <w:rPr>
            <w:rFonts w:ascii="David" w:eastAsia="Times New Roman" w:hAnsi="David" w:cs="David"/>
            <w:sz w:val="24"/>
            <w:szCs w:val="24"/>
            <w:lang w:val="en-US"/>
          </w:rPr>
          <w:delText xml:space="preserve">, </w:delText>
        </w:r>
      </w:del>
      <w:ins w:id="119" w:author="אלנה רווה" w:date="2026-06-17T10:40:00Z">
        <w:r w:rsidR="003D71D9">
          <w:rPr>
            <w:rFonts w:ascii="David" w:eastAsia="Times New Roman" w:hAnsi="David" w:cs="David"/>
            <w:sz w:val="24"/>
            <w:szCs w:val="24"/>
            <w:lang w:val="en-US"/>
          </w:rPr>
          <w:t>.</w:t>
        </w:r>
        <w:r w:rsidR="003D71D9" w:rsidRPr="008304F4">
          <w:rPr>
            <w:rFonts w:ascii="David" w:eastAsia="Times New Roman" w:hAnsi="David" w:cs="David"/>
            <w:sz w:val="24"/>
            <w:szCs w:val="24"/>
            <w:lang w:val="en-US"/>
          </w:rPr>
          <w:t xml:space="preserve"> </w:t>
        </w:r>
      </w:ins>
      <w:del w:id="120" w:author="אלנה רווה" w:date="2026-06-17T10:40:00Z">
        <w:r w:rsidRPr="008304F4" w:rsidDel="003D71D9">
          <w:rPr>
            <w:rFonts w:ascii="David" w:eastAsia="Times New Roman" w:hAnsi="David" w:cs="David"/>
            <w:sz w:val="24"/>
            <w:szCs w:val="24"/>
            <w:lang w:val="en-US"/>
          </w:rPr>
          <w:delText xml:space="preserve">this </w:delText>
        </w:r>
      </w:del>
      <w:ins w:id="121" w:author="אלנה רווה" w:date="2026-06-17T10:40:00Z">
        <w:r w:rsidR="003D71D9">
          <w:rPr>
            <w:rFonts w:ascii="David" w:eastAsia="Times New Roman" w:hAnsi="David" w:cs="David"/>
            <w:sz w:val="24"/>
            <w:szCs w:val="24"/>
            <w:lang w:val="en-US"/>
          </w:rPr>
          <w:t>T</w:t>
        </w:r>
        <w:r w:rsidR="003D71D9" w:rsidRPr="008304F4">
          <w:rPr>
            <w:rFonts w:ascii="David" w:eastAsia="Times New Roman" w:hAnsi="David" w:cs="David"/>
            <w:sz w:val="24"/>
            <w:szCs w:val="24"/>
            <w:lang w:val="en-US"/>
          </w:rPr>
          <w:t xml:space="preserve">his </w:t>
        </w:r>
      </w:ins>
      <w:r w:rsidRPr="008304F4">
        <w:rPr>
          <w:rFonts w:ascii="David" w:eastAsia="Times New Roman" w:hAnsi="David" w:cs="David"/>
          <w:sz w:val="24"/>
          <w:szCs w:val="24"/>
          <w:lang w:val="en-US"/>
        </w:rPr>
        <w:t>chapter outlines the theoretical and structural expansions designed to scale the protocol.</w:t>
      </w:r>
    </w:p>
    <w:p w14:paraId="060AC419" w14:textId="56312088"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lang w:val="en-US"/>
        </w:rPr>
        <w:t>8.2 Distributed Multi-Initiator Discovery Framework (Starvation Mitigation)</w:t>
      </w:r>
    </w:p>
    <w:p w14:paraId="6611B218"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In large-scale acoustic network deployments exceeding the current 5-device baseline, the legacy starvation prevention mechanism—which relies solely on dynamically compressing randomized backoff windows—becomes insufficient to prevent long-term channel blocking. To ensure absolute fairness across an expanded medium, the protocol can be enhanced with a Distributed Multi-Initiator Discovery Framework:</w:t>
      </w:r>
    </w:p>
    <w:p w14:paraId="4FEA39B4" w14:textId="6666EDEB"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lastRenderedPageBreak/>
        <w:t>Passive Starvation Monitoring: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Each individual node will actively maintain an internal starvation thread, tracking the exact duration its outbound data packets sit idling in the FIFO queue without successfully securing a transmission slot in the active topological chain.</w:t>
      </w:r>
    </w:p>
    <w:p w14:paraId="67B49950" w14:textId="16EA619A"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Forced Discovery Disruption:</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If a node detects that its local starvation metrics cross a critical predefined threshold (Timeout), it will be granted systemic authorization to forcefully disrupt the current network state via the dual-frequency Control Channel.</w:t>
      </w:r>
    </w:p>
    <w:p w14:paraId="166A739F" w14:textId="7233CC75"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Chain Refactoring: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The starved node will broadcast a continuous, unmodulated tone at </w:t>
      </w:r>
      <m:oMath>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f</m:t>
            </m:r>
          </m:e>
          <m:sub>
            <m:r>
              <w:rPr>
                <w:rFonts w:ascii="Cambria Math" w:eastAsia="Times New Roman" w:hAnsi="Cambria Math" w:cs="David"/>
                <w:sz w:val="24"/>
                <w:szCs w:val="24"/>
                <w:lang w:val="en-US"/>
              </w:rPr>
              <m:t>0</m:t>
            </m:r>
          </m:sub>
        </m:sSub>
        <m:r>
          <w:rPr>
            <w:rFonts w:ascii="Cambria Math" w:eastAsia="Times New Roman" w:hAnsi="Cambria Math" w:cs="David"/>
            <w:sz w:val="24"/>
            <w:szCs w:val="24"/>
            <w:lang w:val="en-US"/>
          </w:rPr>
          <m:t>=</m:t>
        </m:r>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20,000</m:t>
            </m:r>
          </m:e>
          <m:sub>
            <m:r>
              <w:rPr>
                <w:rFonts w:ascii="Cambria Math" w:eastAsia="Times New Roman" w:hAnsi="Cambria Math" w:cs="David"/>
                <w:sz w:val="24"/>
                <w:szCs w:val="24"/>
                <w:lang w:val="en-US"/>
              </w:rPr>
              <m:t>Hz</m:t>
            </m:r>
          </m:sub>
        </m:sSub>
      </m:oMath>
      <w:r w:rsidRPr="008304F4">
        <w:rPr>
          <w:rFonts w:ascii="David" w:eastAsia="Times New Roman" w:hAnsi="David" w:cs="David"/>
          <w:sz w:val="24"/>
          <w:szCs w:val="24"/>
          <w:lang w:val="en-US"/>
        </w:rPr>
        <w:t xml:space="preserve"> (the DISCOVERY token) directly over the control channel, forcing all surrounding nodes to instantaneously wipe their stale routing tables and execute an immediate, micro-second network rebuild. This ensures that hidden or suppressed devices can dynamically re-insert themselves into a favorable topological position and flush their pending queues.</w:t>
      </w:r>
    </w:p>
    <w:p w14:paraId="0CE26146" w14:textId="19D0E38B"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lang w:val="en-US"/>
        </w:rPr>
        <w:t>8.3 Multi-Hop Mesh Relay Architecture (Range Extension)</w:t>
      </w:r>
    </w:p>
    <w:p w14:paraId="63BA6AFB"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existing link layer operates under a strict geographical assumption that all participating nodes reside within a direct, line-of-sight (LOS) acoustic reception zone where every device can explicitly hear both data frames and control channel signaling. A vital future architectural milestone is the implementation of a Multi-Hop Mesh Relay framework to bypass physical distance limitations:</w:t>
      </w:r>
    </w:p>
    <w:p w14:paraId="01A71400" w14:textId="2585EB64" w:rsidR="003A7960" w:rsidRPr="008304F4" w:rsidRDefault="003A7960" w:rsidP="003A7960">
      <w:pPr>
        <w:numPr>
          <w:ilvl w:val="0"/>
          <w:numId w:val="60"/>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Store-and-Forward Relaying:</w:t>
      </w:r>
      <w:r w:rsidRPr="008304F4">
        <w:rPr>
          <w:rFonts w:ascii="David" w:eastAsia="Times New Roman" w:hAnsi="David" w:cs="David"/>
          <w:sz w:val="24"/>
          <w:szCs w:val="24"/>
          <w:lang w:val="en-US"/>
        </w:rPr>
        <w:t xml:space="preserve"> </w:t>
      </w:r>
      <w:r w:rsidRPr="00C22780">
        <w:rPr>
          <w:rFonts w:ascii="David" w:eastAsia="Times New Roman" w:hAnsi="David" w:cs="David"/>
          <w:sz w:val="24"/>
          <w:szCs w:val="24"/>
          <w:lang w:val="en-US"/>
        </w:rPr>
        <w:br/>
      </w:r>
      <w:r w:rsidRPr="008304F4">
        <w:rPr>
          <w:rFonts w:ascii="David" w:eastAsia="Times New Roman" w:hAnsi="David" w:cs="David"/>
          <w:sz w:val="24"/>
          <w:szCs w:val="24"/>
          <w:lang w:val="en-US"/>
        </w:rPr>
        <w:t>In scenarios where Node 1 needs to route critical metrics to Node 3, but the two devices are separated beyond the effective acoustic radius or blocked by dense physical barriers (such as solid walls or human bodies that highly attenuate ultrasound waves), the intermediate Node 2 will automatically function as an acoustic bridge.</w:t>
      </w:r>
    </w:p>
    <w:p w14:paraId="01B6FE4C" w14:textId="31B4477C" w:rsidR="003A7960" w:rsidRPr="008304F4" w:rsidRDefault="003A7960" w:rsidP="003A7960">
      <w:pPr>
        <w:numPr>
          <w:ilvl w:val="0"/>
          <w:numId w:val="60"/>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Algorithmic Flow:</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 xml:space="preserve">Node 1 will encapsulate its payload and flag Byte 6 (the Context/Routing Byte) to explicitly designate Node 2 as a hop-by-hop relay node. Node 2 will process the incoming frame, store it temporarily within its local buffer queue, execute standard CSMA/CA carrier-sensing to verify that its localized environment is clear, and rebroadcast the data frame to its </w:t>
      </w:r>
      <w:proofErr w:type="gramStart"/>
      <w:r w:rsidRPr="008304F4">
        <w:rPr>
          <w:rFonts w:ascii="David" w:eastAsia="Times New Roman" w:hAnsi="David" w:cs="David"/>
          <w:sz w:val="24"/>
          <w:szCs w:val="24"/>
          <w:lang w:val="en-US"/>
        </w:rPr>
        <w:t>final destination</w:t>
      </w:r>
      <w:proofErr w:type="gramEnd"/>
      <w:r w:rsidRPr="008304F4">
        <w:rPr>
          <w:rFonts w:ascii="David" w:eastAsia="Times New Roman" w:hAnsi="David" w:cs="David"/>
          <w:sz w:val="24"/>
          <w:szCs w:val="24"/>
          <w:lang w:val="en-US"/>
        </w:rPr>
        <w:t xml:space="preserve"> at Node 3. This relay topology will safely scale the network across expansive multi-room complexes (e.g., medical wards or secure laboratory facilities) while preserving the natural boundary security advantages inherent to sound containment.</w:t>
      </w:r>
    </w:p>
    <w:p w14:paraId="64466939" w14:textId="43680D47"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lang w:val="en-US"/>
        </w:rPr>
        <w:t>8.4 Dynamic Framing and Expanded Addressing Space</w:t>
      </w:r>
    </w:p>
    <w:p w14:paraId="7C3F9D36"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legacy frame structure relies on a highly optimized, fixed 8-byte layout, reserving exactly 5 bytes (Bytes 1–5) to accumulate the Short IDs of active nodes in the routing path. This structural limitation was intentionally designed to freeze airtime at 1.6 seconds under the 10 Baud constraint.</w:t>
      </w:r>
    </w:p>
    <w:p w14:paraId="2F7F089E"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Once physical layer optimization increases the operational Baud rate, the data link layer can be safely refactored to support open-ended scalability using a variable-length architecture:</w:t>
      </w:r>
    </w:p>
    <w:p w14:paraId="377A73BC" w14:textId="6EA41FAC" w:rsidR="003A7960" w:rsidRPr="008304F4" w:rsidRDefault="003A7960" w:rsidP="003A7960">
      <w:pPr>
        <w:numPr>
          <w:ilvl w:val="0"/>
          <w:numId w:val="61"/>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Variable-Length Data Framing:</w:t>
      </w:r>
      <w:r w:rsidRPr="008304F4">
        <w:rPr>
          <w:rFonts w:ascii="David" w:eastAsia="Times New Roman" w:hAnsi="David" w:cs="David"/>
          <w:b/>
          <w:bCs/>
          <w:sz w:val="24"/>
          <w:szCs w:val="24"/>
          <w:lang w:val="en-US"/>
        </w:rPr>
        <w:br/>
      </w:r>
      <w:del w:id="122" w:author="אלנה רווה" w:date="2026-06-17T10:44:00Z">
        <w:r w:rsidRPr="008304F4" w:rsidDel="003C76F2">
          <w:rPr>
            <w:rFonts w:ascii="David" w:eastAsia="Times New Roman" w:hAnsi="David" w:cs="David"/>
            <w:sz w:val="24"/>
            <w:szCs w:val="24"/>
            <w:lang w:val="en-US"/>
          </w:rPr>
          <w:delText xml:space="preserve"> </w:delText>
        </w:r>
      </w:del>
      <w:commentRangeStart w:id="123"/>
      <w:commentRangeStart w:id="124"/>
      <w:r w:rsidRPr="008304F4">
        <w:rPr>
          <w:rFonts w:ascii="David" w:eastAsia="Times New Roman" w:hAnsi="David" w:cs="David"/>
          <w:sz w:val="24"/>
          <w:szCs w:val="24"/>
          <w:lang w:val="en-US"/>
        </w:rPr>
        <w:t xml:space="preserve">The system </w:t>
      </w:r>
      <w:del w:id="125" w:author="יוני גרינברג" w:date="2026-06-17T11:20:00Z">
        <w:r w:rsidRPr="008304F4" w:rsidDel="00A10D08">
          <w:rPr>
            <w:rFonts w:ascii="David" w:eastAsia="Times New Roman" w:hAnsi="David" w:cs="David"/>
            <w:sz w:val="24"/>
            <w:szCs w:val="24"/>
            <w:lang w:val="en-US"/>
          </w:rPr>
          <w:delText>will transition away from fixed-packet constraints</w:delText>
        </w:r>
      </w:del>
      <w:ins w:id="126" w:author="יוני גרינברג" w:date="2026-06-17T11:20:00Z">
        <w:r w:rsidR="00A10D08">
          <w:rPr>
            <w:rFonts w:ascii="David" w:eastAsia="Times New Roman" w:hAnsi="David" w:cs="David" w:hint="cs"/>
            <w:sz w:val="24"/>
            <w:szCs w:val="24"/>
            <w:rtl/>
            <w:lang w:val="en-US"/>
          </w:rPr>
          <w:t xml:space="preserve"> </w:t>
        </w:r>
        <w:r w:rsidR="00A10D08">
          <w:rPr>
            <w:rFonts w:ascii="David" w:eastAsia="Times New Roman" w:hAnsi="David" w:cs="David"/>
            <w:sz w:val="24"/>
            <w:szCs w:val="24"/>
            <w:lang w:val="en-US"/>
          </w:rPr>
          <w:t>will su</w:t>
        </w:r>
      </w:ins>
      <w:ins w:id="127" w:author="יוני גרינברג" w:date="2026-06-17T11:21:00Z">
        <w:r w:rsidR="00A10D08">
          <w:rPr>
            <w:rFonts w:ascii="David" w:eastAsia="Times New Roman" w:hAnsi="David" w:cs="David"/>
            <w:sz w:val="24"/>
            <w:szCs w:val="24"/>
            <w:lang w:val="en-US"/>
          </w:rPr>
          <w:t>pport a dynamic number of connected nodes</w:t>
        </w:r>
        <w:r w:rsidR="00C308C7">
          <w:rPr>
            <w:rFonts w:ascii="David" w:eastAsia="Times New Roman" w:hAnsi="David" w:cs="David"/>
            <w:sz w:val="24"/>
            <w:szCs w:val="24"/>
            <w:lang w:val="en-US"/>
          </w:rPr>
          <w:t>(instead of the current fixed amount)</w:t>
        </w:r>
      </w:ins>
      <w:r w:rsidRPr="008304F4">
        <w:rPr>
          <w:rFonts w:ascii="David" w:eastAsia="Times New Roman" w:hAnsi="David" w:cs="David"/>
          <w:sz w:val="24"/>
          <w:szCs w:val="24"/>
          <w:lang w:val="en-US"/>
        </w:rPr>
        <w:t>.</w:t>
      </w:r>
      <w:commentRangeEnd w:id="123"/>
      <w:r w:rsidR="00D453E3" w:rsidRPr="00C22780">
        <w:rPr>
          <w:rStyle w:val="CommentReference"/>
          <w:rFonts w:ascii="David" w:eastAsia="Times New Roman" w:hAnsi="David" w:cs="David"/>
          <w:sz w:val="24"/>
          <w:szCs w:val="24"/>
          <w:lang w:val="en-US"/>
        </w:rPr>
        <w:commentReference w:id="123"/>
      </w:r>
      <w:commentRangeEnd w:id="124"/>
      <w:r w:rsidR="00A10D08">
        <w:rPr>
          <w:rStyle w:val="CommentReference"/>
          <w:rtl/>
        </w:rPr>
        <w:commentReference w:id="124"/>
      </w:r>
      <w:r w:rsidRPr="008304F4">
        <w:rPr>
          <w:rFonts w:ascii="David" w:eastAsia="Times New Roman" w:hAnsi="David" w:cs="David"/>
          <w:sz w:val="24"/>
          <w:szCs w:val="24"/>
          <w:lang w:val="en-US"/>
        </w:rPr>
        <w:t xml:space="preserve"> The packet header will leverage a dynamic </w:t>
      </w:r>
      <w:r w:rsidRPr="008304F4">
        <w:rPr>
          <w:rFonts w:ascii="David" w:eastAsia="Times New Roman" w:hAnsi="David" w:cs="David"/>
          <w:i/>
          <w:iCs/>
          <w:sz w:val="24"/>
          <w:szCs w:val="24"/>
          <w:lang w:val="en-US"/>
        </w:rPr>
        <w:t>Length Field</w:t>
      </w:r>
      <w:r w:rsidRPr="008304F4">
        <w:rPr>
          <w:rFonts w:ascii="David" w:eastAsia="Times New Roman" w:hAnsi="David" w:cs="David"/>
          <w:sz w:val="24"/>
          <w:szCs w:val="24"/>
          <w:lang w:val="en-US"/>
        </w:rPr>
        <w:t xml:space="preserve"> (originally specified in Byte 4) to dictate variable payload bounds on-the-fly. Powered by high-speed symbol </w:t>
      </w:r>
      <w:r w:rsidRPr="008304F4">
        <w:rPr>
          <w:rFonts w:ascii="David" w:eastAsia="Times New Roman" w:hAnsi="David" w:cs="David"/>
          <w:sz w:val="24"/>
          <w:szCs w:val="24"/>
          <w:lang w:val="en-US"/>
        </w:rPr>
        <w:lastRenderedPageBreak/>
        <w:t>execution, frames can expand dynamically to accumulate 10, 20, or more node IDs within a single forward discovery cycle without incurring prohibitive latency penalties.</w:t>
      </w:r>
    </w:p>
    <w:p w14:paraId="6FB6C112" w14:textId="215C53D2" w:rsidR="003A7960" w:rsidRPr="008304F4" w:rsidRDefault="003A7960" w:rsidP="003A7960">
      <w:pPr>
        <w:numPr>
          <w:ilvl w:val="0"/>
          <w:numId w:val="61"/>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Expanded Short ID Address Space:</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The current 4-bit/1-byte allocation for unique node IDs restricts the network cluster to a narrow set of concurrent participants. Expanding the Short ID field to a dedicated 2-byte (16-bit) structure will instantly expand the available addressing space to 65,536 unique identifiers. This allows an unlimited volume of heterogeneous mobile devices to seamlessly cross-register, discover, and communicate within the acoustic mesh network without encountering address collision risks.</w:t>
      </w:r>
    </w:p>
    <w:p w14:paraId="4038B5C7" w14:textId="47A30D85" w:rsidR="000562F9" w:rsidRPr="007F0BDD" w:rsidRDefault="005316F9" w:rsidP="003A7960">
      <w:pPr>
        <w:shd w:val="clear" w:color="auto" w:fill="FFFFFF"/>
        <w:spacing w:after="120"/>
        <w:ind w:right="580"/>
        <w:jc w:val="left"/>
        <w:rPr>
          <w:rFonts w:ascii="David" w:eastAsia="Times New Roman" w:hAnsi="David" w:cs="David"/>
          <w:sz w:val="32"/>
          <w:szCs w:val="32"/>
          <w:lang w:val="en-US"/>
        </w:rPr>
      </w:pPr>
      <w:r w:rsidRPr="007F0BDD">
        <w:rPr>
          <w:rFonts w:ascii="David" w:eastAsia="Times New Roman" w:hAnsi="David" w:cs="David"/>
          <w:sz w:val="32"/>
          <w:szCs w:val="32"/>
          <w:rtl/>
          <w:lang w:val="en-US"/>
        </w:rPr>
        <w:br/>
      </w:r>
      <w:r w:rsidR="000562F9" w:rsidRPr="007F0BDD">
        <w:rPr>
          <w:rFonts w:ascii="David" w:eastAsia="Times New Roman" w:hAnsi="David" w:cs="David"/>
          <w:sz w:val="32"/>
          <w:szCs w:val="32"/>
          <w:lang w:val="en-US"/>
        </w:rPr>
        <w:t xml:space="preserve">Chapter </w:t>
      </w:r>
      <w:r w:rsidR="003A7960">
        <w:rPr>
          <w:rFonts w:ascii="David" w:eastAsia="Times New Roman" w:hAnsi="David" w:cs="David"/>
          <w:sz w:val="32"/>
          <w:szCs w:val="32"/>
          <w:lang w:val="en-US"/>
        </w:rPr>
        <w:t>9</w:t>
      </w:r>
      <w:r w:rsidR="004A11AC" w:rsidRPr="007F0BDD">
        <w:rPr>
          <w:rFonts w:ascii="David" w:eastAsia="Times New Roman" w:hAnsi="David" w:cs="David"/>
          <w:sz w:val="32"/>
          <w:szCs w:val="32"/>
          <w:lang w:val="en-US"/>
        </w:rPr>
        <w:t xml:space="preserve">. </w:t>
      </w:r>
      <w:r w:rsidR="00CE0239" w:rsidRPr="007F0BDD">
        <w:rPr>
          <w:rFonts w:ascii="David" w:eastAsia="Times New Roman" w:hAnsi="David" w:cs="David"/>
          <w:sz w:val="32"/>
          <w:szCs w:val="32"/>
          <w:lang w:val="en-US"/>
        </w:rPr>
        <w:t xml:space="preserve">Reference </w:t>
      </w:r>
    </w:p>
    <w:p w14:paraId="5AA26D48" w14:textId="3C90D0E6" w:rsidR="000562F9" w:rsidRPr="007F0BDD" w:rsidRDefault="000562F9" w:rsidP="00124A13">
      <w:pPr>
        <w:shd w:val="clear" w:color="auto" w:fill="FFFFFF"/>
        <w:spacing w:after="4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 ref: </w:t>
      </w:r>
      <w:r w:rsidR="00000000">
        <w:fldChar w:fldCharType="begin"/>
      </w:r>
      <w:r w:rsidR="00000000" w:rsidRPr="0033393A">
        <w:rPr>
          <w:lang w:val="en-US"/>
          <w:rPrChange w:id="128" w:author="יוני גרינברג" w:date="2026-06-17T10:56:00Z">
            <w:rPr/>
          </w:rPrChange>
        </w:rPr>
        <w:instrText>HYPERLINK "https://www.rfpage.com/what-is-frequency-shift-keying-fsk/" \h</w:instrText>
      </w:r>
      <w:r w:rsidR="00000000">
        <w:fldChar w:fldCharType="separate"/>
      </w:r>
      <w:r w:rsidRPr="007F0BDD">
        <w:rPr>
          <w:rFonts w:ascii="David" w:eastAsia="Times New Roman" w:hAnsi="David" w:cs="David"/>
          <w:color w:val="1155CC"/>
          <w:sz w:val="24"/>
          <w:szCs w:val="24"/>
          <w:u w:val="single"/>
          <w:lang w:val="en-US"/>
        </w:rPr>
        <w:t>https://www.rfpage.com/what-is-frequency-shift-keying-fsk/</w:t>
      </w:r>
      <w:r w:rsidR="00000000">
        <w:rPr>
          <w:rFonts w:ascii="David" w:eastAsia="Times New Roman" w:hAnsi="David" w:cs="David"/>
          <w:color w:val="1155CC"/>
          <w:sz w:val="24"/>
          <w:szCs w:val="24"/>
          <w:u w:val="single"/>
          <w:lang w:val="en-US"/>
        </w:rPr>
        <w:fldChar w:fldCharType="end"/>
      </w:r>
    </w:p>
    <w:p w14:paraId="244742C4"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[2] ref: </w:t>
      </w:r>
      <w:r w:rsidR="00000000">
        <w:fldChar w:fldCharType="begin"/>
      </w:r>
      <w:r w:rsidR="00000000" w:rsidRPr="0033393A">
        <w:rPr>
          <w:lang w:val="en-US"/>
          <w:rPrChange w:id="129" w:author="יוני גרינברג" w:date="2026-06-17T10:56:00Z">
            <w:rPr/>
          </w:rPrChange>
        </w:rPr>
        <w:instrText>HYPERLINK "https://en.wikipedia.org/wiki/Frequency-shift_keying" \h</w:instrText>
      </w:r>
      <w:r w:rsidR="00000000">
        <w:fldChar w:fldCharType="separate"/>
      </w:r>
      <w:r w:rsidRPr="007F0BDD">
        <w:rPr>
          <w:rFonts w:ascii="David" w:eastAsia="Times New Roman" w:hAnsi="David" w:cs="David"/>
          <w:color w:val="1155CC"/>
          <w:sz w:val="24"/>
          <w:szCs w:val="24"/>
          <w:u w:val="single"/>
          <w:lang w:val="en-US"/>
        </w:rPr>
        <w:t>https://en.wikipedia.org/wiki/Frequency-shift_keying</w:t>
      </w:r>
      <w:r w:rsidR="00000000">
        <w:rPr>
          <w:rFonts w:ascii="David" w:eastAsia="Times New Roman" w:hAnsi="David" w:cs="David"/>
          <w:color w:val="1155CC"/>
          <w:sz w:val="24"/>
          <w:szCs w:val="24"/>
          <w:u w:val="single"/>
          <w:lang w:val="en-US"/>
        </w:rPr>
        <w:fldChar w:fldCharType="end"/>
      </w:r>
    </w:p>
    <w:p w14:paraId="5CD92A59"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[3] ref: </w:t>
      </w:r>
      <w:r w:rsidR="00000000">
        <w:fldChar w:fldCharType="begin"/>
      </w:r>
      <w:r w:rsidR="00000000" w:rsidRPr="0033393A">
        <w:rPr>
          <w:lang w:val="en-US"/>
          <w:rPrChange w:id="130" w:author="יוני גרינברג" w:date="2026-06-17T10:56:00Z">
            <w:rPr/>
          </w:rPrChange>
        </w:rPr>
        <w:instrText>HYPERLINK "https://www.ionos.com/digitalguide/server/know-how/csmaca-carrier-sense-multiple-access-with-collision-avoidance/" \h</w:instrText>
      </w:r>
      <w:r w:rsidR="00000000">
        <w:fldChar w:fldCharType="separate"/>
      </w:r>
      <w:r w:rsidRPr="007F0BDD">
        <w:rPr>
          <w:rFonts w:ascii="David" w:eastAsia="Times New Roman" w:hAnsi="David" w:cs="David"/>
          <w:color w:val="1155CC"/>
          <w:sz w:val="24"/>
          <w:szCs w:val="24"/>
          <w:u w:val="single"/>
          <w:lang w:val="en-US"/>
        </w:rPr>
        <w:t>https://www.ionos.com/digitalguide/server/know-how/csmaca-carrier-sense-multiple-access-with-collision-avoidance/</w:t>
      </w:r>
      <w:r w:rsidR="00000000">
        <w:rPr>
          <w:rFonts w:ascii="David" w:eastAsia="Times New Roman" w:hAnsi="David" w:cs="David"/>
          <w:color w:val="1155CC"/>
          <w:sz w:val="24"/>
          <w:szCs w:val="24"/>
          <w:u w:val="single"/>
          <w:lang w:val="en-US"/>
        </w:rPr>
        <w:fldChar w:fldCharType="end"/>
      </w:r>
    </w:p>
    <w:p w14:paraId="7D52301D" w14:textId="77777777" w:rsidR="000619E0" w:rsidRPr="007F0BDD" w:rsidRDefault="009814E7"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[4] J. G. </w:t>
      </w:r>
      <w:proofErr w:type="spellStart"/>
      <w:r w:rsidRPr="007F0BDD">
        <w:rPr>
          <w:rFonts w:ascii="David" w:eastAsia="Times New Roman" w:hAnsi="David" w:cs="David"/>
          <w:sz w:val="24"/>
          <w:szCs w:val="24"/>
          <w:lang w:val="en-US"/>
        </w:rPr>
        <w:t>Proakis</w:t>
      </w:r>
      <w:proofErr w:type="spellEnd"/>
      <w:r w:rsidRPr="007F0BDD">
        <w:rPr>
          <w:rFonts w:ascii="David" w:eastAsia="Times New Roman" w:hAnsi="David" w:cs="David"/>
          <w:sz w:val="24"/>
          <w:szCs w:val="24"/>
          <w:lang w:val="en-US"/>
        </w:rPr>
        <w:t xml:space="preserve"> and M. Salehi, </w:t>
      </w:r>
      <w:r w:rsidRPr="007F0BDD">
        <w:rPr>
          <w:rFonts w:ascii="David" w:eastAsia="Times New Roman" w:hAnsi="David" w:cs="David"/>
          <w:i/>
          <w:iCs/>
          <w:sz w:val="24"/>
          <w:szCs w:val="24"/>
          <w:lang w:val="en-US"/>
        </w:rPr>
        <w:t>Digital Communications</w:t>
      </w:r>
      <w:r w:rsidRPr="007F0BDD">
        <w:rPr>
          <w:rFonts w:ascii="David" w:eastAsia="Times New Roman" w:hAnsi="David" w:cs="David"/>
          <w:sz w:val="24"/>
          <w:szCs w:val="24"/>
          <w:lang w:val="en-US"/>
        </w:rPr>
        <w:t>, 5th ed. New York, NY, USA: McGraw-Hill, 2008.</w:t>
      </w:r>
    </w:p>
    <w:p w14:paraId="6B59C431" w14:textId="72C74FF8" w:rsidR="000562F9" w:rsidRPr="007F0BDD" w:rsidRDefault="000562F9" w:rsidP="00124A13">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 xml:space="preserve">[5] ref: RF Wireless World, "NFC vs. RFID vs. Bluetooth vs. Wi-Fi: Key Differences Explained," </w:t>
      </w:r>
      <w:r w:rsidRPr="007F0BDD">
        <w:rPr>
          <w:rFonts w:ascii="David" w:hAnsi="David" w:cs="David"/>
          <w:i/>
          <w:iCs/>
          <w:sz w:val="24"/>
          <w:szCs w:val="24"/>
          <w:lang w:val="en-US"/>
        </w:rPr>
        <w:t>rfwireless-world.com</w:t>
      </w:r>
      <w:r w:rsidRPr="007F0BDD">
        <w:rPr>
          <w:rFonts w:ascii="David" w:hAnsi="David" w:cs="David"/>
          <w:sz w:val="24"/>
          <w:szCs w:val="24"/>
          <w:lang w:val="en-US"/>
        </w:rPr>
        <w:t xml:space="preserve">. [Online]. Available: </w:t>
      </w:r>
      <w:r w:rsidR="00000000">
        <w:fldChar w:fldCharType="begin"/>
      </w:r>
      <w:r w:rsidR="00000000" w:rsidRPr="0033393A">
        <w:rPr>
          <w:lang w:val="en-US"/>
          <w:rPrChange w:id="131" w:author="יוני גרינברג" w:date="2026-06-17T10:56:00Z">
            <w:rPr/>
          </w:rPrChange>
        </w:rPr>
        <w:instrText>HYPERLINK "https://www.rfwireless-world.com/terminology/nfc-vs-rfid-vs-bluetooth-vs-wifi" \t "_blank"</w:instrText>
      </w:r>
      <w:r w:rsidR="00000000">
        <w:fldChar w:fldCharType="separate"/>
      </w:r>
      <w:r w:rsidRPr="007F0BDD">
        <w:rPr>
          <w:rStyle w:val="Hyperlink"/>
          <w:rFonts w:ascii="David" w:hAnsi="David" w:cs="David"/>
          <w:sz w:val="24"/>
          <w:szCs w:val="24"/>
          <w:lang w:val="en-US"/>
        </w:rPr>
        <w:t>https://www.rfwireless-world.com/terminology/nfc-vs-rfid-vs-bluetooth-vs-wifi</w:t>
      </w:r>
      <w:r w:rsidR="00000000">
        <w:rPr>
          <w:rStyle w:val="Hyperlink"/>
          <w:rFonts w:ascii="David" w:hAnsi="David" w:cs="David"/>
          <w:sz w:val="24"/>
          <w:szCs w:val="24"/>
          <w:lang w:val="en-US"/>
        </w:rPr>
        <w:fldChar w:fldCharType="end"/>
      </w:r>
      <w:r w:rsidRPr="007F0BDD">
        <w:rPr>
          <w:rFonts w:ascii="David" w:hAnsi="David" w:cs="David"/>
          <w:sz w:val="24"/>
          <w:szCs w:val="24"/>
          <w:lang w:val="en-US"/>
        </w:rPr>
        <w:t>.</w:t>
      </w:r>
    </w:p>
    <w:p w14:paraId="05E35B51" w14:textId="4FB7AE5A" w:rsidR="005508DE" w:rsidRPr="001D3AAA" w:rsidRDefault="000562F9" w:rsidP="00124A13">
      <w:pPr>
        <w:shd w:val="clear" w:color="auto" w:fill="FFFFFF"/>
        <w:spacing w:after="120"/>
        <w:ind w:left="1080" w:right="580"/>
        <w:jc w:val="left"/>
        <w:rPr>
          <w:rFonts w:ascii="David" w:hAnsi="David" w:cs="David"/>
          <w:sz w:val="24"/>
          <w:szCs w:val="24"/>
          <w:lang w:val="en-US"/>
          <w:rPrChange w:id="132" w:author="אלנה רווה" w:date="2026-06-17T10:47:00Z">
            <w:rPr>
              <w:rFonts w:ascii="David" w:hAnsi="David" w:cs="David"/>
              <w:b/>
              <w:bCs/>
              <w:sz w:val="24"/>
              <w:szCs w:val="24"/>
              <w:lang w:val="en-US"/>
            </w:rPr>
          </w:rPrChange>
        </w:rPr>
      </w:pPr>
      <w:r w:rsidRPr="007F0BDD">
        <w:rPr>
          <w:rFonts w:ascii="David" w:hAnsi="David" w:cs="David"/>
          <w:sz w:val="24"/>
          <w:szCs w:val="24"/>
          <w:lang w:val="en-US"/>
        </w:rPr>
        <w:t xml:space="preserve">[6] </w:t>
      </w:r>
      <w:r w:rsidR="005508DE" w:rsidRPr="001D3AAA">
        <w:rPr>
          <w:rFonts w:ascii="David" w:hAnsi="David" w:cs="David"/>
          <w:sz w:val="24"/>
          <w:szCs w:val="24"/>
          <w:lang w:val="en-US"/>
          <w:rPrChange w:id="133" w:author="אלנה רווה" w:date="2026-06-17T10:47:00Z">
            <w:rPr>
              <w:rFonts w:ascii="David" w:hAnsi="David" w:cs="David"/>
              <w:b/>
              <w:bCs/>
              <w:sz w:val="24"/>
              <w:szCs w:val="24"/>
              <w:lang w:val="en-US"/>
            </w:rPr>
          </w:rPrChange>
        </w:rPr>
        <w:t>M</w:t>
      </w:r>
      <w:ins w:id="134" w:author="אלנה רווה" w:date="2026-06-17T10:47:00Z">
        <w:r w:rsidR="00F67675">
          <w:rPr>
            <w:rFonts w:ascii="David" w:hAnsi="David" w:cs="David"/>
            <w:sz w:val="24"/>
            <w:szCs w:val="24"/>
            <w:lang w:val="en-US"/>
          </w:rPr>
          <w:t>.</w:t>
        </w:r>
      </w:ins>
      <w:del w:id="135" w:author="אלנה רווה" w:date="2026-06-17T10:47:00Z">
        <w:r w:rsidR="005508DE" w:rsidRPr="001D3AAA" w:rsidDel="00F67675">
          <w:rPr>
            <w:rFonts w:ascii="David" w:hAnsi="David" w:cs="David"/>
            <w:sz w:val="24"/>
            <w:szCs w:val="24"/>
            <w:lang w:val="en-US"/>
            <w:rPrChange w:id="136" w:author="אלנה רווה" w:date="2026-06-17T10:47:00Z">
              <w:rPr>
                <w:rFonts w:ascii="David" w:hAnsi="David" w:cs="David"/>
                <w:b/>
                <w:bCs/>
                <w:sz w:val="24"/>
                <w:szCs w:val="24"/>
                <w:lang w:val="en-US"/>
              </w:rPr>
            </w:rPrChange>
          </w:rPr>
          <w:delText>iras</w:delText>
        </w:r>
      </w:del>
      <w:r w:rsidR="005508DE" w:rsidRPr="001D3AAA">
        <w:rPr>
          <w:rFonts w:ascii="David" w:hAnsi="David" w:cs="David"/>
          <w:sz w:val="24"/>
          <w:szCs w:val="24"/>
          <w:lang w:val="en-US"/>
          <w:rPrChange w:id="137" w:author="אלנה רווה" w:date="2026-06-17T10:47:00Z">
            <w:rPr>
              <w:rFonts w:ascii="David" w:hAnsi="David" w:cs="David"/>
              <w:b/>
              <w:bCs/>
              <w:sz w:val="24"/>
              <w:szCs w:val="24"/>
              <w:lang w:val="en-US"/>
            </w:rPr>
          </w:rPrChange>
        </w:rPr>
        <w:t xml:space="preserve"> </w:t>
      </w:r>
      <w:proofErr w:type="gramStart"/>
      <w:r w:rsidR="005508DE" w:rsidRPr="001D3AAA">
        <w:rPr>
          <w:rFonts w:ascii="David" w:hAnsi="David" w:cs="David"/>
          <w:sz w:val="24"/>
          <w:szCs w:val="24"/>
          <w:lang w:val="en-US"/>
          <w:rPrChange w:id="138" w:author="אלנה רווה" w:date="2026-06-17T10:47:00Z">
            <w:rPr>
              <w:rFonts w:ascii="David" w:hAnsi="David" w:cs="David"/>
              <w:b/>
              <w:bCs/>
              <w:sz w:val="24"/>
              <w:szCs w:val="24"/>
              <w:lang w:val="en-US"/>
            </w:rPr>
          </w:rPrChange>
        </w:rPr>
        <w:t>Safadi</w:t>
      </w:r>
      <w:r w:rsidR="005508DE" w:rsidRPr="001D3AAA">
        <w:rPr>
          <w:rFonts w:ascii="David" w:hAnsi="David" w:cs="David"/>
          <w:sz w:val="24"/>
          <w:szCs w:val="24"/>
          <w:lang w:val="en-US"/>
        </w:rPr>
        <w:t xml:space="preserve"> </w:t>
      </w:r>
      <w:r w:rsidRPr="001D3AAA">
        <w:rPr>
          <w:rFonts w:ascii="David" w:hAnsi="David" w:cs="David"/>
          <w:sz w:val="24"/>
          <w:szCs w:val="24"/>
          <w:lang w:val="en-US"/>
        </w:rPr>
        <w:t xml:space="preserve"> and</w:t>
      </w:r>
      <w:proofErr w:type="gramEnd"/>
      <w:r w:rsidRPr="001D3AAA">
        <w:rPr>
          <w:rFonts w:ascii="David" w:hAnsi="David" w:cs="David"/>
          <w:sz w:val="24"/>
          <w:szCs w:val="24"/>
          <w:lang w:val="en-US"/>
        </w:rPr>
        <w:t xml:space="preserve"> </w:t>
      </w:r>
      <w:del w:id="139" w:author="אלנה רווה" w:date="2026-06-17T10:47:00Z">
        <w:r w:rsidR="005508DE" w:rsidRPr="001D3AAA" w:rsidDel="00F67675">
          <w:rPr>
            <w:rFonts w:ascii="David" w:hAnsi="David" w:cs="David"/>
            <w:sz w:val="24"/>
            <w:szCs w:val="24"/>
            <w:lang w:val="en-US"/>
            <w:rPrChange w:id="140" w:author="אלנה רווה" w:date="2026-06-17T10:47:00Z">
              <w:rPr>
                <w:rFonts w:ascii="David" w:hAnsi="David" w:cs="David"/>
                <w:b/>
                <w:bCs/>
                <w:sz w:val="24"/>
                <w:szCs w:val="24"/>
                <w:lang w:val="en-US"/>
              </w:rPr>
            </w:rPrChange>
          </w:rPr>
          <w:delText xml:space="preserve">Rani </w:delText>
        </w:r>
      </w:del>
      <w:ins w:id="141" w:author="אלנה רווה" w:date="2026-06-17T10:47:00Z">
        <w:r w:rsidR="00F67675" w:rsidRPr="001D3AAA">
          <w:rPr>
            <w:rFonts w:ascii="David" w:hAnsi="David" w:cs="David"/>
            <w:sz w:val="24"/>
            <w:szCs w:val="24"/>
            <w:lang w:val="en-US"/>
            <w:rPrChange w:id="142" w:author="אלנה רווה" w:date="2026-06-17T10:47:00Z">
              <w:rPr>
                <w:rFonts w:ascii="David" w:hAnsi="David" w:cs="David"/>
                <w:b/>
                <w:bCs/>
                <w:sz w:val="24"/>
                <w:szCs w:val="24"/>
                <w:lang w:val="en-US"/>
              </w:rPr>
            </w:rPrChange>
          </w:rPr>
          <w:t>R</w:t>
        </w:r>
        <w:r w:rsidR="00F67675">
          <w:rPr>
            <w:rFonts w:ascii="David" w:hAnsi="David" w:cs="David"/>
            <w:sz w:val="24"/>
            <w:szCs w:val="24"/>
            <w:lang w:val="en-US"/>
          </w:rPr>
          <w:t>.</w:t>
        </w:r>
        <w:r w:rsidR="00F67675" w:rsidRPr="001D3AAA">
          <w:rPr>
            <w:rFonts w:ascii="David" w:hAnsi="David" w:cs="David"/>
            <w:sz w:val="24"/>
            <w:szCs w:val="24"/>
            <w:lang w:val="en-US"/>
            <w:rPrChange w:id="143" w:author="אלנה רווה" w:date="2026-06-17T10:47:00Z">
              <w:rPr>
                <w:rFonts w:ascii="David" w:hAnsi="David" w:cs="David"/>
                <w:b/>
                <w:bCs/>
                <w:sz w:val="24"/>
                <w:szCs w:val="24"/>
                <w:lang w:val="en-US"/>
              </w:rPr>
            </w:rPrChange>
          </w:rPr>
          <w:t xml:space="preserve"> </w:t>
        </w:r>
      </w:ins>
      <w:r w:rsidR="005508DE" w:rsidRPr="001D3AAA">
        <w:rPr>
          <w:rFonts w:ascii="David" w:hAnsi="David" w:cs="David"/>
          <w:sz w:val="24"/>
          <w:szCs w:val="24"/>
          <w:lang w:val="en-US"/>
          <w:rPrChange w:id="144" w:author="אלנה רווה" w:date="2026-06-17T10:47:00Z">
            <w:rPr>
              <w:rFonts w:ascii="David" w:hAnsi="David" w:cs="David"/>
              <w:b/>
              <w:bCs/>
              <w:sz w:val="24"/>
              <w:szCs w:val="24"/>
              <w:lang w:val="en-US"/>
            </w:rPr>
          </w:rPrChange>
        </w:rPr>
        <w:t>Hassan</w:t>
      </w:r>
      <w:r w:rsidRPr="001D3AAA">
        <w:rPr>
          <w:rFonts w:ascii="David" w:hAnsi="David" w:cs="David"/>
          <w:sz w:val="24"/>
          <w:szCs w:val="24"/>
          <w:lang w:val="en-US"/>
        </w:rPr>
        <w:t xml:space="preserve">, </w:t>
      </w:r>
      <w:r w:rsidR="005508DE" w:rsidRPr="001D3AAA">
        <w:rPr>
          <w:rFonts w:ascii="David" w:eastAsia="Times New Roman" w:hAnsi="David" w:cs="David"/>
          <w:noProof/>
          <w:color w:val="000000"/>
          <w:sz w:val="24"/>
          <w:szCs w:val="24"/>
          <w:lang w:val="en-US"/>
          <w:rPrChange w:id="145" w:author="אלנה רווה" w:date="2026-06-17T10:47:00Z">
            <w:rPr>
              <w:rFonts w:ascii="David" w:eastAsia="Times New Roman" w:hAnsi="David" w:cs="David"/>
              <w:b/>
              <w:bCs/>
              <w:noProof/>
              <w:color w:val="000000"/>
              <w:sz w:val="24"/>
              <w:szCs w:val="24"/>
              <w:lang w:val="en-US"/>
            </w:rPr>
          </w:rPrChange>
        </w:rPr>
        <w:t xml:space="preserve"> </w:t>
      </w:r>
      <w:r w:rsidR="005508DE" w:rsidRPr="001D3AAA">
        <w:rPr>
          <w:rFonts w:ascii="David" w:hAnsi="David" w:cs="David"/>
          <w:sz w:val="24"/>
          <w:szCs w:val="24"/>
          <w:lang w:val="en-US"/>
          <w:rPrChange w:id="146" w:author="אלנה רווה" w:date="2026-06-17T10:47:00Z">
            <w:rPr>
              <w:rFonts w:ascii="David" w:hAnsi="David" w:cs="David"/>
              <w:b/>
              <w:bCs/>
              <w:sz w:val="24"/>
              <w:szCs w:val="24"/>
              <w:lang w:val="en-US"/>
            </w:rPr>
          </w:rPrChange>
        </w:rPr>
        <w:t>Smart Visit Card (SVC)</w:t>
      </w:r>
    </w:p>
    <w:p w14:paraId="7E32E465" w14:textId="77777777" w:rsidR="005508DE" w:rsidRPr="001D3AAA" w:rsidRDefault="005508DE" w:rsidP="00124A13">
      <w:pPr>
        <w:shd w:val="clear" w:color="auto" w:fill="FFFFFF"/>
        <w:spacing w:after="120"/>
        <w:ind w:left="1080" w:right="580"/>
        <w:jc w:val="left"/>
        <w:rPr>
          <w:rFonts w:ascii="David" w:hAnsi="David" w:cs="David"/>
          <w:sz w:val="24"/>
          <w:szCs w:val="24"/>
          <w:u w:val="single"/>
          <w:lang w:val="en-US"/>
          <w:rPrChange w:id="147" w:author="אלנה רווה" w:date="2026-06-17T10:47:00Z">
            <w:rPr>
              <w:rFonts w:ascii="David" w:hAnsi="David" w:cs="David"/>
              <w:b/>
              <w:bCs/>
              <w:sz w:val="24"/>
              <w:szCs w:val="24"/>
              <w:u w:val="single"/>
              <w:lang w:val="en-US"/>
            </w:rPr>
          </w:rPrChange>
        </w:rPr>
      </w:pPr>
      <w:r w:rsidRPr="001D3AAA">
        <w:rPr>
          <w:rFonts w:ascii="David" w:hAnsi="David" w:cs="David"/>
          <w:sz w:val="24"/>
          <w:szCs w:val="24"/>
          <w:lang w:val="en-US"/>
          <w:rPrChange w:id="148" w:author="אלנה רווה" w:date="2026-06-17T10:47:00Z">
            <w:rPr>
              <w:rFonts w:ascii="David" w:hAnsi="David" w:cs="David"/>
              <w:b/>
              <w:bCs/>
              <w:sz w:val="24"/>
              <w:szCs w:val="24"/>
              <w:lang w:val="en-US"/>
            </w:rPr>
          </w:rPrChange>
        </w:rPr>
        <w:t>An Android-Based Application for Managing Visit Cards</w:t>
      </w:r>
    </w:p>
    <w:p w14:paraId="6DC87B4B" w14:textId="68918840" w:rsidR="000562F9" w:rsidRPr="001D3AAA" w:rsidRDefault="005508DE" w:rsidP="00124A13">
      <w:pPr>
        <w:shd w:val="clear" w:color="auto" w:fill="FFFFFF"/>
        <w:spacing w:after="120"/>
        <w:ind w:left="1080" w:right="580"/>
        <w:jc w:val="left"/>
        <w:rPr>
          <w:rFonts w:ascii="David" w:hAnsi="David" w:cs="David"/>
          <w:sz w:val="24"/>
          <w:szCs w:val="24"/>
          <w:lang w:val="en-US"/>
        </w:rPr>
      </w:pPr>
      <w:r w:rsidRPr="001D3AAA">
        <w:rPr>
          <w:rFonts w:ascii="David" w:hAnsi="David" w:cs="David"/>
          <w:sz w:val="24"/>
          <w:szCs w:val="24"/>
          <w:lang w:val="en-US"/>
        </w:rPr>
        <w:t>”</w:t>
      </w:r>
      <w:r w:rsidR="000562F9" w:rsidRPr="001D3AAA">
        <w:rPr>
          <w:rFonts w:ascii="David" w:hAnsi="David" w:cs="David"/>
          <w:sz w:val="24"/>
          <w:szCs w:val="24"/>
          <w:lang w:val="en-US"/>
        </w:rPr>
        <w:t xml:space="preserve"> Final Project Report, Dept. Software Eng., </w:t>
      </w:r>
      <w:proofErr w:type="spellStart"/>
      <w:r w:rsidR="000562F9" w:rsidRPr="001D3AAA">
        <w:rPr>
          <w:rFonts w:ascii="David" w:hAnsi="David" w:cs="David"/>
          <w:sz w:val="24"/>
          <w:szCs w:val="24"/>
          <w:lang w:val="en-US"/>
        </w:rPr>
        <w:t>Braude</w:t>
      </w:r>
      <w:proofErr w:type="spellEnd"/>
      <w:r w:rsidR="000562F9" w:rsidRPr="001D3AAA">
        <w:rPr>
          <w:rFonts w:ascii="David" w:hAnsi="David" w:cs="David"/>
          <w:sz w:val="24"/>
          <w:szCs w:val="24"/>
          <w:lang w:val="en-US"/>
        </w:rPr>
        <w:t xml:space="preserve"> College of Engineering, </w:t>
      </w:r>
      <w:proofErr w:type="spellStart"/>
      <w:r w:rsidR="000562F9" w:rsidRPr="001D3AAA">
        <w:rPr>
          <w:rFonts w:ascii="David" w:hAnsi="David" w:cs="David"/>
          <w:sz w:val="24"/>
          <w:szCs w:val="24"/>
          <w:lang w:val="en-US"/>
        </w:rPr>
        <w:t>Karmiel</w:t>
      </w:r>
      <w:proofErr w:type="spellEnd"/>
      <w:r w:rsidR="000562F9" w:rsidRPr="001D3AAA">
        <w:rPr>
          <w:rFonts w:ascii="David" w:hAnsi="David" w:cs="David"/>
          <w:sz w:val="24"/>
          <w:szCs w:val="24"/>
          <w:lang w:val="en-US"/>
        </w:rPr>
        <w:t>, Israel</w:t>
      </w:r>
      <w:r w:rsidRPr="001D3AAA">
        <w:rPr>
          <w:rFonts w:ascii="David" w:hAnsi="David" w:cs="David"/>
          <w:sz w:val="24"/>
          <w:szCs w:val="24"/>
          <w:lang w:val="en-US"/>
        </w:rPr>
        <w:t>.</w:t>
      </w:r>
    </w:p>
    <w:p w14:paraId="6501A20E" w14:textId="022B99AB" w:rsidR="005508DE" w:rsidRPr="001D3AAA" w:rsidRDefault="005508DE">
      <w:pPr>
        <w:ind w:left="1080"/>
        <w:jc w:val="left"/>
        <w:rPr>
          <w:rFonts w:ascii="David" w:eastAsia="Times New Roman" w:hAnsi="David" w:cs="David"/>
          <w:sz w:val="24"/>
          <w:szCs w:val="24"/>
          <w:lang w:val="en-US"/>
        </w:rPr>
        <w:pPrChange w:id="149" w:author="אלנה רווה" w:date="2026-06-17T10:47:00Z">
          <w:pPr>
            <w:shd w:val="clear" w:color="auto" w:fill="FFFFFF"/>
            <w:spacing w:after="120"/>
            <w:ind w:left="1080" w:right="580"/>
            <w:jc w:val="left"/>
          </w:pPr>
        </w:pPrChange>
      </w:pPr>
      <w:r w:rsidRPr="001D3AAA">
        <w:rPr>
          <w:rFonts w:ascii="David" w:hAnsi="David" w:cs="David"/>
          <w:sz w:val="24"/>
          <w:szCs w:val="24"/>
          <w:lang w:val="en-US"/>
        </w:rPr>
        <w:t xml:space="preserve">[7] </w:t>
      </w:r>
      <w:del w:id="150" w:author="אלנה רווה" w:date="2026-06-17T10:47:00Z">
        <w:r w:rsidRPr="001D3AAA" w:rsidDel="00F67675">
          <w:rPr>
            <w:rFonts w:ascii="David" w:eastAsia="Times New Roman" w:hAnsi="David" w:cs="David"/>
            <w:sz w:val="24"/>
            <w:szCs w:val="24"/>
            <w:lang w:val="en-US"/>
            <w:rPrChange w:id="151" w:author="אלנה רווה" w:date="2026-06-17T10:47:00Z">
              <w:rPr>
                <w:rFonts w:ascii="David" w:eastAsia="Times New Roman" w:hAnsi="David" w:cs="David"/>
                <w:b/>
                <w:bCs/>
                <w:sz w:val="24"/>
                <w:szCs w:val="24"/>
                <w:lang w:val="en-US"/>
              </w:rPr>
            </w:rPrChange>
          </w:rPr>
          <w:delText xml:space="preserve">Tal </w:delText>
        </w:r>
      </w:del>
      <w:proofErr w:type="spellStart"/>
      <w:ins w:id="152" w:author="אלנה רווה" w:date="2026-06-17T10:47:00Z">
        <w:r w:rsidR="00F67675" w:rsidRPr="001D3AAA">
          <w:rPr>
            <w:rFonts w:ascii="David" w:eastAsia="Times New Roman" w:hAnsi="David" w:cs="David"/>
            <w:sz w:val="24"/>
            <w:szCs w:val="24"/>
            <w:lang w:val="en-US"/>
            <w:rPrChange w:id="153" w:author="אלנה רווה" w:date="2026-06-17T10:47:00Z">
              <w:rPr>
                <w:rFonts w:ascii="David" w:eastAsia="Times New Roman" w:hAnsi="David" w:cs="David"/>
                <w:b/>
                <w:bCs/>
                <w:sz w:val="24"/>
                <w:szCs w:val="24"/>
                <w:lang w:val="en-US"/>
              </w:rPr>
            </w:rPrChange>
          </w:rPr>
          <w:t>T</w:t>
        </w:r>
        <w:r w:rsidR="00F67675">
          <w:rPr>
            <w:rFonts w:ascii="David" w:eastAsia="Times New Roman" w:hAnsi="David" w:cs="David"/>
            <w:sz w:val="24"/>
            <w:szCs w:val="24"/>
            <w:lang w:val="en-US"/>
          </w:rPr>
          <w:t>.</w:t>
        </w:r>
      </w:ins>
      <w:r w:rsidRPr="001D3AAA">
        <w:rPr>
          <w:rFonts w:ascii="David" w:eastAsia="Times New Roman" w:hAnsi="David" w:cs="David"/>
          <w:sz w:val="24"/>
          <w:szCs w:val="24"/>
          <w:lang w:val="en-US"/>
          <w:rPrChange w:id="154" w:author="אלנה רווה" w:date="2026-06-17T10:47:00Z">
            <w:rPr>
              <w:rFonts w:ascii="David" w:eastAsia="Times New Roman" w:hAnsi="David" w:cs="David"/>
              <w:b/>
              <w:bCs/>
              <w:sz w:val="24"/>
              <w:szCs w:val="24"/>
              <w:lang w:val="en-US"/>
            </w:rPr>
          </w:rPrChange>
        </w:rPr>
        <w:t>Zilberman</w:t>
      </w:r>
      <w:proofErr w:type="spellEnd"/>
      <w:r w:rsidRPr="001D3AAA">
        <w:rPr>
          <w:rFonts w:ascii="David" w:hAnsi="David" w:cs="David"/>
          <w:sz w:val="24"/>
          <w:szCs w:val="24"/>
          <w:lang w:val="en-US"/>
        </w:rPr>
        <w:t xml:space="preserve"> and </w:t>
      </w:r>
      <w:del w:id="155" w:author="אלנה רווה" w:date="2026-06-17T10:47:00Z">
        <w:r w:rsidRPr="001D3AAA" w:rsidDel="00F67675">
          <w:rPr>
            <w:rFonts w:ascii="David" w:eastAsia="Times New Roman" w:hAnsi="David" w:cs="David"/>
            <w:sz w:val="24"/>
            <w:szCs w:val="24"/>
            <w:lang w:val="en-US"/>
            <w:rPrChange w:id="156" w:author="אלנה רווה" w:date="2026-06-17T10:47:00Z">
              <w:rPr>
                <w:rFonts w:ascii="David" w:eastAsia="Times New Roman" w:hAnsi="David" w:cs="David"/>
                <w:b/>
                <w:bCs/>
                <w:sz w:val="24"/>
                <w:szCs w:val="24"/>
                <w:lang w:val="en-US"/>
              </w:rPr>
            </w:rPrChange>
          </w:rPr>
          <w:delText xml:space="preserve">Ariela </w:delText>
        </w:r>
      </w:del>
      <w:ins w:id="157" w:author="אלנה רווה" w:date="2026-06-17T10:47:00Z">
        <w:r w:rsidR="00F67675" w:rsidRPr="001D3AAA">
          <w:rPr>
            <w:rFonts w:ascii="David" w:eastAsia="Times New Roman" w:hAnsi="David" w:cs="David"/>
            <w:sz w:val="24"/>
            <w:szCs w:val="24"/>
            <w:lang w:val="en-US"/>
            <w:rPrChange w:id="158" w:author="אלנה רווה" w:date="2026-06-17T10:47:00Z">
              <w:rPr>
                <w:rFonts w:ascii="David" w:eastAsia="Times New Roman" w:hAnsi="David" w:cs="David"/>
                <w:b/>
                <w:bCs/>
                <w:sz w:val="24"/>
                <w:szCs w:val="24"/>
                <w:lang w:val="en-US"/>
              </w:rPr>
            </w:rPrChange>
          </w:rPr>
          <w:t>A</w:t>
        </w:r>
        <w:r w:rsidR="00F67675">
          <w:rPr>
            <w:rFonts w:ascii="David" w:eastAsia="Times New Roman" w:hAnsi="David" w:cs="David"/>
            <w:sz w:val="24"/>
            <w:szCs w:val="24"/>
            <w:lang w:val="en-US"/>
          </w:rPr>
          <w:t>.</w:t>
        </w:r>
        <w:r w:rsidR="00F67675" w:rsidRPr="001D3AAA">
          <w:rPr>
            <w:rFonts w:ascii="David" w:eastAsia="Times New Roman" w:hAnsi="David" w:cs="David"/>
            <w:sz w:val="24"/>
            <w:szCs w:val="24"/>
            <w:lang w:val="en-US"/>
            <w:rPrChange w:id="159" w:author="אלנה רווה" w:date="2026-06-17T10:47:00Z">
              <w:rPr>
                <w:rFonts w:ascii="David" w:eastAsia="Times New Roman" w:hAnsi="David" w:cs="David"/>
                <w:b/>
                <w:bCs/>
                <w:sz w:val="24"/>
                <w:szCs w:val="24"/>
                <w:lang w:val="en-US"/>
              </w:rPr>
            </w:rPrChange>
          </w:rPr>
          <w:t xml:space="preserve"> </w:t>
        </w:r>
      </w:ins>
      <w:proofErr w:type="spellStart"/>
      <w:r w:rsidRPr="001D3AAA">
        <w:rPr>
          <w:rFonts w:ascii="David" w:eastAsia="Times New Roman" w:hAnsi="David" w:cs="David"/>
          <w:sz w:val="24"/>
          <w:szCs w:val="24"/>
          <w:lang w:val="en-US"/>
          <w:rPrChange w:id="160" w:author="אלנה רווה" w:date="2026-06-17T10:47:00Z">
            <w:rPr>
              <w:rFonts w:ascii="David" w:eastAsia="Times New Roman" w:hAnsi="David" w:cs="David"/>
              <w:b/>
              <w:bCs/>
              <w:sz w:val="24"/>
              <w:szCs w:val="24"/>
              <w:lang w:val="en-US"/>
            </w:rPr>
          </w:rPrChange>
        </w:rPr>
        <w:t>Havkin</w:t>
      </w:r>
      <w:proofErr w:type="spellEnd"/>
      <w:r w:rsidRPr="001D3AAA">
        <w:rPr>
          <w:rFonts w:ascii="David" w:hAnsi="David" w:cs="David"/>
          <w:sz w:val="24"/>
          <w:szCs w:val="24"/>
          <w:lang w:val="en-US"/>
        </w:rPr>
        <w:t xml:space="preserve">,” </w:t>
      </w:r>
      <w:r w:rsidRPr="00C822A5">
        <w:rPr>
          <w:rFonts w:ascii="David" w:eastAsia="Times New Roman" w:hAnsi="David" w:cs="David"/>
          <w:noProof/>
          <w:color w:val="000000"/>
          <w:sz w:val="24"/>
          <w:szCs w:val="24"/>
          <w:lang w:val="en-US"/>
        </w:rPr>
        <w:t>Ultra Sound Data Transfer Many To Many”</w:t>
      </w:r>
      <w:r w:rsidRPr="001D3AAA">
        <w:rPr>
          <w:rFonts w:ascii="David" w:hAnsi="David" w:cs="David"/>
          <w:sz w:val="24"/>
          <w:szCs w:val="24"/>
          <w:lang w:val="en-US"/>
        </w:rPr>
        <w:t xml:space="preserve">," Final Project Report, Dept. Software Eng., </w:t>
      </w:r>
      <w:proofErr w:type="spellStart"/>
      <w:r w:rsidRPr="001D3AAA">
        <w:rPr>
          <w:rFonts w:ascii="David" w:hAnsi="David" w:cs="David"/>
          <w:sz w:val="24"/>
          <w:szCs w:val="24"/>
          <w:lang w:val="en-US"/>
        </w:rPr>
        <w:t>Braude</w:t>
      </w:r>
      <w:proofErr w:type="spellEnd"/>
      <w:r w:rsidRPr="001D3AAA">
        <w:rPr>
          <w:rFonts w:ascii="David" w:hAnsi="David" w:cs="David"/>
          <w:sz w:val="24"/>
          <w:szCs w:val="24"/>
          <w:lang w:val="en-US"/>
        </w:rPr>
        <w:t xml:space="preserve"> College of Engineering, </w:t>
      </w:r>
      <w:proofErr w:type="spellStart"/>
      <w:r w:rsidRPr="001D3AAA">
        <w:rPr>
          <w:rFonts w:ascii="David" w:hAnsi="David" w:cs="David"/>
          <w:sz w:val="24"/>
          <w:szCs w:val="24"/>
          <w:lang w:val="en-US"/>
        </w:rPr>
        <w:t>Karmiel</w:t>
      </w:r>
      <w:proofErr w:type="spellEnd"/>
      <w:r w:rsidRPr="001D3AAA">
        <w:rPr>
          <w:rFonts w:ascii="David" w:hAnsi="David" w:cs="David"/>
          <w:sz w:val="24"/>
          <w:szCs w:val="24"/>
          <w:lang w:val="en-US"/>
        </w:rPr>
        <w:t>, Israel.</w:t>
      </w:r>
    </w:p>
    <w:p w14:paraId="190C062C" w14:textId="6CC93655" w:rsidR="005508DE" w:rsidRPr="001D3AAA" w:rsidRDefault="005508DE" w:rsidP="00BA20CB">
      <w:pPr>
        <w:shd w:val="clear" w:color="auto" w:fill="FFFFFF"/>
        <w:spacing w:after="120"/>
        <w:ind w:left="1080" w:right="580"/>
        <w:jc w:val="left"/>
        <w:rPr>
          <w:rFonts w:ascii="David" w:hAnsi="David" w:cs="David"/>
          <w:sz w:val="24"/>
          <w:szCs w:val="24"/>
          <w:lang w:val="en-US"/>
        </w:rPr>
      </w:pPr>
      <w:r w:rsidRPr="001D3AAA">
        <w:rPr>
          <w:rFonts w:ascii="David" w:hAnsi="David" w:cs="David"/>
          <w:sz w:val="24"/>
          <w:szCs w:val="24"/>
          <w:lang w:val="en-US"/>
        </w:rPr>
        <w:t xml:space="preserve">[8] </w:t>
      </w:r>
      <w:del w:id="161" w:author="אלנה רווה" w:date="2026-06-17T10:48:00Z">
        <w:r w:rsidRPr="001D3AAA" w:rsidDel="00BA20CB">
          <w:rPr>
            <w:rFonts w:ascii="David" w:hAnsi="David" w:cs="David"/>
            <w:sz w:val="24"/>
            <w:szCs w:val="24"/>
            <w:lang w:val="en-US"/>
            <w:rPrChange w:id="162" w:author="אלנה רווה" w:date="2026-06-17T10:47:00Z">
              <w:rPr>
                <w:rFonts w:ascii="David" w:hAnsi="David" w:cs="David"/>
                <w:b/>
                <w:bCs/>
                <w:sz w:val="24"/>
                <w:szCs w:val="24"/>
                <w:lang w:val="en-US"/>
              </w:rPr>
            </w:rPrChange>
          </w:rPr>
          <w:delText xml:space="preserve">Taimor </w:delText>
        </w:r>
      </w:del>
      <w:ins w:id="163" w:author="אלנה רווה" w:date="2026-06-17T10:48:00Z">
        <w:r w:rsidR="00BA20CB" w:rsidRPr="001D3AAA">
          <w:rPr>
            <w:rFonts w:ascii="David" w:hAnsi="David" w:cs="David"/>
            <w:sz w:val="24"/>
            <w:szCs w:val="24"/>
            <w:lang w:val="en-US"/>
            <w:rPrChange w:id="164" w:author="אלנה רווה" w:date="2026-06-17T10:47:00Z">
              <w:rPr>
                <w:rFonts w:ascii="David" w:hAnsi="David" w:cs="David"/>
                <w:b/>
                <w:bCs/>
                <w:sz w:val="24"/>
                <w:szCs w:val="24"/>
                <w:lang w:val="en-US"/>
              </w:rPr>
            </w:rPrChange>
          </w:rPr>
          <w:t>T</w:t>
        </w:r>
        <w:r w:rsidR="00BA20CB">
          <w:rPr>
            <w:rFonts w:ascii="David" w:hAnsi="David" w:cs="David"/>
            <w:sz w:val="24"/>
            <w:szCs w:val="24"/>
            <w:lang w:val="en-US"/>
          </w:rPr>
          <w:t>.</w:t>
        </w:r>
        <w:r w:rsidR="00BA20CB" w:rsidRPr="001D3AAA">
          <w:rPr>
            <w:rFonts w:ascii="David" w:hAnsi="David" w:cs="David"/>
            <w:sz w:val="24"/>
            <w:szCs w:val="24"/>
            <w:lang w:val="en-US"/>
            <w:rPrChange w:id="165" w:author="אלנה רווה" w:date="2026-06-17T10:47:00Z">
              <w:rPr>
                <w:rFonts w:ascii="David" w:hAnsi="David" w:cs="David"/>
                <w:b/>
                <w:bCs/>
                <w:sz w:val="24"/>
                <w:szCs w:val="24"/>
                <w:lang w:val="en-US"/>
              </w:rPr>
            </w:rPrChange>
          </w:rPr>
          <w:t xml:space="preserve"> </w:t>
        </w:r>
      </w:ins>
      <w:r w:rsidRPr="001D3AAA">
        <w:rPr>
          <w:rFonts w:ascii="David" w:hAnsi="David" w:cs="David"/>
          <w:sz w:val="24"/>
          <w:szCs w:val="24"/>
          <w:lang w:val="en-US"/>
          <w:rPrChange w:id="166" w:author="אלנה רווה" w:date="2026-06-17T10:47:00Z">
            <w:rPr>
              <w:rFonts w:ascii="David" w:hAnsi="David" w:cs="David"/>
              <w:b/>
              <w:bCs/>
              <w:sz w:val="24"/>
              <w:szCs w:val="24"/>
              <w:lang w:val="en-US"/>
            </w:rPr>
          </w:rPrChange>
        </w:rPr>
        <w:t>Fares</w:t>
      </w:r>
      <w:r w:rsidRPr="001D3AAA">
        <w:rPr>
          <w:rFonts w:ascii="David" w:hAnsi="David" w:cs="David"/>
          <w:sz w:val="24"/>
          <w:szCs w:val="24"/>
          <w:lang w:val="en-US"/>
        </w:rPr>
        <w:t xml:space="preserve"> and </w:t>
      </w:r>
      <w:del w:id="167" w:author="אלנה רווה" w:date="2026-06-17T10:48:00Z">
        <w:r w:rsidRPr="001D3AAA" w:rsidDel="00BA20CB">
          <w:rPr>
            <w:rFonts w:ascii="David" w:hAnsi="David" w:cs="David"/>
            <w:sz w:val="24"/>
            <w:szCs w:val="24"/>
            <w:lang w:val="en-US"/>
            <w:rPrChange w:id="168" w:author="אלנה רווה" w:date="2026-06-17T10:47:00Z">
              <w:rPr>
                <w:rFonts w:ascii="David" w:hAnsi="David" w:cs="David"/>
                <w:b/>
                <w:bCs/>
                <w:sz w:val="24"/>
                <w:szCs w:val="24"/>
                <w:lang w:val="en-US"/>
              </w:rPr>
            </w:rPrChange>
          </w:rPr>
          <w:delText xml:space="preserve">Fares </w:delText>
        </w:r>
      </w:del>
      <w:ins w:id="169" w:author="אלנה רווה" w:date="2026-06-17T10:48:00Z">
        <w:r w:rsidR="00BA20CB" w:rsidRPr="001D3AAA">
          <w:rPr>
            <w:rFonts w:ascii="David" w:hAnsi="David" w:cs="David"/>
            <w:sz w:val="24"/>
            <w:szCs w:val="24"/>
            <w:lang w:val="en-US"/>
            <w:rPrChange w:id="170" w:author="אלנה רווה" w:date="2026-06-17T10:47:00Z">
              <w:rPr>
                <w:rFonts w:ascii="David" w:hAnsi="David" w:cs="David"/>
                <w:b/>
                <w:bCs/>
                <w:sz w:val="24"/>
                <w:szCs w:val="24"/>
                <w:lang w:val="en-US"/>
              </w:rPr>
            </w:rPrChange>
          </w:rPr>
          <w:t>F</w:t>
        </w:r>
        <w:r w:rsidR="00BA20CB">
          <w:rPr>
            <w:rFonts w:ascii="David" w:hAnsi="David" w:cs="David"/>
            <w:sz w:val="24"/>
            <w:szCs w:val="24"/>
            <w:lang w:val="en-US"/>
          </w:rPr>
          <w:t>.</w:t>
        </w:r>
        <w:r w:rsidR="00BA20CB" w:rsidRPr="001D3AAA">
          <w:rPr>
            <w:rFonts w:ascii="David" w:hAnsi="David" w:cs="David"/>
            <w:sz w:val="24"/>
            <w:szCs w:val="24"/>
            <w:lang w:val="en-US"/>
            <w:rPrChange w:id="171" w:author="אלנה רווה" w:date="2026-06-17T10:47:00Z">
              <w:rPr>
                <w:rFonts w:ascii="David" w:hAnsi="David" w:cs="David"/>
                <w:b/>
                <w:bCs/>
                <w:sz w:val="24"/>
                <w:szCs w:val="24"/>
                <w:lang w:val="en-US"/>
              </w:rPr>
            </w:rPrChange>
          </w:rPr>
          <w:t xml:space="preserve"> </w:t>
        </w:r>
      </w:ins>
      <w:proofErr w:type="spellStart"/>
      <w:r w:rsidR="00C500AB" w:rsidRPr="001D3AAA">
        <w:rPr>
          <w:rFonts w:ascii="David" w:hAnsi="David" w:cs="David"/>
          <w:sz w:val="24"/>
          <w:szCs w:val="24"/>
          <w:lang w:val="en-US"/>
          <w:rPrChange w:id="172" w:author="אלנה רווה" w:date="2026-06-17T10:47:00Z">
            <w:rPr>
              <w:rFonts w:ascii="David" w:hAnsi="David" w:cs="David"/>
              <w:b/>
              <w:bCs/>
              <w:sz w:val="24"/>
              <w:szCs w:val="24"/>
              <w:lang w:val="en-US"/>
            </w:rPr>
          </w:rPrChange>
        </w:rPr>
        <w:t>Jaraisy</w:t>
      </w:r>
      <w:proofErr w:type="spellEnd"/>
      <w:r w:rsidR="00C500AB" w:rsidRPr="001D3AAA">
        <w:rPr>
          <w:rFonts w:ascii="David" w:hAnsi="David" w:cs="David"/>
          <w:sz w:val="24"/>
          <w:szCs w:val="24"/>
          <w:lang w:val="en-US"/>
          <w:rPrChange w:id="173" w:author="אלנה רווה" w:date="2026-06-17T10:47:00Z">
            <w:rPr>
              <w:rFonts w:ascii="David" w:hAnsi="David" w:cs="David"/>
              <w:b/>
              <w:bCs/>
              <w:sz w:val="24"/>
              <w:szCs w:val="24"/>
              <w:lang w:val="en-US"/>
            </w:rPr>
          </w:rPrChange>
        </w:rPr>
        <w:t>,</w:t>
      </w:r>
      <w:r w:rsidRPr="001D3AAA">
        <w:rPr>
          <w:rFonts w:ascii="David" w:hAnsi="David" w:cs="David"/>
          <w:sz w:val="24"/>
          <w:szCs w:val="24"/>
          <w:lang w:val="en-US"/>
        </w:rPr>
        <w:t xml:space="preserve"> </w:t>
      </w:r>
      <w:r w:rsidRPr="00DE1C57">
        <w:rPr>
          <w:rFonts w:ascii="David" w:hAnsi="David" w:cs="David"/>
          <w:sz w:val="24"/>
          <w:szCs w:val="24"/>
          <w:lang w:val="en-US"/>
        </w:rPr>
        <w:t>Smart Visit Card</w:t>
      </w:r>
      <w:r w:rsidR="00BA20CB">
        <w:rPr>
          <w:rFonts w:ascii="David" w:hAnsi="David" w:cs="David"/>
          <w:sz w:val="24"/>
          <w:szCs w:val="24"/>
          <w:lang w:val="en-US"/>
        </w:rPr>
        <w:t xml:space="preserve"> </w:t>
      </w:r>
      <w:r w:rsidRPr="001D3AAA">
        <w:rPr>
          <w:rFonts w:ascii="David" w:hAnsi="David" w:cs="David"/>
          <w:sz w:val="24"/>
          <w:szCs w:val="24"/>
          <w:lang w:val="en-US"/>
        </w:rPr>
        <w:t>Inaudible Information Transfer between Android Based Devices</w:t>
      </w:r>
    </w:p>
    <w:p w14:paraId="386CED64" w14:textId="0DB29DF9" w:rsidR="005508DE" w:rsidRPr="001D3AAA" w:rsidRDefault="005508DE" w:rsidP="00124A13">
      <w:pPr>
        <w:shd w:val="clear" w:color="auto" w:fill="FFFFFF"/>
        <w:spacing w:after="120"/>
        <w:ind w:left="1080" w:right="580"/>
        <w:jc w:val="left"/>
        <w:rPr>
          <w:rFonts w:ascii="David" w:eastAsia="Times New Roman" w:hAnsi="David" w:cs="David"/>
          <w:sz w:val="24"/>
          <w:szCs w:val="24"/>
          <w:lang w:val="en-US"/>
        </w:rPr>
      </w:pPr>
      <w:r w:rsidRPr="001D3AAA">
        <w:rPr>
          <w:rFonts w:ascii="David" w:hAnsi="David" w:cs="David"/>
          <w:sz w:val="24"/>
          <w:szCs w:val="24"/>
          <w:lang w:val="en-US"/>
        </w:rPr>
        <w:t xml:space="preserve">," Final Project Report, Dept. Software Eng., </w:t>
      </w:r>
      <w:proofErr w:type="spellStart"/>
      <w:r w:rsidRPr="001D3AAA">
        <w:rPr>
          <w:rFonts w:ascii="David" w:hAnsi="David" w:cs="David"/>
          <w:sz w:val="24"/>
          <w:szCs w:val="24"/>
          <w:lang w:val="en-US"/>
        </w:rPr>
        <w:t>Braude</w:t>
      </w:r>
      <w:proofErr w:type="spellEnd"/>
      <w:r w:rsidRPr="001D3AAA">
        <w:rPr>
          <w:rFonts w:ascii="David" w:hAnsi="David" w:cs="David"/>
          <w:sz w:val="24"/>
          <w:szCs w:val="24"/>
          <w:lang w:val="en-US"/>
        </w:rPr>
        <w:t xml:space="preserve"> College of Engineering, </w:t>
      </w:r>
      <w:proofErr w:type="spellStart"/>
      <w:r w:rsidRPr="001D3AAA">
        <w:rPr>
          <w:rFonts w:ascii="David" w:hAnsi="David" w:cs="David"/>
          <w:sz w:val="24"/>
          <w:szCs w:val="24"/>
          <w:lang w:val="en-US"/>
        </w:rPr>
        <w:t>Karmiel</w:t>
      </w:r>
      <w:proofErr w:type="spellEnd"/>
      <w:r w:rsidRPr="001D3AAA">
        <w:rPr>
          <w:rFonts w:ascii="David" w:hAnsi="David" w:cs="David"/>
          <w:sz w:val="24"/>
          <w:szCs w:val="24"/>
          <w:lang w:val="en-US"/>
        </w:rPr>
        <w:t>, Israel.</w:t>
      </w:r>
    </w:p>
    <w:p w14:paraId="672E92A4" w14:textId="77777777" w:rsidR="00D248F1" w:rsidRPr="007F0BDD" w:rsidRDefault="009814E7" w:rsidP="00124A13">
      <w:pPr>
        <w:shd w:val="clear" w:color="auto" w:fill="FFFFFF"/>
        <w:spacing w:after="120"/>
        <w:ind w:left="1080" w:right="580"/>
        <w:jc w:val="left"/>
        <w:rPr>
          <w:rFonts w:ascii="David" w:hAnsi="David" w:cs="David"/>
          <w:sz w:val="24"/>
          <w:szCs w:val="24"/>
          <w:lang w:val="en-US"/>
        </w:rPr>
      </w:pPr>
      <w:r w:rsidRPr="001D3AAA">
        <w:rPr>
          <w:rFonts w:ascii="David" w:eastAsia="Times New Roman" w:hAnsi="David" w:cs="David"/>
          <w:sz w:val="24"/>
          <w:szCs w:val="24"/>
          <w:lang w:val="en-US"/>
        </w:rPr>
        <w:t xml:space="preserve">[9] </w:t>
      </w:r>
      <w:r w:rsidRPr="001D3AAA">
        <w:rPr>
          <w:rFonts w:ascii="David" w:hAnsi="David" w:cs="David"/>
          <w:sz w:val="24"/>
          <w:szCs w:val="24"/>
          <w:lang w:val="en-US"/>
        </w:rPr>
        <w:t>Tanenbaum, A. S., &amp; Wetherall, D. J. (2011). Computer Networks (5th ed.).</w:t>
      </w:r>
      <w:r w:rsidRPr="007F0BDD">
        <w:rPr>
          <w:rFonts w:ascii="David" w:hAnsi="David" w:cs="David"/>
          <w:sz w:val="24"/>
          <w:szCs w:val="24"/>
          <w:lang w:val="en-US"/>
        </w:rPr>
        <w:t xml:space="preserve"> Pearson.</w:t>
      </w:r>
      <w:bookmarkStart w:id="174" w:name="_cg8g60n22lz5" w:colFirst="0" w:colLast="0"/>
      <w:bookmarkEnd w:id="174"/>
    </w:p>
    <w:p w14:paraId="3F85965A" w14:textId="6364CCE7" w:rsidR="00D053A6" w:rsidRPr="007F0BDD" w:rsidRDefault="00D053A6" w:rsidP="00124A13">
      <w:pPr>
        <w:shd w:val="clear" w:color="auto" w:fill="FFFFFF"/>
        <w:spacing w:after="120"/>
        <w:ind w:left="1080" w:right="580"/>
        <w:jc w:val="left"/>
        <w:rPr>
          <w:rFonts w:ascii="David" w:eastAsia="Times New Roman" w:hAnsi="David" w:cs="David"/>
          <w:sz w:val="24"/>
          <w:szCs w:val="24"/>
          <w:lang w:val="en"/>
        </w:rPr>
      </w:pPr>
      <w:r w:rsidRPr="007F0BDD">
        <w:rPr>
          <w:rFonts w:ascii="David" w:eastAsia="Times New Roman" w:hAnsi="David" w:cs="David"/>
          <w:sz w:val="24"/>
          <w:szCs w:val="24"/>
          <w:lang w:val="en-US"/>
        </w:rPr>
        <w:t xml:space="preserve">[10] </w:t>
      </w:r>
      <w:r w:rsidR="000E4857" w:rsidRPr="007F0BDD">
        <w:rPr>
          <w:rFonts w:ascii="David" w:eastAsia="Times New Roman" w:hAnsi="David" w:cs="David"/>
          <w:sz w:val="24"/>
          <w:szCs w:val="24"/>
          <w:lang w:val="en-US"/>
        </w:rPr>
        <w:t xml:space="preserve">Szabo, T. L. (2004). </w:t>
      </w:r>
      <w:r w:rsidR="000E4857" w:rsidRPr="007F0BDD">
        <w:rPr>
          <w:rFonts w:ascii="David" w:eastAsia="Times New Roman" w:hAnsi="David" w:cs="David"/>
          <w:i/>
          <w:iCs/>
          <w:sz w:val="24"/>
          <w:szCs w:val="24"/>
          <w:lang w:val="en-US"/>
        </w:rPr>
        <w:t>Diagnostic Ultrasound Imaging: Inside Out</w:t>
      </w:r>
      <w:r w:rsidR="000E4857" w:rsidRPr="007F0BDD">
        <w:rPr>
          <w:rFonts w:ascii="David" w:eastAsia="Times New Roman" w:hAnsi="David" w:cs="David"/>
          <w:sz w:val="24"/>
          <w:szCs w:val="24"/>
          <w:lang w:val="en-US"/>
        </w:rPr>
        <w:t>. Elsevier Academic Press.</w:t>
      </w:r>
      <w:r w:rsidR="000E4857" w:rsidRPr="007F0BDD" w:rsidDel="000E4857">
        <w:rPr>
          <w:rFonts w:ascii="David" w:eastAsia="Times New Roman" w:hAnsi="David" w:cs="David"/>
          <w:sz w:val="24"/>
          <w:szCs w:val="24"/>
          <w:lang w:val="en"/>
        </w:rPr>
        <w:t xml:space="preserve"> </w:t>
      </w:r>
      <w:r w:rsidR="008C455E" w:rsidRPr="007F0BDD">
        <w:rPr>
          <w:rFonts w:ascii="David" w:eastAsia="Times New Roman" w:hAnsi="David" w:cs="David"/>
          <w:sz w:val="24"/>
          <w:szCs w:val="24"/>
          <w:lang w:val="en"/>
        </w:rPr>
        <w:t>[</w:t>
      </w:r>
      <w:proofErr w:type="gramStart"/>
      <w:r w:rsidRPr="007F0BDD">
        <w:rPr>
          <w:rFonts w:ascii="David" w:eastAsia="Times New Roman" w:hAnsi="David" w:cs="David"/>
          <w:sz w:val="24"/>
          <w:szCs w:val="24"/>
          <w:lang w:val="en"/>
        </w:rPr>
        <w:t>11]https://www.researchgate.net/publication/304130724_High_Data_Rate_Ultrasonic_Communications_for_Wireless_Intra-body_Networks</w:t>
      </w:r>
      <w:proofErr w:type="gramEnd"/>
    </w:p>
    <w:p w14:paraId="39DA74C1" w14:textId="0802C91A" w:rsidR="00D053A6" w:rsidRPr="007F0BDD" w:rsidRDefault="00D053A6" w:rsidP="00124A13">
      <w:pPr>
        <w:shd w:val="clear" w:color="auto" w:fill="FFFFFF"/>
        <w:spacing w:after="120"/>
        <w:ind w:left="1083" w:right="580"/>
        <w:jc w:val="left"/>
        <w:rPr>
          <w:rFonts w:ascii="David" w:hAnsi="David" w:cs="David"/>
          <w:sz w:val="24"/>
          <w:szCs w:val="24"/>
          <w:lang w:val="en-US"/>
        </w:rPr>
      </w:pPr>
    </w:p>
    <w:p w14:paraId="365E04E2"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001E2275"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27EBE1C3"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126F4EC7"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2157C61C"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0E14AC7E"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44B77A22" w14:textId="77777777" w:rsidR="00A34644" w:rsidRPr="007F0BDD" w:rsidRDefault="00A34644" w:rsidP="00A34644">
      <w:pPr>
        <w:shd w:val="clear" w:color="auto" w:fill="FFFFFF"/>
        <w:bidi/>
        <w:spacing w:after="120"/>
        <w:ind w:left="1083" w:right="580"/>
        <w:jc w:val="left"/>
        <w:rPr>
          <w:rFonts w:ascii="David" w:hAnsi="David" w:cs="David"/>
          <w:sz w:val="24"/>
          <w:szCs w:val="24"/>
          <w:lang w:val="en-US"/>
        </w:rPr>
      </w:pPr>
    </w:p>
    <w:p w14:paraId="0821CEEF"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3BC28D2F"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2640CA00"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68B5B3CE"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62AFE46B"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36549F9A"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0F1A421E"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1BA99120" w14:textId="77777777" w:rsidR="00A34644" w:rsidRPr="007F0BDD" w:rsidRDefault="00A34644" w:rsidP="006035AF">
      <w:pPr>
        <w:shd w:val="clear" w:color="auto" w:fill="FFFFFF"/>
        <w:bidi/>
        <w:spacing w:after="120"/>
        <w:ind w:right="580"/>
        <w:jc w:val="left"/>
        <w:rPr>
          <w:rFonts w:ascii="David" w:hAnsi="David" w:cs="David"/>
          <w:sz w:val="24"/>
          <w:szCs w:val="24"/>
          <w:rtl/>
          <w:lang w:val="en-US"/>
        </w:rPr>
      </w:pPr>
    </w:p>
    <w:p w14:paraId="30D006D5" w14:textId="66CFB94D" w:rsidR="003D4870" w:rsidRPr="007F0BDD" w:rsidRDefault="003D4870" w:rsidP="00BC12B0">
      <w:pPr>
        <w:shd w:val="clear" w:color="auto" w:fill="FFFFFF"/>
        <w:bidi/>
        <w:spacing w:after="120"/>
        <w:ind w:right="580"/>
        <w:jc w:val="left"/>
        <w:rPr>
          <w:rFonts w:ascii="David" w:hAnsi="David" w:cs="David"/>
          <w:sz w:val="24"/>
          <w:szCs w:val="24"/>
          <w:rtl/>
          <w:lang w:val="en-US"/>
        </w:rPr>
      </w:pPr>
    </w:p>
    <w:sectPr w:rsidR="003D4870" w:rsidRPr="007F0BDD">
      <w:footerReference w:type="default" r:id="rId2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אלנה רווה" w:date="2026-05-11T11:37:00Z" w:initials="ER">
    <w:p w14:paraId="74508386" w14:textId="77777777" w:rsidR="007B6A0C" w:rsidRDefault="007B6A0C" w:rsidP="007B6A0C">
      <w:pPr>
        <w:pStyle w:val="CommentText"/>
        <w:jc w:val="left"/>
      </w:pPr>
      <w:r>
        <w:rPr>
          <w:rStyle w:val="CommentReference"/>
        </w:rPr>
        <w:annotationRef/>
      </w:r>
      <w:r>
        <w:t>Did not understand</w:t>
      </w:r>
    </w:p>
  </w:comment>
  <w:comment w:id="8" w:author="אלנה רווה" w:date="2026-06-01T10:12:00Z" w:initials="ER">
    <w:p w14:paraId="0E2B06FD" w14:textId="77777777" w:rsidR="00257741" w:rsidRDefault="00257741" w:rsidP="00257741">
      <w:pPr>
        <w:pStyle w:val="CommentText"/>
        <w:jc w:val="left"/>
      </w:pPr>
      <w:r>
        <w:rPr>
          <w:rStyle w:val="CommentReference"/>
        </w:rPr>
        <w:annotationRef/>
      </w:r>
      <w:r>
        <w:rPr>
          <w:b/>
          <w:bCs/>
          <w:color w:val="EE0000"/>
        </w:rPr>
        <w:t>Still did not understand it!!!</w:t>
      </w:r>
    </w:p>
  </w:comment>
  <w:comment w:id="9" w:author="יוני גרינברג" w:date="2026-06-17T10:57:00Z" w:initials="YG">
    <w:p w14:paraId="688036BD" w14:textId="77777777" w:rsidR="0033393A" w:rsidRDefault="0033393A" w:rsidP="0033393A">
      <w:pPr>
        <w:pStyle w:val="CommentText"/>
        <w:jc w:val="left"/>
      </w:pPr>
      <w:r>
        <w:rPr>
          <w:rStyle w:val="CommentReference"/>
        </w:rPr>
        <w:annotationRef/>
      </w:r>
      <w:r>
        <w:rPr>
          <w:rFonts w:hint="eastAsia"/>
          <w:rtl/>
          <w:lang w:bidi="he"/>
        </w:rPr>
        <w:t>זה</w:t>
      </w:r>
      <w:r>
        <w:rPr>
          <w:rtl/>
          <w:lang w:bidi="he"/>
        </w:rPr>
        <w:t xml:space="preserve"> </w:t>
      </w:r>
      <w:r>
        <w:rPr>
          <w:rFonts w:hint="eastAsia"/>
          <w:rtl/>
          <w:lang w:bidi="he"/>
        </w:rPr>
        <w:t>היה</w:t>
      </w:r>
      <w:r>
        <w:rPr>
          <w:rtl/>
          <w:lang w:bidi="he"/>
        </w:rPr>
        <w:t xml:space="preserve"> </w:t>
      </w:r>
      <w:r>
        <w:rPr>
          <w:rFonts w:hint="eastAsia"/>
          <w:rtl/>
          <w:lang w:bidi="he"/>
        </w:rPr>
        <w:t>על</w:t>
      </w:r>
      <w:r>
        <w:rPr>
          <w:rtl/>
          <w:lang w:bidi="he"/>
        </w:rPr>
        <w:t xml:space="preserve"> </w:t>
      </w:r>
      <w:r>
        <w:rPr>
          <w:rFonts w:hint="eastAsia"/>
          <w:rtl/>
          <w:lang w:bidi="he"/>
        </w:rPr>
        <w:t>חלק</w:t>
      </w:r>
      <w:r>
        <w:rPr>
          <w:rtl/>
          <w:lang w:bidi="he"/>
        </w:rPr>
        <w:t xml:space="preserve"> </w:t>
      </w:r>
      <w:r>
        <w:rPr>
          <w:rFonts w:hint="eastAsia"/>
          <w:rtl/>
          <w:lang w:bidi="he"/>
        </w:rPr>
        <w:t>שנמחק</w:t>
      </w:r>
      <w:r>
        <w:rPr>
          <w:rtl/>
          <w:lang w:bidi="he"/>
        </w:rPr>
        <w:t xml:space="preserve"> </w:t>
      </w:r>
      <w:r>
        <w:rPr>
          <w:rFonts w:hint="eastAsia"/>
          <w:rtl/>
          <w:lang w:bidi="he"/>
        </w:rPr>
        <w:t>בגרסא</w:t>
      </w:r>
      <w:r>
        <w:rPr>
          <w:rtl/>
          <w:lang w:bidi="he"/>
        </w:rPr>
        <w:t xml:space="preserve"> </w:t>
      </w:r>
      <w:r>
        <w:rPr>
          <w:rFonts w:hint="eastAsia"/>
          <w:rtl/>
          <w:lang w:bidi="he"/>
        </w:rPr>
        <w:t>קודמת</w:t>
      </w:r>
      <w:r>
        <w:rPr>
          <w:rtl/>
          <w:lang w:bidi="he"/>
        </w:rPr>
        <w:t xml:space="preserve">, </w:t>
      </w:r>
      <w:r>
        <w:rPr>
          <w:rFonts w:hint="eastAsia"/>
          <w:rtl/>
          <w:lang w:bidi="he"/>
        </w:rPr>
        <w:t>העפתי</w:t>
      </w:r>
      <w:r>
        <w:rPr>
          <w:rtl/>
          <w:lang w:bidi="he"/>
        </w:rPr>
        <w:t xml:space="preserve"> </w:t>
      </w:r>
      <w:r>
        <w:rPr>
          <w:rFonts w:hint="eastAsia"/>
          <w:rtl/>
          <w:lang w:bidi="he"/>
        </w:rPr>
        <w:t>את</w:t>
      </w:r>
      <w:r>
        <w:rPr>
          <w:rtl/>
          <w:lang w:bidi="he"/>
        </w:rPr>
        <w:t xml:space="preserve"> </w:t>
      </w:r>
      <w:r>
        <w:rPr>
          <w:rFonts w:hint="eastAsia"/>
          <w:rtl/>
          <w:lang w:bidi="he"/>
        </w:rPr>
        <w:t>ההערה</w:t>
      </w:r>
      <w:r>
        <w:t xml:space="preserve"> </w:t>
      </w:r>
    </w:p>
  </w:comment>
  <w:comment w:id="20" w:author="אלנה רווה" w:date="2026-06-01T10:14:00Z" w:initials="ER">
    <w:p w14:paraId="17E030A2" w14:textId="7F93F820" w:rsidR="000C3F8E" w:rsidRPr="0033393A" w:rsidRDefault="000C3F8E" w:rsidP="000C3F8E">
      <w:pPr>
        <w:pStyle w:val="CommentText"/>
        <w:jc w:val="left"/>
        <w:rPr>
          <w:lang w:val="en-US"/>
        </w:rPr>
      </w:pPr>
      <w:r>
        <w:rPr>
          <w:rStyle w:val="CommentReference"/>
        </w:rPr>
        <w:annotationRef/>
      </w:r>
      <w:r>
        <w:t>I did not understand the item</w:t>
      </w:r>
    </w:p>
  </w:comment>
  <w:comment w:id="27" w:author="אלנה רווה" w:date="2026-06-01T10:40:00Z" w:initials="ER">
    <w:p w14:paraId="1242FD76" w14:textId="77777777" w:rsidR="006A1057" w:rsidRPr="0033393A" w:rsidRDefault="006A1057" w:rsidP="006A1057">
      <w:pPr>
        <w:pStyle w:val="CommentText"/>
        <w:jc w:val="left"/>
        <w:rPr>
          <w:lang w:val="en-US"/>
        </w:rPr>
      </w:pPr>
      <w:r>
        <w:rPr>
          <w:rStyle w:val="CommentReference"/>
        </w:rPr>
        <w:annotationRef/>
      </w:r>
      <w:r>
        <w:rPr>
          <w:b/>
          <w:bCs/>
          <w:color w:val="EE0000"/>
        </w:rPr>
        <w:t>Use automatic numbering everywhere</w:t>
      </w:r>
    </w:p>
  </w:comment>
  <w:comment w:id="28" w:author="יוני גרינברג" w:date="2026-06-17T10:59:00Z" w:initials="YG">
    <w:p w14:paraId="74BD2C5B" w14:textId="77777777" w:rsidR="0033393A" w:rsidRDefault="0033393A" w:rsidP="0033393A">
      <w:pPr>
        <w:pStyle w:val="CommentText"/>
        <w:jc w:val="left"/>
      </w:pPr>
      <w:r>
        <w:rPr>
          <w:rStyle w:val="CommentReference"/>
        </w:rPr>
        <w:annotationRef/>
      </w:r>
      <w:r>
        <w:rPr>
          <w:rFonts w:hint="eastAsia"/>
          <w:rtl/>
          <w:lang w:bidi="he"/>
        </w:rPr>
        <w:t>לפעמים</w:t>
      </w:r>
      <w:r>
        <w:rPr>
          <w:rtl/>
          <w:lang w:bidi="he"/>
        </w:rPr>
        <w:t xml:space="preserve"> </w:t>
      </w:r>
      <w:r>
        <w:rPr>
          <w:rFonts w:hint="eastAsia"/>
          <w:rtl/>
          <w:lang w:bidi="he"/>
        </w:rPr>
        <w:t>המספור</w:t>
      </w:r>
      <w:r>
        <w:rPr>
          <w:rtl/>
          <w:lang w:bidi="he"/>
        </w:rPr>
        <w:t xml:space="preserve"> </w:t>
      </w:r>
      <w:r>
        <w:rPr>
          <w:rFonts w:hint="eastAsia"/>
          <w:rtl/>
          <w:lang w:bidi="he"/>
        </w:rPr>
        <w:t>האוטומטי</w:t>
      </w:r>
      <w:r>
        <w:rPr>
          <w:rtl/>
          <w:lang w:bidi="he"/>
        </w:rPr>
        <w:t xml:space="preserve"> </w:t>
      </w:r>
      <w:r>
        <w:rPr>
          <w:rFonts w:hint="eastAsia"/>
          <w:rtl/>
          <w:lang w:bidi="he"/>
        </w:rPr>
        <w:t>משגע</w:t>
      </w:r>
      <w:r>
        <w:rPr>
          <w:rtl/>
          <w:lang w:bidi="he"/>
        </w:rPr>
        <w:t xml:space="preserve"> </w:t>
      </w:r>
      <w:r>
        <w:rPr>
          <w:rFonts w:hint="eastAsia"/>
          <w:rtl/>
          <w:lang w:bidi="he"/>
        </w:rPr>
        <w:t>את</w:t>
      </w:r>
      <w:r>
        <w:rPr>
          <w:rtl/>
          <w:lang w:bidi="he"/>
        </w:rPr>
        <w:t xml:space="preserve"> </w:t>
      </w:r>
      <w:r>
        <w:rPr>
          <w:rFonts w:hint="eastAsia"/>
          <w:rtl/>
          <w:lang w:bidi="he"/>
        </w:rPr>
        <w:t>המערכת</w:t>
      </w:r>
      <w:r>
        <w:rPr>
          <w:rtl/>
          <w:lang w:bidi="he"/>
        </w:rPr>
        <w:t xml:space="preserve"> </w:t>
      </w:r>
      <w:r>
        <w:rPr>
          <w:rFonts w:hint="eastAsia"/>
          <w:rtl/>
          <w:lang w:bidi="he"/>
        </w:rPr>
        <w:t>והמשפטים</w:t>
      </w:r>
      <w:r>
        <w:rPr>
          <w:rtl/>
          <w:lang w:bidi="he"/>
        </w:rPr>
        <w:t xml:space="preserve"> </w:t>
      </w:r>
      <w:r>
        <w:rPr>
          <w:rFonts w:hint="eastAsia"/>
          <w:rtl/>
          <w:lang w:bidi="he"/>
        </w:rPr>
        <w:t>יוצאים</w:t>
      </w:r>
      <w:r>
        <w:rPr>
          <w:rtl/>
          <w:lang w:bidi="he"/>
        </w:rPr>
        <w:t xml:space="preserve"> </w:t>
      </w:r>
      <w:r>
        <w:rPr>
          <w:rFonts w:hint="eastAsia"/>
          <w:rtl/>
          <w:lang w:bidi="he"/>
        </w:rPr>
        <w:t>מעוותי</w:t>
      </w:r>
      <w:r>
        <w:rPr>
          <w:rtl/>
          <w:lang w:bidi="he"/>
        </w:rPr>
        <w:t xml:space="preserve"> </w:t>
      </w:r>
      <w:r>
        <w:rPr>
          <w:rFonts w:hint="eastAsia"/>
          <w:rtl/>
          <w:lang w:bidi="he"/>
        </w:rPr>
        <w:t>ואז</w:t>
      </w:r>
      <w:r>
        <w:rPr>
          <w:rtl/>
          <w:lang w:bidi="he"/>
        </w:rPr>
        <w:t xml:space="preserve"> </w:t>
      </w:r>
      <w:r>
        <w:rPr>
          <w:rFonts w:hint="eastAsia"/>
          <w:rtl/>
          <w:lang w:bidi="he"/>
        </w:rPr>
        <w:t>אני</w:t>
      </w:r>
      <w:r>
        <w:rPr>
          <w:rtl/>
          <w:lang w:bidi="he"/>
        </w:rPr>
        <w:t xml:space="preserve"> </w:t>
      </w:r>
      <w:r>
        <w:rPr>
          <w:rFonts w:hint="eastAsia"/>
          <w:rtl/>
          <w:lang w:bidi="he"/>
        </w:rPr>
        <w:t>עושה</w:t>
      </w:r>
      <w:r>
        <w:rPr>
          <w:rtl/>
          <w:lang w:bidi="he"/>
        </w:rPr>
        <w:t xml:space="preserve"> </w:t>
      </w:r>
      <w:r>
        <w:rPr>
          <w:rFonts w:hint="eastAsia"/>
          <w:rtl/>
          <w:lang w:bidi="he"/>
        </w:rPr>
        <w:t>ידני</w:t>
      </w:r>
      <w:r>
        <w:rPr>
          <w:rtl/>
          <w:lang w:bidi="he"/>
        </w:rPr>
        <w:t xml:space="preserve"> </w:t>
      </w:r>
      <w:r>
        <w:rPr>
          <w:rFonts w:hint="eastAsia"/>
          <w:rtl/>
          <w:lang w:bidi="he"/>
        </w:rPr>
        <w:t>כמו</w:t>
      </w:r>
      <w:r>
        <w:rPr>
          <w:rtl/>
          <w:lang w:bidi="he"/>
        </w:rPr>
        <w:t xml:space="preserve"> </w:t>
      </w:r>
      <w:r>
        <w:rPr>
          <w:rFonts w:hint="eastAsia"/>
          <w:rtl/>
          <w:lang w:bidi="he"/>
        </w:rPr>
        <w:t>פה</w:t>
      </w:r>
    </w:p>
  </w:comment>
  <w:comment w:id="36" w:author="אלנה רווה" w:date="2026-05-11T11:43:00Z" w:initials="ER">
    <w:p w14:paraId="3C2267DD" w14:textId="7ACC265C" w:rsidR="00BB302D" w:rsidRPr="00A42B2B" w:rsidRDefault="00BB302D" w:rsidP="00BB302D">
      <w:pPr>
        <w:pStyle w:val="CommentText"/>
        <w:jc w:val="left"/>
        <w:rPr>
          <w:lang w:val="en-US"/>
        </w:rPr>
      </w:pPr>
      <w:r>
        <w:rPr>
          <w:rStyle w:val="CommentReference"/>
        </w:rPr>
        <w:annotationRef/>
      </w:r>
      <w:r>
        <w:t>I guess it should be a next itm</w:t>
      </w:r>
    </w:p>
  </w:comment>
  <w:comment w:id="37" w:author="יוני גרינברג" w:date="2026-06-17T11:01:00Z" w:initials="YG">
    <w:p w14:paraId="49DFB429" w14:textId="77777777" w:rsidR="0033393A" w:rsidRDefault="0033393A" w:rsidP="0033393A">
      <w:pPr>
        <w:pStyle w:val="CommentText"/>
        <w:jc w:val="left"/>
      </w:pPr>
      <w:r>
        <w:rPr>
          <w:rStyle w:val="CommentReference"/>
        </w:rPr>
        <w:annotationRef/>
      </w:r>
      <w:r>
        <w:rPr>
          <w:rFonts w:hint="eastAsia"/>
          <w:rtl/>
          <w:lang w:bidi="he"/>
        </w:rPr>
        <w:t>צודקת</w:t>
      </w:r>
      <w:r>
        <w:rPr>
          <w:rtl/>
          <w:lang w:bidi="he"/>
        </w:rPr>
        <w:t xml:space="preserve"> </w:t>
      </w:r>
      <w:r>
        <w:rPr>
          <w:rFonts w:hint="eastAsia"/>
          <w:rtl/>
          <w:lang w:bidi="he"/>
        </w:rPr>
        <w:t>תיקנתי</w:t>
      </w:r>
    </w:p>
  </w:comment>
  <w:comment w:id="43" w:author="אלנה רווה" w:date="2026-06-16T12:41:00Z" w:initials="ER">
    <w:p w14:paraId="587A9F0B" w14:textId="02D111F5" w:rsidR="0002691E" w:rsidRDefault="0002691E" w:rsidP="0002691E">
      <w:pPr>
        <w:pStyle w:val="CommentText"/>
        <w:jc w:val="left"/>
      </w:pPr>
      <w:r>
        <w:rPr>
          <w:rStyle w:val="CommentReference"/>
        </w:rPr>
        <w:annotationRef/>
      </w:r>
      <w:r>
        <w:t>Align to the previous numbering</w:t>
      </w:r>
    </w:p>
  </w:comment>
  <w:comment w:id="44" w:author="יוני גרינברג" w:date="2026-06-17T11:04:00Z" w:initials="YG">
    <w:p w14:paraId="13B96E71" w14:textId="77777777" w:rsidR="007F6CC7" w:rsidRDefault="007F6CC7" w:rsidP="007F6CC7">
      <w:pPr>
        <w:pStyle w:val="CommentText"/>
        <w:jc w:val="left"/>
      </w:pPr>
      <w:r>
        <w:rPr>
          <w:rStyle w:val="CommentReference"/>
        </w:rPr>
        <w:annotationRef/>
      </w:r>
      <w:r>
        <w:rPr>
          <w:lang w:val="en-US"/>
        </w:rPr>
        <w:t>Done</w:t>
      </w:r>
    </w:p>
  </w:comment>
  <w:comment w:id="45" w:author="אלנה רווה" w:date="2026-06-16T14:29:00Z" w:initials="ER">
    <w:p w14:paraId="3D68721B" w14:textId="08F96878" w:rsidR="007D09AC" w:rsidRPr="007F6CC7" w:rsidRDefault="007D09AC" w:rsidP="007D09AC">
      <w:pPr>
        <w:pStyle w:val="CommentText"/>
        <w:jc w:val="left"/>
        <w:rPr>
          <w:lang w:val="en-US"/>
        </w:rPr>
      </w:pPr>
      <w:r>
        <w:rPr>
          <w:rStyle w:val="CommentReference"/>
        </w:rPr>
        <w:annotationRef/>
      </w:r>
      <w:r>
        <w:t>Each figure must be numbered and captured. The source must be provided explicitly.</w:t>
      </w:r>
    </w:p>
  </w:comment>
  <w:comment w:id="46" w:author="יוני גרינברג" w:date="2026-06-17T11:05:00Z" w:initials="YG">
    <w:p w14:paraId="1D2A20A3" w14:textId="77777777" w:rsidR="007F6CC7" w:rsidRDefault="007F6CC7" w:rsidP="007F6CC7">
      <w:pPr>
        <w:pStyle w:val="CommentText"/>
        <w:bidi/>
        <w:jc w:val="right"/>
      </w:pPr>
      <w:r>
        <w:rPr>
          <w:rStyle w:val="CommentReference"/>
        </w:rPr>
        <w:annotationRef/>
      </w:r>
      <w:r>
        <w:rPr>
          <w:rFonts w:hint="eastAsia"/>
          <w:rtl/>
          <w:lang w:bidi="he"/>
        </w:rPr>
        <w:t>ב</w:t>
      </w:r>
      <w:r>
        <w:rPr>
          <w:lang w:val="en-US"/>
        </w:rPr>
        <w:t>SOURCE</w:t>
      </w:r>
      <w:r>
        <w:t xml:space="preserve"> </w:t>
      </w:r>
      <w:r>
        <w:rPr>
          <w:rFonts w:hint="eastAsia"/>
          <w:rtl/>
          <w:lang w:bidi="he"/>
        </w:rPr>
        <w:t>הכוונה</w:t>
      </w:r>
      <w:r>
        <w:rPr>
          <w:rtl/>
          <w:lang w:bidi="he"/>
        </w:rPr>
        <w:t xml:space="preserve"> </w:t>
      </w:r>
      <w:r>
        <w:rPr>
          <w:rFonts w:hint="eastAsia"/>
          <w:rtl/>
          <w:lang w:bidi="he"/>
        </w:rPr>
        <w:t>ל</w:t>
      </w:r>
      <w:r>
        <w:t xml:space="preserve"> </w:t>
      </w:r>
      <w:r>
        <w:rPr>
          <w:lang w:val="en-US"/>
        </w:rPr>
        <w:t>REFERENCE</w:t>
      </w:r>
      <w:r>
        <w:t xml:space="preserve">? </w:t>
      </w:r>
      <w:r>
        <w:rPr>
          <w:rFonts w:hint="eastAsia"/>
          <w:rtl/>
          <w:lang w:bidi="he"/>
        </w:rPr>
        <w:t>כי</w:t>
      </w:r>
      <w:r>
        <w:rPr>
          <w:rtl/>
          <w:lang w:bidi="he"/>
        </w:rPr>
        <w:t xml:space="preserve"> </w:t>
      </w:r>
      <w:r>
        <w:rPr>
          <w:rFonts w:hint="eastAsia"/>
          <w:rtl/>
          <w:lang w:bidi="he"/>
        </w:rPr>
        <w:t>אין</w:t>
      </w:r>
      <w:r>
        <w:rPr>
          <w:rtl/>
          <w:lang w:bidi="he"/>
        </w:rPr>
        <w:t xml:space="preserve"> </w:t>
      </w:r>
      <w:r>
        <w:rPr>
          <w:rFonts w:hint="eastAsia"/>
          <w:rtl/>
          <w:lang w:bidi="he"/>
        </w:rPr>
        <w:t>אני</w:t>
      </w:r>
      <w:r>
        <w:rPr>
          <w:rtl/>
          <w:lang w:bidi="he"/>
        </w:rPr>
        <w:t xml:space="preserve"> </w:t>
      </w:r>
      <w:r>
        <w:rPr>
          <w:rFonts w:hint="eastAsia"/>
          <w:rtl/>
          <w:lang w:bidi="he"/>
        </w:rPr>
        <w:t>פשוט</w:t>
      </w:r>
      <w:r>
        <w:rPr>
          <w:rtl/>
          <w:lang w:bidi="he"/>
        </w:rPr>
        <w:t xml:space="preserve"> </w:t>
      </w:r>
      <w:r>
        <w:rPr>
          <w:rFonts w:hint="eastAsia"/>
          <w:rtl/>
          <w:lang w:bidi="he"/>
        </w:rPr>
        <w:t>חשבתי</w:t>
      </w:r>
      <w:r>
        <w:rPr>
          <w:rtl/>
          <w:lang w:bidi="he"/>
        </w:rPr>
        <w:t xml:space="preserve"> </w:t>
      </w:r>
      <w:r>
        <w:rPr>
          <w:rFonts w:hint="eastAsia"/>
          <w:rtl/>
          <w:lang w:bidi="he"/>
        </w:rPr>
        <w:t>על</w:t>
      </w:r>
      <w:r>
        <w:rPr>
          <w:rtl/>
          <w:lang w:bidi="he"/>
        </w:rPr>
        <w:t xml:space="preserve"> </w:t>
      </w:r>
      <w:r>
        <w:rPr>
          <w:rFonts w:hint="eastAsia"/>
          <w:rtl/>
          <w:lang w:bidi="he"/>
        </w:rPr>
        <w:t>משהו</w:t>
      </w:r>
      <w:r>
        <w:rPr>
          <w:rtl/>
          <w:lang w:bidi="he"/>
        </w:rPr>
        <w:t xml:space="preserve"> </w:t>
      </w:r>
      <w:r>
        <w:rPr>
          <w:rFonts w:hint="eastAsia"/>
          <w:rtl/>
          <w:lang w:bidi="he"/>
        </w:rPr>
        <w:t>שהגיוני</w:t>
      </w:r>
      <w:r>
        <w:rPr>
          <w:rtl/>
          <w:lang w:bidi="he"/>
        </w:rPr>
        <w:t xml:space="preserve"> </w:t>
      </w:r>
      <w:r>
        <w:rPr>
          <w:rFonts w:hint="eastAsia"/>
          <w:rtl/>
          <w:lang w:bidi="he"/>
        </w:rPr>
        <w:t>למה</w:t>
      </w:r>
      <w:r>
        <w:rPr>
          <w:rtl/>
          <w:lang w:bidi="he"/>
        </w:rPr>
        <w:t xml:space="preserve"> </w:t>
      </w:r>
      <w:r>
        <w:rPr>
          <w:rFonts w:hint="eastAsia"/>
          <w:rtl/>
          <w:lang w:bidi="he"/>
        </w:rPr>
        <w:t>שצריך</w:t>
      </w:r>
    </w:p>
  </w:comment>
  <w:comment w:id="61" w:author="אלנה רווה" w:date="2026-06-17T08:06:00Z" w:initials="ER">
    <w:p w14:paraId="04519198" w14:textId="4ABDD69E" w:rsidR="00E9568F" w:rsidRDefault="00E9568F" w:rsidP="00E9568F">
      <w:pPr>
        <w:pStyle w:val="CommentText"/>
        <w:jc w:val="left"/>
      </w:pPr>
      <w:r>
        <w:rPr>
          <w:rStyle w:val="CommentReference"/>
        </w:rPr>
        <w:annotationRef/>
      </w:r>
      <w:r>
        <w:rPr>
          <w:b/>
          <w:bCs/>
          <w:color w:val="EE0000"/>
        </w:rPr>
        <w:t>Align</w:t>
      </w:r>
      <w:r>
        <w:rPr>
          <w:b/>
          <w:bCs/>
          <w:color w:val="EE0000"/>
          <w:rtl/>
        </w:rPr>
        <w:t xml:space="preserve"> </w:t>
      </w:r>
      <w:r>
        <w:rPr>
          <w:b/>
          <w:bCs/>
          <w:color w:val="EE0000"/>
        </w:rPr>
        <w:t>the</w:t>
      </w:r>
      <w:r>
        <w:rPr>
          <w:b/>
          <w:bCs/>
          <w:color w:val="EE0000"/>
          <w:rtl/>
        </w:rPr>
        <w:t xml:space="preserve"> </w:t>
      </w:r>
      <w:r>
        <w:rPr>
          <w:b/>
          <w:bCs/>
          <w:color w:val="EE0000"/>
        </w:rPr>
        <w:t>numbering</w:t>
      </w:r>
    </w:p>
  </w:comment>
  <w:comment w:id="69" w:author="אלנה רווה" w:date="2026-06-17T08:08:00Z" w:initials="ER">
    <w:p w14:paraId="598D91D7" w14:textId="77777777" w:rsidR="004615AE" w:rsidRDefault="004615AE" w:rsidP="004615AE">
      <w:pPr>
        <w:pStyle w:val="CommentText"/>
        <w:jc w:val="left"/>
      </w:pPr>
      <w:r>
        <w:rPr>
          <w:rStyle w:val="CommentReference"/>
        </w:rPr>
        <w:annotationRef/>
      </w:r>
      <w:r>
        <w:t>What do you exactly mean by “completely”?</w:t>
      </w:r>
    </w:p>
  </w:comment>
  <w:comment w:id="70" w:author="אלנה רווה" w:date="2026-06-17T08:08:00Z" w:initials="ER">
    <w:p w14:paraId="0E3A7331" w14:textId="77777777" w:rsidR="004615AE" w:rsidRDefault="004615AE" w:rsidP="004615AE">
      <w:pPr>
        <w:pStyle w:val="CommentText"/>
        <w:jc w:val="left"/>
      </w:pPr>
      <w:r>
        <w:rPr>
          <w:rStyle w:val="CommentReference"/>
        </w:rPr>
        <w:annotationRef/>
      </w:r>
      <w:r>
        <w:t>What is the threshold?</w:t>
      </w:r>
    </w:p>
  </w:comment>
  <w:comment w:id="71" w:author="אלנה רווה" w:date="2026-06-17T08:09:00Z" w:initials="ER">
    <w:p w14:paraId="6E22CD19" w14:textId="77777777" w:rsidR="00AF2379" w:rsidRDefault="00AF2379" w:rsidP="00AF2379">
      <w:pPr>
        <w:pStyle w:val="CommentText"/>
        <w:jc w:val="left"/>
      </w:pPr>
      <w:r>
        <w:rPr>
          <w:rStyle w:val="CommentReference"/>
        </w:rPr>
        <w:annotationRef/>
      </w:r>
      <w:r>
        <w:t>What do you mean by the :topological” change? Device moved?</w:t>
      </w:r>
    </w:p>
  </w:comment>
  <w:comment w:id="68" w:author="אלנה רווה" w:date="2026-06-17T08:06:00Z" w:initials="ER">
    <w:p w14:paraId="5223D026" w14:textId="77777777" w:rsidR="00E9568F" w:rsidRDefault="00E9568F" w:rsidP="00E9568F">
      <w:pPr>
        <w:pStyle w:val="CommentText"/>
        <w:jc w:val="left"/>
      </w:pPr>
      <w:r>
        <w:rPr>
          <w:rStyle w:val="CommentReference"/>
        </w:rPr>
        <w:annotationRef/>
      </w:r>
      <w:r>
        <w:t>Aling layout and indent</w:t>
      </w:r>
    </w:p>
  </w:comment>
  <w:comment w:id="74" w:author="אלנה רווה" w:date="2026-06-17T08:12:00Z" w:initials="ER">
    <w:p w14:paraId="4E19D19E" w14:textId="77777777" w:rsidR="004E1A38" w:rsidRDefault="004E1A38" w:rsidP="004E1A38">
      <w:pPr>
        <w:pStyle w:val="CommentText"/>
        <w:jc w:val="left"/>
      </w:pPr>
      <w:r>
        <w:rPr>
          <w:rStyle w:val="CommentReference"/>
        </w:rPr>
        <w:annotationRef/>
      </w:r>
      <w:r>
        <w:t>“left” what is it?</w:t>
      </w:r>
    </w:p>
  </w:comment>
  <w:comment w:id="75" w:author="אלנה רווה" w:date="2026-06-17T08:13:00Z" w:initials="ER">
    <w:p w14:paraId="1FBB49BB" w14:textId="77777777" w:rsidR="00E066F8" w:rsidRDefault="00E066F8" w:rsidP="00E066F8">
      <w:pPr>
        <w:pStyle w:val="CommentText"/>
        <w:jc w:val="left"/>
      </w:pPr>
      <w:r>
        <w:rPr>
          <w:rStyle w:val="CommentReference"/>
        </w:rPr>
        <w:annotationRef/>
      </w:r>
      <w:r>
        <w:t>Where defined what is it?</w:t>
      </w:r>
    </w:p>
  </w:comment>
  <w:comment w:id="78" w:author="אלנה רווה" w:date="2026-06-17T10:33:00Z" w:initials="ER">
    <w:p w14:paraId="2904E07C" w14:textId="77777777" w:rsidR="00FC5373" w:rsidRDefault="00FC5373" w:rsidP="00FC5373">
      <w:pPr>
        <w:pStyle w:val="CommentText"/>
        <w:jc w:val="left"/>
      </w:pPr>
      <w:r>
        <w:rPr>
          <w:rStyle w:val="CommentReference"/>
        </w:rPr>
        <w:annotationRef/>
      </w:r>
      <w:r>
        <w:rPr>
          <w:b/>
          <w:bCs/>
          <w:color w:val="EE0000"/>
        </w:rPr>
        <w:t>Aling numbering’ layout and indents everywhere.</w:t>
      </w:r>
    </w:p>
  </w:comment>
  <w:comment w:id="79" w:author="אלנה רווה" w:date="2025-12-18T13:29:00Z" w:initials="ER">
    <w:p w14:paraId="12BF15F0" w14:textId="78B557F2" w:rsidR="00CF2B94" w:rsidRDefault="00CF2B94" w:rsidP="00CF2B94">
      <w:pPr>
        <w:pStyle w:val="CommentText"/>
      </w:pPr>
      <w:r>
        <w:rPr>
          <w:rStyle w:val="CommentReference"/>
        </w:rPr>
        <w:annotationRef/>
      </w:r>
      <w:r>
        <w:t>Font and size of titles must be the same, fix everywhere.</w:t>
      </w:r>
    </w:p>
  </w:comment>
  <w:comment w:id="81" w:author="אלנה רווה" w:date="2026-06-17T10:34:00Z" w:initials="ER">
    <w:p w14:paraId="5FA23E8D" w14:textId="77777777" w:rsidR="00FC5373" w:rsidRDefault="00FC5373" w:rsidP="00FC5373">
      <w:pPr>
        <w:pStyle w:val="CommentText"/>
        <w:jc w:val="left"/>
      </w:pPr>
      <w:r>
        <w:rPr>
          <w:rStyle w:val="CommentReference"/>
        </w:rPr>
        <w:annotationRef/>
      </w:r>
      <w:r>
        <w:rPr>
          <w:b/>
          <w:bCs/>
          <w:color w:val="EE0000"/>
        </w:rPr>
        <w:t>Aling numbering’ layout and indents everywhere.</w:t>
      </w:r>
    </w:p>
  </w:comment>
  <w:comment w:id="103" w:author="אלנה רווה" w:date="2026-06-17T10:36:00Z" w:initials="ER">
    <w:p w14:paraId="798C04C5" w14:textId="77777777" w:rsidR="00CA6F99" w:rsidRDefault="00CA6F99" w:rsidP="00CA6F99">
      <w:pPr>
        <w:pStyle w:val="CommentText"/>
        <w:jc w:val="left"/>
      </w:pPr>
      <w:r>
        <w:rPr>
          <w:rStyle w:val="CommentReference"/>
        </w:rPr>
        <w:annotationRef/>
      </w:r>
      <w:r>
        <w:t>Align numbering of figures everywhere</w:t>
      </w:r>
    </w:p>
  </w:comment>
  <w:comment w:id="123" w:author="אלנה רווה" w:date="2026-06-17T10:44:00Z" w:initials="ER">
    <w:p w14:paraId="37801D9C" w14:textId="77777777" w:rsidR="00D453E3" w:rsidRPr="00A10D08" w:rsidRDefault="00D453E3" w:rsidP="00D453E3">
      <w:pPr>
        <w:pStyle w:val="CommentText"/>
        <w:jc w:val="left"/>
        <w:rPr>
          <w:lang w:val="en-US"/>
        </w:rPr>
      </w:pPr>
      <w:r>
        <w:rPr>
          <w:rStyle w:val="CommentReference"/>
        </w:rPr>
        <w:annotationRef/>
      </w:r>
      <w:r>
        <w:t>I did not understand English</w:t>
      </w:r>
    </w:p>
  </w:comment>
  <w:comment w:id="124" w:author="יוני גרינברג" w:date="2026-06-17T11:20:00Z" w:initials="YG">
    <w:p w14:paraId="590B51FB" w14:textId="77777777" w:rsidR="00A10D08" w:rsidRDefault="00A10D08" w:rsidP="00A10D08">
      <w:pPr>
        <w:pStyle w:val="CommentText"/>
        <w:jc w:val="left"/>
      </w:pPr>
      <w:r>
        <w:rPr>
          <w:rStyle w:val="CommentReference"/>
        </w:rPr>
        <w:annotationRef/>
      </w:r>
      <w:r>
        <w:t xml:space="preserve"> </w:t>
      </w:r>
      <w:r>
        <w:rPr>
          <w:rFonts w:hint="eastAsia"/>
          <w:rtl/>
          <w:lang w:bidi="he"/>
        </w:rPr>
        <w:t>המערכת</w:t>
      </w:r>
      <w:r>
        <w:rPr>
          <w:rtl/>
          <w:lang w:bidi="he"/>
        </w:rPr>
        <w:t xml:space="preserve"> </w:t>
      </w:r>
      <w:r>
        <w:rPr>
          <w:rFonts w:hint="eastAsia"/>
          <w:rtl/>
          <w:lang w:bidi="he"/>
        </w:rPr>
        <w:t>שלנו</w:t>
      </w:r>
      <w:r>
        <w:rPr>
          <w:rtl/>
          <w:lang w:bidi="he"/>
        </w:rPr>
        <w:t xml:space="preserve"> </w:t>
      </w:r>
      <w:r>
        <w:rPr>
          <w:rFonts w:hint="eastAsia"/>
          <w:rtl/>
          <w:lang w:bidi="he"/>
        </w:rPr>
        <w:t>יכולה</w:t>
      </w:r>
      <w:r>
        <w:rPr>
          <w:rtl/>
          <w:lang w:bidi="he"/>
        </w:rPr>
        <w:t xml:space="preserve"> </w:t>
      </w:r>
      <w:r>
        <w:rPr>
          <w:rFonts w:hint="eastAsia"/>
          <w:rtl/>
          <w:lang w:bidi="he"/>
        </w:rPr>
        <w:t>לתמוך</w:t>
      </w:r>
      <w:r>
        <w:rPr>
          <w:rtl/>
          <w:lang w:bidi="he"/>
        </w:rPr>
        <w:t xml:space="preserve"> </w:t>
      </w:r>
      <w:r>
        <w:rPr>
          <w:rFonts w:hint="eastAsia"/>
          <w:rtl/>
          <w:lang w:bidi="he"/>
        </w:rPr>
        <w:t>עד</w:t>
      </w:r>
      <w:r>
        <w:rPr>
          <w:rtl/>
          <w:lang w:bidi="he"/>
        </w:rPr>
        <w:t xml:space="preserve"> </w:t>
      </w:r>
      <w:r>
        <w:rPr>
          <w:rFonts w:hint="eastAsia"/>
          <w:rtl/>
          <w:lang w:bidi="he"/>
        </w:rPr>
        <w:t>מספר</w:t>
      </w:r>
      <w:r>
        <w:rPr>
          <w:rtl/>
          <w:lang w:bidi="he"/>
        </w:rPr>
        <w:t xml:space="preserve"> </w:t>
      </w:r>
      <w:r>
        <w:rPr>
          <w:rFonts w:hint="eastAsia"/>
          <w:rtl/>
          <w:lang w:bidi="he"/>
        </w:rPr>
        <w:t>קבוע</w:t>
      </w:r>
      <w:r>
        <w:rPr>
          <w:rtl/>
          <w:lang w:bidi="he"/>
        </w:rPr>
        <w:t xml:space="preserve"> </w:t>
      </w:r>
      <w:r>
        <w:rPr>
          <w:rFonts w:hint="eastAsia"/>
          <w:rtl/>
          <w:lang w:bidi="he"/>
        </w:rPr>
        <w:t>של</w:t>
      </w:r>
      <w:r>
        <w:rPr>
          <w:rtl/>
          <w:lang w:bidi="he"/>
        </w:rPr>
        <w:t xml:space="preserve"> </w:t>
      </w:r>
      <w:r>
        <w:rPr>
          <w:rFonts w:hint="eastAsia"/>
          <w:rtl/>
          <w:lang w:bidi="he"/>
        </w:rPr>
        <w:t>מכשירים</w:t>
      </w:r>
      <w:r>
        <w:rPr>
          <w:rtl/>
          <w:lang w:bidi="he"/>
        </w:rPr>
        <w:t xml:space="preserve">(5) </w:t>
      </w:r>
      <w:r>
        <w:rPr>
          <w:rFonts w:hint="eastAsia"/>
          <w:rtl/>
          <w:lang w:bidi="he"/>
        </w:rPr>
        <w:t>הסיבה</w:t>
      </w:r>
      <w:r>
        <w:rPr>
          <w:rtl/>
          <w:lang w:bidi="he"/>
        </w:rPr>
        <w:t xml:space="preserve"> </w:t>
      </w:r>
      <w:r>
        <w:rPr>
          <w:rFonts w:hint="eastAsia"/>
          <w:rtl/>
          <w:lang w:bidi="he"/>
        </w:rPr>
        <w:t>לזה</w:t>
      </w:r>
      <w:r>
        <w:rPr>
          <w:rtl/>
          <w:lang w:bidi="he"/>
        </w:rPr>
        <w:t xml:space="preserve"> </w:t>
      </w:r>
      <w:r>
        <w:rPr>
          <w:rFonts w:hint="eastAsia"/>
          <w:rtl/>
          <w:lang w:bidi="he"/>
        </w:rPr>
        <w:t>היא</w:t>
      </w:r>
      <w:r>
        <w:rPr>
          <w:rtl/>
          <w:lang w:bidi="he"/>
        </w:rPr>
        <w:t xml:space="preserve"> </w:t>
      </w:r>
      <w:r>
        <w:rPr>
          <w:rFonts w:hint="eastAsia"/>
          <w:rtl/>
          <w:lang w:bidi="he"/>
        </w:rPr>
        <w:t>שבגלל</w:t>
      </w:r>
      <w:r>
        <w:rPr>
          <w:rtl/>
          <w:lang w:bidi="he"/>
        </w:rPr>
        <w:t xml:space="preserve"> </w:t>
      </w:r>
      <w:r>
        <w:rPr>
          <w:rFonts w:hint="eastAsia"/>
          <w:rtl/>
          <w:lang w:bidi="he"/>
        </w:rPr>
        <w:t>שהזמן</w:t>
      </w:r>
      <w:r>
        <w:rPr>
          <w:rtl/>
          <w:lang w:bidi="he"/>
        </w:rPr>
        <w:t xml:space="preserve"> </w:t>
      </w:r>
      <w:r>
        <w:rPr>
          <w:rFonts w:hint="eastAsia"/>
          <w:rtl/>
          <w:lang w:bidi="he"/>
        </w:rPr>
        <w:t>שידור</w:t>
      </w:r>
      <w:r>
        <w:rPr>
          <w:rtl/>
          <w:lang w:bidi="he"/>
        </w:rPr>
        <w:t xml:space="preserve"> </w:t>
      </w:r>
      <w:r>
        <w:rPr>
          <w:rFonts w:hint="eastAsia"/>
          <w:rtl/>
          <w:lang w:bidi="he"/>
        </w:rPr>
        <w:t>שליחה</w:t>
      </w:r>
      <w:r>
        <w:rPr>
          <w:rtl/>
          <w:lang w:bidi="he"/>
        </w:rPr>
        <w:t xml:space="preserve"> </w:t>
      </w:r>
      <w:r>
        <w:rPr>
          <w:rFonts w:hint="eastAsia"/>
          <w:rtl/>
          <w:lang w:bidi="he"/>
        </w:rPr>
        <w:t>של</w:t>
      </w:r>
      <w:r>
        <w:rPr>
          <w:rtl/>
          <w:lang w:bidi="he"/>
        </w:rPr>
        <w:t xml:space="preserve"> </w:t>
      </w:r>
      <w:r>
        <w:rPr>
          <w:rFonts w:hint="eastAsia"/>
          <w:rtl/>
          <w:lang w:bidi="he"/>
        </w:rPr>
        <w:t>מספר</w:t>
      </w:r>
      <w:r>
        <w:rPr>
          <w:rtl/>
          <w:lang w:bidi="he"/>
        </w:rPr>
        <w:t xml:space="preserve"> </w:t>
      </w:r>
      <w:r>
        <w:rPr>
          <w:rFonts w:hint="eastAsia"/>
          <w:rtl/>
          <w:lang w:bidi="he"/>
        </w:rPr>
        <w:t>פקטות</w:t>
      </w:r>
      <w:r>
        <w:rPr>
          <w:rtl/>
          <w:lang w:bidi="he"/>
        </w:rPr>
        <w:t xml:space="preserve"> </w:t>
      </w:r>
      <w:r>
        <w:rPr>
          <w:rFonts w:hint="eastAsia"/>
          <w:rtl/>
          <w:lang w:bidi="he"/>
        </w:rPr>
        <w:t>בתהליך</w:t>
      </w:r>
      <w:r>
        <w:rPr>
          <w:rtl/>
          <w:lang w:bidi="he"/>
        </w:rPr>
        <w:t xml:space="preserve"> </w:t>
      </w:r>
      <w:r>
        <w:rPr>
          <w:rFonts w:hint="eastAsia"/>
          <w:rtl/>
          <w:lang w:bidi="he"/>
        </w:rPr>
        <w:t>הדיסקוברי</w:t>
      </w:r>
      <w:r>
        <w:rPr>
          <w:rtl/>
          <w:lang w:bidi="he"/>
        </w:rPr>
        <w:t xml:space="preserve"> </w:t>
      </w:r>
      <w:r>
        <w:rPr>
          <w:rFonts w:hint="eastAsia"/>
          <w:rtl/>
          <w:lang w:bidi="he"/>
        </w:rPr>
        <w:t>פשוט</w:t>
      </w:r>
      <w:r>
        <w:rPr>
          <w:rtl/>
          <w:lang w:bidi="he"/>
        </w:rPr>
        <w:t xml:space="preserve"> </w:t>
      </w:r>
      <w:r>
        <w:rPr>
          <w:rFonts w:hint="eastAsia"/>
          <w:rtl/>
          <w:lang w:bidi="he"/>
        </w:rPr>
        <w:t>יהפוך</w:t>
      </w:r>
      <w:r>
        <w:rPr>
          <w:rtl/>
          <w:lang w:bidi="he"/>
        </w:rPr>
        <w:t xml:space="preserve"> </w:t>
      </w:r>
      <w:r>
        <w:rPr>
          <w:rFonts w:hint="eastAsia"/>
          <w:rtl/>
          <w:lang w:bidi="he"/>
        </w:rPr>
        <w:t>את</w:t>
      </w:r>
      <w:r>
        <w:rPr>
          <w:rtl/>
          <w:lang w:bidi="he"/>
        </w:rPr>
        <w:t xml:space="preserve"> </w:t>
      </w:r>
      <w:r>
        <w:rPr>
          <w:rFonts w:hint="eastAsia"/>
          <w:rtl/>
          <w:lang w:bidi="he"/>
        </w:rPr>
        <w:t>ההליך</w:t>
      </w:r>
      <w:r>
        <w:rPr>
          <w:rtl/>
          <w:lang w:bidi="he"/>
        </w:rPr>
        <w:t xml:space="preserve"> </w:t>
      </w:r>
      <w:r>
        <w:rPr>
          <w:rFonts w:hint="eastAsia"/>
          <w:rtl/>
          <w:lang w:bidi="he"/>
        </w:rPr>
        <w:t>ליקר</w:t>
      </w:r>
      <w:r>
        <w:rPr>
          <w:rtl/>
          <w:lang w:bidi="he"/>
        </w:rPr>
        <w:t xml:space="preserve"> </w:t>
      </w:r>
      <w:r>
        <w:rPr>
          <w:rFonts w:hint="eastAsia"/>
          <w:rtl/>
          <w:lang w:bidi="he"/>
        </w:rPr>
        <w:t>מדי</w:t>
      </w:r>
      <w:r>
        <w:br/>
      </w:r>
      <w:r>
        <w:rPr>
          <w:rFonts w:hint="eastAsia"/>
          <w:rtl/>
          <w:lang w:bidi="he"/>
        </w:rPr>
        <w:t>מה</w:t>
      </w:r>
      <w:r>
        <w:rPr>
          <w:rtl/>
          <w:lang w:bidi="he"/>
        </w:rPr>
        <w:t xml:space="preserve"> </w:t>
      </w:r>
      <w:r>
        <w:rPr>
          <w:rFonts w:hint="eastAsia"/>
          <w:rtl/>
          <w:lang w:bidi="he"/>
        </w:rPr>
        <w:t>שניסיתי</w:t>
      </w:r>
      <w:r>
        <w:rPr>
          <w:rtl/>
          <w:lang w:bidi="he"/>
        </w:rPr>
        <w:t xml:space="preserve"> </w:t>
      </w:r>
      <w:r>
        <w:rPr>
          <w:rFonts w:hint="eastAsia"/>
          <w:rtl/>
          <w:lang w:bidi="he"/>
        </w:rPr>
        <w:t>להגיד</w:t>
      </w:r>
      <w:r>
        <w:rPr>
          <w:rtl/>
          <w:lang w:bidi="he"/>
        </w:rPr>
        <w:t xml:space="preserve"> </w:t>
      </w:r>
      <w:r>
        <w:rPr>
          <w:rFonts w:hint="eastAsia"/>
          <w:rtl/>
          <w:lang w:bidi="he"/>
        </w:rPr>
        <w:t>פה</w:t>
      </w:r>
      <w:r>
        <w:rPr>
          <w:rtl/>
          <w:lang w:bidi="he"/>
        </w:rPr>
        <w:t xml:space="preserve"> </w:t>
      </w:r>
      <w:r>
        <w:rPr>
          <w:rFonts w:hint="eastAsia"/>
          <w:rtl/>
          <w:lang w:bidi="he"/>
        </w:rPr>
        <w:t>זה</w:t>
      </w:r>
      <w:r>
        <w:rPr>
          <w:rtl/>
          <w:lang w:bidi="he"/>
        </w:rPr>
        <w:t xml:space="preserve"> </w:t>
      </w:r>
      <w:r>
        <w:rPr>
          <w:rFonts w:hint="eastAsia"/>
          <w:rtl/>
          <w:lang w:bidi="he"/>
        </w:rPr>
        <w:t>שאם</w:t>
      </w:r>
      <w:r>
        <w:rPr>
          <w:rtl/>
          <w:lang w:bidi="he"/>
        </w:rPr>
        <w:t xml:space="preserve"> </w:t>
      </w:r>
      <w:r>
        <w:rPr>
          <w:rFonts w:hint="eastAsia"/>
          <w:rtl/>
          <w:lang w:bidi="he"/>
        </w:rPr>
        <w:t>יצליחו</w:t>
      </w:r>
      <w:r>
        <w:rPr>
          <w:rtl/>
          <w:lang w:bidi="he"/>
        </w:rPr>
        <w:t xml:space="preserve"> </w:t>
      </w:r>
      <w:r>
        <w:rPr>
          <w:rFonts w:hint="eastAsia"/>
          <w:rtl/>
          <w:lang w:bidi="he"/>
        </w:rPr>
        <w:t>להגדיל</w:t>
      </w:r>
      <w:r>
        <w:rPr>
          <w:rtl/>
          <w:lang w:bidi="he"/>
        </w:rPr>
        <w:t xml:space="preserve"> </w:t>
      </w:r>
      <w:r>
        <w:rPr>
          <w:rFonts w:hint="eastAsia"/>
          <w:rtl/>
          <w:lang w:bidi="he"/>
        </w:rPr>
        <w:t>את</w:t>
      </w:r>
      <w:r>
        <w:rPr>
          <w:rtl/>
          <w:lang w:bidi="he"/>
        </w:rPr>
        <w:t xml:space="preserve"> </w:t>
      </w:r>
      <w:r>
        <w:rPr>
          <w:rFonts w:hint="eastAsia"/>
          <w:rtl/>
          <w:lang w:bidi="he"/>
        </w:rPr>
        <w:t>המהירות</w:t>
      </w:r>
      <w:r>
        <w:rPr>
          <w:rtl/>
          <w:lang w:bidi="he"/>
        </w:rPr>
        <w:t xml:space="preserve"> </w:t>
      </w:r>
      <w:r>
        <w:rPr>
          <w:rFonts w:hint="eastAsia"/>
          <w:rtl/>
          <w:lang w:bidi="he"/>
        </w:rPr>
        <w:t>שידור</w:t>
      </w:r>
      <w:r>
        <w:rPr>
          <w:rtl/>
          <w:lang w:bidi="he"/>
        </w:rPr>
        <w:t xml:space="preserve"> </w:t>
      </w:r>
      <w:r>
        <w:rPr>
          <w:rFonts w:hint="eastAsia"/>
          <w:rtl/>
          <w:lang w:bidi="he"/>
        </w:rPr>
        <w:t>ניתן</w:t>
      </w:r>
      <w:r>
        <w:rPr>
          <w:rtl/>
          <w:lang w:bidi="he"/>
        </w:rPr>
        <w:t xml:space="preserve"> </w:t>
      </w:r>
      <w:r>
        <w:rPr>
          <w:rFonts w:hint="eastAsia"/>
          <w:rtl/>
          <w:lang w:bidi="he"/>
        </w:rPr>
        <w:t>לשדרג</w:t>
      </w:r>
      <w:r>
        <w:rPr>
          <w:rtl/>
          <w:lang w:bidi="he"/>
        </w:rPr>
        <w:t xml:space="preserve"> </w:t>
      </w:r>
      <w:r>
        <w:rPr>
          <w:rFonts w:hint="eastAsia"/>
          <w:rtl/>
          <w:lang w:bidi="he"/>
        </w:rPr>
        <w:t>את</w:t>
      </w:r>
      <w:r>
        <w:rPr>
          <w:rtl/>
          <w:lang w:bidi="he"/>
        </w:rPr>
        <w:t xml:space="preserve"> </w:t>
      </w:r>
      <w:r>
        <w:rPr>
          <w:rFonts w:hint="eastAsia"/>
          <w:rtl/>
          <w:lang w:bidi="he"/>
        </w:rPr>
        <w:t>האלגוריתם</w:t>
      </w:r>
      <w:r>
        <w:rPr>
          <w:rtl/>
          <w:lang w:bidi="he"/>
        </w:rPr>
        <w:t xml:space="preserve"> </w:t>
      </w:r>
      <w:r>
        <w:rPr>
          <w:rFonts w:hint="eastAsia"/>
          <w:rtl/>
          <w:lang w:bidi="he"/>
        </w:rPr>
        <w:t>שיגדיל</w:t>
      </w:r>
      <w:r>
        <w:rPr>
          <w:rtl/>
          <w:lang w:bidi="he"/>
        </w:rPr>
        <w:t xml:space="preserve"> </w:t>
      </w:r>
      <w:r>
        <w:rPr>
          <w:rFonts w:hint="eastAsia"/>
          <w:rtl/>
          <w:lang w:bidi="he"/>
        </w:rPr>
        <w:t>באופן</w:t>
      </w:r>
      <w:r>
        <w:rPr>
          <w:rtl/>
          <w:lang w:bidi="he"/>
        </w:rPr>
        <w:t xml:space="preserve"> </w:t>
      </w:r>
      <w:r>
        <w:rPr>
          <w:rFonts w:hint="eastAsia"/>
          <w:rtl/>
          <w:lang w:bidi="he"/>
        </w:rPr>
        <w:t>דינמי</w:t>
      </w:r>
      <w:r>
        <w:rPr>
          <w:rtl/>
          <w:lang w:bidi="he"/>
        </w:rPr>
        <w:t xml:space="preserve"> </w:t>
      </w:r>
      <w:r>
        <w:rPr>
          <w:rFonts w:hint="eastAsia"/>
          <w:rtl/>
          <w:lang w:bidi="he"/>
        </w:rPr>
        <w:t>את</w:t>
      </w:r>
      <w:r>
        <w:rPr>
          <w:rtl/>
          <w:lang w:bidi="he"/>
        </w:rPr>
        <w:t xml:space="preserve"> </w:t>
      </w:r>
      <w:r>
        <w:rPr>
          <w:rFonts w:hint="eastAsia"/>
          <w:rtl/>
          <w:lang w:bidi="he"/>
        </w:rPr>
        <w:t>כמות</w:t>
      </w:r>
      <w:r>
        <w:rPr>
          <w:rtl/>
          <w:lang w:bidi="he"/>
        </w:rPr>
        <w:t xml:space="preserve"> </w:t>
      </w:r>
      <w:r>
        <w:rPr>
          <w:rFonts w:hint="eastAsia"/>
          <w:rtl/>
          <w:lang w:bidi="he"/>
        </w:rPr>
        <w:t>הפקטות</w:t>
      </w:r>
      <w:r>
        <w:rPr>
          <w:rtl/>
          <w:lang w:bidi="he"/>
        </w:rPr>
        <w:t xml:space="preserve"> </w:t>
      </w:r>
      <w:r>
        <w:rPr>
          <w:rFonts w:hint="eastAsia"/>
          <w:rtl/>
          <w:lang w:bidi="he"/>
        </w:rPr>
        <w:t>ואיתן</w:t>
      </w:r>
      <w:r>
        <w:rPr>
          <w:rtl/>
          <w:lang w:bidi="he"/>
        </w:rPr>
        <w:t xml:space="preserve"> </w:t>
      </w:r>
      <w:r>
        <w:rPr>
          <w:rFonts w:hint="eastAsia"/>
          <w:rtl/>
          <w:lang w:bidi="he"/>
        </w:rPr>
        <w:t>את</w:t>
      </w:r>
      <w:r>
        <w:rPr>
          <w:rtl/>
          <w:lang w:bidi="he"/>
        </w:rPr>
        <w:t xml:space="preserve"> </w:t>
      </w:r>
      <w:r>
        <w:rPr>
          <w:rFonts w:hint="eastAsia"/>
          <w:rtl/>
          <w:lang w:bidi="he"/>
        </w:rPr>
        <w:t>כמות</w:t>
      </w:r>
      <w:r>
        <w:rPr>
          <w:rtl/>
          <w:lang w:bidi="he"/>
        </w:rPr>
        <w:t xml:space="preserve"> </w:t>
      </w:r>
      <w:r>
        <w:rPr>
          <w:rFonts w:hint="eastAsia"/>
          <w:rtl/>
          <w:lang w:bidi="he"/>
        </w:rPr>
        <w:t>המכשירים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508386" w15:done="0"/>
  <w15:commentEx w15:paraId="0E2B06FD" w15:paraIdParent="74508386" w15:done="0"/>
  <w15:commentEx w15:paraId="688036BD" w15:paraIdParent="74508386" w15:done="0"/>
  <w15:commentEx w15:paraId="17E030A2" w15:done="0"/>
  <w15:commentEx w15:paraId="1242FD76" w15:done="0"/>
  <w15:commentEx w15:paraId="74BD2C5B" w15:paraIdParent="1242FD76" w15:done="0"/>
  <w15:commentEx w15:paraId="3C2267DD" w15:done="0"/>
  <w15:commentEx w15:paraId="49DFB429" w15:paraIdParent="3C2267DD" w15:done="0"/>
  <w15:commentEx w15:paraId="587A9F0B" w15:done="0"/>
  <w15:commentEx w15:paraId="13B96E71" w15:paraIdParent="587A9F0B" w15:done="0"/>
  <w15:commentEx w15:paraId="3D68721B" w15:done="0"/>
  <w15:commentEx w15:paraId="1D2A20A3" w15:paraIdParent="3D68721B" w15:done="0"/>
  <w15:commentEx w15:paraId="04519198" w15:done="0"/>
  <w15:commentEx w15:paraId="598D91D7" w15:done="0"/>
  <w15:commentEx w15:paraId="0E3A7331" w15:done="0"/>
  <w15:commentEx w15:paraId="6E22CD19" w15:done="0"/>
  <w15:commentEx w15:paraId="5223D026" w15:done="0"/>
  <w15:commentEx w15:paraId="4E19D19E" w15:done="0"/>
  <w15:commentEx w15:paraId="1FBB49BB" w15:done="0"/>
  <w15:commentEx w15:paraId="2904E07C" w15:done="0"/>
  <w15:commentEx w15:paraId="12BF15F0" w15:done="1"/>
  <w15:commentEx w15:paraId="5FA23E8D" w15:done="0"/>
  <w15:commentEx w15:paraId="798C04C5" w15:done="0"/>
  <w15:commentEx w15:paraId="37801D9C" w15:done="0"/>
  <w15:commentEx w15:paraId="590B51FB" w15:paraIdParent="37801D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C96703D" w16cex:dateUtc="2026-05-11T08:37:00Z"/>
  <w16cex:commentExtensible w16cex:durableId="7C1F6621" w16cex:dateUtc="2026-06-01T07:12:00Z"/>
  <w16cex:commentExtensible w16cex:durableId="11A89D53" w16cex:dateUtc="2026-06-17T07:57:00Z"/>
  <w16cex:commentExtensible w16cex:durableId="69F4BFF8" w16cex:dateUtc="2026-06-01T07:14:00Z"/>
  <w16cex:commentExtensible w16cex:durableId="0FC34546" w16cex:dateUtc="2026-06-01T07:40:00Z"/>
  <w16cex:commentExtensible w16cex:durableId="0AC4C902" w16cex:dateUtc="2026-06-17T07:59:00Z"/>
  <w16cex:commentExtensible w16cex:durableId="19EDBE72" w16cex:dateUtc="2026-05-11T08:43:00Z">
    <w16cex:extLst>
      <w16:ext w16:uri="{CE6994B0-6A32-4C9F-8C6B-6E91EDA988CE}">
        <cr:reactions xmlns:cr="http://schemas.microsoft.com/office/comments/2020/reactions">
          <cr:reaction reactionType="1">
            <cr:reactionInfo dateUtc="2026-06-17T08:02:06Z">
              <cr:user userId="S::Yoni.Grinberg@e.braude.ac.il::152b2d6f-7645-4078-bab0-a2354c97c726" userProvider="AD" userName="יוני גרינברג"/>
            </cr:reactionInfo>
          </cr:reaction>
        </cr:reactions>
      </w16:ext>
    </w16cex:extLst>
  </w16cex:commentExtensible>
  <w16cex:commentExtensible w16cex:durableId="51D4879B" w16cex:dateUtc="2026-06-17T08:01:00Z"/>
  <w16cex:commentExtensible w16cex:durableId="4FD7255A" w16cex:dateUtc="2026-06-16T09:41:00Z"/>
  <w16cex:commentExtensible w16cex:durableId="4A9E04DE" w16cex:dateUtc="2026-06-17T08:04:00Z"/>
  <w16cex:commentExtensible w16cex:durableId="118BD78C" w16cex:dateUtc="2026-06-16T11:29:00Z"/>
  <w16cex:commentExtensible w16cex:durableId="0E8BEE35" w16cex:dateUtc="2026-06-17T08:05:00Z"/>
  <w16cex:commentExtensible w16cex:durableId="334DBC20" w16cex:dateUtc="2026-06-17T05:06:00Z"/>
  <w16cex:commentExtensible w16cex:durableId="63909CC9" w16cex:dateUtc="2026-06-17T05:08:00Z"/>
  <w16cex:commentExtensible w16cex:durableId="6F282563" w16cex:dateUtc="2026-06-17T05:08:00Z"/>
  <w16cex:commentExtensible w16cex:durableId="432D7A2D" w16cex:dateUtc="2026-06-17T05:09:00Z"/>
  <w16cex:commentExtensible w16cex:durableId="03190BB0" w16cex:dateUtc="2026-06-17T05:06:00Z"/>
  <w16cex:commentExtensible w16cex:durableId="1DFA4EF0" w16cex:dateUtc="2026-06-17T05:12:00Z"/>
  <w16cex:commentExtensible w16cex:durableId="40058D5A" w16cex:dateUtc="2026-06-17T05:13:00Z"/>
  <w16cex:commentExtensible w16cex:durableId="5D0C5DEB" w16cex:dateUtc="2026-06-17T07:33:00Z"/>
  <w16cex:commentExtensible w16cex:durableId="326BFDC2" w16cex:dateUtc="2025-12-18T11:29:00Z"/>
  <w16cex:commentExtensible w16cex:durableId="512BCA93" w16cex:dateUtc="2026-06-17T07:34:00Z"/>
  <w16cex:commentExtensible w16cex:durableId="60EB115B" w16cex:dateUtc="2026-06-17T07:36:00Z"/>
  <w16cex:commentExtensible w16cex:durableId="2BBBFD67" w16cex:dateUtc="2026-06-17T07:44:00Z"/>
  <w16cex:commentExtensible w16cex:durableId="2F32CFDF" w16cex:dateUtc="2026-06-17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508386" w16cid:durableId="0C96703D"/>
  <w16cid:commentId w16cid:paraId="0E2B06FD" w16cid:durableId="7C1F6621"/>
  <w16cid:commentId w16cid:paraId="688036BD" w16cid:durableId="11A89D53"/>
  <w16cid:commentId w16cid:paraId="17E030A2" w16cid:durableId="69F4BFF8"/>
  <w16cid:commentId w16cid:paraId="1242FD76" w16cid:durableId="0FC34546"/>
  <w16cid:commentId w16cid:paraId="74BD2C5B" w16cid:durableId="0AC4C902"/>
  <w16cid:commentId w16cid:paraId="3C2267DD" w16cid:durableId="19EDBE72"/>
  <w16cid:commentId w16cid:paraId="49DFB429" w16cid:durableId="51D4879B"/>
  <w16cid:commentId w16cid:paraId="587A9F0B" w16cid:durableId="4FD7255A"/>
  <w16cid:commentId w16cid:paraId="13B96E71" w16cid:durableId="4A9E04DE"/>
  <w16cid:commentId w16cid:paraId="3D68721B" w16cid:durableId="118BD78C"/>
  <w16cid:commentId w16cid:paraId="1D2A20A3" w16cid:durableId="0E8BEE35"/>
  <w16cid:commentId w16cid:paraId="04519198" w16cid:durableId="334DBC20"/>
  <w16cid:commentId w16cid:paraId="598D91D7" w16cid:durableId="63909CC9"/>
  <w16cid:commentId w16cid:paraId="0E3A7331" w16cid:durableId="6F282563"/>
  <w16cid:commentId w16cid:paraId="6E22CD19" w16cid:durableId="432D7A2D"/>
  <w16cid:commentId w16cid:paraId="5223D026" w16cid:durableId="03190BB0"/>
  <w16cid:commentId w16cid:paraId="4E19D19E" w16cid:durableId="1DFA4EF0"/>
  <w16cid:commentId w16cid:paraId="1FBB49BB" w16cid:durableId="40058D5A"/>
  <w16cid:commentId w16cid:paraId="2904E07C" w16cid:durableId="5D0C5DEB"/>
  <w16cid:commentId w16cid:paraId="12BF15F0" w16cid:durableId="326BFDC2"/>
  <w16cid:commentId w16cid:paraId="5FA23E8D" w16cid:durableId="512BCA93"/>
  <w16cid:commentId w16cid:paraId="798C04C5" w16cid:durableId="60EB115B"/>
  <w16cid:commentId w16cid:paraId="37801D9C" w16cid:durableId="2BBBFD67"/>
  <w16cid:commentId w16cid:paraId="590B51FB" w16cid:durableId="2F32CF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1A55B" w14:textId="77777777" w:rsidR="00F37C1E" w:rsidRDefault="00F37C1E" w:rsidP="00EA459D">
      <w:pPr>
        <w:spacing w:line="240" w:lineRule="auto"/>
      </w:pPr>
      <w:r>
        <w:separator/>
      </w:r>
    </w:p>
  </w:endnote>
  <w:endnote w:type="continuationSeparator" w:id="0">
    <w:p w14:paraId="31F77C9C" w14:textId="77777777" w:rsidR="00F37C1E" w:rsidRDefault="00F37C1E"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embedRegular r:id="rId1" w:fontKey="{8B107CB0-E51B-41E6-8798-E5C6C9CF1C27}"/>
    <w:embedBold r:id="rId2" w:fontKey="{F69C4474-6B7F-483D-9EDA-362D5460048F}"/>
    <w:embedItalic r:id="rId3" w:fontKey="{22C09430-1F03-4F7D-8716-711018190CA2}"/>
    <w:embedBoldItalic r:id="rId4" w:fontKey="{019D18B0-E579-4134-8811-1D5D9F62B166}"/>
  </w:font>
  <w:font w:name="Cambria">
    <w:panose1 w:val="02040503050406030204"/>
    <w:charset w:val="00"/>
    <w:family w:val="roman"/>
    <w:pitch w:val="variable"/>
    <w:sig w:usb0="E00006FF" w:usb1="420024FF" w:usb2="02000000" w:usb3="00000000" w:csb0="0000019F" w:csb1="00000000"/>
    <w:embedRegular r:id="rId5" w:fontKey="{F24BAF65-D627-4699-8A6F-B2A5AD25E57B}"/>
    <w:embedBold r:id="rId6" w:fontKey="{5A36B29A-52C2-4496-89A2-F89C0E3E5ACF}"/>
    <w:embedItalic r:id="rId7" w:fontKey="{54CBC911-7158-4AE3-B79E-997281614AB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B29ED647-870D-43BD-AF04-4883A1A47ABB}"/>
    <w:embedBold r:id="rId9" w:fontKey="{D154994C-5937-41CD-8732-0013E130A746}"/>
    <w:embedItalic r:id="rId10" w:fontKey="{E48C5D55-11A7-4D18-B220-D15947960158}"/>
    <w:embedBoldItalic r:id="rId11" w:fontKey="{985EFF6D-71B6-4D64-A61D-114E1C5A212F}"/>
  </w:font>
  <w:font w:name="Cambria Math">
    <w:panose1 w:val="02040503050406030204"/>
    <w:charset w:val="00"/>
    <w:family w:val="roman"/>
    <w:pitch w:val="variable"/>
    <w:sig w:usb0="E00006FF" w:usb1="420024FF" w:usb2="02000000" w:usb3="00000000" w:csb0="0000019F" w:csb1="00000000"/>
    <w:embedRegular r:id="rId12" w:fontKey="{3BB1E3C1-E711-4FC2-B648-60DFEADF6635}"/>
    <w:embedItalic r:id="rId13" w:fontKey="{C3427D94-E95A-4F96-B6A9-BC48873637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71EA4" w14:textId="77777777" w:rsidR="00F37C1E" w:rsidRDefault="00F37C1E" w:rsidP="00EA459D">
      <w:pPr>
        <w:spacing w:line="240" w:lineRule="auto"/>
      </w:pPr>
      <w:r>
        <w:separator/>
      </w:r>
    </w:p>
  </w:footnote>
  <w:footnote w:type="continuationSeparator" w:id="0">
    <w:p w14:paraId="2C41E282" w14:textId="77777777" w:rsidR="00F37C1E" w:rsidRDefault="00F37C1E"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375"/>
    <w:multiLevelType w:val="multilevel"/>
    <w:tmpl w:val="518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0E2C68F0"/>
    <w:multiLevelType w:val="hybridMultilevel"/>
    <w:tmpl w:val="2BA4AA26"/>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4"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5"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6"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220B9"/>
    <w:multiLevelType w:val="multilevel"/>
    <w:tmpl w:val="036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37F75"/>
    <w:multiLevelType w:val="multilevel"/>
    <w:tmpl w:val="0D4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 w15:restartNumberingAfterBreak="0">
    <w:nsid w:val="20C54CF3"/>
    <w:multiLevelType w:val="multilevel"/>
    <w:tmpl w:val="55725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352" w:hanging="360"/>
      </w:pPr>
      <w:rPr>
        <w:rFonts w:hint="default"/>
        <w:b/>
        <w:bCs/>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2457692D"/>
    <w:multiLevelType w:val="multilevel"/>
    <w:tmpl w:val="43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3B37D4"/>
    <w:multiLevelType w:val="multilevel"/>
    <w:tmpl w:val="FC9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5"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9"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02282F"/>
    <w:multiLevelType w:val="multilevel"/>
    <w:tmpl w:val="ACA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2" w15:restartNumberingAfterBreak="0">
    <w:nsid w:val="3F084DAD"/>
    <w:multiLevelType w:val="multilevel"/>
    <w:tmpl w:val="378E8CB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B5473C"/>
    <w:multiLevelType w:val="multilevel"/>
    <w:tmpl w:val="282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7"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2498A"/>
    <w:multiLevelType w:val="multilevel"/>
    <w:tmpl w:val="13B45286"/>
    <w:lvl w:ilvl="0">
      <w:start w:val="1"/>
      <w:numFmt w:val="bullet"/>
      <w:lvlText w:val=""/>
      <w:lvlJc w:val="left"/>
      <w:pPr>
        <w:tabs>
          <w:tab w:val="num" w:pos="-1102"/>
        </w:tabs>
        <w:ind w:left="-1102" w:hanging="360"/>
      </w:pPr>
      <w:rPr>
        <w:rFonts w:ascii="Symbol" w:hAnsi="Symbol" w:hint="default"/>
        <w:sz w:val="20"/>
      </w:rPr>
    </w:lvl>
    <w:lvl w:ilvl="1" w:tentative="1">
      <w:start w:val="1"/>
      <w:numFmt w:val="bullet"/>
      <w:lvlText w:val="o"/>
      <w:lvlJc w:val="left"/>
      <w:pPr>
        <w:tabs>
          <w:tab w:val="num" w:pos="-382"/>
        </w:tabs>
        <w:ind w:left="-382" w:hanging="360"/>
      </w:pPr>
      <w:rPr>
        <w:rFonts w:ascii="Courier New" w:hAnsi="Courier New" w:hint="default"/>
        <w:sz w:val="20"/>
      </w:rPr>
    </w:lvl>
    <w:lvl w:ilvl="2" w:tentative="1">
      <w:start w:val="1"/>
      <w:numFmt w:val="bullet"/>
      <w:lvlText w:val=""/>
      <w:lvlJc w:val="left"/>
      <w:pPr>
        <w:tabs>
          <w:tab w:val="num" w:pos="338"/>
        </w:tabs>
        <w:ind w:left="338" w:hanging="360"/>
      </w:pPr>
      <w:rPr>
        <w:rFonts w:ascii="Wingdings" w:hAnsi="Wingdings" w:hint="default"/>
        <w:sz w:val="20"/>
      </w:rPr>
    </w:lvl>
    <w:lvl w:ilvl="3" w:tentative="1">
      <w:start w:val="1"/>
      <w:numFmt w:val="bullet"/>
      <w:lvlText w:val=""/>
      <w:lvlJc w:val="left"/>
      <w:pPr>
        <w:tabs>
          <w:tab w:val="num" w:pos="1058"/>
        </w:tabs>
        <w:ind w:left="1058" w:hanging="360"/>
      </w:pPr>
      <w:rPr>
        <w:rFonts w:ascii="Wingdings" w:hAnsi="Wingdings" w:hint="default"/>
        <w:sz w:val="20"/>
      </w:rPr>
    </w:lvl>
    <w:lvl w:ilvl="4" w:tentative="1">
      <w:start w:val="1"/>
      <w:numFmt w:val="bullet"/>
      <w:lvlText w:val=""/>
      <w:lvlJc w:val="left"/>
      <w:pPr>
        <w:tabs>
          <w:tab w:val="num" w:pos="1778"/>
        </w:tabs>
        <w:ind w:left="1778" w:hanging="360"/>
      </w:pPr>
      <w:rPr>
        <w:rFonts w:ascii="Wingdings" w:hAnsi="Wingdings" w:hint="default"/>
        <w:sz w:val="20"/>
      </w:rPr>
    </w:lvl>
    <w:lvl w:ilvl="5" w:tentative="1">
      <w:start w:val="1"/>
      <w:numFmt w:val="bullet"/>
      <w:lvlText w:val=""/>
      <w:lvlJc w:val="left"/>
      <w:pPr>
        <w:tabs>
          <w:tab w:val="num" w:pos="2498"/>
        </w:tabs>
        <w:ind w:left="2498" w:hanging="360"/>
      </w:pPr>
      <w:rPr>
        <w:rFonts w:ascii="Wingdings" w:hAnsi="Wingdings" w:hint="default"/>
        <w:sz w:val="20"/>
      </w:rPr>
    </w:lvl>
    <w:lvl w:ilvl="6" w:tentative="1">
      <w:start w:val="1"/>
      <w:numFmt w:val="bullet"/>
      <w:lvlText w:val=""/>
      <w:lvlJc w:val="left"/>
      <w:pPr>
        <w:tabs>
          <w:tab w:val="num" w:pos="3218"/>
        </w:tabs>
        <w:ind w:left="3218" w:hanging="360"/>
      </w:pPr>
      <w:rPr>
        <w:rFonts w:ascii="Wingdings" w:hAnsi="Wingdings" w:hint="default"/>
        <w:sz w:val="20"/>
      </w:rPr>
    </w:lvl>
    <w:lvl w:ilvl="7" w:tentative="1">
      <w:start w:val="1"/>
      <w:numFmt w:val="bullet"/>
      <w:lvlText w:val=""/>
      <w:lvlJc w:val="left"/>
      <w:pPr>
        <w:tabs>
          <w:tab w:val="num" w:pos="3938"/>
        </w:tabs>
        <w:ind w:left="3938" w:hanging="360"/>
      </w:pPr>
      <w:rPr>
        <w:rFonts w:ascii="Wingdings" w:hAnsi="Wingdings" w:hint="default"/>
        <w:sz w:val="20"/>
      </w:rPr>
    </w:lvl>
    <w:lvl w:ilvl="8" w:tentative="1">
      <w:start w:val="1"/>
      <w:numFmt w:val="bullet"/>
      <w:lvlText w:val=""/>
      <w:lvlJc w:val="left"/>
      <w:pPr>
        <w:tabs>
          <w:tab w:val="num" w:pos="4658"/>
        </w:tabs>
        <w:ind w:left="4658" w:hanging="360"/>
      </w:pPr>
      <w:rPr>
        <w:rFonts w:ascii="Wingdings" w:hAnsi="Wingdings" w:hint="default"/>
        <w:sz w:val="20"/>
      </w:rPr>
    </w:lvl>
  </w:abstractNum>
  <w:abstractNum w:abstractNumId="39" w15:restartNumberingAfterBreak="0">
    <w:nsid w:val="48F93C69"/>
    <w:multiLevelType w:val="multilevel"/>
    <w:tmpl w:val="9290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1"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6" w15:restartNumberingAfterBreak="0">
    <w:nsid w:val="50E65923"/>
    <w:multiLevelType w:val="multilevel"/>
    <w:tmpl w:val="C39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49"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AD260AC"/>
    <w:multiLevelType w:val="multilevel"/>
    <w:tmpl w:val="03A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2" w15:restartNumberingAfterBreak="0">
    <w:nsid w:val="5FED5B3F"/>
    <w:multiLevelType w:val="multilevel"/>
    <w:tmpl w:val="B48E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54" w15:restartNumberingAfterBreak="0">
    <w:nsid w:val="693865C5"/>
    <w:multiLevelType w:val="hybridMultilevel"/>
    <w:tmpl w:val="EB7A289C"/>
    <w:lvl w:ilvl="0" w:tplc="20000001">
      <w:start w:val="1"/>
      <w:numFmt w:val="bullet"/>
      <w:lvlText w:val=""/>
      <w:lvlJc w:val="left"/>
      <w:pPr>
        <w:ind w:left="2072" w:hanging="360"/>
      </w:pPr>
      <w:rPr>
        <w:rFonts w:ascii="Symbol" w:hAnsi="Symbol" w:hint="default"/>
      </w:rPr>
    </w:lvl>
    <w:lvl w:ilvl="1" w:tplc="20000003" w:tentative="1">
      <w:start w:val="1"/>
      <w:numFmt w:val="bullet"/>
      <w:lvlText w:val="o"/>
      <w:lvlJc w:val="left"/>
      <w:pPr>
        <w:ind w:left="2792" w:hanging="360"/>
      </w:pPr>
      <w:rPr>
        <w:rFonts w:ascii="Courier New" w:hAnsi="Courier New" w:cs="Courier New" w:hint="default"/>
      </w:rPr>
    </w:lvl>
    <w:lvl w:ilvl="2" w:tplc="20000005" w:tentative="1">
      <w:start w:val="1"/>
      <w:numFmt w:val="bullet"/>
      <w:lvlText w:val=""/>
      <w:lvlJc w:val="left"/>
      <w:pPr>
        <w:ind w:left="3512" w:hanging="360"/>
      </w:pPr>
      <w:rPr>
        <w:rFonts w:ascii="Wingdings" w:hAnsi="Wingdings" w:hint="default"/>
      </w:rPr>
    </w:lvl>
    <w:lvl w:ilvl="3" w:tplc="20000001" w:tentative="1">
      <w:start w:val="1"/>
      <w:numFmt w:val="bullet"/>
      <w:lvlText w:val=""/>
      <w:lvlJc w:val="left"/>
      <w:pPr>
        <w:ind w:left="4232" w:hanging="360"/>
      </w:pPr>
      <w:rPr>
        <w:rFonts w:ascii="Symbol" w:hAnsi="Symbol" w:hint="default"/>
      </w:rPr>
    </w:lvl>
    <w:lvl w:ilvl="4" w:tplc="20000003" w:tentative="1">
      <w:start w:val="1"/>
      <w:numFmt w:val="bullet"/>
      <w:lvlText w:val="o"/>
      <w:lvlJc w:val="left"/>
      <w:pPr>
        <w:ind w:left="4952" w:hanging="360"/>
      </w:pPr>
      <w:rPr>
        <w:rFonts w:ascii="Courier New" w:hAnsi="Courier New" w:cs="Courier New" w:hint="default"/>
      </w:rPr>
    </w:lvl>
    <w:lvl w:ilvl="5" w:tplc="20000005" w:tentative="1">
      <w:start w:val="1"/>
      <w:numFmt w:val="bullet"/>
      <w:lvlText w:val=""/>
      <w:lvlJc w:val="left"/>
      <w:pPr>
        <w:ind w:left="5672" w:hanging="360"/>
      </w:pPr>
      <w:rPr>
        <w:rFonts w:ascii="Wingdings" w:hAnsi="Wingdings" w:hint="default"/>
      </w:rPr>
    </w:lvl>
    <w:lvl w:ilvl="6" w:tplc="20000001" w:tentative="1">
      <w:start w:val="1"/>
      <w:numFmt w:val="bullet"/>
      <w:lvlText w:val=""/>
      <w:lvlJc w:val="left"/>
      <w:pPr>
        <w:ind w:left="6392" w:hanging="360"/>
      </w:pPr>
      <w:rPr>
        <w:rFonts w:ascii="Symbol" w:hAnsi="Symbol" w:hint="default"/>
      </w:rPr>
    </w:lvl>
    <w:lvl w:ilvl="7" w:tplc="20000003" w:tentative="1">
      <w:start w:val="1"/>
      <w:numFmt w:val="bullet"/>
      <w:lvlText w:val="o"/>
      <w:lvlJc w:val="left"/>
      <w:pPr>
        <w:ind w:left="7112" w:hanging="360"/>
      </w:pPr>
      <w:rPr>
        <w:rFonts w:ascii="Courier New" w:hAnsi="Courier New" w:cs="Courier New" w:hint="default"/>
      </w:rPr>
    </w:lvl>
    <w:lvl w:ilvl="8" w:tplc="20000005" w:tentative="1">
      <w:start w:val="1"/>
      <w:numFmt w:val="bullet"/>
      <w:lvlText w:val=""/>
      <w:lvlJc w:val="left"/>
      <w:pPr>
        <w:ind w:left="7832" w:hanging="360"/>
      </w:pPr>
      <w:rPr>
        <w:rFonts w:ascii="Wingdings" w:hAnsi="Wingdings" w:hint="default"/>
      </w:rPr>
    </w:lvl>
  </w:abstractNum>
  <w:abstractNum w:abstractNumId="55" w15:restartNumberingAfterBreak="0">
    <w:nsid w:val="69E13418"/>
    <w:multiLevelType w:val="multilevel"/>
    <w:tmpl w:val="866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57"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8" w15:restartNumberingAfterBreak="0">
    <w:nsid w:val="71174D1A"/>
    <w:multiLevelType w:val="hybridMultilevel"/>
    <w:tmpl w:val="E914269A"/>
    <w:lvl w:ilvl="0" w:tplc="3CE20844">
      <w:start w:val="1"/>
      <w:numFmt w:val="decimal"/>
      <w:lvlText w:val="%1."/>
      <w:lvlJc w:val="left"/>
      <w:pPr>
        <w:ind w:left="1803" w:hanging="360"/>
      </w:pPr>
      <w:rPr>
        <w:rFonts w:ascii="David" w:eastAsia="Times New Roman" w:hAnsi="David" w:cs="David"/>
      </w:rPr>
    </w:lvl>
    <w:lvl w:ilvl="1" w:tplc="20000019" w:tentative="1">
      <w:start w:val="1"/>
      <w:numFmt w:val="lowerLetter"/>
      <w:lvlText w:val="%2."/>
      <w:lvlJc w:val="left"/>
      <w:pPr>
        <w:ind w:left="2523" w:hanging="360"/>
      </w:pPr>
    </w:lvl>
    <w:lvl w:ilvl="2" w:tplc="2000001B" w:tentative="1">
      <w:start w:val="1"/>
      <w:numFmt w:val="lowerRoman"/>
      <w:lvlText w:val="%3."/>
      <w:lvlJc w:val="right"/>
      <w:pPr>
        <w:ind w:left="3243" w:hanging="180"/>
      </w:pPr>
    </w:lvl>
    <w:lvl w:ilvl="3" w:tplc="2000000F" w:tentative="1">
      <w:start w:val="1"/>
      <w:numFmt w:val="decimal"/>
      <w:lvlText w:val="%4."/>
      <w:lvlJc w:val="left"/>
      <w:pPr>
        <w:ind w:left="3963" w:hanging="360"/>
      </w:pPr>
    </w:lvl>
    <w:lvl w:ilvl="4" w:tplc="20000019" w:tentative="1">
      <w:start w:val="1"/>
      <w:numFmt w:val="lowerLetter"/>
      <w:lvlText w:val="%5."/>
      <w:lvlJc w:val="left"/>
      <w:pPr>
        <w:ind w:left="4683" w:hanging="360"/>
      </w:pPr>
    </w:lvl>
    <w:lvl w:ilvl="5" w:tplc="2000001B" w:tentative="1">
      <w:start w:val="1"/>
      <w:numFmt w:val="lowerRoman"/>
      <w:lvlText w:val="%6."/>
      <w:lvlJc w:val="right"/>
      <w:pPr>
        <w:ind w:left="5403" w:hanging="180"/>
      </w:pPr>
    </w:lvl>
    <w:lvl w:ilvl="6" w:tplc="2000000F" w:tentative="1">
      <w:start w:val="1"/>
      <w:numFmt w:val="decimal"/>
      <w:lvlText w:val="%7."/>
      <w:lvlJc w:val="left"/>
      <w:pPr>
        <w:ind w:left="6123" w:hanging="360"/>
      </w:pPr>
    </w:lvl>
    <w:lvl w:ilvl="7" w:tplc="20000019" w:tentative="1">
      <w:start w:val="1"/>
      <w:numFmt w:val="lowerLetter"/>
      <w:lvlText w:val="%8."/>
      <w:lvlJc w:val="left"/>
      <w:pPr>
        <w:ind w:left="6843" w:hanging="360"/>
      </w:pPr>
    </w:lvl>
    <w:lvl w:ilvl="8" w:tplc="2000001B" w:tentative="1">
      <w:start w:val="1"/>
      <w:numFmt w:val="lowerRoman"/>
      <w:lvlText w:val="%9."/>
      <w:lvlJc w:val="right"/>
      <w:pPr>
        <w:ind w:left="7563" w:hanging="180"/>
      </w:pPr>
    </w:lvl>
  </w:abstractNum>
  <w:abstractNum w:abstractNumId="59" w15:restartNumberingAfterBreak="0">
    <w:nsid w:val="79480FDD"/>
    <w:multiLevelType w:val="multilevel"/>
    <w:tmpl w:val="67ACB49A"/>
    <w:lvl w:ilvl="0">
      <w:start w:val="1"/>
      <w:numFmt w:val="decimal"/>
      <w:lvlText w:val="%1.0"/>
      <w:lvlJc w:val="left"/>
      <w:pPr>
        <w:ind w:left="1712" w:hanging="360"/>
      </w:pPr>
      <w:rPr>
        <w:rFonts w:hint="default"/>
      </w:rPr>
    </w:lvl>
    <w:lvl w:ilvl="1">
      <w:start w:val="1"/>
      <w:numFmt w:val="decimal"/>
      <w:lvlText w:val="%1.%2"/>
      <w:lvlJc w:val="left"/>
      <w:pPr>
        <w:ind w:left="2432" w:hanging="360"/>
      </w:pPr>
      <w:rPr>
        <w:rFonts w:hint="default"/>
      </w:rPr>
    </w:lvl>
    <w:lvl w:ilvl="2">
      <w:start w:val="1"/>
      <w:numFmt w:val="decimal"/>
      <w:lvlText w:val="%1.%2.%3"/>
      <w:lvlJc w:val="left"/>
      <w:pPr>
        <w:ind w:left="3512" w:hanging="720"/>
      </w:pPr>
      <w:rPr>
        <w:rFonts w:hint="default"/>
      </w:rPr>
    </w:lvl>
    <w:lvl w:ilvl="3">
      <w:start w:val="1"/>
      <w:numFmt w:val="decimal"/>
      <w:lvlText w:val="%1.%2.%3.%4"/>
      <w:lvlJc w:val="left"/>
      <w:pPr>
        <w:ind w:left="4232" w:hanging="720"/>
      </w:pPr>
      <w:rPr>
        <w:rFonts w:hint="default"/>
      </w:rPr>
    </w:lvl>
    <w:lvl w:ilvl="4">
      <w:start w:val="1"/>
      <w:numFmt w:val="decimal"/>
      <w:lvlText w:val="%1.%2.%3.%4.%5"/>
      <w:lvlJc w:val="left"/>
      <w:pPr>
        <w:ind w:left="5312" w:hanging="1080"/>
      </w:pPr>
      <w:rPr>
        <w:rFonts w:hint="default"/>
      </w:rPr>
    </w:lvl>
    <w:lvl w:ilvl="5">
      <w:start w:val="1"/>
      <w:numFmt w:val="decimal"/>
      <w:lvlText w:val="%1.%2.%3.%4.%5.%6"/>
      <w:lvlJc w:val="left"/>
      <w:pPr>
        <w:ind w:left="6032" w:hanging="1080"/>
      </w:pPr>
      <w:rPr>
        <w:rFonts w:hint="default"/>
      </w:rPr>
    </w:lvl>
    <w:lvl w:ilvl="6">
      <w:start w:val="1"/>
      <w:numFmt w:val="decimal"/>
      <w:lvlText w:val="%1.%2.%3.%4.%5.%6.%7"/>
      <w:lvlJc w:val="left"/>
      <w:pPr>
        <w:ind w:left="6752" w:hanging="1080"/>
      </w:pPr>
      <w:rPr>
        <w:rFonts w:hint="default"/>
      </w:rPr>
    </w:lvl>
    <w:lvl w:ilvl="7">
      <w:start w:val="1"/>
      <w:numFmt w:val="decimal"/>
      <w:lvlText w:val="%1.%2.%3.%4.%5.%6.%7.%8"/>
      <w:lvlJc w:val="left"/>
      <w:pPr>
        <w:ind w:left="7832" w:hanging="1440"/>
      </w:pPr>
      <w:rPr>
        <w:rFonts w:hint="default"/>
      </w:rPr>
    </w:lvl>
    <w:lvl w:ilvl="8">
      <w:start w:val="1"/>
      <w:numFmt w:val="decimal"/>
      <w:lvlText w:val="%1.%2.%3.%4.%5.%6.%7.%8.%9"/>
      <w:lvlJc w:val="left"/>
      <w:pPr>
        <w:ind w:left="8552" w:hanging="1440"/>
      </w:pPr>
      <w:rPr>
        <w:rFonts w:hint="default"/>
      </w:rPr>
    </w:lvl>
  </w:abstractNum>
  <w:num w:numId="1" w16cid:durableId="1123692661">
    <w:abstractNumId w:val="47"/>
  </w:num>
  <w:num w:numId="2" w16cid:durableId="292639327">
    <w:abstractNumId w:val="13"/>
  </w:num>
  <w:num w:numId="3" w16cid:durableId="1371109185">
    <w:abstractNumId w:val="28"/>
  </w:num>
  <w:num w:numId="4" w16cid:durableId="1753695355">
    <w:abstractNumId w:val="57"/>
  </w:num>
  <w:num w:numId="5" w16cid:durableId="757479375">
    <w:abstractNumId w:val="40"/>
  </w:num>
  <w:num w:numId="6" w16cid:durableId="700472308">
    <w:abstractNumId w:val="51"/>
  </w:num>
  <w:num w:numId="7" w16cid:durableId="970939264">
    <w:abstractNumId w:val="4"/>
  </w:num>
  <w:num w:numId="8" w16cid:durableId="1629242186">
    <w:abstractNumId w:val="2"/>
  </w:num>
  <w:num w:numId="9" w16cid:durableId="1116674218">
    <w:abstractNumId w:val="11"/>
  </w:num>
  <w:num w:numId="10" w16cid:durableId="534007109">
    <w:abstractNumId w:val="38"/>
  </w:num>
  <w:num w:numId="11" w16cid:durableId="1536965713">
    <w:abstractNumId w:val="53"/>
  </w:num>
  <w:num w:numId="12" w16cid:durableId="286737237">
    <w:abstractNumId w:val="56"/>
  </w:num>
  <w:num w:numId="13" w16cid:durableId="1299185815">
    <w:abstractNumId w:val="36"/>
  </w:num>
  <w:num w:numId="14" w16cid:durableId="702097217">
    <w:abstractNumId w:val="48"/>
  </w:num>
  <w:num w:numId="15" w16cid:durableId="62333841">
    <w:abstractNumId w:val="6"/>
  </w:num>
  <w:num w:numId="16" w16cid:durableId="2145923775">
    <w:abstractNumId w:val="16"/>
  </w:num>
  <w:num w:numId="17" w16cid:durableId="2066447636">
    <w:abstractNumId w:val="0"/>
  </w:num>
  <w:num w:numId="18" w16cid:durableId="126901352">
    <w:abstractNumId w:val="41"/>
  </w:num>
  <w:num w:numId="19" w16cid:durableId="909312195">
    <w:abstractNumId w:val="21"/>
  </w:num>
  <w:num w:numId="20" w16cid:durableId="1589386559">
    <w:abstractNumId w:val="7"/>
  </w:num>
  <w:num w:numId="21" w16cid:durableId="1571035565">
    <w:abstractNumId w:val="25"/>
  </w:num>
  <w:num w:numId="22" w16cid:durableId="1148664476">
    <w:abstractNumId w:val="37"/>
  </w:num>
  <w:num w:numId="23" w16cid:durableId="608513334">
    <w:abstractNumId w:val="27"/>
  </w:num>
  <w:num w:numId="24" w16cid:durableId="453327811">
    <w:abstractNumId w:val="33"/>
  </w:num>
  <w:num w:numId="25" w16cid:durableId="320735750">
    <w:abstractNumId w:val="26"/>
  </w:num>
  <w:num w:numId="26" w16cid:durableId="909997031">
    <w:abstractNumId w:val="12"/>
  </w:num>
  <w:num w:numId="27" w16cid:durableId="1837919428">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35"/>
  </w:num>
  <w:num w:numId="29" w16cid:durableId="1462577386">
    <w:abstractNumId w:val="49"/>
  </w:num>
  <w:num w:numId="30" w16cid:durableId="1516728958">
    <w:abstractNumId w:val="17"/>
  </w:num>
  <w:num w:numId="31" w16cid:durableId="268902049">
    <w:abstractNumId w:val="20"/>
  </w:num>
  <w:num w:numId="32" w16cid:durableId="1453400079">
    <w:abstractNumId w:val="15"/>
  </w:num>
  <w:num w:numId="33" w16cid:durableId="1426727873">
    <w:abstractNumId w:val="44"/>
  </w:num>
  <w:num w:numId="34" w16cid:durableId="831063921">
    <w:abstractNumId w:val="9"/>
  </w:num>
  <w:num w:numId="35" w16cid:durableId="1281300528">
    <w:abstractNumId w:val="18"/>
  </w:num>
  <w:num w:numId="36" w16cid:durableId="1006787227">
    <w:abstractNumId w:val="29"/>
  </w:num>
  <w:num w:numId="37" w16cid:durableId="1155952298">
    <w:abstractNumId w:val="43"/>
  </w:num>
  <w:num w:numId="38" w16cid:durableId="1439834908">
    <w:abstractNumId w:val="23"/>
  </w:num>
  <w:num w:numId="39" w16cid:durableId="925847468">
    <w:abstractNumId w:val="24"/>
  </w:num>
  <w:num w:numId="40" w16cid:durableId="1763451887">
    <w:abstractNumId w:val="31"/>
  </w:num>
  <w:num w:numId="41" w16cid:durableId="1425956830">
    <w:abstractNumId w:val="5"/>
  </w:num>
  <w:num w:numId="42" w16cid:durableId="675302380">
    <w:abstractNumId w:val="45"/>
  </w:num>
  <w:num w:numId="43" w16cid:durableId="940720970">
    <w:abstractNumId w:val="22"/>
  </w:num>
  <w:num w:numId="44" w16cid:durableId="812479090">
    <w:abstractNumId w:val="42"/>
  </w:num>
  <w:num w:numId="45" w16cid:durableId="344675551">
    <w:abstractNumId w:val="14"/>
  </w:num>
  <w:num w:numId="46" w16cid:durableId="1475247800">
    <w:abstractNumId w:val="39"/>
  </w:num>
  <w:num w:numId="47" w16cid:durableId="1341927808">
    <w:abstractNumId w:val="34"/>
  </w:num>
  <w:num w:numId="48" w16cid:durableId="1064642322">
    <w:abstractNumId w:val="3"/>
  </w:num>
  <w:num w:numId="49" w16cid:durableId="797067833">
    <w:abstractNumId w:val="32"/>
  </w:num>
  <w:num w:numId="50" w16cid:durableId="1627003530">
    <w:abstractNumId w:val="54"/>
  </w:num>
  <w:num w:numId="51" w16cid:durableId="258099893">
    <w:abstractNumId w:val="59"/>
  </w:num>
  <w:num w:numId="52" w16cid:durableId="264194739">
    <w:abstractNumId w:val="58"/>
  </w:num>
  <w:num w:numId="53" w16cid:durableId="1870675959">
    <w:abstractNumId w:val="46"/>
  </w:num>
  <w:num w:numId="54" w16cid:durableId="1161772191">
    <w:abstractNumId w:val="30"/>
  </w:num>
  <w:num w:numId="55" w16cid:durableId="1379669895">
    <w:abstractNumId w:val="55"/>
  </w:num>
  <w:num w:numId="56" w16cid:durableId="566114217">
    <w:abstractNumId w:val="50"/>
  </w:num>
  <w:num w:numId="57" w16cid:durableId="783813771">
    <w:abstractNumId w:val="8"/>
  </w:num>
  <w:num w:numId="58" w16cid:durableId="571934723">
    <w:abstractNumId w:val="52"/>
  </w:num>
  <w:num w:numId="59" w16cid:durableId="1304196768">
    <w:abstractNumId w:val="1"/>
  </w:num>
  <w:num w:numId="60" w16cid:durableId="144208307">
    <w:abstractNumId w:val="10"/>
  </w:num>
  <w:num w:numId="61" w16cid:durableId="1586259134">
    <w:abstractNumId w:val="1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יוני גרינברג">
    <w15:presenceInfo w15:providerId="AD" w15:userId="S::Yoni.Grinberg@e.braude.ac.il::152b2d6f-7645-4078-bab0-a2354c97c726"/>
  </w15:person>
  <w15:person w15:author="אלנה רווה">
    <w15:presenceInfo w15:providerId="AD" w15:userId="S::cselena@braude.ac.il::e737f234-fa40-4bd3-8cb4-223eee831689"/>
  </w15:person>
  <w15:person w15:author="Yoni Grinberg">
    <w15:presenceInfo w15:providerId="Windows Live" w15:userId="6c365a4b2a8df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298"/>
    <w:rsid w:val="00000700"/>
    <w:rsid w:val="00000844"/>
    <w:rsid w:val="00001F43"/>
    <w:rsid w:val="0000600E"/>
    <w:rsid w:val="00007278"/>
    <w:rsid w:val="00013B63"/>
    <w:rsid w:val="00016CB0"/>
    <w:rsid w:val="00016D89"/>
    <w:rsid w:val="00017FCD"/>
    <w:rsid w:val="0002015D"/>
    <w:rsid w:val="00022B7B"/>
    <w:rsid w:val="00023D30"/>
    <w:rsid w:val="0002691E"/>
    <w:rsid w:val="0002732D"/>
    <w:rsid w:val="00027C28"/>
    <w:rsid w:val="000306EA"/>
    <w:rsid w:val="000414A9"/>
    <w:rsid w:val="00044F15"/>
    <w:rsid w:val="00045615"/>
    <w:rsid w:val="00050ED6"/>
    <w:rsid w:val="00051506"/>
    <w:rsid w:val="0005562C"/>
    <w:rsid w:val="00055C08"/>
    <w:rsid w:val="000562F9"/>
    <w:rsid w:val="00060569"/>
    <w:rsid w:val="000619E0"/>
    <w:rsid w:val="000668F3"/>
    <w:rsid w:val="00073BD3"/>
    <w:rsid w:val="00075B85"/>
    <w:rsid w:val="000911E2"/>
    <w:rsid w:val="000925A4"/>
    <w:rsid w:val="00093468"/>
    <w:rsid w:val="000945E4"/>
    <w:rsid w:val="000949F3"/>
    <w:rsid w:val="000A1633"/>
    <w:rsid w:val="000A1A57"/>
    <w:rsid w:val="000A53C2"/>
    <w:rsid w:val="000A6C57"/>
    <w:rsid w:val="000B02B7"/>
    <w:rsid w:val="000B4E6C"/>
    <w:rsid w:val="000C3F8E"/>
    <w:rsid w:val="000C4176"/>
    <w:rsid w:val="000C64E5"/>
    <w:rsid w:val="000D2403"/>
    <w:rsid w:val="000D65E9"/>
    <w:rsid w:val="000D74A3"/>
    <w:rsid w:val="000E4857"/>
    <w:rsid w:val="000E576E"/>
    <w:rsid w:val="000E783B"/>
    <w:rsid w:val="000F03A7"/>
    <w:rsid w:val="000F0D7C"/>
    <w:rsid w:val="000F6CBD"/>
    <w:rsid w:val="001017BD"/>
    <w:rsid w:val="00101872"/>
    <w:rsid w:val="0010483B"/>
    <w:rsid w:val="00114C71"/>
    <w:rsid w:val="00115FCB"/>
    <w:rsid w:val="00121A11"/>
    <w:rsid w:val="00124A13"/>
    <w:rsid w:val="00127074"/>
    <w:rsid w:val="001300CE"/>
    <w:rsid w:val="00131D26"/>
    <w:rsid w:val="00132065"/>
    <w:rsid w:val="0013271C"/>
    <w:rsid w:val="00134F80"/>
    <w:rsid w:val="0013549C"/>
    <w:rsid w:val="00152D06"/>
    <w:rsid w:val="0015768C"/>
    <w:rsid w:val="0017377D"/>
    <w:rsid w:val="00173B54"/>
    <w:rsid w:val="0017530E"/>
    <w:rsid w:val="001768F0"/>
    <w:rsid w:val="00182F89"/>
    <w:rsid w:val="00183146"/>
    <w:rsid w:val="001868DC"/>
    <w:rsid w:val="001A4964"/>
    <w:rsid w:val="001A6646"/>
    <w:rsid w:val="001B0D63"/>
    <w:rsid w:val="001B7A10"/>
    <w:rsid w:val="001C360B"/>
    <w:rsid w:val="001C40C1"/>
    <w:rsid w:val="001C4FB4"/>
    <w:rsid w:val="001C6650"/>
    <w:rsid w:val="001C719D"/>
    <w:rsid w:val="001D3AAA"/>
    <w:rsid w:val="001D576D"/>
    <w:rsid w:val="001E0136"/>
    <w:rsid w:val="001E3C0E"/>
    <w:rsid w:val="001E5EC8"/>
    <w:rsid w:val="001E6C29"/>
    <w:rsid w:val="001F5E0B"/>
    <w:rsid w:val="002032BC"/>
    <w:rsid w:val="00210377"/>
    <w:rsid w:val="0021093E"/>
    <w:rsid w:val="00217392"/>
    <w:rsid w:val="002201EE"/>
    <w:rsid w:val="002206BE"/>
    <w:rsid w:val="0022108D"/>
    <w:rsid w:val="00221639"/>
    <w:rsid w:val="00222431"/>
    <w:rsid w:val="00223681"/>
    <w:rsid w:val="00224D10"/>
    <w:rsid w:val="00241805"/>
    <w:rsid w:val="00242084"/>
    <w:rsid w:val="002451F9"/>
    <w:rsid w:val="0024736B"/>
    <w:rsid w:val="002478C1"/>
    <w:rsid w:val="00255773"/>
    <w:rsid w:val="00257741"/>
    <w:rsid w:val="00261AA7"/>
    <w:rsid w:val="00261D48"/>
    <w:rsid w:val="0026239A"/>
    <w:rsid w:val="00263C8C"/>
    <w:rsid w:val="00284375"/>
    <w:rsid w:val="002928E9"/>
    <w:rsid w:val="00293FCF"/>
    <w:rsid w:val="00294870"/>
    <w:rsid w:val="0029614C"/>
    <w:rsid w:val="002A049E"/>
    <w:rsid w:val="002A281F"/>
    <w:rsid w:val="002A2FD4"/>
    <w:rsid w:val="002B080E"/>
    <w:rsid w:val="002B455F"/>
    <w:rsid w:val="002B5B97"/>
    <w:rsid w:val="002C0AFF"/>
    <w:rsid w:val="002C115A"/>
    <w:rsid w:val="002C164B"/>
    <w:rsid w:val="002C5330"/>
    <w:rsid w:val="002D150D"/>
    <w:rsid w:val="002D359D"/>
    <w:rsid w:val="002D5ACE"/>
    <w:rsid w:val="002E215B"/>
    <w:rsid w:val="002E6C74"/>
    <w:rsid w:val="002E7548"/>
    <w:rsid w:val="002E7E3A"/>
    <w:rsid w:val="002F055E"/>
    <w:rsid w:val="002F10B4"/>
    <w:rsid w:val="002F1F34"/>
    <w:rsid w:val="002F2A92"/>
    <w:rsid w:val="002F348B"/>
    <w:rsid w:val="002F676A"/>
    <w:rsid w:val="00300DEF"/>
    <w:rsid w:val="00300F36"/>
    <w:rsid w:val="003117CD"/>
    <w:rsid w:val="0031791A"/>
    <w:rsid w:val="003212B9"/>
    <w:rsid w:val="00331CD6"/>
    <w:rsid w:val="0033340A"/>
    <w:rsid w:val="0033393A"/>
    <w:rsid w:val="00333F3A"/>
    <w:rsid w:val="00336E65"/>
    <w:rsid w:val="00346A16"/>
    <w:rsid w:val="00346B88"/>
    <w:rsid w:val="0035277A"/>
    <w:rsid w:val="00353BCD"/>
    <w:rsid w:val="00353BFE"/>
    <w:rsid w:val="003566EB"/>
    <w:rsid w:val="003609E1"/>
    <w:rsid w:val="00367EC8"/>
    <w:rsid w:val="00372598"/>
    <w:rsid w:val="0037676A"/>
    <w:rsid w:val="00384F45"/>
    <w:rsid w:val="00385ED3"/>
    <w:rsid w:val="00391771"/>
    <w:rsid w:val="003A2548"/>
    <w:rsid w:val="003A37BD"/>
    <w:rsid w:val="003A5E81"/>
    <w:rsid w:val="003A6B0D"/>
    <w:rsid w:val="003A7960"/>
    <w:rsid w:val="003A7A2F"/>
    <w:rsid w:val="003B5E68"/>
    <w:rsid w:val="003B5F94"/>
    <w:rsid w:val="003C07CC"/>
    <w:rsid w:val="003C1583"/>
    <w:rsid w:val="003C4350"/>
    <w:rsid w:val="003C76F2"/>
    <w:rsid w:val="003D283B"/>
    <w:rsid w:val="003D32E7"/>
    <w:rsid w:val="003D4870"/>
    <w:rsid w:val="003D6F02"/>
    <w:rsid w:val="003D71D9"/>
    <w:rsid w:val="003F1C8E"/>
    <w:rsid w:val="003F3A20"/>
    <w:rsid w:val="003F3E79"/>
    <w:rsid w:val="00400D66"/>
    <w:rsid w:val="00401A34"/>
    <w:rsid w:val="00403E20"/>
    <w:rsid w:val="00413342"/>
    <w:rsid w:val="00420908"/>
    <w:rsid w:val="00425FAA"/>
    <w:rsid w:val="00433C47"/>
    <w:rsid w:val="00435AAE"/>
    <w:rsid w:val="0043631A"/>
    <w:rsid w:val="0043701B"/>
    <w:rsid w:val="004427FF"/>
    <w:rsid w:val="00445DAF"/>
    <w:rsid w:val="00446085"/>
    <w:rsid w:val="00446498"/>
    <w:rsid w:val="00447077"/>
    <w:rsid w:val="00447178"/>
    <w:rsid w:val="004471D9"/>
    <w:rsid w:val="00450628"/>
    <w:rsid w:val="00450B51"/>
    <w:rsid w:val="00452404"/>
    <w:rsid w:val="0045301A"/>
    <w:rsid w:val="00456DA7"/>
    <w:rsid w:val="00460158"/>
    <w:rsid w:val="0046092E"/>
    <w:rsid w:val="004615AE"/>
    <w:rsid w:val="004631B2"/>
    <w:rsid w:val="004633AA"/>
    <w:rsid w:val="00464742"/>
    <w:rsid w:val="0047172E"/>
    <w:rsid w:val="004724E5"/>
    <w:rsid w:val="0048588F"/>
    <w:rsid w:val="004909AF"/>
    <w:rsid w:val="00494454"/>
    <w:rsid w:val="004A11AC"/>
    <w:rsid w:val="004A1305"/>
    <w:rsid w:val="004A5C7D"/>
    <w:rsid w:val="004A685A"/>
    <w:rsid w:val="004B1409"/>
    <w:rsid w:val="004C46F6"/>
    <w:rsid w:val="004C4949"/>
    <w:rsid w:val="004D1713"/>
    <w:rsid w:val="004D2EE1"/>
    <w:rsid w:val="004D3B7A"/>
    <w:rsid w:val="004D5A54"/>
    <w:rsid w:val="004D6A06"/>
    <w:rsid w:val="004E1882"/>
    <w:rsid w:val="004E1A38"/>
    <w:rsid w:val="004E5EA6"/>
    <w:rsid w:val="004F28A2"/>
    <w:rsid w:val="004F2981"/>
    <w:rsid w:val="004F5EA2"/>
    <w:rsid w:val="005018ED"/>
    <w:rsid w:val="005038D4"/>
    <w:rsid w:val="005064F7"/>
    <w:rsid w:val="005316F9"/>
    <w:rsid w:val="00532105"/>
    <w:rsid w:val="00537CF3"/>
    <w:rsid w:val="00540504"/>
    <w:rsid w:val="00540E46"/>
    <w:rsid w:val="00541209"/>
    <w:rsid w:val="00542174"/>
    <w:rsid w:val="00547AAF"/>
    <w:rsid w:val="00547F9A"/>
    <w:rsid w:val="005508DE"/>
    <w:rsid w:val="00551F07"/>
    <w:rsid w:val="0055347E"/>
    <w:rsid w:val="00554276"/>
    <w:rsid w:val="00556CBE"/>
    <w:rsid w:val="00563312"/>
    <w:rsid w:val="00563544"/>
    <w:rsid w:val="00567C3A"/>
    <w:rsid w:val="00570B3A"/>
    <w:rsid w:val="00571709"/>
    <w:rsid w:val="005742A2"/>
    <w:rsid w:val="00576BFC"/>
    <w:rsid w:val="00577069"/>
    <w:rsid w:val="005A288C"/>
    <w:rsid w:val="005A4161"/>
    <w:rsid w:val="005B1BB6"/>
    <w:rsid w:val="005B773F"/>
    <w:rsid w:val="005B7E88"/>
    <w:rsid w:val="005C2583"/>
    <w:rsid w:val="005C3AC6"/>
    <w:rsid w:val="005C453B"/>
    <w:rsid w:val="005C4DEB"/>
    <w:rsid w:val="005C5476"/>
    <w:rsid w:val="005D2AD3"/>
    <w:rsid w:val="005D5328"/>
    <w:rsid w:val="005E42EB"/>
    <w:rsid w:val="005E6F03"/>
    <w:rsid w:val="005F1E7C"/>
    <w:rsid w:val="005F649F"/>
    <w:rsid w:val="006035AF"/>
    <w:rsid w:val="00607CFB"/>
    <w:rsid w:val="00613D5D"/>
    <w:rsid w:val="00624AB9"/>
    <w:rsid w:val="006259EA"/>
    <w:rsid w:val="0063023D"/>
    <w:rsid w:val="00643084"/>
    <w:rsid w:val="00643448"/>
    <w:rsid w:val="00643867"/>
    <w:rsid w:val="006462BF"/>
    <w:rsid w:val="0065415E"/>
    <w:rsid w:val="00656507"/>
    <w:rsid w:val="00663417"/>
    <w:rsid w:val="0066754F"/>
    <w:rsid w:val="0067066D"/>
    <w:rsid w:val="006715B1"/>
    <w:rsid w:val="00671C85"/>
    <w:rsid w:val="006847A3"/>
    <w:rsid w:val="00687C5F"/>
    <w:rsid w:val="006941BD"/>
    <w:rsid w:val="006A1057"/>
    <w:rsid w:val="006A45F4"/>
    <w:rsid w:val="006B5B6A"/>
    <w:rsid w:val="006C068D"/>
    <w:rsid w:val="006C0800"/>
    <w:rsid w:val="006C08C3"/>
    <w:rsid w:val="006C1918"/>
    <w:rsid w:val="006C45B5"/>
    <w:rsid w:val="006C5EC2"/>
    <w:rsid w:val="006C6E4C"/>
    <w:rsid w:val="006D2D33"/>
    <w:rsid w:val="006D6A39"/>
    <w:rsid w:val="006D7294"/>
    <w:rsid w:val="006E1AB0"/>
    <w:rsid w:val="006E56CA"/>
    <w:rsid w:val="006E5F88"/>
    <w:rsid w:val="006F2136"/>
    <w:rsid w:val="006F2B06"/>
    <w:rsid w:val="006F60E3"/>
    <w:rsid w:val="00711ABF"/>
    <w:rsid w:val="00722ADC"/>
    <w:rsid w:val="00724BC9"/>
    <w:rsid w:val="007254BB"/>
    <w:rsid w:val="00725710"/>
    <w:rsid w:val="00733848"/>
    <w:rsid w:val="00734E87"/>
    <w:rsid w:val="00735E19"/>
    <w:rsid w:val="00736110"/>
    <w:rsid w:val="00736797"/>
    <w:rsid w:val="007409DA"/>
    <w:rsid w:val="007435F0"/>
    <w:rsid w:val="007467A4"/>
    <w:rsid w:val="00750CCA"/>
    <w:rsid w:val="007515BB"/>
    <w:rsid w:val="00754C34"/>
    <w:rsid w:val="00763586"/>
    <w:rsid w:val="00764BC7"/>
    <w:rsid w:val="007665C5"/>
    <w:rsid w:val="0077110C"/>
    <w:rsid w:val="00777F04"/>
    <w:rsid w:val="007801E6"/>
    <w:rsid w:val="00782729"/>
    <w:rsid w:val="00782AFB"/>
    <w:rsid w:val="007A0087"/>
    <w:rsid w:val="007A152D"/>
    <w:rsid w:val="007A26EA"/>
    <w:rsid w:val="007A46C3"/>
    <w:rsid w:val="007B3D50"/>
    <w:rsid w:val="007B5591"/>
    <w:rsid w:val="007B6A0C"/>
    <w:rsid w:val="007B6B70"/>
    <w:rsid w:val="007B7901"/>
    <w:rsid w:val="007C56B1"/>
    <w:rsid w:val="007C76F6"/>
    <w:rsid w:val="007C7EFA"/>
    <w:rsid w:val="007D0704"/>
    <w:rsid w:val="007D09AC"/>
    <w:rsid w:val="007E3BBF"/>
    <w:rsid w:val="007F0BDD"/>
    <w:rsid w:val="007F60B5"/>
    <w:rsid w:val="007F6CC7"/>
    <w:rsid w:val="0080403C"/>
    <w:rsid w:val="00806025"/>
    <w:rsid w:val="00813D7D"/>
    <w:rsid w:val="00814CD7"/>
    <w:rsid w:val="00815BDC"/>
    <w:rsid w:val="00822EB1"/>
    <w:rsid w:val="008258B4"/>
    <w:rsid w:val="008263AB"/>
    <w:rsid w:val="008304F4"/>
    <w:rsid w:val="008340B5"/>
    <w:rsid w:val="0083500F"/>
    <w:rsid w:val="00837A26"/>
    <w:rsid w:val="00837A4D"/>
    <w:rsid w:val="00843226"/>
    <w:rsid w:val="00847E23"/>
    <w:rsid w:val="00854247"/>
    <w:rsid w:val="008658E0"/>
    <w:rsid w:val="008672D8"/>
    <w:rsid w:val="00880B66"/>
    <w:rsid w:val="008827A9"/>
    <w:rsid w:val="00883216"/>
    <w:rsid w:val="00884028"/>
    <w:rsid w:val="00894AE7"/>
    <w:rsid w:val="008A1078"/>
    <w:rsid w:val="008A45AC"/>
    <w:rsid w:val="008B1CF7"/>
    <w:rsid w:val="008B5F77"/>
    <w:rsid w:val="008C455E"/>
    <w:rsid w:val="008D44F0"/>
    <w:rsid w:val="008D5720"/>
    <w:rsid w:val="008D7CC7"/>
    <w:rsid w:val="008E56A0"/>
    <w:rsid w:val="008E7348"/>
    <w:rsid w:val="008F2F5D"/>
    <w:rsid w:val="008F5588"/>
    <w:rsid w:val="00901B46"/>
    <w:rsid w:val="00901D11"/>
    <w:rsid w:val="00902E2E"/>
    <w:rsid w:val="00904544"/>
    <w:rsid w:val="009056A1"/>
    <w:rsid w:val="0091595A"/>
    <w:rsid w:val="0092456A"/>
    <w:rsid w:val="00924AF5"/>
    <w:rsid w:val="009263DB"/>
    <w:rsid w:val="00927FB6"/>
    <w:rsid w:val="00927FF0"/>
    <w:rsid w:val="009319AF"/>
    <w:rsid w:val="009334EB"/>
    <w:rsid w:val="009342DB"/>
    <w:rsid w:val="0093458D"/>
    <w:rsid w:val="0093491F"/>
    <w:rsid w:val="009370B3"/>
    <w:rsid w:val="009510B0"/>
    <w:rsid w:val="00952EC8"/>
    <w:rsid w:val="009571A5"/>
    <w:rsid w:val="00960F9B"/>
    <w:rsid w:val="00961DB7"/>
    <w:rsid w:val="00963D3D"/>
    <w:rsid w:val="00972F57"/>
    <w:rsid w:val="009735B1"/>
    <w:rsid w:val="00973A97"/>
    <w:rsid w:val="00974133"/>
    <w:rsid w:val="0097440E"/>
    <w:rsid w:val="00977206"/>
    <w:rsid w:val="009814E7"/>
    <w:rsid w:val="0098711A"/>
    <w:rsid w:val="009920BC"/>
    <w:rsid w:val="00993BB7"/>
    <w:rsid w:val="009A3272"/>
    <w:rsid w:val="009A42B0"/>
    <w:rsid w:val="009B2C93"/>
    <w:rsid w:val="009B3FCB"/>
    <w:rsid w:val="009B45AF"/>
    <w:rsid w:val="009B6077"/>
    <w:rsid w:val="009B6098"/>
    <w:rsid w:val="009B7415"/>
    <w:rsid w:val="009C670B"/>
    <w:rsid w:val="009C6BF8"/>
    <w:rsid w:val="009E0B28"/>
    <w:rsid w:val="009E3B4A"/>
    <w:rsid w:val="009F36F5"/>
    <w:rsid w:val="009F4148"/>
    <w:rsid w:val="00A0161B"/>
    <w:rsid w:val="00A01744"/>
    <w:rsid w:val="00A02BC0"/>
    <w:rsid w:val="00A03FAA"/>
    <w:rsid w:val="00A04F36"/>
    <w:rsid w:val="00A05381"/>
    <w:rsid w:val="00A066BB"/>
    <w:rsid w:val="00A078B1"/>
    <w:rsid w:val="00A10D08"/>
    <w:rsid w:val="00A12970"/>
    <w:rsid w:val="00A221FF"/>
    <w:rsid w:val="00A22E52"/>
    <w:rsid w:val="00A24FD5"/>
    <w:rsid w:val="00A306DB"/>
    <w:rsid w:val="00A32707"/>
    <w:rsid w:val="00A34644"/>
    <w:rsid w:val="00A40D7E"/>
    <w:rsid w:val="00A42B2B"/>
    <w:rsid w:val="00A53F12"/>
    <w:rsid w:val="00A75D28"/>
    <w:rsid w:val="00A80CEA"/>
    <w:rsid w:val="00A87B6C"/>
    <w:rsid w:val="00A92802"/>
    <w:rsid w:val="00A9337B"/>
    <w:rsid w:val="00A97E7C"/>
    <w:rsid w:val="00AA4714"/>
    <w:rsid w:val="00AA65F4"/>
    <w:rsid w:val="00AB26EE"/>
    <w:rsid w:val="00AC1461"/>
    <w:rsid w:val="00AC38E0"/>
    <w:rsid w:val="00AC4107"/>
    <w:rsid w:val="00AC5735"/>
    <w:rsid w:val="00AD05DE"/>
    <w:rsid w:val="00AD13DD"/>
    <w:rsid w:val="00AD5492"/>
    <w:rsid w:val="00AD6BE6"/>
    <w:rsid w:val="00AE19EC"/>
    <w:rsid w:val="00AF2379"/>
    <w:rsid w:val="00AF4C9C"/>
    <w:rsid w:val="00AF6D16"/>
    <w:rsid w:val="00B03113"/>
    <w:rsid w:val="00B03EBC"/>
    <w:rsid w:val="00B0419E"/>
    <w:rsid w:val="00B07E1B"/>
    <w:rsid w:val="00B20485"/>
    <w:rsid w:val="00B22703"/>
    <w:rsid w:val="00B250A3"/>
    <w:rsid w:val="00B30885"/>
    <w:rsid w:val="00B31D00"/>
    <w:rsid w:val="00B334F0"/>
    <w:rsid w:val="00B35FEA"/>
    <w:rsid w:val="00B3787A"/>
    <w:rsid w:val="00B41A02"/>
    <w:rsid w:val="00B42C51"/>
    <w:rsid w:val="00B5201E"/>
    <w:rsid w:val="00B543DB"/>
    <w:rsid w:val="00B56C38"/>
    <w:rsid w:val="00B62B21"/>
    <w:rsid w:val="00B64AC2"/>
    <w:rsid w:val="00B70562"/>
    <w:rsid w:val="00B73F15"/>
    <w:rsid w:val="00B75783"/>
    <w:rsid w:val="00B772CE"/>
    <w:rsid w:val="00B84951"/>
    <w:rsid w:val="00B97AE9"/>
    <w:rsid w:val="00BA20CB"/>
    <w:rsid w:val="00BA546D"/>
    <w:rsid w:val="00BB2D63"/>
    <w:rsid w:val="00BB302D"/>
    <w:rsid w:val="00BC101E"/>
    <w:rsid w:val="00BC12B0"/>
    <w:rsid w:val="00BC1556"/>
    <w:rsid w:val="00BC434D"/>
    <w:rsid w:val="00BC5FB8"/>
    <w:rsid w:val="00BC617A"/>
    <w:rsid w:val="00BD16DC"/>
    <w:rsid w:val="00BD7474"/>
    <w:rsid w:val="00BE2421"/>
    <w:rsid w:val="00BE573A"/>
    <w:rsid w:val="00BE6428"/>
    <w:rsid w:val="00BE7B70"/>
    <w:rsid w:val="00BF442F"/>
    <w:rsid w:val="00BF4FE6"/>
    <w:rsid w:val="00BF55D8"/>
    <w:rsid w:val="00BF7F8F"/>
    <w:rsid w:val="00C01C10"/>
    <w:rsid w:val="00C0289A"/>
    <w:rsid w:val="00C06A1A"/>
    <w:rsid w:val="00C074E5"/>
    <w:rsid w:val="00C07A58"/>
    <w:rsid w:val="00C13B74"/>
    <w:rsid w:val="00C1643B"/>
    <w:rsid w:val="00C20412"/>
    <w:rsid w:val="00C2077D"/>
    <w:rsid w:val="00C2147A"/>
    <w:rsid w:val="00C22780"/>
    <w:rsid w:val="00C267AE"/>
    <w:rsid w:val="00C308C7"/>
    <w:rsid w:val="00C309B5"/>
    <w:rsid w:val="00C35875"/>
    <w:rsid w:val="00C43082"/>
    <w:rsid w:val="00C437F0"/>
    <w:rsid w:val="00C476ED"/>
    <w:rsid w:val="00C47FD0"/>
    <w:rsid w:val="00C500AB"/>
    <w:rsid w:val="00C51896"/>
    <w:rsid w:val="00C55441"/>
    <w:rsid w:val="00C57DDB"/>
    <w:rsid w:val="00C61896"/>
    <w:rsid w:val="00C62297"/>
    <w:rsid w:val="00C677A9"/>
    <w:rsid w:val="00C707D8"/>
    <w:rsid w:val="00C725E6"/>
    <w:rsid w:val="00C74654"/>
    <w:rsid w:val="00C7553F"/>
    <w:rsid w:val="00C760CC"/>
    <w:rsid w:val="00C760E7"/>
    <w:rsid w:val="00C7700C"/>
    <w:rsid w:val="00C822A5"/>
    <w:rsid w:val="00C82C62"/>
    <w:rsid w:val="00C87636"/>
    <w:rsid w:val="00C93FC6"/>
    <w:rsid w:val="00C94A66"/>
    <w:rsid w:val="00C9535E"/>
    <w:rsid w:val="00C972D2"/>
    <w:rsid w:val="00CA00CE"/>
    <w:rsid w:val="00CA2A0B"/>
    <w:rsid w:val="00CA2C33"/>
    <w:rsid w:val="00CA6F99"/>
    <w:rsid w:val="00CB5402"/>
    <w:rsid w:val="00CB5C28"/>
    <w:rsid w:val="00CC3F90"/>
    <w:rsid w:val="00CC45F0"/>
    <w:rsid w:val="00CD5AB8"/>
    <w:rsid w:val="00CD7333"/>
    <w:rsid w:val="00CE0239"/>
    <w:rsid w:val="00CF1393"/>
    <w:rsid w:val="00CF2B94"/>
    <w:rsid w:val="00CF35E1"/>
    <w:rsid w:val="00CF4142"/>
    <w:rsid w:val="00CF69D5"/>
    <w:rsid w:val="00D03C4F"/>
    <w:rsid w:val="00D053A6"/>
    <w:rsid w:val="00D07342"/>
    <w:rsid w:val="00D2431F"/>
    <w:rsid w:val="00D248F1"/>
    <w:rsid w:val="00D2722A"/>
    <w:rsid w:val="00D332BE"/>
    <w:rsid w:val="00D3468D"/>
    <w:rsid w:val="00D349C1"/>
    <w:rsid w:val="00D366A5"/>
    <w:rsid w:val="00D36E7F"/>
    <w:rsid w:val="00D439C9"/>
    <w:rsid w:val="00D453E3"/>
    <w:rsid w:val="00D47272"/>
    <w:rsid w:val="00D508EF"/>
    <w:rsid w:val="00D51577"/>
    <w:rsid w:val="00D51A3C"/>
    <w:rsid w:val="00D52C4C"/>
    <w:rsid w:val="00D5341B"/>
    <w:rsid w:val="00D57CC2"/>
    <w:rsid w:val="00D646B5"/>
    <w:rsid w:val="00D72763"/>
    <w:rsid w:val="00D83A2F"/>
    <w:rsid w:val="00D9218A"/>
    <w:rsid w:val="00D97292"/>
    <w:rsid w:val="00DA0FBA"/>
    <w:rsid w:val="00DA161A"/>
    <w:rsid w:val="00DA341C"/>
    <w:rsid w:val="00DA38CF"/>
    <w:rsid w:val="00DA5BFB"/>
    <w:rsid w:val="00DB19CD"/>
    <w:rsid w:val="00DC180D"/>
    <w:rsid w:val="00DC2550"/>
    <w:rsid w:val="00DC3A85"/>
    <w:rsid w:val="00DC701C"/>
    <w:rsid w:val="00DC7B76"/>
    <w:rsid w:val="00DE1C57"/>
    <w:rsid w:val="00DE4DA4"/>
    <w:rsid w:val="00DF140B"/>
    <w:rsid w:val="00DF2D49"/>
    <w:rsid w:val="00DF6A74"/>
    <w:rsid w:val="00E03164"/>
    <w:rsid w:val="00E045F3"/>
    <w:rsid w:val="00E047E0"/>
    <w:rsid w:val="00E04A1B"/>
    <w:rsid w:val="00E066F8"/>
    <w:rsid w:val="00E1211D"/>
    <w:rsid w:val="00E16CCB"/>
    <w:rsid w:val="00E173A9"/>
    <w:rsid w:val="00E2220E"/>
    <w:rsid w:val="00E24B12"/>
    <w:rsid w:val="00E30A60"/>
    <w:rsid w:val="00E41F3E"/>
    <w:rsid w:val="00E42319"/>
    <w:rsid w:val="00E42512"/>
    <w:rsid w:val="00E44868"/>
    <w:rsid w:val="00E46FB0"/>
    <w:rsid w:val="00E47137"/>
    <w:rsid w:val="00E532EF"/>
    <w:rsid w:val="00E627F7"/>
    <w:rsid w:val="00E63755"/>
    <w:rsid w:val="00E709E7"/>
    <w:rsid w:val="00E71C50"/>
    <w:rsid w:val="00E74D9D"/>
    <w:rsid w:val="00E762A1"/>
    <w:rsid w:val="00E77409"/>
    <w:rsid w:val="00E92C01"/>
    <w:rsid w:val="00E9568F"/>
    <w:rsid w:val="00EA10D1"/>
    <w:rsid w:val="00EA1B9A"/>
    <w:rsid w:val="00EA3A58"/>
    <w:rsid w:val="00EA459D"/>
    <w:rsid w:val="00EA5B55"/>
    <w:rsid w:val="00EB17D0"/>
    <w:rsid w:val="00EB184E"/>
    <w:rsid w:val="00EB4B83"/>
    <w:rsid w:val="00EB4C11"/>
    <w:rsid w:val="00EB57AA"/>
    <w:rsid w:val="00EB6CB0"/>
    <w:rsid w:val="00EC1A87"/>
    <w:rsid w:val="00EC5678"/>
    <w:rsid w:val="00EC6518"/>
    <w:rsid w:val="00EC7779"/>
    <w:rsid w:val="00ED081B"/>
    <w:rsid w:val="00ED17CC"/>
    <w:rsid w:val="00ED6809"/>
    <w:rsid w:val="00EE40D6"/>
    <w:rsid w:val="00EE7D46"/>
    <w:rsid w:val="00EF0143"/>
    <w:rsid w:val="00EF0BDD"/>
    <w:rsid w:val="00EF170A"/>
    <w:rsid w:val="00EF40FF"/>
    <w:rsid w:val="00F02425"/>
    <w:rsid w:val="00F05DE0"/>
    <w:rsid w:val="00F16CCA"/>
    <w:rsid w:val="00F17EA2"/>
    <w:rsid w:val="00F20F7F"/>
    <w:rsid w:val="00F2389E"/>
    <w:rsid w:val="00F30C80"/>
    <w:rsid w:val="00F30F61"/>
    <w:rsid w:val="00F3108C"/>
    <w:rsid w:val="00F33CD1"/>
    <w:rsid w:val="00F37196"/>
    <w:rsid w:val="00F37C1E"/>
    <w:rsid w:val="00F41071"/>
    <w:rsid w:val="00F44140"/>
    <w:rsid w:val="00F5405A"/>
    <w:rsid w:val="00F62020"/>
    <w:rsid w:val="00F62FCE"/>
    <w:rsid w:val="00F64907"/>
    <w:rsid w:val="00F64D36"/>
    <w:rsid w:val="00F66572"/>
    <w:rsid w:val="00F67015"/>
    <w:rsid w:val="00F67675"/>
    <w:rsid w:val="00F7698F"/>
    <w:rsid w:val="00F771B8"/>
    <w:rsid w:val="00F77E2C"/>
    <w:rsid w:val="00F85B65"/>
    <w:rsid w:val="00F85F8F"/>
    <w:rsid w:val="00F92086"/>
    <w:rsid w:val="00F93A9F"/>
    <w:rsid w:val="00F95ACB"/>
    <w:rsid w:val="00F95BA1"/>
    <w:rsid w:val="00F96F2C"/>
    <w:rsid w:val="00F970E0"/>
    <w:rsid w:val="00F97489"/>
    <w:rsid w:val="00FA08C2"/>
    <w:rsid w:val="00FB2816"/>
    <w:rsid w:val="00FB3E37"/>
    <w:rsid w:val="00FB6008"/>
    <w:rsid w:val="00FC5373"/>
    <w:rsid w:val="00FC6636"/>
    <w:rsid w:val="00FC7A4E"/>
    <w:rsid w:val="00FD3173"/>
    <w:rsid w:val="00FD3C5A"/>
    <w:rsid w:val="00FD4792"/>
    <w:rsid w:val="00FD4D29"/>
    <w:rsid w:val="00FD5781"/>
    <w:rsid w:val="00FD66D1"/>
    <w:rsid w:val="00FE2FBA"/>
    <w:rsid w:val="00FE3862"/>
    <w:rsid w:val="00FE7873"/>
    <w:rsid w:val="00FE7DD0"/>
    <w:rsid w:val="00FF01F3"/>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 w:type="character" w:styleId="PlaceholderText">
    <w:name w:val="Placeholder Text"/>
    <w:basedOn w:val="DefaultParagraphFont"/>
    <w:uiPriority w:val="99"/>
    <w:semiHidden/>
    <w:rsid w:val="00F649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Props1.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3.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4.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12308</Words>
  <Characters>61541</Characters>
  <Application>Microsoft Office Word</Application>
  <DocSecurity>0</DocSecurity>
  <Lines>512</Lines>
  <Paragraphs>147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יוני גרינברג</cp:lastModifiedBy>
  <cp:revision>2</cp:revision>
  <dcterms:created xsi:type="dcterms:W3CDTF">2026-06-17T08:25:00Z</dcterms:created>
  <dcterms:modified xsi:type="dcterms:W3CDTF">2026-06-17T08:25:00Z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